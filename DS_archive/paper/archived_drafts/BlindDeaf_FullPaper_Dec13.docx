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06CC1" w:rsidR="00EB0E0A" w:rsidP="00EB0E0A" w:rsidRDefault="00CA016D" w14:paraId="68AA87E8" w14:textId="2B62E1AD">
      <w:pPr>
        <w:pStyle w:val="Title"/>
        <w:rPr>
          <w:rFonts w:cs="Arial"/>
          <w:szCs w:val="24"/>
        </w:rPr>
      </w:pPr>
      <w:r>
        <w:rPr>
          <w:rFonts w:cs="Arial"/>
          <w:szCs w:val="24"/>
        </w:rPr>
        <w:t>The impacts of a marine heatwave</w:t>
      </w:r>
      <w:r w:rsidR="00CE5BC3">
        <w:rPr>
          <w:rFonts w:cs="Arial"/>
          <w:szCs w:val="24"/>
        </w:rPr>
        <w:t xml:space="preserve"> on sea cucumber wasting: Insert rest of title here</w:t>
      </w:r>
    </w:p>
    <w:p w:rsidRPr="00306CC1" w:rsidR="00EB0E0A" w:rsidP="00EB0E0A" w:rsidRDefault="00EB0E0A" w14:paraId="712CC3CB" w14:textId="77777777">
      <w:pPr>
        <w:pBdr>
          <w:top w:val="nil"/>
          <w:left w:val="nil"/>
          <w:bottom w:val="nil"/>
          <w:right w:val="nil"/>
          <w:between w:val="nil"/>
        </w:pBdr>
        <w:spacing w:after="120" w:line="240" w:lineRule="auto"/>
        <w:jc w:val="center"/>
        <w:rPr>
          <w:rFonts w:ascii="Arial" w:hAnsi="Arial" w:eastAsia="Arial" w:cs="Arial"/>
          <w:color w:val="000000"/>
          <w:sz w:val="24"/>
          <w:szCs w:val="24"/>
        </w:rPr>
      </w:pPr>
    </w:p>
    <w:p w:rsidRPr="00306CC1" w:rsidR="00EB0E0A" w:rsidP="00EB0E0A" w:rsidRDefault="00EB0E0A" w14:paraId="5D602DE4" w14:textId="77777777">
      <w:pPr>
        <w:pBdr>
          <w:top w:val="nil"/>
          <w:left w:val="nil"/>
          <w:bottom w:val="nil"/>
          <w:right w:val="nil"/>
          <w:between w:val="nil"/>
        </w:pBdr>
        <w:spacing w:after="120" w:line="240" w:lineRule="auto"/>
        <w:jc w:val="center"/>
        <w:rPr>
          <w:rFonts w:ascii="Arial" w:hAnsi="Arial" w:eastAsia="Arial" w:cs="Arial"/>
          <w:color w:val="000000"/>
          <w:sz w:val="24"/>
          <w:szCs w:val="24"/>
        </w:rPr>
      </w:pPr>
      <w:r w:rsidRPr="00306CC1">
        <w:rPr>
          <w:rFonts w:ascii="Arial" w:hAnsi="Arial" w:eastAsia="Arial" w:cs="Arial"/>
          <w:color w:val="000000"/>
          <w:sz w:val="24"/>
          <w:szCs w:val="24"/>
        </w:rPr>
        <w:t>by</w:t>
      </w:r>
    </w:p>
    <w:p w:rsidRPr="00306CC1" w:rsidR="00EB0E0A" w:rsidP="00EB0E0A" w:rsidRDefault="00EB0E0A" w14:paraId="4DCD7A70" w14:textId="77777777">
      <w:pPr>
        <w:pBdr>
          <w:top w:val="nil"/>
          <w:left w:val="nil"/>
          <w:bottom w:val="nil"/>
          <w:right w:val="nil"/>
          <w:between w:val="nil"/>
        </w:pBdr>
        <w:spacing w:after="120" w:line="240" w:lineRule="auto"/>
        <w:jc w:val="center"/>
        <w:rPr>
          <w:rFonts w:ascii="Arial" w:hAnsi="Arial" w:eastAsia="Arial" w:cs="Arial"/>
          <w:color w:val="000000"/>
          <w:sz w:val="24"/>
          <w:szCs w:val="24"/>
        </w:rPr>
      </w:pPr>
    </w:p>
    <w:p w:rsidRPr="00306CC1" w:rsidR="00EB0E0A" w:rsidP="00EB0E0A" w:rsidRDefault="00CE5BC3" w14:paraId="5EDF0921" w14:textId="6EE95481">
      <w:pPr>
        <w:pBdr>
          <w:top w:val="nil"/>
          <w:left w:val="nil"/>
          <w:bottom w:val="nil"/>
          <w:right w:val="nil"/>
          <w:between w:val="nil"/>
        </w:pBdr>
        <w:spacing w:after="120" w:line="240" w:lineRule="auto"/>
        <w:jc w:val="center"/>
        <w:rPr>
          <w:rFonts w:ascii="Arial" w:hAnsi="Arial" w:eastAsia="Arial" w:cs="Arial"/>
          <w:sz w:val="24"/>
          <w:szCs w:val="24"/>
        </w:rPr>
      </w:pPr>
      <w:r>
        <w:rPr>
          <w:rFonts w:ascii="Arial" w:hAnsi="Arial" w:eastAsia="Arial" w:cs="Arial"/>
          <w:sz w:val="24"/>
          <w:szCs w:val="24"/>
        </w:rPr>
        <w:t>Jonathan Farr and Declan Taylor</w:t>
      </w:r>
    </w:p>
    <w:p w:rsidRPr="00306CC1" w:rsidR="00EB0E0A" w:rsidP="00EB0E0A" w:rsidRDefault="00EB0E0A" w14:paraId="2D6E2D27" w14:textId="77777777">
      <w:pPr>
        <w:pBdr>
          <w:top w:val="nil"/>
          <w:left w:val="nil"/>
          <w:bottom w:val="nil"/>
          <w:right w:val="nil"/>
          <w:between w:val="nil"/>
        </w:pBdr>
        <w:spacing w:after="120" w:line="240" w:lineRule="auto"/>
        <w:jc w:val="center"/>
        <w:rPr>
          <w:rFonts w:ascii="Arial" w:hAnsi="Arial" w:eastAsia="Arial" w:cs="Arial"/>
          <w:sz w:val="24"/>
          <w:szCs w:val="24"/>
        </w:rPr>
      </w:pPr>
      <w:r w:rsidRPr="00306CC1">
        <w:rPr>
          <w:rFonts w:ascii="Arial" w:hAnsi="Arial" w:eastAsia="Arial" w:cs="Arial"/>
          <w:sz w:val="24"/>
          <w:szCs w:val="24"/>
        </w:rPr>
        <w:t>A report submitted in partial fulfilment of the requirements of</w:t>
      </w:r>
    </w:p>
    <w:p w:rsidRPr="00306CC1" w:rsidR="00EB0E0A" w:rsidP="00EB0E0A" w:rsidRDefault="00EB0E0A" w14:paraId="76C6F5CD" w14:textId="77777777">
      <w:pPr>
        <w:pBdr>
          <w:top w:val="nil"/>
          <w:left w:val="nil"/>
          <w:bottom w:val="nil"/>
          <w:right w:val="nil"/>
          <w:between w:val="nil"/>
        </w:pBdr>
        <w:spacing w:after="120" w:line="240" w:lineRule="auto"/>
        <w:jc w:val="center"/>
        <w:rPr>
          <w:rFonts w:ascii="Arial" w:hAnsi="Arial" w:eastAsia="Arial" w:cs="Arial"/>
          <w:sz w:val="24"/>
          <w:szCs w:val="24"/>
        </w:rPr>
      </w:pPr>
      <w:r w:rsidRPr="00306CC1">
        <w:rPr>
          <w:rFonts w:ascii="Arial" w:hAnsi="Arial" w:cs="Arial"/>
          <w:smallCaps/>
          <w:sz w:val="24"/>
          <w:szCs w:val="24"/>
        </w:rPr>
        <w:t>DIRECTED STUDIES</w:t>
      </w:r>
    </w:p>
    <w:p w:rsidRPr="00306CC1" w:rsidR="00EB0E0A" w:rsidP="00EB0E0A" w:rsidRDefault="00EB0E0A" w14:paraId="49D0A1FF" w14:textId="77777777">
      <w:pPr>
        <w:pBdr>
          <w:top w:val="nil"/>
          <w:left w:val="nil"/>
          <w:bottom w:val="nil"/>
          <w:right w:val="nil"/>
          <w:between w:val="nil"/>
        </w:pBdr>
        <w:spacing w:after="120" w:line="240" w:lineRule="auto"/>
        <w:jc w:val="center"/>
        <w:rPr>
          <w:rFonts w:ascii="Arial" w:hAnsi="Arial" w:eastAsia="Arial" w:cs="Arial"/>
          <w:color w:val="000000"/>
          <w:sz w:val="24"/>
          <w:szCs w:val="24"/>
        </w:rPr>
      </w:pPr>
    </w:p>
    <w:p w:rsidRPr="00306CC1" w:rsidR="00EB0E0A" w:rsidP="00EB0E0A" w:rsidRDefault="00EB0E0A" w14:paraId="63E39C76" w14:textId="77777777">
      <w:pPr>
        <w:pBdr>
          <w:top w:val="nil"/>
          <w:left w:val="nil"/>
          <w:bottom w:val="nil"/>
          <w:right w:val="nil"/>
          <w:between w:val="nil"/>
        </w:pBdr>
        <w:spacing w:after="120" w:line="240" w:lineRule="auto"/>
        <w:jc w:val="center"/>
        <w:rPr>
          <w:rFonts w:ascii="Arial" w:hAnsi="Arial" w:eastAsia="Arial" w:cs="Arial"/>
          <w:color w:val="000000"/>
          <w:sz w:val="24"/>
          <w:szCs w:val="24"/>
        </w:rPr>
      </w:pPr>
      <w:r w:rsidRPr="00306CC1">
        <w:rPr>
          <w:rFonts w:ascii="Arial" w:hAnsi="Arial" w:eastAsia="Arial" w:cs="Arial"/>
          <w:color w:val="000000"/>
          <w:sz w:val="24"/>
          <w:szCs w:val="24"/>
        </w:rPr>
        <w:t>at</w:t>
      </w:r>
    </w:p>
    <w:p w:rsidRPr="00306CC1" w:rsidR="00EB0E0A" w:rsidP="00EB0E0A" w:rsidRDefault="00EB0E0A" w14:paraId="2DF63921" w14:textId="77777777">
      <w:pPr>
        <w:pBdr>
          <w:top w:val="nil"/>
          <w:left w:val="nil"/>
          <w:bottom w:val="nil"/>
          <w:right w:val="nil"/>
          <w:between w:val="nil"/>
        </w:pBdr>
        <w:spacing w:after="120" w:line="240" w:lineRule="auto"/>
        <w:jc w:val="center"/>
        <w:rPr>
          <w:rFonts w:ascii="Arial" w:hAnsi="Arial" w:eastAsia="Arial" w:cs="Arial"/>
          <w:color w:val="000000"/>
          <w:sz w:val="24"/>
          <w:szCs w:val="24"/>
        </w:rPr>
      </w:pPr>
      <w:r w:rsidRPr="00306CC1">
        <w:rPr>
          <w:rFonts w:ascii="Arial" w:hAnsi="Arial" w:eastAsia="Arial" w:cs="Arial"/>
          <w:color w:val="000000"/>
          <w:sz w:val="24"/>
          <w:szCs w:val="24"/>
        </w:rPr>
        <w:t>Bamfield Marine Sciences Centre</w:t>
      </w:r>
    </w:p>
    <w:p w:rsidRPr="00306CC1" w:rsidR="00EB0E0A" w:rsidP="00EB0E0A" w:rsidRDefault="00EB0E0A" w14:paraId="59FA6DCB" w14:textId="77777777">
      <w:pPr>
        <w:pBdr>
          <w:top w:val="nil"/>
          <w:left w:val="nil"/>
          <w:bottom w:val="nil"/>
          <w:right w:val="nil"/>
          <w:between w:val="nil"/>
        </w:pBdr>
        <w:spacing w:after="120" w:line="240" w:lineRule="auto"/>
        <w:jc w:val="center"/>
        <w:rPr>
          <w:rFonts w:ascii="Arial" w:hAnsi="Arial" w:eastAsia="Arial" w:cs="Arial"/>
          <w:color w:val="000000"/>
          <w:sz w:val="24"/>
          <w:szCs w:val="24"/>
        </w:rPr>
      </w:pPr>
    </w:p>
    <w:p w:rsidRPr="00306CC1" w:rsidR="00EB0E0A" w:rsidP="00EB0E0A" w:rsidRDefault="00EB0E0A" w14:paraId="7752F788" w14:textId="77777777">
      <w:pPr>
        <w:pBdr>
          <w:top w:val="nil"/>
          <w:left w:val="nil"/>
          <w:bottom w:val="nil"/>
          <w:right w:val="nil"/>
          <w:between w:val="nil"/>
        </w:pBdr>
        <w:spacing w:after="120" w:line="240" w:lineRule="auto"/>
        <w:jc w:val="center"/>
        <w:rPr>
          <w:rFonts w:ascii="Arial" w:hAnsi="Arial" w:eastAsia="Arial" w:cs="Arial"/>
          <w:color w:val="000000"/>
          <w:sz w:val="24"/>
          <w:szCs w:val="24"/>
        </w:rPr>
      </w:pPr>
    </w:p>
    <w:p w:rsidRPr="00306CC1" w:rsidR="00EB0E0A" w:rsidP="00EB0E0A" w:rsidRDefault="00EB0E0A" w14:paraId="44EF2719" w14:textId="77777777">
      <w:pPr>
        <w:pBdr>
          <w:top w:val="nil"/>
          <w:left w:val="nil"/>
          <w:bottom w:val="nil"/>
          <w:right w:val="nil"/>
          <w:between w:val="nil"/>
        </w:pBdr>
        <w:spacing w:after="120" w:line="240" w:lineRule="auto"/>
        <w:jc w:val="center"/>
        <w:rPr>
          <w:rFonts w:ascii="Arial" w:hAnsi="Arial" w:eastAsia="Arial" w:cs="Arial"/>
          <w:sz w:val="24"/>
          <w:szCs w:val="24"/>
        </w:rPr>
      </w:pPr>
      <w:r w:rsidRPr="00306CC1">
        <w:rPr>
          <w:rFonts w:ascii="Arial" w:hAnsi="Arial" w:eastAsia="Arial" w:cs="Arial"/>
          <w:sz w:val="24"/>
          <w:szCs w:val="24"/>
        </w:rPr>
        <w:t xml:space="preserve">Instructor: </w:t>
      </w:r>
      <w:r w:rsidRPr="00306CC1">
        <w:rPr>
          <w:rFonts w:ascii="Arial" w:hAnsi="Arial" w:cs="Arial"/>
          <w:sz w:val="24"/>
          <w:szCs w:val="24"/>
        </w:rPr>
        <w:t>Daniel Wuitchik and Sara Wuitchik</w:t>
      </w:r>
    </w:p>
    <w:p w:rsidRPr="00306CC1" w:rsidR="00EB0E0A" w:rsidP="00EB0E0A" w:rsidRDefault="00EB0E0A" w14:paraId="25BBCC51" w14:textId="77777777">
      <w:pPr>
        <w:pBdr>
          <w:top w:val="nil"/>
          <w:left w:val="nil"/>
          <w:bottom w:val="nil"/>
          <w:right w:val="nil"/>
          <w:between w:val="nil"/>
        </w:pBdr>
        <w:spacing w:after="120" w:line="240" w:lineRule="auto"/>
        <w:jc w:val="center"/>
        <w:rPr>
          <w:rFonts w:ascii="Arial" w:hAnsi="Arial" w:eastAsia="Arial" w:cs="Arial"/>
          <w:sz w:val="24"/>
          <w:szCs w:val="24"/>
        </w:rPr>
      </w:pPr>
      <w:bookmarkStart w:name="bookmark=id.gjdgxs" w:colFirst="0" w:colLast="0" w:id="0"/>
      <w:bookmarkEnd w:id="0"/>
      <w:r w:rsidRPr="00306CC1">
        <w:rPr>
          <w:rFonts w:ascii="Arial" w:hAnsi="Arial" w:eastAsia="Arial" w:cs="Arial"/>
          <w:sz w:val="24"/>
          <w:szCs w:val="24"/>
        </w:rPr>
        <w:t xml:space="preserve">Teaching Assistant: </w:t>
      </w:r>
      <w:r w:rsidRPr="00306CC1">
        <w:rPr>
          <w:rFonts w:ascii="Arial" w:hAnsi="Arial" w:cs="Arial"/>
          <w:sz w:val="24"/>
          <w:szCs w:val="24"/>
        </w:rPr>
        <w:t>Jenna Fleet</w:t>
      </w:r>
    </w:p>
    <w:p w:rsidRPr="00306CC1" w:rsidR="00EB0E0A" w:rsidP="00EB0E0A" w:rsidRDefault="00EB0E0A" w14:paraId="3099F7EC" w14:textId="77777777">
      <w:pPr>
        <w:pBdr>
          <w:top w:val="nil"/>
          <w:left w:val="nil"/>
          <w:bottom w:val="nil"/>
          <w:right w:val="nil"/>
          <w:between w:val="nil"/>
        </w:pBdr>
        <w:spacing w:after="120" w:line="240" w:lineRule="auto"/>
        <w:jc w:val="center"/>
        <w:rPr>
          <w:rFonts w:ascii="Arial" w:hAnsi="Arial" w:eastAsia="Arial" w:cs="Arial"/>
          <w:color w:val="000000"/>
          <w:sz w:val="24"/>
          <w:szCs w:val="24"/>
        </w:rPr>
      </w:pPr>
    </w:p>
    <w:p w:rsidRPr="00306CC1" w:rsidR="00EB0E0A" w:rsidP="00EB0E0A" w:rsidRDefault="00EB0E0A" w14:paraId="1DC8F0ED" w14:textId="77777777">
      <w:pPr>
        <w:pBdr>
          <w:top w:val="nil"/>
          <w:left w:val="nil"/>
          <w:bottom w:val="nil"/>
          <w:right w:val="nil"/>
          <w:between w:val="nil"/>
        </w:pBdr>
        <w:spacing w:after="120" w:line="240" w:lineRule="auto"/>
        <w:jc w:val="center"/>
        <w:rPr>
          <w:rFonts w:ascii="Arial" w:hAnsi="Arial" w:eastAsia="Arial" w:cs="Arial"/>
          <w:color w:val="000000"/>
          <w:sz w:val="24"/>
          <w:szCs w:val="24"/>
        </w:rPr>
      </w:pPr>
    </w:p>
    <w:p w:rsidRPr="00306CC1" w:rsidR="00EB0E0A" w:rsidP="00EB0E0A" w:rsidRDefault="00EB0E0A" w14:paraId="40CF85EB" w14:textId="7F57B42A">
      <w:pPr>
        <w:pBdr>
          <w:top w:val="nil"/>
          <w:left w:val="nil"/>
          <w:bottom w:val="nil"/>
          <w:right w:val="nil"/>
          <w:between w:val="nil"/>
        </w:pBdr>
        <w:spacing w:after="120" w:line="240" w:lineRule="auto"/>
        <w:jc w:val="center"/>
        <w:rPr>
          <w:rFonts w:ascii="Arial" w:hAnsi="Arial" w:eastAsia="Arial" w:cs="Arial"/>
          <w:sz w:val="24"/>
          <w:szCs w:val="24"/>
        </w:rPr>
      </w:pPr>
      <w:r w:rsidRPr="00306CC1">
        <w:rPr>
          <w:rFonts w:ascii="Arial" w:hAnsi="Arial" w:eastAsia="Arial" w:cs="Arial"/>
          <w:sz w:val="24"/>
          <w:szCs w:val="24"/>
        </w:rPr>
        <w:t xml:space="preserve">© </w:t>
      </w:r>
      <w:r w:rsidR="00884038">
        <w:rPr>
          <w:rFonts w:ascii="Arial" w:hAnsi="Arial" w:cs="Arial"/>
          <w:sz w:val="24"/>
          <w:szCs w:val="24"/>
        </w:rPr>
        <w:t>Jonathan Farr</w:t>
      </w:r>
      <w:r w:rsidRPr="00306CC1">
        <w:rPr>
          <w:rFonts w:ascii="Arial" w:hAnsi="Arial" w:eastAsia="Arial" w:cs="Arial"/>
          <w:sz w:val="24"/>
          <w:szCs w:val="24"/>
        </w:rPr>
        <w:t xml:space="preserve">, </w:t>
      </w:r>
      <w:r w:rsidRPr="00306CC1">
        <w:rPr>
          <w:rFonts w:ascii="Arial" w:hAnsi="Arial" w:cs="Arial"/>
          <w:sz w:val="24"/>
          <w:szCs w:val="24"/>
        </w:rPr>
        <w:t>12</w:t>
      </w:r>
      <w:r w:rsidRPr="00306CC1">
        <w:rPr>
          <w:rFonts w:ascii="Arial" w:hAnsi="Arial" w:eastAsia="Arial" w:cs="Arial"/>
          <w:sz w:val="24"/>
          <w:szCs w:val="24"/>
        </w:rPr>
        <w:t>/</w:t>
      </w:r>
      <w:r w:rsidRPr="00306CC1">
        <w:rPr>
          <w:rFonts w:ascii="Arial" w:hAnsi="Arial" w:cs="Arial"/>
          <w:sz w:val="24"/>
          <w:szCs w:val="24"/>
        </w:rPr>
        <w:t>2021</w:t>
      </w:r>
    </w:p>
    <w:p w:rsidRPr="00306CC1" w:rsidR="00EB0E0A" w:rsidP="00EB0E0A" w:rsidRDefault="00EB0E0A" w14:paraId="74516FB2" w14:textId="38BE2BBE">
      <w:pPr>
        <w:pBdr>
          <w:top w:val="nil"/>
          <w:left w:val="nil"/>
          <w:bottom w:val="nil"/>
          <w:right w:val="nil"/>
          <w:between w:val="nil"/>
        </w:pBdr>
        <w:spacing w:after="120" w:line="240" w:lineRule="auto"/>
        <w:jc w:val="center"/>
        <w:rPr>
          <w:rFonts w:ascii="Arial" w:hAnsi="Arial" w:eastAsia="Arial" w:cs="Arial"/>
          <w:sz w:val="24"/>
          <w:szCs w:val="24"/>
        </w:rPr>
      </w:pPr>
      <w:r w:rsidRPr="00306CC1">
        <w:rPr>
          <w:rFonts w:ascii="Arial" w:hAnsi="Arial" w:eastAsia="Arial" w:cs="Arial"/>
          <w:sz w:val="24"/>
          <w:szCs w:val="24"/>
        </w:rPr>
        <w:t xml:space="preserve">Home University: </w:t>
      </w:r>
      <w:r w:rsidR="00884038">
        <w:rPr>
          <w:rFonts w:ascii="Arial" w:hAnsi="Arial" w:cs="Arial"/>
          <w:sz w:val="24"/>
          <w:szCs w:val="24"/>
        </w:rPr>
        <w:t>University of Alberta</w:t>
      </w:r>
    </w:p>
    <w:p w:rsidRPr="00306CC1" w:rsidR="00EB0E0A" w:rsidP="00EB0E0A" w:rsidRDefault="00EB0E0A" w14:paraId="7336EC02" w14:textId="77777777">
      <w:pPr>
        <w:pBdr>
          <w:top w:val="nil"/>
          <w:left w:val="nil"/>
          <w:bottom w:val="nil"/>
          <w:right w:val="nil"/>
          <w:between w:val="nil"/>
        </w:pBdr>
        <w:spacing w:after="120" w:line="240" w:lineRule="auto"/>
        <w:jc w:val="center"/>
        <w:rPr>
          <w:rFonts w:ascii="Arial" w:hAnsi="Arial" w:eastAsia="Arial" w:cs="Arial"/>
          <w:sz w:val="24"/>
          <w:szCs w:val="24"/>
        </w:rPr>
      </w:pPr>
    </w:p>
    <w:p w:rsidRPr="00306CC1" w:rsidR="00EB0E0A" w:rsidP="00EB0E0A" w:rsidRDefault="00EB0E0A" w14:paraId="1D08FBBE" w14:textId="570AC895">
      <w:pPr>
        <w:pBdr>
          <w:top w:val="nil"/>
          <w:left w:val="nil"/>
          <w:bottom w:val="nil"/>
          <w:right w:val="nil"/>
          <w:between w:val="nil"/>
        </w:pBdr>
        <w:spacing w:after="120" w:line="240" w:lineRule="auto"/>
        <w:jc w:val="center"/>
        <w:rPr>
          <w:rFonts w:ascii="Arial" w:hAnsi="Arial" w:eastAsia="Arial" w:cs="Arial"/>
          <w:sz w:val="24"/>
          <w:szCs w:val="24"/>
        </w:rPr>
      </w:pPr>
      <w:r w:rsidRPr="00306CC1">
        <w:rPr>
          <w:rFonts w:ascii="Arial" w:hAnsi="Arial" w:eastAsia="Arial" w:cs="Arial"/>
          <w:sz w:val="24"/>
          <w:szCs w:val="24"/>
        </w:rPr>
        <w:t xml:space="preserve">© </w:t>
      </w:r>
      <w:r w:rsidR="00884038">
        <w:rPr>
          <w:rFonts w:ascii="Arial" w:hAnsi="Arial" w:cs="Arial"/>
          <w:sz w:val="24"/>
          <w:szCs w:val="24"/>
        </w:rPr>
        <w:t>Declan Taylor</w:t>
      </w:r>
      <w:r w:rsidRPr="00306CC1">
        <w:rPr>
          <w:rFonts w:ascii="Arial" w:hAnsi="Arial" w:eastAsia="Arial" w:cs="Arial"/>
          <w:sz w:val="24"/>
          <w:szCs w:val="24"/>
        </w:rPr>
        <w:t xml:space="preserve">, </w:t>
      </w:r>
      <w:r w:rsidRPr="00306CC1">
        <w:rPr>
          <w:rFonts w:ascii="Arial" w:hAnsi="Arial" w:cs="Arial"/>
          <w:sz w:val="24"/>
          <w:szCs w:val="24"/>
        </w:rPr>
        <w:t>12/2021</w:t>
      </w:r>
    </w:p>
    <w:p w:rsidRPr="00306CC1" w:rsidR="00EB0E0A" w:rsidP="00EB0E0A" w:rsidRDefault="00EB0E0A" w14:paraId="7CAE7AF7" w14:textId="61F50C44">
      <w:pPr>
        <w:pBdr>
          <w:top w:val="nil"/>
          <w:left w:val="nil"/>
          <w:bottom w:val="nil"/>
          <w:right w:val="nil"/>
          <w:between w:val="nil"/>
        </w:pBdr>
        <w:spacing w:after="120" w:line="240" w:lineRule="auto"/>
        <w:jc w:val="center"/>
        <w:rPr>
          <w:rFonts w:ascii="Arial" w:hAnsi="Arial" w:eastAsia="Arial" w:cs="Arial"/>
          <w:sz w:val="24"/>
          <w:szCs w:val="24"/>
        </w:rPr>
      </w:pPr>
      <w:r w:rsidRPr="00306CC1">
        <w:rPr>
          <w:rFonts w:ascii="Arial" w:hAnsi="Arial" w:eastAsia="Arial" w:cs="Arial"/>
          <w:sz w:val="24"/>
          <w:szCs w:val="24"/>
        </w:rPr>
        <w:t xml:space="preserve">Home University: </w:t>
      </w:r>
      <w:r w:rsidR="00884038">
        <w:rPr>
          <w:rFonts w:ascii="Arial" w:hAnsi="Arial" w:cs="Arial"/>
          <w:sz w:val="24"/>
          <w:szCs w:val="24"/>
        </w:rPr>
        <w:t>The University of British Columbia</w:t>
      </w:r>
    </w:p>
    <w:p w:rsidRPr="00306CC1" w:rsidR="00EB0E0A" w:rsidRDefault="00EB0E0A" w14:paraId="4C394F15" w14:textId="77777777">
      <w:pPr>
        <w:rPr>
          <w:rFonts w:ascii="Arial" w:hAnsi="Arial" w:eastAsia="Times New Roman" w:cs="Arial"/>
          <w:b/>
          <w:bCs/>
          <w:sz w:val="24"/>
          <w:szCs w:val="24"/>
          <w:lang w:val="en-CA" w:eastAsia="en-CA"/>
        </w:rPr>
      </w:pPr>
      <w:r w:rsidRPr="00306CC1">
        <w:rPr>
          <w:rFonts w:ascii="Arial" w:hAnsi="Arial" w:eastAsia="Times New Roman" w:cs="Arial"/>
          <w:b/>
          <w:bCs/>
          <w:sz w:val="24"/>
          <w:szCs w:val="24"/>
          <w:lang w:val="en-CA" w:eastAsia="en-CA"/>
        </w:rPr>
        <w:br w:type="page"/>
      </w:r>
    </w:p>
    <w:p w:rsidR="00C81636" w:rsidRDefault="00EB0E0A" w14:paraId="05B5E7A2" w14:textId="77777777">
      <w:pPr>
        <w:rPr>
          <w:rFonts w:ascii="Arial" w:hAnsi="Arial" w:eastAsia="Times New Roman" w:cs="Arial"/>
          <w:b/>
          <w:bCs/>
          <w:sz w:val="24"/>
          <w:szCs w:val="24"/>
          <w:lang w:val="en-CA" w:eastAsia="en-CA"/>
        </w:rPr>
      </w:pPr>
      <w:commentRangeStart w:id="1"/>
      <w:r>
        <w:rPr>
          <w:rFonts w:ascii="Arial" w:hAnsi="Arial" w:eastAsia="Times New Roman" w:cs="Arial"/>
          <w:b/>
          <w:bCs/>
          <w:sz w:val="24"/>
          <w:szCs w:val="24"/>
          <w:lang w:val="en-CA" w:eastAsia="en-CA"/>
        </w:rPr>
        <w:lastRenderedPageBreak/>
        <w:t>Abstract</w:t>
      </w:r>
      <w:commentRangeEnd w:id="1"/>
      <w:r w:rsidR="003036A2">
        <w:rPr>
          <w:rStyle w:val="CommentReference"/>
        </w:rPr>
        <w:commentReference w:id="1"/>
      </w:r>
    </w:p>
    <w:p w:rsidRPr="004E403C" w:rsidR="00EB0E0A" w:rsidP="004E403C" w:rsidRDefault="00C81636" w14:paraId="68C9FAE2" w14:textId="47E0ACF9">
      <w:pPr>
        <w:spacing w:line="480" w:lineRule="auto"/>
        <w:rPr>
          <w:rFonts w:ascii="Arial" w:hAnsi="Arial" w:eastAsia="Times New Roman" w:cs="Arial"/>
          <w:sz w:val="24"/>
          <w:szCs w:val="24"/>
          <w:lang w:val="en-CA" w:eastAsia="en-CA"/>
        </w:rPr>
      </w:pPr>
      <w:r>
        <w:rPr>
          <w:rFonts w:ascii="Arial" w:hAnsi="Arial" w:eastAsia="Times New Roman" w:cs="Arial"/>
          <w:sz w:val="24"/>
          <w:szCs w:val="24"/>
          <w:lang w:val="en-CA" w:eastAsia="en-CA"/>
        </w:rPr>
        <w:tab/>
      </w:r>
      <w:r>
        <w:rPr>
          <w:rFonts w:ascii="Arial" w:hAnsi="Arial" w:eastAsia="Times New Roman" w:cs="Arial"/>
          <w:sz w:val="24"/>
          <w:szCs w:val="24"/>
          <w:lang w:val="en-CA" w:eastAsia="en-CA"/>
        </w:rPr>
        <w:t xml:space="preserve">Marine heat waves </w:t>
      </w:r>
      <w:r w:rsidR="00BA37CB">
        <w:rPr>
          <w:rFonts w:ascii="Arial" w:hAnsi="Arial" w:eastAsia="Times New Roman" w:cs="Arial"/>
          <w:sz w:val="24"/>
          <w:szCs w:val="24"/>
          <w:lang w:val="en-CA" w:eastAsia="en-CA"/>
        </w:rPr>
        <w:t>and warming oceans have profound effects on disease dynamics in marine invertebrates. Wasting diseases</w:t>
      </w:r>
      <w:r w:rsidR="00C64EE6">
        <w:rPr>
          <w:rFonts w:ascii="Arial" w:hAnsi="Arial" w:eastAsia="Times New Roman" w:cs="Arial"/>
          <w:sz w:val="24"/>
          <w:szCs w:val="24"/>
          <w:lang w:val="en-CA" w:eastAsia="en-CA"/>
        </w:rPr>
        <w:t xml:space="preserve">, potentially triggered by extreme heat events, </w:t>
      </w:r>
      <w:r w:rsidR="00BA37CB">
        <w:rPr>
          <w:rFonts w:ascii="Arial" w:hAnsi="Arial" w:eastAsia="Times New Roman" w:cs="Arial"/>
          <w:sz w:val="24"/>
          <w:szCs w:val="24"/>
          <w:lang w:val="en-CA" w:eastAsia="en-CA"/>
        </w:rPr>
        <w:t xml:space="preserve">have devastated sea stars </w:t>
      </w:r>
      <w:r w:rsidR="00AD6B0D">
        <w:rPr>
          <w:rFonts w:ascii="Arial" w:hAnsi="Arial" w:eastAsia="Times New Roman" w:cs="Arial"/>
          <w:sz w:val="24"/>
          <w:szCs w:val="24"/>
          <w:lang w:val="en-CA" w:eastAsia="en-CA"/>
        </w:rPr>
        <w:t>across the Pacific Northwest coast</w:t>
      </w:r>
      <w:r w:rsidR="005233DC">
        <w:rPr>
          <w:rFonts w:ascii="Arial" w:hAnsi="Arial" w:eastAsia="Times New Roman" w:cs="Arial"/>
          <w:sz w:val="24"/>
          <w:szCs w:val="24"/>
          <w:lang w:val="en-CA" w:eastAsia="en-CA"/>
        </w:rPr>
        <w:t>.</w:t>
      </w:r>
      <w:r w:rsidR="00AD6B0D">
        <w:rPr>
          <w:rFonts w:ascii="Arial" w:hAnsi="Arial" w:eastAsia="Times New Roman" w:cs="Arial"/>
          <w:sz w:val="24"/>
          <w:szCs w:val="24"/>
          <w:lang w:val="en-CA" w:eastAsia="en-CA"/>
        </w:rPr>
        <w:t xml:space="preserve"> </w:t>
      </w:r>
      <w:r w:rsidR="005233DC">
        <w:rPr>
          <w:rFonts w:ascii="Arial" w:hAnsi="Arial" w:eastAsia="Times New Roman" w:cs="Arial"/>
          <w:sz w:val="24"/>
          <w:szCs w:val="24"/>
          <w:lang w:val="en-CA" w:eastAsia="en-CA"/>
        </w:rPr>
        <w:t>R</w:t>
      </w:r>
      <w:r w:rsidR="00AD6B0D">
        <w:rPr>
          <w:rFonts w:ascii="Arial" w:hAnsi="Arial" w:eastAsia="Times New Roman" w:cs="Arial"/>
          <w:sz w:val="24"/>
          <w:szCs w:val="24"/>
          <w:lang w:val="en-CA" w:eastAsia="en-CA"/>
        </w:rPr>
        <w:t>ecent evidence has emerged of wasting in giant California sea cucumbers (</w:t>
      </w:r>
      <w:r w:rsidR="00AD6B0D">
        <w:rPr>
          <w:rFonts w:ascii="Arial" w:hAnsi="Arial" w:eastAsia="Times New Roman" w:cs="Arial"/>
          <w:i/>
          <w:iCs/>
          <w:sz w:val="24"/>
          <w:szCs w:val="24"/>
          <w:lang w:val="en-CA" w:eastAsia="en-CA"/>
        </w:rPr>
        <w:t>Parastichopus californicus</w:t>
      </w:r>
      <w:r w:rsidR="00AD6B0D">
        <w:rPr>
          <w:rFonts w:ascii="Arial" w:hAnsi="Arial" w:eastAsia="Times New Roman" w:cs="Arial"/>
          <w:sz w:val="24"/>
          <w:szCs w:val="24"/>
          <w:lang w:val="en-CA" w:eastAsia="en-CA"/>
        </w:rPr>
        <w:t xml:space="preserve">). </w:t>
      </w:r>
      <w:r w:rsidR="00671633">
        <w:rPr>
          <w:rFonts w:ascii="Arial" w:hAnsi="Arial" w:eastAsia="Times New Roman" w:cs="Arial"/>
          <w:sz w:val="24"/>
          <w:szCs w:val="24"/>
          <w:lang w:val="en-CA" w:eastAsia="en-CA"/>
        </w:rPr>
        <w:t>Following a severe wasting event in Nanoose Bay, B.C.</w:t>
      </w:r>
      <w:r w:rsidR="007800EC">
        <w:rPr>
          <w:rFonts w:ascii="Arial" w:hAnsi="Arial" w:eastAsia="Times New Roman" w:cs="Arial"/>
          <w:sz w:val="24"/>
          <w:szCs w:val="24"/>
          <w:lang w:val="en-CA" w:eastAsia="en-CA"/>
        </w:rPr>
        <w:t xml:space="preserve"> </w:t>
      </w:r>
      <w:r w:rsidR="002C7A99">
        <w:rPr>
          <w:rFonts w:ascii="Arial" w:hAnsi="Arial" w:eastAsia="Times New Roman" w:cs="Arial"/>
          <w:sz w:val="24"/>
          <w:szCs w:val="24"/>
          <w:lang w:val="en-CA" w:eastAsia="en-CA"/>
        </w:rPr>
        <w:t>following</w:t>
      </w:r>
      <w:r w:rsidR="007800EC">
        <w:rPr>
          <w:rFonts w:ascii="Arial" w:hAnsi="Arial" w:eastAsia="Times New Roman" w:cs="Arial"/>
          <w:sz w:val="24"/>
          <w:szCs w:val="24"/>
          <w:lang w:val="en-CA" w:eastAsia="en-CA"/>
        </w:rPr>
        <w:t xml:space="preserve"> </w:t>
      </w:r>
      <w:r w:rsidR="004741A8">
        <w:rPr>
          <w:rFonts w:ascii="Arial" w:hAnsi="Arial" w:eastAsia="Times New Roman" w:cs="Arial"/>
          <w:sz w:val="24"/>
          <w:szCs w:val="24"/>
          <w:lang w:val="en-CA" w:eastAsia="en-CA"/>
        </w:rPr>
        <w:t>an extreme</w:t>
      </w:r>
      <w:r w:rsidR="0018409D">
        <w:rPr>
          <w:rFonts w:ascii="Arial" w:hAnsi="Arial" w:eastAsia="Times New Roman" w:cs="Arial"/>
          <w:sz w:val="24"/>
          <w:szCs w:val="24"/>
          <w:lang w:val="en-CA" w:eastAsia="en-CA"/>
        </w:rPr>
        <w:t xml:space="preserve"> climatic</w:t>
      </w:r>
      <w:r w:rsidR="004741A8">
        <w:rPr>
          <w:rFonts w:ascii="Arial" w:hAnsi="Arial" w:eastAsia="Times New Roman" w:cs="Arial"/>
          <w:sz w:val="24"/>
          <w:szCs w:val="24"/>
          <w:lang w:val="en-CA" w:eastAsia="en-CA"/>
        </w:rPr>
        <w:t xml:space="preserve"> heat event</w:t>
      </w:r>
      <w:r w:rsidR="007800EC">
        <w:rPr>
          <w:rFonts w:ascii="Arial" w:hAnsi="Arial" w:eastAsia="Times New Roman" w:cs="Arial"/>
          <w:sz w:val="24"/>
          <w:szCs w:val="24"/>
          <w:lang w:val="en-CA" w:eastAsia="en-CA"/>
        </w:rPr>
        <w:t>,</w:t>
      </w:r>
      <w:r w:rsidR="00AE73BB">
        <w:rPr>
          <w:rFonts w:ascii="Arial" w:hAnsi="Arial" w:eastAsia="Times New Roman" w:cs="Arial"/>
          <w:sz w:val="24"/>
          <w:szCs w:val="24"/>
          <w:lang w:val="en-CA" w:eastAsia="en-CA"/>
        </w:rPr>
        <w:t xml:space="preserve"> o</w:t>
      </w:r>
      <w:r w:rsidR="00CC37DF">
        <w:rPr>
          <w:rFonts w:ascii="Arial" w:hAnsi="Arial" w:eastAsia="Times New Roman" w:cs="Arial"/>
          <w:sz w:val="24"/>
          <w:szCs w:val="24"/>
          <w:lang w:val="en-CA" w:eastAsia="en-CA"/>
        </w:rPr>
        <w:t xml:space="preserve">ur study </w:t>
      </w:r>
      <w:r w:rsidR="00671633">
        <w:rPr>
          <w:rFonts w:ascii="Arial" w:hAnsi="Arial" w:eastAsia="Times New Roman" w:cs="Arial"/>
          <w:sz w:val="24"/>
          <w:szCs w:val="24"/>
          <w:lang w:val="en-CA" w:eastAsia="en-CA"/>
        </w:rPr>
        <w:t>aimed to determine whether heat stress could trigger wasting</w:t>
      </w:r>
      <w:r w:rsidR="002166B0">
        <w:rPr>
          <w:rFonts w:ascii="Arial" w:hAnsi="Arial" w:eastAsia="Times New Roman" w:cs="Arial"/>
          <w:sz w:val="24"/>
          <w:szCs w:val="24"/>
          <w:lang w:val="en-CA" w:eastAsia="en-CA"/>
        </w:rPr>
        <w:t xml:space="preserve"> in </w:t>
      </w:r>
      <w:r w:rsidR="002166B0">
        <w:rPr>
          <w:rFonts w:ascii="Arial" w:hAnsi="Arial" w:eastAsia="Times New Roman" w:cs="Arial"/>
          <w:i/>
          <w:iCs/>
          <w:sz w:val="24"/>
          <w:szCs w:val="24"/>
          <w:lang w:val="en-CA" w:eastAsia="en-CA"/>
        </w:rPr>
        <w:t>P. californicus</w:t>
      </w:r>
      <w:r w:rsidR="002166B0">
        <w:rPr>
          <w:rFonts w:ascii="Arial" w:hAnsi="Arial" w:eastAsia="Times New Roman" w:cs="Arial"/>
          <w:sz w:val="24"/>
          <w:szCs w:val="24"/>
          <w:lang w:val="en-CA" w:eastAsia="en-CA"/>
        </w:rPr>
        <w:t xml:space="preserve">. </w:t>
      </w:r>
      <w:r w:rsidR="00706112">
        <w:rPr>
          <w:rFonts w:ascii="Arial" w:hAnsi="Arial" w:eastAsia="Times New Roman" w:cs="Arial"/>
          <w:sz w:val="24"/>
          <w:szCs w:val="24"/>
          <w:lang w:val="en-CA" w:eastAsia="en-CA"/>
        </w:rPr>
        <w:t xml:space="preserve">We also aimed to improve the understanding of how two unusual sea cucumber characteristics, stiffening and evisceration, are affected by thermal stress. Under a controlled laboratory setting, we exposed </w:t>
      </w:r>
      <w:r w:rsidR="00706112">
        <w:rPr>
          <w:rFonts w:ascii="Arial" w:hAnsi="Arial" w:eastAsia="Times New Roman" w:cs="Arial"/>
          <w:i/>
          <w:iCs/>
          <w:sz w:val="24"/>
          <w:szCs w:val="24"/>
          <w:lang w:val="en-CA" w:eastAsia="en-CA"/>
        </w:rPr>
        <w:t>P. californicus</w:t>
      </w:r>
      <w:r w:rsidR="00706112">
        <w:rPr>
          <w:rFonts w:ascii="Arial" w:hAnsi="Arial" w:eastAsia="Times New Roman" w:cs="Arial"/>
          <w:sz w:val="24"/>
          <w:szCs w:val="24"/>
          <w:lang w:val="en-CA" w:eastAsia="en-CA"/>
        </w:rPr>
        <w:t xml:space="preserve"> to </w:t>
      </w:r>
      <w:r w:rsidR="00625F10">
        <w:rPr>
          <w:rFonts w:ascii="Arial" w:hAnsi="Arial" w:eastAsia="Times New Roman" w:cs="Arial"/>
          <w:sz w:val="24"/>
          <w:szCs w:val="24"/>
          <w:lang w:val="en-CA" w:eastAsia="en-CA"/>
        </w:rPr>
        <w:t>an 82-hour simulated marine heat wave.</w:t>
      </w:r>
      <w:r w:rsidR="00212137">
        <w:rPr>
          <w:rFonts w:ascii="Arial" w:hAnsi="Arial" w:eastAsia="Times New Roman" w:cs="Arial"/>
          <w:sz w:val="24"/>
          <w:szCs w:val="24"/>
          <w:lang w:val="en-CA" w:eastAsia="en-CA"/>
        </w:rPr>
        <w:t xml:space="preserve"> While we </w:t>
      </w:r>
      <w:r w:rsidR="00BB0E1D">
        <w:rPr>
          <w:rFonts w:ascii="Arial" w:hAnsi="Arial" w:eastAsia="Times New Roman" w:cs="Arial"/>
          <w:sz w:val="24"/>
          <w:szCs w:val="24"/>
          <w:lang w:val="en-CA" w:eastAsia="en-CA"/>
        </w:rPr>
        <w:t>observed both minor and major handling ulcers, no wasting-like symptoms were exhibited in 12</w:t>
      </w:r>
      <w:r w:rsidRPr="0032287F" w:rsidR="00BB0E1D">
        <w:rPr>
          <w:rFonts w:ascii="Arial" w:hAnsi="Arial" w:eastAsia="Times New Roman" w:cs="Arial"/>
          <w:sz w:val="24"/>
          <w:szCs w:val="24"/>
          <w:lang w:val="en-CA" w:eastAsia="en-CA"/>
        </w:rPr>
        <w:t>º</w:t>
      </w:r>
      <w:r w:rsidR="00BB0E1D">
        <w:rPr>
          <w:rFonts w:ascii="Arial" w:hAnsi="Arial" w:eastAsia="Times New Roman" w:cs="Arial"/>
          <w:sz w:val="24"/>
          <w:szCs w:val="24"/>
          <w:lang w:val="en-CA" w:eastAsia="en-CA"/>
        </w:rPr>
        <w:t>C ,17</w:t>
      </w:r>
      <w:r w:rsidRPr="0032287F" w:rsidR="00BB0E1D">
        <w:rPr>
          <w:rFonts w:ascii="Arial" w:hAnsi="Arial" w:eastAsia="Times New Roman" w:cs="Arial"/>
          <w:sz w:val="24"/>
          <w:szCs w:val="24"/>
          <w:lang w:val="en-CA" w:eastAsia="en-CA"/>
        </w:rPr>
        <w:t>º</w:t>
      </w:r>
      <w:r w:rsidR="00BB0E1D">
        <w:rPr>
          <w:rFonts w:ascii="Arial" w:hAnsi="Arial" w:eastAsia="Times New Roman" w:cs="Arial"/>
          <w:sz w:val="24"/>
          <w:szCs w:val="24"/>
          <w:lang w:val="en-CA" w:eastAsia="en-CA"/>
        </w:rPr>
        <w:t>C or 22</w:t>
      </w:r>
      <w:r w:rsidRPr="0032287F" w:rsidR="00BB0E1D">
        <w:rPr>
          <w:rFonts w:ascii="Arial" w:hAnsi="Arial" w:eastAsia="Times New Roman" w:cs="Arial"/>
          <w:sz w:val="24"/>
          <w:szCs w:val="24"/>
          <w:lang w:val="en-CA" w:eastAsia="en-CA"/>
        </w:rPr>
        <w:t>º</w:t>
      </w:r>
      <w:r w:rsidR="00BB0E1D">
        <w:rPr>
          <w:rFonts w:ascii="Arial" w:hAnsi="Arial" w:eastAsia="Times New Roman" w:cs="Arial"/>
          <w:sz w:val="24"/>
          <w:szCs w:val="24"/>
          <w:lang w:val="en-CA" w:eastAsia="en-CA"/>
        </w:rPr>
        <w:t xml:space="preserve">C treatments. </w:t>
      </w:r>
      <w:r w:rsidR="007E408A">
        <w:rPr>
          <w:rFonts w:ascii="Arial" w:hAnsi="Arial" w:eastAsia="Times New Roman" w:cs="Arial"/>
          <w:sz w:val="24"/>
          <w:szCs w:val="24"/>
          <w:lang w:val="en-CA" w:eastAsia="en-CA"/>
        </w:rPr>
        <w:t>However, mortality in the</w:t>
      </w:r>
      <w:r w:rsidR="0067063F">
        <w:rPr>
          <w:rFonts w:ascii="Arial" w:hAnsi="Arial" w:eastAsia="Times New Roman" w:cs="Arial"/>
          <w:sz w:val="24"/>
          <w:szCs w:val="24"/>
          <w:lang w:val="en-CA" w:eastAsia="en-CA"/>
        </w:rPr>
        <w:t xml:space="preserve"> 22</w:t>
      </w:r>
      <w:r w:rsidRPr="0032287F" w:rsidR="0067063F">
        <w:rPr>
          <w:rFonts w:ascii="Arial" w:hAnsi="Arial" w:eastAsia="Times New Roman" w:cs="Arial"/>
          <w:sz w:val="24"/>
          <w:szCs w:val="24"/>
          <w:lang w:val="en-CA" w:eastAsia="en-CA"/>
        </w:rPr>
        <w:t>º</w:t>
      </w:r>
      <w:r w:rsidR="0067063F">
        <w:rPr>
          <w:rFonts w:ascii="Arial" w:hAnsi="Arial" w:eastAsia="Times New Roman" w:cs="Arial"/>
          <w:sz w:val="24"/>
          <w:szCs w:val="24"/>
          <w:lang w:val="en-CA" w:eastAsia="en-CA"/>
        </w:rPr>
        <w:t>C</w:t>
      </w:r>
      <w:r w:rsidR="007E408A">
        <w:rPr>
          <w:rFonts w:ascii="Arial" w:hAnsi="Arial" w:eastAsia="Times New Roman" w:cs="Arial"/>
          <w:sz w:val="24"/>
          <w:szCs w:val="24"/>
          <w:lang w:val="en-CA" w:eastAsia="en-CA"/>
        </w:rPr>
        <w:t xml:space="preserve"> treatment demonstrated that </w:t>
      </w:r>
      <w:r w:rsidR="007E408A">
        <w:rPr>
          <w:rFonts w:ascii="Arial" w:hAnsi="Arial" w:eastAsia="Times New Roman" w:cs="Arial"/>
          <w:i/>
          <w:iCs/>
          <w:sz w:val="24"/>
          <w:szCs w:val="24"/>
          <w:lang w:val="en-CA" w:eastAsia="en-CA"/>
        </w:rPr>
        <w:t xml:space="preserve">P. californicus </w:t>
      </w:r>
      <w:r w:rsidR="0067063F">
        <w:rPr>
          <w:rFonts w:ascii="Arial" w:hAnsi="Arial" w:eastAsia="Times New Roman" w:cs="Arial"/>
          <w:sz w:val="24"/>
          <w:szCs w:val="24"/>
          <w:lang w:val="en-CA" w:eastAsia="en-CA"/>
        </w:rPr>
        <w:t xml:space="preserve">were under extreme physiological stress during our experiment. Furthermore, stiffening behaviour was </w:t>
      </w:r>
      <w:r w:rsidR="007556BF">
        <w:rPr>
          <w:rFonts w:ascii="Arial" w:hAnsi="Arial" w:eastAsia="Times New Roman" w:cs="Arial"/>
          <w:sz w:val="24"/>
          <w:szCs w:val="24"/>
          <w:lang w:val="en-CA" w:eastAsia="en-CA"/>
        </w:rPr>
        <w:t>significantly affected by heat treatments</w:t>
      </w:r>
      <w:r w:rsidR="00E13CA9">
        <w:rPr>
          <w:rFonts w:ascii="Arial" w:hAnsi="Arial" w:eastAsia="Times New Roman" w:cs="Arial"/>
          <w:sz w:val="24"/>
          <w:szCs w:val="24"/>
          <w:lang w:val="en-CA" w:eastAsia="en-CA"/>
        </w:rPr>
        <w:t xml:space="preserve">, suggesting that </w:t>
      </w:r>
      <w:r w:rsidR="00CE1BD3">
        <w:rPr>
          <w:rFonts w:ascii="Arial" w:hAnsi="Arial" w:eastAsia="Times New Roman" w:cs="Arial"/>
          <w:sz w:val="24"/>
          <w:szCs w:val="24"/>
          <w:lang w:val="en-CA" w:eastAsia="en-CA"/>
        </w:rPr>
        <w:t>physiological mechanisms behind stiffening were impaired by thermal stress. We did not observe a</w:t>
      </w:r>
      <w:r w:rsidR="007D761E">
        <w:rPr>
          <w:rFonts w:ascii="Arial" w:hAnsi="Arial" w:eastAsia="Times New Roman" w:cs="Arial"/>
          <w:sz w:val="24"/>
          <w:szCs w:val="24"/>
          <w:lang w:val="en-CA" w:eastAsia="en-CA"/>
        </w:rPr>
        <w:t xml:space="preserve"> link between </w:t>
      </w:r>
      <w:r w:rsidR="0057406C">
        <w:rPr>
          <w:rFonts w:ascii="Arial" w:hAnsi="Arial" w:eastAsia="Times New Roman" w:cs="Arial"/>
          <w:sz w:val="24"/>
          <w:szCs w:val="24"/>
          <w:lang w:val="en-CA" w:eastAsia="en-CA"/>
        </w:rPr>
        <w:t xml:space="preserve">evisceration and temperature treatment but did find further evidence in support of seasonal evisceration of digestive tract organs. </w:t>
      </w:r>
      <w:r w:rsidR="00D21D47">
        <w:rPr>
          <w:rFonts w:ascii="Arial" w:hAnsi="Arial" w:eastAsia="Times New Roman" w:cs="Arial"/>
          <w:sz w:val="24"/>
          <w:szCs w:val="24"/>
          <w:lang w:val="en-CA" w:eastAsia="en-CA"/>
        </w:rPr>
        <w:t xml:space="preserve">We also observed the traumatic and lethal expulsion of respiratory tract in two heat treated individuals. Our study provides evidence that wasting is not solely triggered by heat stress. Instead, further studies should </w:t>
      </w:r>
      <w:r w:rsidR="00A86C7D">
        <w:rPr>
          <w:rFonts w:ascii="Arial" w:hAnsi="Arial" w:eastAsia="Times New Roman" w:cs="Arial"/>
          <w:sz w:val="24"/>
          <w:szCs w:val="24"/>
          <w:lang w:val="en-CA" w:eastAsia="en-CA"/>
        </w:rPr>
        <w:t xml:space="preserve">investigate </w:t>
      </w:r>
      <w:r w:rsidR="00D22BD7">
        <w:rPr>
          <w:rFonts w:ascii="Arial" w:hAnsi="Arial" w:eastAsia="Times New Roman" w:cs="Arial"/>
          <w:sz w:val="24"/>
          <w:szCs w:val="24"/>
          <w:lang w:val="en-CA" w:eastAsia="en-CA"/>
        </w:rPr>
        <w:t xml:space="preserve">other potential abiotic triggers in addition to potential pathogenic </w:t>
      </w:r>
      <w:r w:rsidR="00B8423F">
        <w:rPr>
          <w:rFonts w:ascii="Arial" w:hAnsi="Arial" w:eastAsia="Times New Roman" w:cs="Arial"/>
          <w:sz w:val="24"/>
          <w:szCs w:val="24"/>
          <w:lang w:val="en-CA" w:eastAsia="en-CA"/>
        </w:rPr>
        <w:t xml:space="preserve">agents. </w:t>
      </w:r>
      <w:r w:rsidR="005522C6">
        <w:rPr>
          <w:rFonts w:ascii="Arial" w:hAnsi="Arial" w:eastAsia="Times New Roman" w:cs="Arial"/>
          <w:sz w:val="24"/>
          <w:szCs w:val="24"/>
          <w:lang w:val="en-CA" w:eastAsia="en-CA"/>
        </w:rPr>
        <w:t xml:space="preserve">The ecological and economic importance of </w:t>
      </w:r>
      <w:r w:rsidR="005522C6">
        <w:rPr>
          <w:rFonts w:ascii="Arial" w:hAnsi="Arial" w:eastAsia="Times New Roman" w:cs="Arial"/>
          <w:i/>
          <w:iCs/>
          <w:sz w:val="24"/>
          <w:szCs w:val="24"/>
          <w:lang w:val="en-CA" w:eastAsia="en-CA"/>
        </w:rPr>
        <w:t xml:space="preserve">P. californicus </w:t>
      </w:r>
      <w:r w:rsidR="005522C6">
        <w:rPr>
          <w:rFonts w:ascii="Arial" w:hAnsi="Arial" w:eastAsia="Times New Roman" w:cs="Arial"/>
          <w:sz w:val="24"/>
          <w:szCs w:val="24"/>
          <w:lang w:val="en-CA" w:eastAsia="en-CA"/>
        </w:rPr>
        <w:t>demands that</w:t>
      </w:r>
      <w:r w:rsidR="00421A44">
        <w:rPr>
          <w:rFonts w:ascii="Arial" w:hAnsi="Arial" w:eastAsia="Times New Roman" w:cs="Arial"/>
          <w:sz w:val="24"/>
          <w:szCs w:val="24"/>
          <w:lang w:val="en-CA" w:eastAsia="en-CA"/>
        </w:rPr>
        <w:t xml:space="preserve"> the causal agents of wasting be identified in order to prevent future catastrophic mortality events in sea cucumbers and other echinoderms. </w:t>
      </w:r>
      <w:r w:rsidR="00EB0E0A">
        <w:rPr>
          <w:rFonts w:ascii="Arial" w:hAnsi="Arial" w:eastAsia="Times New Roman" w:cs="Arial"/>
          <w:b/>
          <w:bCs/>
          <w:sz w:val="24"/>
          <w:szCs w:val="24"/>
          <w:lang w:val="en-CA" w:eastAsia="en-CA"/>
        </w:rPr>
        <w:br w:type="page"/>
      </w:r>
    </w:p>
    <w:p w:rsidRPr="003B512E" w:rsidR="008511B2" w:rsidP="00236D1A" w:rsidRDefault="008511B2" w14:paraId="41F405A8" w14:textId="3CA1A0C8">
      <w:pPr>
        <w:pStyle w:val="Heading1"/>
        <w:rPr>
          <w:b w:val="0"/>
          <w:bCs w:val="0"/>
          <w:i/>
          <w:iCs/>
        </w:rPr>
      </w:pPr>
      <w:r w:rsidRPr="00236D1A">
        <w:lastRenderedPageBreak/>
        <w:t>Keywords</w:t>
      </w:r>
      <w:r w:rsidR="003B512E">
        <w:t xml:space="preserve"> </w:t>
      </w:r>
      <w:r w:rsidR="003B512E">
        <w:rPr>
          <w:b w:val="0"/>
          <w:bCs w:val="0"/>
          <w:i/>
          <w:iCs/>
        </w:rPr>
        <w:t xml:space="preserve">Wasting disease, echinoderma, sea cucumber, skin ulceration syndrome, </w:t>
      </w:r>
      <w:r w:rsidR="00C618CC">
        <w:rPr>
          <w:b w:val="0"/>
          <w:bCs w:val="0"/>
          <w:i/>
          <w:iCs/>
        </w:rPr>
        <w:t>thermal stress</w:t>
      </w:r>
    </w:p>
    <w:p w:rsidRPr="0032287F" w:rsidR="009F5046" w:rsidP="007748FD" w:rsidRDefault="009F5046" w14:paraId="7D1C53AB" w14:textId="1ECCE84F">
      <w:pPr>
        <w:pStyle w:val="Heading1"/>
      </w:pPr>
      <w:r w:rsidRPr="0032287F">
        <w:t>Introduction</w:t>
      </w:r>
    </w:p>
    <w:p w:rsidRPr="0032287F" w:rsidR="009F5046" w:rsidP="009F5046" w:rsidRDefault="009F5046" w14:paraId="42C2C048" w14:textId="4EC97747">
      <w:pPr>
        <w:spacing w:after="0" w:line="480" w:lineRule="auto"/>
        <w:ind w:firstLine="720"/>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 xml:space="preserve">Anthropogenic climate change is increasing the intensity, duration, size and frequency of marine heat waves across the globe with potentially catastrophic effects on organism fitness, marine ecosystems and human economies </w:t>
      </w:r>
      <w:r w:rsidRPr="0032287F">
        <w:rPr>
          <w:rFonts w:ascii="Arial" w:hAnsi="Arial" w:eastAsia="Times New Roman" w:cs="Arial"/>
          <w:sz w:val="24"/>
          <w:szCs w:val="24"/>
          <w:lang w:val="en-CA" w:eastAsia="en-CA"/>
        </w:rPr>
        <w:fldChar w:fldCharType="begin" w:fldLock="1"/>
      </w:r>
      <w:r w:rsidRPr="0032287F">
        <w:rPr>
          <w:rFonts w:ascii="Arial" w:hAnsi="Arial" w:eastAsia="Times New Roman" w:cs="Arial"/>
          <w:sz w:val="24"/>
          <w:szCs w:val="24"/>
          <w:lang w:val="en-CA" w:eastAsia="en-CA"/>
        </w:rPr>
        <w:instrText>ADDIN CSL_CITATION {"citationItems":[{"id":"ITEM-1","itemData":{"DOI":"10.1038/s41586-018-0383-9","ISSN":"14764687","PMID":"30111788","abstract":"Marine heatwaves (MHWs) are periods of extreme warm sea surface temperature that persist for days to months1 and can extend up to thousands of kilometres2. Some of the recently observed marine heatwaves revealed the high vulnerability of marine ecosystems3–11 and fisheries12–14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changes.","author":[{"dropping-particle":"","family":"Frölicher","given":"Thomas L.","non-dropping-particle":"","parse-names":false,"suffix":""},{"dropping-particle":"","family":"Fischer","given":"Erich M.","non-dropping-particle":"","parse-names":false,"suffix":""},{"dropping-particle":"","family":"Gruber","given":"Nicolas","non-dropping-particle":"","parse-names":false,"suffix":""}],"container-title":"Nature","id":"ITEM-1","issue":"7718","issued":{"date-parts":[["2018"]]},"page":"360-364","publisher":"Springer US","title":"Marine heatwaves under global warming","type":"article-journal","volume":"560"},"uris":["http://www.mendeley.com/documents/?uuid=4eb8bd03-d068-4b8e-bfed-a842d00e84b1"]},{"id":"ITEM-2","itemData":{"abstract":"IPCC, 2021: Summary for Policymakers. In: Climate Change 2021: The Physical Science Basis. Contribution of Working Group I to the Sixth Assessment Report of the Intergovernmental Panel on Climate Change [Masson-Delmotte, V., P. Zhai, A. Pirani, S. L. Connors, C. Péan, S. Berger, N. Caud, Y. Chen, L. Goldfarb, M. I. Gomis, M. Huang, K. Leitzell, E. Lonnoy, J.B.R. Matthews, T. K. Maycock, T. Waterfield, O. Yelekçi, R. Yu and B. Zhou (eds.)]. Cambridge University Press. In Press. This Summary for Policymakers (SPM) presents key findings of the Working Group I (WGI) contribution to the IPCC’s Sixth Assessment Report (AR6)1 on the physical science basis of climate change. The report builds upon the 2013 Working Group I contribution to the IPCC’s Fifth Assessment Report (AR5) and the 2018–2019 IPCC Special Reports2 of the AR6 cycle and incorporates subsequent new evidence from climate science3. This","author":[{"dropping-particle":"","family":"Allan","given":"Richard P.","non-dropping-particle":"","parse-names":false,"suffix":""},{"dropping-particle":"","family":"Arias","given":"Paola A.","non-dropping-particle":"","parse-names":false,"suffix":""},{"dropping-particle":"","family":"Berger","given":"Sophie","non-dropping-particle":"","parse-names":false,"suffix":""},{"dropping-particle":"","family":"Canadell","given":"Josep G.","non-dropping-particle":"","parse-names":false,"suffix":""},{"dropping-particle":"","family":"Cassou","given":"Cristophe","non-dropping-particle":"","parse-names":false,"suffix":""},{"dropping-particle":"","family":"Chen","given":"Deliang","non-dropping-particle":"","parse-names":false,"suffix":""},{"dropping-particle":"","family":"Cherchi","given":"Annalisa","non-dropping-particle":"","parse-names":false,"suffix":""},{"dropping-particle":"","family":"Connors","given":"Sarah L.","non-dropping-particle":"","parse-names":false,"suffix":""},{"dropping-particle":"","family":"Coppola","given":"Erika","non-dropping-particle":"","parse-names":false,"suffix":""},{"dropping-particle":"","family":"Cruz","given":"Faye Abigail","non-dropping-particle":"","parse-names":false,"suffix":""},{"dropping-particle":"","family":"Diongue-Niang","given":"Aïda","non-dropping-particle":"","parse-names":false,"suffix":""},{"dropping-particle":"","family":"Doblas-Reyes","given":"Francisco J.","non-dropping-particle":"","parse-names":false,"suffix":""},{"dropping-particle":"","family":"Douville","given":"Hervé","non-dropping-particle":"","parse-names":false,"suffix":""},{"dropping-particle":"","family":"Driouech","given":"Fatima","non-dropping-particle":"","parse-names":false,"suffix":""},{"dropping-particle":"","family":"Edwards","given":"Tamsin L.","non-dropping-particle":"","parse-names":false,"suffix":""},{"dropping-particle":"","family":"Engelbrecht","given":"François","non-dropping-particle":"","parse-names":false,"suffix":""},{"dropping-particle":"","family":"Eyring","given":"Veronika","non-dropping-particle":"","parse-names":false,"suffix":""},{"dropping-particle":"","family":"Fischer","given":"Erich","non-dropping-particle":"","parse-names":false,"suffix":""},{"dropping-particle":"","family":"Flato","given":"Gregory M.","non-dropping-particle":"","parse-names":false,"suffix":""},{"dropping-particle":"","family":"Forster","given":"Piers","non-dropping-particle":"","parse-names":false,"suffix":""},{"dropping-particle":"","family":"Fox-Kemper","given":"Baylor","non-dropping-particle":"","parse-names":false,"suffix":""},{"dropping-particle":"","family":"Fuglestvedt","given":"Jan S.","non-dropping-particle":"","parse-names":false,"suffix":""},{"dropping-particle":"","family":"Fyfe","given":"John C.","non-dropping-particle":"","parse-names":false,"suffix":""},{"dropping-particle":"","family":"Gillett","given":"Nathan P.","non-dropping-particle":"","parse-names":false,"suffix":""},{"dropping-particle":"","family":"Gomis","given":"Melissa I.","non-dropping-particle":"","parse-names":false,"suffix":""},{"dropping-particle":"","family":"Gulev","given":"Sergey K.","non-dropping-particle":"","parse-names":false,"suffix":""},{"dropping-particle":"","family":"Gutiérrez","given":"José Manuel","non-dropping-particle":"","parse-names":false,"suffix":""},{"dropping-particle":"","family":"Hamdi","given":"Rafiq","non-dropping-particle":"","parse-names":false,"suffix":""},{"dropping-particle":"","family":"Harold","given":"Jordan","non-dropping-particle":"","parse-names":false,"suffix":""},{"dropping-particle":"","family":"Hauser","given":"Mathias","non-dropping-particle":"","parse-names":false,"suffix":""},{"dropping-particle":"","family":"Hawkins","given":"Ed","non-dropping-particle":"","parse-names":false,"suffix":""},{"dropping-particle":"","family":"Hewitt","given":"Helene T.","non-dropping-particle":"","parse-names":false,"suffix":""},{"dropping-particle":"","family":"Johansen","given":"Tom Gabriel","non-dropping-particle":"","parse-names":false,"suffix":""},{"dropping-particle":"","family":"Jones","given":"Christopher","non-dropping-particle":"","parse-names":false,"suffix":""},{"dropping-particle":"","family":"Jones","given":"Richard G.","non-dropping-particle":"","parse-names":false,"suffix":""},{"dropping-particle":"","family":"Kaufman","given":"Darrell S.","non-dropping-particle":"","parse-names":false,"suffix":""},{"dropping-particle":"","family":"Klimont","given":"Zbigniew","non-dropping-particle":"","parse-names":false,"suffix":""},{"dropping-particle":"","family":"Kopp","given":"Robert E.","non-dropping-particle":"","parse-names":false,"suffix":""},{"dropping-particle":"","family":"Koven","given":"Charles","non-dropping-particle":"","parse-names":false,"suffix":""},{"dropping-particle":"","family":"Krinner","given":"Gerhard","non-dropping-particle":"","parse-names":false,"suffix":""},{"dropping-particle":"","family":"Lee","given":"June-Yi","non-dropping-particle":"","parse-names":false,"suffix":""},{"dropping-particle":"","family":"Lorenzoni","given":"Irene","non-dropping-particle":"","parse-names":false,"suffix":""},{"dropping-particle":"","family":"Marotzke","given":"Jochem","non-dropping-particle":"","parse-names":false,"suffix":""},{"dropping-particle":"","family":"Masson-Delmotte","given":"Valérie","non-dropping-particle":"","parse-names":false,"suffix":""},{"dropping-particle":"","family":"Maycock","given":"Thomas K.","non-dropping-particle":"","parse-names":false,"suffix":""},{"dropping-particle":"","family":"Meinshausen","given":"Malte","non-dropping-particle":"","parse-names":false,"suffix":""},{"dropping-particle":"","family":"Monteiro","given":"Pedro M.S.","non-dropping-particle":"","parse-names":false,"suffix":""},{"dropping-particle":"","family":"Morelli","given":"Angela","non-dropping-particle":"","parse-names":false,"suffix":""},{"dropping-particle":"","family":"Naik","given":"Vaishali","non-dropping-particle":"","parse-names":false,"suffix":""},{"dropping-particle":"","family":"Notz","given":"Dirk","non-dropping-particle":"","parse-names":false,"suffix":""},{"dropping-particle":"","family":"Otto","given":"Friederike","non-dropping-particle":"","parse-names":false,"suffix":""},{"dropping-particle":"","family":"Palmer","given":"Matthew D.","non-dropping-particle":"","parse-names":false,"suffix":""},{"dropping-particle":"","family":"Pinto","given":"Izidine","non-dropping-particle":"","parse-names":false,"suffix":""},{"dropping-particle":"","family":"Pirani","given":"Anna","non-dropping-particle":"","parse-names":false,"suffix":""},{"dropping-particle":"","family":"Plattner","given":"Gian-Kasper","non-dropping-particle":"","parse-names":false,"suffix":""},{"dropping-particle":"","family":"Raghavan","given":"Krishnan","non-dropping-particle":"","parse-names":false,"suffix":""},{"dropping-particle":"","family":"Ranasinghe","given":"Roshanka","non-dropping-particle":"","parse-names":false,"suffix":""},{"dropping-particle":"","family":"Rogelj","given":"Joeri","non-dropping-particle":"","parse-names":false,"suffix":""},{"dropping-particle":"","family":"Rojas","given":"Maisa","non-dropping-particle":"","parse-names":false,"suffix":""},{"dropping-particle":"","family":"Ruane","given":"Alex C.","non-dropping-particle":"","parse-names":false,"suffix":""},{"dropping-particle":"","family":"Sallée","given":"Jean-Baptiste","non-dropping-particle":"","parse-names":false,"suffix":""},{"dropping-particle":"","family":"Samset","given":"Bjørn H.","non-dropping-particle":"","parse-names":false,"suffix":""},{"dropping-particle":"","family":"Seneviratne","given":"Sonia I.","non-dropping-particle":"","parse-names":false,"suffix":""},{"dropping-particle":"","family":"Sillmann","given":"Jana","non-dropping-particle":"","parse-names":false,"suffix":""},{"dropping-particle":"","family":"Sörensson","given":"Anna A.","non-dropping-particle":"","parse-names":false,"suffix":""},{"dropping-particle":"","family":"Stephenson","given":"Tannecia S.","non-dropping-particle":"","parse-names":false,"suffix":""},{"dropping-particle":"","family":"Storelvmo","given":"Trude","non-dropping-particle":"","parse-names":false,"suffix":""},{"dropping-particle":"","family":"Szopa","given":"Sophie","non-dropping-particle":"","parse-names":false,"suffix":""},{"dropping-particle":"","family":"Thorne","given":"Peter W.","non-dropping-particle":"","parse-names":false,"suffix":""},{"dropping-particle":"","family":"Trewin","given":"Blair","non-dropping-particle":"","parse-names":false,"suffix":""},{"dropping-particle":"","family":"Vautard","given":"Robert","non-dropping-particle":"","parse-names":false,"suffix":""},{"dropping-particle":"","family":"Vera","given":"Carolina","non-dropping-particle":"","parse-names":false,"suffix":""},{"dropping-particle":"","family":"Yassaa","given":"Noureddine","non-dropping-particle":"","parse-names":false,"suffix":""},{"dropping-particle":"","family":"Zaehle","given":"Sönke","non-dropping-particle":"","parse-names":false,"suffix":""},{"dropping-particle":"","family":"Zhai","given":"Panmao","non-dropping-particle":"","parse-names":false,"suffix":""},{"dropping-particle":"","family":"Zhang","given":"Xuebin","non-dropping-particle":"","parse-names":false,"suffix":""},{"dropping-particle":"","family":"Zickfeld","given":"Kirsten","non-dropping-particle":"","parse-names":false,"suffix":""}],"container-title":"Cambridge University Press. In Press.","id":"ITEM-2","issued":{"date-parts":[["2021"]]},"page":"42","title":"IPCC: Climate Change 2021: The Physical Science Basis","type":"article-journal"},"uris":["http://www.mendeley.com/documents/?uuid=2ab9a7bb-0602-4ee1-8423-f090e009fb88"]}],"mendeley":{"formattedCitation":"(Allan et al., 2021; Frölicher et al., 2018)","plainTextFormattedCitation":"(Allan et al., 2021; Frölicher et al., 2018)","previouslyFormattedCitation":"(Allan et al., 2021; Frölicher et al., 2018)"},"properties":{"noteIndex":0},"schema":"https://github.com/citation-style-language/schema/raw/master/csl-citation.json"}</w:instrText>
      </w:r>
      <w:r w:rsidRPr="0032287F">
        <w:rPr>
          <w:rFonts w:ascii="Arial" w:hAnsi="Arial" w:eastAsia="Times New Roman" w:cs="Arial"/>
          <w:sz w:val="24"/>
          <w:szCs w:val="24"/>
          <w:lang w:val="en-CA" w:eastAsia="en-CA"/>
        </w:rPr>
        <w:fldChar w:fldCharType="separate"/>
      </w:r>
      <w:r w:rsidRPr="0032287F">
        <w:rPr>
          <w:rFonts w:ascii="Arial" w:hAnsi="Arial" w:eastAsia="Times New Roman" w:cs="Arial"/>
          <w:noProof/>
          <w:sz w:val="24"/>
          <w:szCs w:val="24"/>
          <w:lang w:val="en-CA" w:eastAsia="en-CA"/>
        </w:rPr>
        <w:t>(Allan et al., 2021; Frölicher et al., 2018)</w:t>
      </w:r>
      <w:r w:rsidRPr="0032287F">
        <w:rPr>
          <w:rFonts w:ascii="Arial" w:hAnsi="Arial" w:eastAsia="Times New Roman" w:cs="Arial"/>
          <w:sz w:val="24"/>
          <w:szCs w:val="24"/>
          <w:lang w:val="en-CA" w:eastAsia="en-CA"/>
        </w:rPr>
        <w:fldChar w:fldCharType="end"/>
      </w:r>
      <w:r w:rsidRPr="0032287F">
        <w:rPr>
          <w:rFonts w:ascii="Arial" w:hAnsi="Arial" w:eastAsia="Times New Roman" w:cs="Arial"/>
          <w:sz w:val="24"/>
          <w:szCs w:val="24"/>
          <w:lang w:val="en-CA" w:eastAsia="en-CA"/>
        </w:rPr>
        <w:t xml:space="preserve">. These extreme climatic events often cause immediate and mass mortality at all trophic levels from thermal stress, starvation, </w:t>
      </w:r>
      <w:r w:rsidRPr="0032287F" w:rsidR="00E87D90">
        <w:rPr>
          <w:rFonts w:ascii="Arial" w:hAnsi="Arial" w:eastAsia="Times New Roman" w:cs="Arial"/>
          <w:sz w:val="24"/>
          <w:szCs w:val="24"/>
          <w:lang w:val="en-CA" w:eastAsia="en-CA"/>
        </w:rPr>
        <w:t>toxicity,</w:t>
      </w:r>
      <w:r w:rsidRPr="0032287F">
        <w:rPr>
          <w:rFonts w:ascii="Arial" w:hAnsi="Arial" w:eastAsia="Times New Roman" w:cs="Arial"/>
          <w:sz w:val="24"/>
          <w:szCs w:val="24"/>
          <w:lang w:val="en-CA" w:eastAsia="en-CA"/>
        </w:rPr>
        <w:t xml:space="preserve"> and hypoxia</w:t>
      </w:r>
      <w:r w:rsidRPr="0032287F">
        <w:rPr>
          <w:rFonts w:ascii="Arial" w:hAnsi="Arial" w:eastAsia="Times New Roman" w:cs="Arial"/>
          <w:color w:val="000000"/>
          <w:sz w:val="24"/>
          <w:szCs w:val="24"/>
          <w:shd w:val="clear" w:color="auto" w:fill="E1E3E6"/>
          <w:lang w:val="en-CA" w:eastAsia="en-CA"/>
        </w:rPr>
        <w:t xml:space="preserve"> (Cavole et al., 2016; Di Lorenzo &amp; Mantua, 2016; Suryan et al., 2021; von Biela et al., 2019)</w:t>
      </w:r>
      <w:r w:rsidRPr="0032287F">
        <w:rPr>
          <w:rFonts w:ascii="Arial" w:hAnsi="Arial" w:eastAsia="Times New Roman" w:cs="Arial"/>
          <w:sz w:val="24"/>
          <w:szCs w:val="24"/>
          <w:lang w:val="en-CA" w:eastAsia="en-CA"/>
        </w:rPr>
        <w:t xml:space="preserve">. </w:t>
      </w:r>
      <w:commentRangeStart w:id="2"/>
      <w:commentRangeStart w:id="3"/>
      <w:r w:rsidRPr="0032287F">
        <w:rPr>
          <w:rFonts w:ascii="Arial" w:hAnsi="Arial" w:eastAsia="Times New Roman" w:cs="Arial"/>
          <w:sz w:val="24"/>
          <w:szCs w:val="24"/>
          <w:lang w:val="en-CA" w:eastAsia="en-CA"/>
        </w:rPr>
        <w:t xml:space="preserve">For example, the 2014-2015 warm water anomaly in the Northeast Pacific Ocean triggered a harmful algal bloom which harmed salmon, tuna, and shellfish fisheries </w:t>
      </w:r>
      <w:r w:rsidRPr="0032287F">
        <w:rPr>
          <w:rFonts w:ascii="Arial" w:hAnsi="Arial" w:eastAsia="Times New Roman" w:cs="Arial"/>
          <w:color w:val="000000"/>
          <w:sz w:val="24"/>
          <w:szCs w:val="24"/>
          <w:shd w:val="clear" w:color="auto" w:fill="E1E3E6"/>
          <w:lang w:val="en-CA" w:eastAsia="en-CA"/>
        </w:rPr>
        <w:t>(Cavole et al., 2016; Di Lorenzo &amp; Mantua, 2016; Frölicher et al., 2018)</w:t>
      </w:r>
      <w:r w:rsidRPr="0032287F">
        <w:rPr>
          <w:rFonts w:ascii="Arial" w:hAnsi="Arial" w:eastAsia="Times New Roman" w:cs="Arial"/>
          <w:sz w:val="24"/>
          <w:szCs w:val="24"/>
          <w:lang w:val="en-CA" w:eastAsia="en-CA"/>
        </w:rPr>
        <w:t>. Th</w:t>
      </w:r>
      <w:r w:rsidR="002074BB">
        <w:rPr>
          <w:rFonts w:ascii="Arial" w:hAnsi="Arial" w:eastAsia="Times New Roman" w:cs="Arial"/>
          <w:sz w:val="24"/>
          <w:szCs w:val="24"/>
          <w:lang w:val="en-CA" w:eastAsia="en-CA"/>
        </w:rPr>
        <w:t xml:space="preserve">is </w:t>
      </w:r>
      <w:r w:rsidR="00793609">
        <w:rPr>
          <w:rFonts w:ascii="Arial" w:hAnsi="Arial" w:eastAsia="Times New Roman" w:cs="Arial"/>
          <w:sz w:val="24"/>
          <w:szCs w:val="24"/>
          <w:lang w:val="en-CA" w:eastAsia="en-CA"/>
        </w:rPr>
        <w:t>bloom</w:t>
      </w:r>
      <w:r w:rsidRPr="0032287F">
        <w:rPr>
          <w:rFonts w:ascii="Arial" w:hAnsi="Arial" w:eastAsia="Times New Roman" w:cs="Arial"/>
          <w:sz w:val="24"/>
          <w:szCs w:val="24"/>
          <w:lang w:val="en-CA" w:eastAsia="en-CA"/>
        </w:rPr>
        <w:t xml:space="preserve"> reduced the abundance of important mid-trophic prey species and caused the starvation of species from salmon to sea birds </w:t>
      </w:r>
      <w:r w:rsidRPr="0032287F">
        <w:rPr>
          <w:rFonts w:ascii="Arial" w:hAnsi="Arial" w:eastAsia="Times New Roman" w:cs="Arial"/>
          <w:color w:val="000000"/>
          <w:sz w:val="24"/>
          <w:szCs w:val="24"/>
          <w:shd w:val="clear" w:color="auto" w:fill="E1E3E6"/>
          <w:lang w:val="en-CA" w:eastAsia="en-CA"/>
        </w:rPr>
        <w:t>(Cavole et al., 2016; von Biela et al., 2019)</w:t>
      </w:r>
      <w:r w:rsidRPr="0032287F">
        <w:rPr>
          <w:rFonts w:ascii="Arial" w:hAnsi="Arial" w:eastAsia="Times New Roman" w:cs="Arial"/>
          <w:sz w:val="24"/>
          <w:szCs w:val="24"/>
          <w:lang w:val="en-CA" w:eastAsia="en-CA"/>
        </w:rPr>
        <w:t xml:space="preserve">. </w:t>
      </w:r>
      <w:commentRangeEnd w:id="2"/>
      <w:r w:rsidR="00494EB0">
        <w:rPr>
          <w:rStyle w:val="CommentReference"/>
        </w:rPr>
        <w:commentReference w:id="2"/>
      </w:r>
      <w:commentRangeEnd w:id="3"/>
      <w:r w:rsidR="00494EB0">
        <w:rPr>
          <w:rStyle w:val="CommentReference"/>
        </w:rPr>
        <w:commentReference w:id="3"/>
      </w:r>
      <w:r w:rsidRPr="0032287F">
        <w:rPr>
          <w:rFonts w:ascii="Arial" w:hAnsi="Arial" w:eastAsia="Times New Roman" w:cs="Arial"/>
          <w:sz w:val="24"/>
          <w:szCs w:val="24"/>
          <w:lang w:val="en-CA" w:eastAsia="en-CA"/>
        </w:rPr>
        <w:t xml:space="preserve">Marine heat waves can also impact marine ecosystems more subtly by impacting biological processes including foraging </w:t>
      </w:r>
      <w:r w:rsidR="00D449BE">
        <w:rPr>
          <w:rFonts w:ascii="Arial" w:hAnsi="Arial" w:eastAsia="Times New Roman" w:cs="Arial"/>
          <w:sz w:val="24"/>
          <w:szCs w:val="24"/>
          <w:lang w:val="en-CA" w:eastAsia="en-CA"/>
        </w:rPr>
        <w:t xml:space="preserve">and movement </w:t>
      </w:r>
      <w:r w:rsidRPr="0032287F">
        <w:rPr>
          <w:rFonts w:ascii="Arial" w:hAnsi="Arial" w:eastAsia="Times New Roman" w:cs="Arial"/>
          <w:sz w:val="24"/>
          <w:szCs w:val="24"/>
          <w:lang w:val="en-CA" w:eastAsia="en-CA"/>
        </w:rPr>
        <w:t xml:space="preserve">behaviour </w:t>
      </w:r>
      <w:r w:rsidR="003C6654">
        <w:rPr>
          <w:rFonts w:ascii="Arial" w:hAnsi="Arial" w:eastAsia="Times New Roman" w:cs="Arial"/>
          <w:sz w:val="24"/>
          <w:szCs w:val="24"/>
          <w:lang w:val="en-CA" w:eastAsia="en-CA"/>
        </w:rPr>
        <w:fldChar w:fldCharType="begin" w:fldLock="1"/>
      </w:r>
      <w:r w:rsidR="00C67C80">
        <w:rPr>
          <w:rFonts w:ascii="Arial" w:hAnsi="Arial" w:eastAsia="Times New Roman" w:cs="Arial"/>
          <w:sz w:val="24"/>
          <w:szCs w:val="24"/>
          <w:lang w:val="en-CA" w:eastAsia="en-CA"/>
        </w:rPr>
        <w:instrText>ADDIN CSL_CITATION {"citationItems":[{"id":"ITEM-1","itemData":{"DOI":"10.1371/JOURNAL.PONE.0251499","ISSN":"19326203","PMID":"33984011","abstract":"The yellowtail rockfish, Sebastes flavidus, is a widespread and abundant mesopredator in the California Current Large Marine Ecosystem. We utilized stomach content and stable isotope analyses to investigate the trophic ecology of this species at three sites off central California just before (August–October 2013) and during (August and October 2014) a marine heat wave. Sebastes flavidus largely consumed pelagic prey (zooplankton and micronekton). Diets were dominated by tunicates (salps and pyrosomes), pelagic crustaceans (euphausiids, hyperid amphipods, larval decapods), and fishes, with the relative contribution of these prey taxa varying spatially (sample location, longitude, depth) and temporally (year, month), based on complementary multivariate analyses. Prey-specific indices demonstrated that individual S. flavidus diet composition typically was dominated by one of these prey groups, and that prey switching occurred based on the relative availability of prey and their energetic importance. Stable isotope analysis of δ15N indicated that the S. flavidus populations sampled in 2014 had been feeding at an elevated trophic position and more variable prey spectrum relative to 2013, probably as a consequence of greater piscivory and the incorporation of temporal changes in diet composition. Because its opportunistic feeding behavior reflects the dynamism and heterogeneity of the pelagic forage preyscape, S. flavidus may be an important ecosystem indicator species. For example, the novel incorporation of pyrosomes as a large portion of the diet of S. flavidus during 2013–2014 directly related to the massive increase in pyrosome abundance in the California Current during the 2014 marine heat wave.","author":[{"dropping-particle":"","family":"Chiu","given":"Jennifer A.","non-dropping-particle":"","parse-names":false,"suffix":""},{"dropping-particle":"","family":"Bizzarro","given":"Joseph J.","non-dropping-particle":"","parse-names":false,"suffix":""},{"dropping-particle":"","family":"Starr","given":"Richard M.","non-dropping-particle":"","parse-names":false,"suffix":""}],"container-title":"PLoS ONE","id":"ITEM-1","issue":"5 May","issued":{"date-parts":[["2021","5","1"]]},"publisher":"Public Library of Science","title":"Trophic ecology of yellowtail rockfish (Sebastes flavidus) during a marine heat wave off Central California, USA","type":"article-journal","volume":"16"},"uris":["http://www.mendeley.com/documents/?uuid=746f4be2-8be7-447e-ab38-baabab27be5a"]}],"mendeley":{"formattedCitation":"(Chiu et al., 2021)","plainTextFormattedCitation":"(Chiu et al., 2021)","previouslyFormattedCitation":"(Chiu et al., 2021)"},"properties":{"noteIndex":0},"schema":"https://github.com/citation-style-language/schema/raw/master/csl-citation.json"}</w:instrText>
      </w:r>
      <w:r w:rsidR="003C6654">
        <w:rPr>
          <w:rFonts w:ascii="Arial" w:hAnsi="Arial" w:eastAsia="Times New Roman" w:cs="Arial"/>
          <w:sz w:val="24"/>
          <w:szCs w:val="24"/>
          <w:lang w:val="en-CA" w:eastAsia="en-CA"/>
        </w:rPr>
        <w:fldChar w:fldCharType="separate"/>
      </w:r>
      <w:r w:rsidRPr="003C6654" w:rsidR="003C6654">
        <w:rPr>
          <w:rFonts w:ascii="Arial" w:hAnsi="Arial" w:eastAsia="Times New Roman" w:cs="Arial"/>
          <w:noProof/>
          <w:sz w:val="24"/>
          <w:szCs w:val="24"/>
          <w:lang w:val="en-CA" w:eastAsia="en-CA"/>
        </w:rPr>
        <w:t>(Chiu et al., 2021)</w:t>
      </w:r>
      <w:r w:rsidR="003C6654">
        <w:rPr>
          <w:rFonts w:ascii="Arial" w:hAnsi="Arial" w:eastAsia="Times New Roman" w:cs="Arial"/>
          <w:sz w:val="24"/>
          <w:szCs w:val="24"/>
          <w:lang w:val="en-CA" w:eastAsia="en-CA"/>
        </w:rPr>
        <w:fldChar w:fldCharType="end"/>
      </w:r>
      <w:r w:rsidRPr="0032287F">
        <w:rPr>
          <w:rFonts w:ascii="Arial" w:hAnsi="Arial" w:eastAsia="Times New Roman" w:cs="Arial"/>
          <w:sz w:val="24"/>
          <w:szCs w:val="24"/>
          <w:lang w:val="en-CA" w:eastAsia="en-CA"/>
        </w:rPr>
        <w:t>, reproducti</w:t>
      </w:r>
      <w:r w:rsidR="00C67C80">
        <w:rPr>
          <w:rFonts w:ascii="Arial" w:hAnsi="Arial" w:eastAsia="Times New Roman" w:cs="Arial"/>
          <w:sz w:val="24"/>
          <w:szCs w:val="24"/>
          <w:lang w:val="en-CA" w:eastAsia="en-CA"/>
        </w:rPr>
        <w:t xml:space="preserve">on </w:t>
      </w:r>
      <w:r w:rsidR="00AE7824">
        <w:rPr>
          <w:rFonts w:ascii="Arial" w:hAnsi="Arial" w:eastAsia="Times New Roman" w:cs="Arial"/>
          <w:sz w:val="24"/>
          <w:szCs w:val="24"/>
          <w:lang w:val="en-CA" w:eastAsia="en-CA"/>
        </w:rPr>
        <w:fldChar w:fldCharType="begin" w:fldLock="1"/>
      </w:r>
      <w:r w:rsidR="0017270E">
        <w:rPr>
          <w:rFonts w:ascii="Arial" w:hAnsi="Arial" w:eastAsia="Times New Roman" w:cs="Arial"/>
          <w:sz w:val="24"/>
          <w:szCs w:val="24"/>
          <w:lang w:val="en-CA" w:eastAsia="en-CA"/>
        </w:rPr>
        <w:instrText>ADDIN CSL_CITATION {"citationItems":[{"id":"ITEM-1","itemData":{"DOI":"10.1002/LNO.11331","ISSN":"19395590","abstract":"To investigate the timing and intensity of winter spawning by coastal invertebrates, we enumerated embryos in plankton samples collected in daily time series from January to March of 2014 (79 d), 2015 (73 d), and 2016 (74 d). Samples were collected near the mouth of the Coos Bay estuary in Oregon. We enumerated several hundred different morphologically distinct types of embryos and larvae representing at least five phyla. Forty-three embryo types were abundant enough (abundance &gt; 500 over the time series) to enable statistical analysis. Twenty of these types were identified using genetic barcoding of which there were four nemerteans, four gastropods, four chitons, five polychaetes, and two echinoderms. In winter 2014, hydrographic conditions were similar to average historical values. Conditions in 2015 and 2016 were characterized by marine heat waves (MHWs). In 2015, the “warm blob”—anomalously warm water in the Northeastern Pacific—affected conditions and in 2016, there was a strong El Niño. In 2015 and 2016, winter spawning intensity was orders of magnitude lower than in 2014 and many taxa failed to spawn (11 and 24 in 2015 and 2016, respectively); spawning appears to have been adversely impacted by the MHWs. The MHW of 2015 has been attributed to anthropogenic global climate change while the 2016 El Niño may have been strengthened by climate change. The frequency, intensity, and duration of MHW are projected to increase dramatically with global warming, which may adversely affect reproduction and recruitment by numerous marine taxa.","author":[{"dropping-particle":"","family":"Shanks","given":"Alan L.","non-dropping-particle":"","parse-names":false,"suffix":""},{"dropping-particle":"","family":"Rasmuson","given":"Leif K.","non-dropping-particle":"","parse-names":false,"suffix":""},{"dropping-particle":"","family":"Valley","given":"Jenna R.","non-dropping-particle":"","parse-names":false,"suffix":""},{"dropping-particle":"","family":"Jarvis","given":"Marley A.","non-dropping-particle":"","parse-names":false,"suffix":""},{"dropping-particle":"","family":"Salant","given":"Carly","non-dropping-particle":"","parse-names":false,"suffix":""},{"dropping-particle":"","family":"Sutherland","given":"David A.","non-dropping-particle":"","parse-names":false,"suffix":""},{"dropping-particle":"","family":"Lamont","given":"Eleanor I.","non-dropping-particle":"","parse-names":false,"suffix":""},{"dropping-particle":"","family":"Hainey","given":"MacKenna A.H.","non-dropping-particle":"","parse-names":false,"suffix":""},{"dropping-particle":"","family":"Emlet","given":"Richard B.","non-dropping-particle":"","parse-names":false,"suffix":""}],"container-title":"Limnology and Oceanography","id":"ITEM-1","issue":"3","issued":{"date-parts":[["2020","3","1"]]},"page":"627-636","publisher":"Wiley Blackwell","title":"Marine heat waves, climate change, and failed spawning by coastal invertebrates","type":"article-journal","volume":"65"},"uris":["http://www.mendeley.com/documents/?uuid=e9aebf24-3637-43ca-bc29-66d2620f0d06"]}],"mendeley":{"formattedCitation":"(Shanks et al., 2020)","plainTextFormattedCitation":"(Shanks et al., 2020)","previouslyFormattedCitation":"(Shanks et al., 2020)"},"properties":{"noteIndex":0},"schema":"https://github.com/citation-style-language/schema/raw/master/csl-citation.json"}</w:instrText>
      </w:r>
      <w:r w:rsidR="00AE7824">
        <w:rPr>
          <w:rFonts w:ascii="Arial" w:hAnsi="Arial" w:eastAsia="Times New Roman" w:cs="Arial"/>
          <w:sz w:val="24"/>
          <w:szCs w:val="24"/>
          <w:lang w:val="en-CA" w:eastAsia="en-CA"/>
        </w:rPr>
        <w:fldChar w:fldCharType="separate"/>
      </w:r>
      <w:r w:rsidRPr="00AE7824" w:rsidR="00AE7824">
        <w:rPr>
          <w:rFonts w:ascii="Arial" w:hAnsi="Arial" w:eastAsia="Times New Roman" w:cs="Arial"/>
          <w:noProof/>
          <w:sz w:val="24"/>
          <w:szCs w:val="24"/>
          <w:lang w:val="en-CA" w:eastAsia="en-CA"/>
        </w:rPr>
        <w:t>(Shanks et al., 2020)</w:t>
      </w:r>
      <w:r w:rsidR="00AE7824">
        <w:rPr>
          <w:rFonts w:ascii="Arial" w:hAnsi="Arial" w:eastAsia="Times New Roman" w:cs="Arial"/>
          <w:sz w:val="24"/>
          <w:szCs w:val="24"/>
          <w:lang w:val="en-CA" w:eastAsia="en-CA"/>
        </w:rPr>
        <w:fldChar w:fldCharType="end"/>
      </w:r>
      <w:r w:rsidRPr="0032287F">
        <w:rPr>
          <w:rFonts w:ascii="Arial" w:hAnsi="Arial" w:eastAsia="Times New Roman" w:cs="Arial"/>
          <w:sz w:val="24"/>
          <w:szCs w:val="24"/>
          <w:lang w:val="en-CA" w:eastAsia="en-CA"/>
        </w:rPr>
        <w:t xml:space="preserve">, and disease dynamics </w:t>
      </w:r>
      <w:r w:rsidRPr="0032287F" w:rsidR="00D449BE">
        <w:rPr>
          <w:rFonts w:ascii="Arial" w:hAnsi="Arial" w:eastAsia="Times New Roman" w:cs="Arial"/>
          <w:sz w:val="24"/>
          <w:szCs w:val="24"/>
          <w:lang w:val="en-CA" w:eastAsia="en-CA"/>
        </w:rPr>
        <w:fldChar w:fldCharType="begin" w:fldLock="1"/>
      </w:r>
      <w:r w:rsidRPr="0032287F" w:rsidR="00D449BE">
        <w:rPr>
          <w:rFonts w:ascii="Arial" w:hAnsi="Arial" w:eastAsia="Times New Roman" w:cs="Arial"/>
          <w:sz w:val="24"/>
          <w:szCs w:val="24"/>
          <w:lang w:val="en-CA" w:eastAsia="en-CA"/>
        </w:rPr>
        <w:instrText>ADDIN CSL_CITATION {"citationItems":[{"id":"ITEM-1","itemData":{"DOI":"10.1038/s41598-020-62118-4","abstract":"The first signs of sea star wasting disease (SSWD) epidemic occurred in just few months in 2013 along the entire North American Pacific coast. Disease dynamics did not manifest as the typical travelling wave of reaction-diffusion epidemiological model, suggesting that other environmental factors might have played some role. To help explore how external factors might trigger disease, we built a coupled oceanographic-epidemiological model and contrasted three hypotheses on the influence of temperature on disease transmission and pathogenicity. Models that linked mortality to sea surface temperature gave patterns more consistent with observed data on sea star wasting disease, which suggests that environmental stress could explain why some marine diseases seem to spread so fast and have region-wide impacts on host populations. In summer 2013, sea stars off the Washington coast began \"falling off the rocks-dead by the thousands\" 1. When similar reports came in from Alaska to Baja California, it became clear this was not an isolated event. Other large-scale marine disease outbreaks include white plague affecting reef-building corals across the Caribbean and Western Atlantic 2,3 , black abalone mass mortalities throughout southern and central California 4 , and the infamous Caribbean sea urchin die-off of the 1980s 5. Several hypotheses could explain how sea star wasting disease (SSWD) and other marine disease outbreaks occur so rapidly over such vast distances. For instance, some marine pathogens can spread faster than terrestrial pathogens via water currents or long-distance host movement 6. However, juvenile and adult sea stars move slowly, and the virus associated with SSWD was potentially detected using NS1/VP4 qPCR in sea star tissue samples dating back to 1942, although its past presence was not associated with mass mortality and large-scale disease outbreaks 7,8. The infectious agent might not be new, but the continental-scale die-offs appear to be. Marine disease outbreaks are often hypothesized to increase under environmental stress 9. On the other hand, infectious agents have their own thermal limits, and increased temperature can thereby reduce disease under some scenarios 10. Large-scale, basin-wide events, such as the El Niño Southern Oscillation (ENSO) and the recent warm-water anomaly of 2013-16 11-13 , can lead to rapid changes in temperature 14 , salinity 14 , pH 15 , nutrients 16 , and oxygen 17,18 that can stress marine organisms. Stress mi…","author":[{"dropping-particle":"","family":"Aalto","given":"A","non-dropping-particle":"","parse-names":false,"suffix":""},{"dropping-particle":"","family":"Lafferty","given":"K D","non-dropping-particle":"","parse-names":false,"suffix":""},{"dropping-particle":"","family":"Sokolow","given":"S H","non-dropping-particle":"","parse-names":false,"suffix":""},{"dropping-particle":"","family":"Grewelle","given":"R","non-dropping-particle":"","parse-names":false,"suffix":""},{"dropping-particle":"","family":"Boch","given":"A","non-dropping-particle":"","parse-names":false,"suffix":""},{"dropping-particle":"","family":"Bograd","given":"S J","non-dropping-particle":"","parse-names":false,"suffix":""},{"dropping-particle":"","family":"Hazen","given":"L","non-dropping-particle":"","parse-names":false,"suffix":""},{"dropping-particle":"","family":"Jacox","given":"M G","non-dropping-particle":"","parse-names":false,"suffix":""},{"dropping-particle":"","family":"Leo","given":"G A","non-dropping-particle":"De","parse-names":false,"suffix":""}],"container-title":"Scientific Reports","id":"ITEM-1","issue":"5975","issued":{"date-parts":[["2020"]]},"title":"Models with environmental drivers offer a plausible mechanism for the rapid spread of infectious disease outbreaks in marine organisms","type":"article-journal","volume":"10"},"uris":["http://www.mendeley.com/documents/?uuid=f0687dbe-a954-4999-aed1-093477d0bc81"]}],"mendeley":{"formattedCitation":"(Aalto et al., 2020)","plainTextFormattedCitation":"(Aalto et al., 2020)","previouslyFormattedCitation":"(Aalto et al., 2020)"},"properties":{"noteIndex":0},"schema":"https://github.com/citation-style-language/schema/raw/master/csl-citation.json"}</w:instrText>
      </w:r>
      <w:r w:rsidRPr="0032287F" w:rsidR="00D449BE">
        <w:rPr>
          <w:rFonts w:ascii="Arial" w:hAnsi="Arial" w:eastAsia="Times New Roman" w:cs="Arial"/>
          <w:sz w:val="24"/>
          <w:szCs w:val="24"/>
          <w:lang w:val="en-CA" w:eastAsia="en-CA"/>
        </w:rPr>
        <w:fldChar w:fldCharType="separate"/>
      </w:r>
      <w:r w:rsidRPr="0032287F" w:rsidR="00D449BE">
        <w:rPr>
          <w:rFonts w:ascii="Arial" w:hAnsi="Arial" w:eastAsia="Times New Roman" w:cs="Arial"/>
          <w:noProof/>
          <w:sz w:val="24"/>
          <w:szCs w:val="24"/>
          <w:lang w:val="en-CA" w:eastAsia="en-CA"/>
        </w:rPr>
        <w:t>(Aalto et al., 2020)</w:t>
      </w:r>
      <w:r w:rsidRPr="0032287F" w:rsidR="00D449BE">
        <w:rPr>
          <w:rFonts w:ascii="Arial" w:hAnsi="Arial" w:eastAsia="Times New Roman" w:cs="Arial"/>
          <w:sz w:val="24"/>
          <w:szCs w:val="24"/>
          <w:lang w:val="en-CA" w:eastAsia="en-CA"/>
        </w:rPr>
        <w:fldChar w:fldCharType="end"/>
      </w:r>
      <w:r w:rsidRPr="0032287F" w:rsidR="00D449BE">
        <w:rPr>
          <w:rFonts w:ascii="Arial" w:hAnsi="Arial" w:eastAsia="Times New Roman" w:cs="Arial"/>
          <w:sz w:val="24"/>
          <w:szCs w:val="24"/>
          <w:lang w:val="en-CA" w:eastAsia="en-CA"/>
        </w:rPr>
        <w:t>.</w:t>
      </w:r>
      <w:r w:rsidRPr="0032287F">
        <w:rPr>
          <w:rFonts w:ascii="Arial" w:hAnsi="Arial" w:eastAsia="Times New Roman" w:cs="Arial"/>
          <w:sz w:val="24"/>
          <w:szCs w:val="24"/>
          <w:lang w:val="en-CA" w:eastAsia="en-CA"/>
        </w:rPr>
        <w:t xml:space="preserve">. </w:t>
      </w:r>
    </w:p>
    <w:p w:rsidRPr="0032287F" w:rsidR="009F5046" w:rsidP="002F27DD" w:rsidRDefault="004B007E" w14:paraId="4457590E" w14:textId="6ED4564C">
      <w:pPr>
        <w:spacing w:after="0" w:line="480" w:lineRule="auto"/>
        <w:ind w:firstLine="720"/>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M</w:t>
      </w:r>
      <w:r w:rsidRPr="0032287F" w:rsidR="009F5046">
        <w:rPr>
          <w:rFonts w:ascii="Arial" w:hAnsi="Arial" w:eastAsia="Times New Roman" w:cs="Arial"/>
          <w:sz w:val="24"/>
          <w:szCs w:val="24"/>
          <w:lang w:val="en-CA" w:eastAsia="en-CA"/>
        </w:rPr>
        <w:t xml:space="preserve">arine heat waves </w:t>
      </w:r>
      <w:r w:rsidRPr="0032287F">
        <w:rPr>
          <w:rFonts w:ascii="Arial" w:hAnsi="Arial" w:eastAsia="Times New Roman" w:cs="Arial"/>
          <w:sz w:val="24"/>
          <w:szCs w:val="24"/>
          <w:lang w:val="en-CA" w:eastAsia="en-CA"/>
        </w:rPr>
        <w:t>can profoundly impact disease dynamics in</w:t>
      </w:r>
      <w:r w:rsidRPr="0032287F" w:rsidR="009F5046">
        <w:rPr>
          <w:rFonts w:ascii="Arial" w:hAnsi="Arial" w:eastAsia="Times New Roman" w:cs="Arial"/>
          <w:sz w:val="24"/>
          <w:szCs w:val="24"/>
          <w:lang w:val="en-CA" w:eastAsia="en-CA"/>
        </w:rPr>
        <w:t xml:space="preserve"> marine invertebrates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{"citationItems":[{"id":"ITEM-1","itemData":{"DOI":"10.1038/s41598-020-62118-4","abstract":"The first signs of sea star wasting disease (SSWD) epidemic occurred in just few months in 2013 along the entire North American Pacific coast. Disease dynamics did not manifest as the typical travelling wave of reaction-diffusion epidemiological model, suggesting that other environmental factors might have played some role. To help explore how external factors might trigger disease, we built a coupled oceanographic-epidemiological model and contrasted three hypotheses on the influence of temperature on disease transmission and pathogenicity. Models that linked mortality to sea surface temperature gave patterns more consistent with observed data on sea star wasting disease, which suggests that environmental stress could explain why some marine diseases seem to spread so fast and have region-wide impacts on host populations. In summer 2013, sea stars off the Washington coast began \"falling off the rocks-dead by the thousands\" 1. When similar reports came in from Alaska to Baja California, it became clear this was not an isolated event. Other large-scale marine disease outbreaks include white plague affecting reef-building corals across the Caribbean and Western Atlantic 2,3 , black abalone mass mortalities throughout southern and central California 4 , and the infamous Caribbean sea urchin die-off of the 1980s 5. Several hypotheses could explain how sea star wasting disease (SSWD) and other marine disease outbreaks occur so rapidly over such vast distances. For instance, some marine pathogens can spread faster than terrestrial pathogens via water currents or long-distance host movement 6. However, juvenile and adult sea stars move slowly, and the virus associated with SSWD was potentially detected using NS1/VP4 qPCR in sea star tissue samples dating back to 1942, although its past presence was not associated with mass mortality and large-scale disease outbreaks 7,8. The infectious agent might not be new, but the continental-scale die-offs appear to be. Marine disease outbreaks are often hypothesized to increase under environmental stress 9. On the other hand, infectious agents have their own thermal limits, and increased temperature can thereby reduce disease under some scenarios 10. Large-scale, basin-wide events, such as the El Niño Southern Oscillation (ENSO) and the recent warm-water anomaly of 2013-16 11-13 , can lead to rapid changes in temperature 14 , salinity 14 , pH 15 , nutrients 16 , and oxygen 17,18 that can stress marine organisms. Stress mi…","author":[{"dropping-particle":"","family":"Aalto","given":"A","non-dropping-particle":"","parse-names":false,"suffix":""},{"dropping-particle":"","family":"Lafferty","given":"K D","non-dropping-particle":"","parse-names":false,"suffix":""},{"dropping-particle":"","family":"Sokolow","given":"S H","non-dropping-particle":"","parse-names":false,"suffix":""},{"dropping-particle":"","family":"Grewelle","given":"R","non-dropping-particle":"","parse-names":false,"suffix":""},{"dropping-particle":"","family":"Boch","given":"A","non-dropping-particle":"","parse-names":false,"suffix":""},{"dropping-particle":"","family":"Bograd","given":"S J","non-dropping-particle":"","parse-names":false,"suffix":""},{"dropping-particle":"","family":"Hazen","given":"L","non-dropping-particle":"","parse-names":false,"suffix":""},{"dropping-particle":"","family":"Jacox","given":"M G","non-dropping-particle":"","parse-names":false,"suffix":""},{"dropping-particle":"","family":"Leo","given":"G A","non-dropping-particle":"De","parse-names":false,"suffix":""}],"container-title":"Scientific Reports","id":"ITEM-1","issue":"5975","issued":{"date-parts":[["2020"]]},"title":"Models with environmental drivers offer a plausible mechanism for the rapid spread of infectious disease outbreaks in marine organisms","type":"article-journal","volume":"10"},"uris":["http://www.mendeley.com/documents/?uuid=f0687dbe-a954-4999-aed1-093477d0bc81"]}],"mendeley":{"formattedCitation":"(Aalto et al., 2020)","plainTextFormattedCitation":"(Aalto et al., 2020)","previouslyFormattedCitation":"(Aalto et al., 2020)"},"properties":{"noteIndex":0},"schema":"https://github.com/citation-style-language/schema/raw/master/csl-citation.json"}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(Aalto et al., 2020)</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 xml:space="preserve">. This occurs in part because thermal stress can compromise organism’s immune response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{"citationItems":[{"id":"ITEM-1","itemData":{"DOI":"10.1371/JOURNAL.PONE.0033820","ISSN":"19326203","PMID":"22479452","abstract":"Water acidification, temperature increases and changes in seawater salinity are predicted to occur in the near future. In such a global climate change (GCC) scenario, there is growing concern for the health status of both wild and farmed organisms. Bivalve molluscs, an important component of coastal marine ecosystems, are at risk. At the immunological level, the ability of an organism to maintain its immunosurveillance unaltered under adverse environmental conditions may enhance its survival capability. To our knowledge, only a few studies have investigated the effects of changing environmental parameters (as predicted in a GCC scenario) on the immune responses of bivalves. In the present study, the effects of both decreased pH values and increased temperature on the important immune parameters of two bivalve species were evaluated for the first time. The clam Chamelea gallina and the mussel Mytilus galloprovincialis, widespread along the coast of the Northwestern Adriatic Sea, were chosen as model organisms. Bivalves were exposed for 7 days to three pH values (8.1, 7.7 and 7.4) at two temperatures (22 and 28°C). Three independent experiments were carried out at salinities of 28, 34 and 40 PSU. The total haemocyte count, Neutral Red uptake, haemolymph lysozyme activity and total protein levels were measured. The results obtained demonstrated that tested experimental conditions affected significantly most of the immune parameters measured in bivalves, even if the variation pattern of haemocyte responses was not always linear. Between the two species, C. gallina appeared more vulnerable to changing pH and temperature than M. galloprovincialis. Overall, this study demonstrated that climate changes can strongly affect haemocyte functionality in bivalves. However, further studies are needed to clarify better the mechanisms of action of changing environmental parameters, both individually and in combination, on bivalve haemocytes. © 2012 Matozzo et al.","author":[{"dropping-particle":"","family":"Matozzo","given":"Valerio","non-dropping-particle":"","parse-names":false,"suffix":""},{"dropping-particle":"","family":"Chinellato","given":"Andrea","non-dropping-particle":"","parse-names":false,"suffix":""},{"dropping-particle":"","family":"Munari","given":"Marco","non-dropping-particle":"","parse-names":false,"suffix":""},{"dropping-particle":"","family":"Finos","given":"Livio","non-dropping-particle":"","parse-names":false,"suffix":""},{"dropping-particle":"","family":"Bressan","given":"Monica","non-dropping-particle":"","parse-names":false,"suffix":""},{"dropping-particle":"","family":"Marin","given":"Maria Gabriella","non-dropping-particle":"","parse-names":false,"suffix":""}],"container-title":"PLoS ONE","id":"ITEM-1","issue":"3","issued":{"date-parts":[["2012","3","27"]]},"title":"First evidence of immunomodulation in bivalves under seawater acidification and increased temperature","type":"article-journal","volume":"7"},"uris":["http://www.mendeley.com/documents/?uuid=fda209cd-ed25-4f68-b333-55be083bc434"]},{"id":"ITEM-2","itemData":{"DOI":"10.1007/S00300-011-1063-5","ISSN":"07224060","abstract":"Global warming is a reality and its effects have been widely studied. However, the consequences for marine invertebrates remain poorly understood. Thus, the present study proposed to evaluate the effect of elevated temperature on the innate immune system of Antarctic sea urchin Sterechinus neumayeri. Sea urchins were collected nearby Brazilian Antarctic Station \"Comandante Ferraz\" and exposed to 0 (control), 2 and 4°C for periods of 48 h, 2, 7 and 14 days. After the experimental periods, coelomic fluid was collected in order to perform the following analyses: coelomocytes differential counting, phagocytic response, adhesion and spreading coelomocytes assay, intranuclear iron crystalloid and ultra structural analysis of coelomocytes. The red sphere cell was considered a biomarker for heat stress, as they increased in acute stress. Besides that, a significant increase in phagocytic indexes was observed at 2°C coinciding with a significant increase of intranuclear iron crystalloid at the same temperature and same time period. Furthermore, significant alterations in cell adhesion and spreading were observed in elevated temperatures. The ultra structural analysis of coelomocytes showed no significant difference across treatments. This was the first time that innate immune response alterations were observed in response to elevated temperature in a Polar echinoid. © 2011 Springer-Verlag.","author":[{"dropping-particle":"","family":"Branco","given":"Paola Cristina","non-dropping-particle":"","parse-names":false,"suffix":""},{"dropping-particle":"","family":"Pressinotti","given":"Leandro Nogueira","non-dropping-particle":"","parse-names":false,"suffix":""},{"dropping-particle":"","family":"Borges","given":"João Carlos Shimada","non-dropping-particle":"","parse-names":false,"suffix":""},{"dropping-particle":"","family":"Iunes","given":"Renata Stecca","non-dropping-particle":"","parse-names":false,"suffix":""},{"dropping-particle":"","family":"Kfoury","given":"Roberto","non-dropping-particle":"","parse-names":false,"suffix":""},{"dropping-particle":"","family":"Silva","given":"Marcos Oliveira","non-dropping-particle":"da","parse-names":false,"suffix":""},{"dropping-particle":"","family":"Gonzalez","given":"Marcelo","non-dropping-particle":"","parse-names":false,"suffix":""},{"dropping-particle":"","family":"Santos","given":"Marinilce Fagundes","non-dropping-particle":"dos","parse-names":false,"suffix":""},{"dropping-particle":"","family":"Peck","given":"Lloyd Samuel","non-dropping-particle":"","parse-names":false,"suffix":""},{"dropping-particle":"","family":"Cooper","given":"Edwin L.","non-dropping-particle":"","parse-names":false,"suffix":""},{"dropping-particle":"","family":"Silva","given":"Roberto Machado Cunha","non-dropping-particle":"da","parse-names":false,"suffix":""}],"container-title":"Polar Biology","id":"ITEM-2","issue":"2","issued":{"date-parts":[["2012","2"]]},"page":"221-229","title":"Cellular biomarkers to elucidate global warming effects on Antarctic sea urchin Sterechinus neumayeri","type":"article-journal","volume":"35"},"uris":["http://www.mendeley.com/documents/?uuid=c3a579ac-9e72-4ce7-a748-377f44bd412b"]}],"mendeley":{"formattedCitation":"(Branco et al., 2012; Matozzo et al., 2012)","plainTextFormattedCitation":"(Branco et al., 2012; Matozzo et al., 2012)","previouslyFormattedCitation":"(Branco et al., 2012; Matozzo et al., 2012)"},"properties":{"noteIndex":0},"schema":"https://github.com/citation-style-language/schema/raw/master/csl-citation.json"}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(Branco et al., 2012; Matozzo et al., 2012)</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 xml:space="preserve">. </w:t>
      </w:r>
      <w:r w:rsidRPr="0032287F" w:rsidR="002C1503">
        <w:rPr>
          <w:rFonts w:ascii="Arial" w:hAnsi="Arial" w:eastAsia="Times New Roman" w:cs="Arial"/>
          <w:sz w:val="24"/>
          <w:szCs w:val="24"/>
          <w:lang w:val="en-CA" w:eastAsia="en-CA"/>
        </w:rPr>
        <w:t>In addition</w:t>
      </w:r>
      <w:r w:rsidRPr="0032287F" w:rsidR="009F5046">
        <w:rPr>
          <w:rFonts w:ascii="Arial" w:hAnsi="Arial" w:eastAsia="Times New Roman" w:cs="Arial"/>
          <w:sz w:val="24"/>
          <w:szCs w:val="24"/>
          <w:lang w:val="en-CA" w:eastAsia="en-CA"/>
        </w:rPr>
        <w:t xml:space="preserve">, </w:t>
      </w:r>
      <w:r w:rsidRPr="0032287F" w:rsidR="000D36F9">
        <w:rPr>
          <w:rFonts w:ascii="Arial" w:hAnsi="Arial" w:eastAsia="Times New Roman" w:cs="Arial"/>
          <w:sz w:val="24"/>
          <w:szCs w:val="24"/>
          <w:lang w:val="en-CA" w:eastAsia="en-CA"/>
        </w:rPr>
        <w:t xml:space="preserve">the virulence of many marine diseases appears to be temperature regulated through temperature effects on </w:t>
      </w:r>
      <w:r w:rsidRPr="0032287F" w:rsidR="009F5046">
        <w:rPr>
          <w:rFonts w:ascii="Arial" w:hAnsi="Arial" w:eastAsia="Times New Roman" w:cs="Arial"/>
          <w:sz w:val="24"/>
          <w:szCs w:val="24"/>
          <w:lang w:val="en-CA" w:eastAsia="en-CA"/>
        </w:rPr>
        <w:t xml:space="preserve">pathogen transmission and growth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{"citationItems":[{"id":"ITEM-1","itemData":{"DOI":"10.20506/RST.27.2.1820","ISSN":"16080645","PMID":"18819673","abstract":"Climate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ecosystems.","author":[{"dropping-particle":"","family":"Marcogliese","given":"D. J.","non-dropping-particle":"","parse-names":false,"suffix":""}],"container-title":"OIE Revue Scientifique et Technique","id":"ITEM-1","issue":"2","issued":{"date-parts":[["2008"]]},"page":"467-484","publisher":"Office International des Epizootes","title":"The impact of climate change on the parasites and infectious diseases of aquatic animals","type":"article-journal","volume":"27"},"uris":["http://www.mendeley.com/documents/?uuid=667d17d8-4f69-4674-b2c3-ea483961f09a"]},{"id":"ITEM-2","itemData":{"DOI":"10.1016/J.MARENVRES.2016.10.004","ISSN":"18790291","PMID":"27810225","abstract":"In the late summer of 2015, extensive mortality of scleratinian corals, gorgonians, and sponges was observed in the Marine Protected Area of Tabarca (southeast Spain). Quantitative data indicated that at 25 m depth the sea fan Eunicella singularis was the most affected species (50% of colonies affected by partial mortality); while in shallow waters more than 40% of the endemic scleractinian coral Cladocora caespitosa population showed tissue lesions that affected more than 10% of their surfaces. Other affected species were the scleractinian corals Oculina patagonica and Phyllangia mouchezii, the sea fan Leptogorgia sarmentosa and the sponge Sarcotragus fasciculatus. This mortality event coincided with an abnormal rise in seawater temperature in this region. Microbiological analysis showed a higher abundance of culturable Vibrio species in invertebrates exhibiting tissue lesions, which indicated that these opportunistic pathogens could be a key factor in the process.","author":[{"dropping-particle":"","family":"Rubio-Portillo","given":"Esther","non-dropping-particle":"","parse-names":false,"suffix":""},{"dropping-particle":"","family":"Izquierdo-Muñoz","given":"Andrés","non-dropping-particle":"","parse-names":false,"suffix":""},{"dropping-particle":"","family":"Gago","given":"Juan F.","non-dropping-particle":"","parse-names":false,"suffix":""},{"dropping-particle":"","family":"Rosselló-Mora","given":"Ramon","non-dropping-particle":"","parse-names":false,"suffix":""},{"dropping-particle":"","family":"Antón","given":"Josefa","non-dropping-particle":"","parse-names":false,"suffix":""},{"dropping-particle":"","family":"Ramos-Esplá","given":"Alfonso A.","non-dropping-particle":"","parse-names":false,"suffix":""}],"container-title":"Marine Environmental Research","id":"ITEM-2","issued":{"date-parts":[["2016","12","1"]]},"page":"135-142","publisher":"Elsevier Ltd","title":"Effects of the 2015 heat wave on benthic invertebrates in the Tabarca Marine Protected Area (southeast Spain)","type":"article-journal","volume":"122"},"uris":["http://www.mendeley.com/documents/?uuid=dc08f77c-657c-4447-bb32-2f065b8a40e0"]}],"mendeley":{"formattedCitation":"(Marcogliese, 2008; Rubio-Portillo et al., 2016)","plainTextFormattedCitation":"(Marcogliese, 2008; Rubio-Portillo et al., 2016)","previouslyFormattedCitation":"(Marcogliese, 2008; Rubio-Portillo et al., 2016)"},"properties":{"noteIndex":0},"schema":"https://github.com/citation-style-language/schema/raw/master/csl-citation.json"}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 xml:space="preserve">(Marcogliese, 2008; </w:t>
      </w:r>
      <w:r w:rsidRPr="0032287F" w:rsidR="009F5046">
        <w:rPr>
          <w:rFonts w:ascii="Arial" w:hAnsi="Arial" w:eastAsia="Times New Roman" w:cs="Arial"/>
          <w:noProof/>
          <w:sz w:val="24"/>
          <w:szCs w:val="24"/>
          <w:lang w:val="en-CA" w:eastAsia="en-CA"/>
        </w:rPr>
        <w:lastRenderedPageBreak/>
        <w:t>Rubio-Portillo et al., 2016)</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 </w:t>
      </w:r>
      <w:r w:rsidRPr="0032287F" w:rsidR="00C63E53">
        <w:rPr>
          <w:rFonts w:ascii="Arial" w:hAnsi="Arial" w:cs="Arial"/>
          <w:sz w:val="24"/>
          <w:szCs w:val="24"/>
        </w:rPr>
        <w:t>For example, the appearance and outbreak of Pacific Oyster Mortality Syndrome in Tasmania has been linked to marine heatwaves</w:t>
      </w:r>
      <w:r w:rsidRPr="0032287F" w:rsidR="002F27DD">
        <w:rPr>
          <w:rFonts w:ascii="Arial" w:hAnsi="Arial" w:cs="Arial"/>
          <w:sz w:val="24"/>
          <w:szCs w:val="24"/>
        </w:rPr>
        <w:t xml:space="preserve"> </w:t>
      </w:r>
      <w:r w:rsidRPr="0032287F" w:rsidR="002F27DD">
        <w:rPr>
          <w:rFonts w:ascii="Arial" w:hAnsi="Arial" w:cs="Arial"/>
          <w:sz w:val="24"/>
          <w:szCs w:val="24"/>
        </w:rPr>
        <w:fldChar w:fldCharType="begin" w:fldLock="1"/>
      </w:r>
      <w:r w:rsidRPr="0032287F" w:rsidR="002F27DD">
        <w:rPr>
          <w:rFonts w:ascii="Arial" w:hAnsi="Arial" w:cs="Arial"/>
          <w:sz w:val="24"/>
          <w:szCs w:val="24"/>
        </w:rPr>
        <w:instrText>ADDIN CSL_CITATION {"citationItems":[{"id":"ITEM-1","itemData":{"DOI":"10.1038/ncomms16101","ISSN":"20411723","PMID":"28706247","abstract":"The Tasman Sea off southeast Australia exhibited its longest and most intense marine heatwave ever recorded in 2015/16. Here we report on several inter-related aspects of this event: observed characteristics, physical drivers, ecological impacts and the role of climate change. This marine heatwave lasted for 251 days reaching a maximum intensity of 2.9 °C above climatology. The anomalous warming is dominated by anomalous convergence of heat linked to the southward flowing East Australian Current. Ecosystem impacts range from new disease outbreaks in farmed shellfish, mortality of wild molluscs and out-of-range species observations. Global climate models indicate it is very likely to be that the occurrence of an extreme warming event of this duration or intensity in this region is respectively ≥330 times and ≥6.8 times as likely to be due to the influence of anthropogenic climate change. Climate projections indicate that event likelihoods will increase in the future, due to increasing anthropogenic influences.","author":[{"dropping-particle":"","family":"Oliver","given":"Eric C.J.","non-dropping-particle":"","parse-names":false,"suffix":""},{"dropping-particle":"","family":"Benthuysen","given":"Jessica A.","non-dropping-particle":"","parse-names":false,"suffix":""},{"dropping-particle":"","family":"Bindoff","given":"Nathaniel L.","non-dropping-particle":"","parse-names":false,"suffix":""},{"dropping-particle":"","family":"Hobday","given":"Alistair J.","non-dropping-particle":"","parse-names":false,"suffix":""},{"dropping-particle":"","family":"Holbrook","given":"Neil J.","non-dropping-particle":"","parse-names":false,"suffix":""},{"dropping-particle":"","family":"Mundy","given":"Craig N.","non-dropping-particle":"","parse-names":false,"suffix":""},{"dropping-particle":"","family":"Perkins-Kirkpatrick","given":"Sarah E.","non-dropping-particle":"","parse-names":false,"suffix":""}],"container-title":"Nature Communications","id":"ITEM-1","issue":"May","issued":{"date-parts":[["2017"]]},"page":"1-12","publisher":"Nature Publishing Group","title":"The unprecedented 2015/16 Tasman Sea marine heatwave","type":"article-journal","volume":"8"},"uris":["http://www.mendeley.com/documents/?uuid=68a1f5c7-2774-4832-b6e1-5b39f6cda094"]}],"mendeley":{"formattedCitation":"(Oliver et al., 2017)","plainTextFormattedCitation":"(Oliver et al., 2017)","previouslyFormattedCitation":"(Oliver et al., 2017)"},"properties":{"noteIndex":0},"schema":"https://github.com/citation-style-language/schema/raw/master/csl-citation.json"}</w:instrText>
      </w:r>
      <w:r w:rsidRPr="0032287F" w:rsidR="002F27DD">
        <w:rPr>
          <w:rFonts w:ascii="Arial" w:hAnsi="Arial" w:cs="Arial"/>
          <w:sz w:val="24"/>
          <w:szCs w:val="24"/>
        </w:rPr>
        <w:fldChar w:fldCharType="separate"/>
      </w:r>
      <w:r w:rsidRPr="0032287F" w:rsidR="002F27DD">
        <w:rPr>
          <w:rFonts w:ascii="Arial" w:hAnsi="Arial" w:cs="Arial"/>
          <w:noProof/>
          <w:sz w:val="24"/>
          <w:szCs w:val="24"/>
        </w:rPr>
        <w:t>(Oliver et al., 2017)</w:t>
      </w:r>
      <w:r w:rsidRPr="0032287F" w:rsidR="002F27DD">
        <w:rPr>
          <w:rFonts w:ascii="Arial" w:hAnsi="Arial" w:cs="Arial"/>
          <w:sz w:val="24"/>
          <w:szCs w:val="24"/>
        </w:rPr>
        <w:fldChar w:fldCharType="end"/>
      </w:r>
      <w:r w:rsidRPr="0032287F" w:rsidR="00C63E53">
        <w:rPr>
          <w:rFonts w:ascii="Arial" w:hAnsi="Arial" w:cs="Arial"/>
          <w:sz w:val="24"/>
          <w:szCs w:val="24"/>
        </w:rPr>
        <w:t>. Many marine bacterial pathogens, including those which affect dominant cover species such as corals and macroalgae</w:t>
      </w:r>
      <w:r w:rsidRPr="0032287F" w:rsidR="002F27DD">
        <w:rPr>
          <w:rFonts w:ascii="Arial" w:hAnsi="Arial" w:cs="Arial"/>
          <w:sz w:val="24"/>
          <w:szCs w:val="24"/>
        </w:rPr>
        <w:t>, also</w:t>
      </w:r>
      <w:r w:rsidRPr="0032287F" w:rsidR="00C63E53">
        <w:rPr>
          <w:rFonts w:ascii="Arial" w:hAnsi="Arial" w:cs="Arial"/>
          <w:sz w:val="24"/>
          <w:szCs w:val="24"/>
        </w:rPr>
        <w:t xml:space="preserve"> display temperature-dependent virulence</w:t>
      </w:r>
      <w:r w:rsidRPr="0032287F" w:rsidR="002F27DD">
        <w:rPr>
          <w:rFonts w:ascii="Arial" w:hAnsi="Arial" w:cs="Arial"/>
          <w:sz w:val="24"/>
          <w:szCs w:val="24"/>
        </w:rPr>
        <w:t xml:space="preserve"> </w:t>
      </w:r>
      <w:r w:rsidRPr="0032287F" w:rsidR="002F27DD">
        <w:rPr>
          <w:rFonts w:ascii="Arial" w:hAnsi="Arial" w:cs="Arial"/>
          <w:sz w:val="24"/>
          <w:szCs w:val="24"/>
        </w:rPr>
        <w:fldChar w:fldCharType="begin" w:fldLock="1"/>
      </w:r>
      <w:r w:rsidR="003C6654">
        <w:rPr>
          <w:rFonts w:ascii="Arial" w:hAnsi="Arial" w:cs="Arial"/>
          <w:sz w:val="24"/>
          <w:szCs w:val="24"/>
        </w:rPr>
        <w:instrText>ADDIN CSL_CITATION {"citationItems":[{"id":"ITEM-1","itemData":{"DOI":"10.1111/j.1462-2920.2010.02356.x","ISSN":"14622912","PMID":"20946533","abstract":"Host-pathogen interactions have been widely studied in humans and terrestrial plants, but are much less well explored in marine systems. Here we show that a marine macroalga, Delisea pulchra, utilizes a chemical defence - furanones - to inhibit colonization and infection by a novel bacterial pathogen, Ruegeria sp. R11, and that infection by R11 is temperature dependent. Ruegeria sp. R11 formed biofilms, invaded and bleached furanone-free, but not furanone-producing D. pulchra thalli, at high (24°C) but not low (19°C) temperatures. Bleaching is commonly observed in natural populations of D. pulchra near Sydney, Australia, during the austral summer when ocean temperatures are at their peak and the chemical defences of the alga are reduced. Furanones, produced by D. pulchra as a chemical defence, inhibit quorum sensing (QS) in bacteria, and this may play a role in furanone inhibition of R11 infection of furanone-free thalli as R11 produces QS signals. This interplay between temperature, an algal chemical defence mechanism and bacterial virulence demonstrates the complex impact environmental change can have on an ecosystem. © 2010 Society for Applied Microbiology and Blackwell Publishing Ltd.","author":[{"dropping-particle":"","family":"Case","given":"Rebecca J.","non-dropping-particle":"","parse-names":false,"suffix":""},{"dropping-particle":"","family":"Longford","given":"Sharon R.","non-dropping-particle":"","parse-names":false,"suffix":""},{"dropping-particle":"","family":"Campbell","given":"Alexandra H.","non-dropping-particle":"","parse-names":false,"suffix":""},{"dropping-particle":"","family":"Low","given":"Adrian","non-dropping-particle":"","parse-names":false,"suffix":""},{"dropping-particle":"","family":"Tujula","given":"Niina","non-dropping-particle":"","parse-names":false,"suffix":""},{"dropping-particle":"","family":"Steinberg","given":"Peter D.","non-dropping-particle":"","parse-names":false,"suffix":""},{"dropping-particle":"","family":"Kjelleberg","given":"Staffan","non-dropping-particle":"","parse-names":false,"suffix":""}],"container-title":"Environmental Microbiology","id":"ITEM-1","issue":"2","issued":{"date-parts":[["2011"]]},"page":"529-537","title":"Temperature induced bacterial virulence and bleaching disease in a chemically defended marine macroalga","type":"article-journal","volume":"13"},"uris":["http://www.mendeley.com/documents/?uuid=ab41d38f-77df-4ded-a39b-398d33d621cc"]}],"mendeley":{"formattedCitation":"(Case et al., 2011)","plainTextFormattedCitation":"(Case et al., 2011)","previouslyFormattedCitation":"(Case et al., 2011)"},"properties":{"noteIndex":0},"schema":"https://github.com/citation-style-language/schema/raw/master/csl-citation.json"}</w:instrText>
      </w:r>
      <w:r w:rsidRPr="0032287F" w:rsidR="002F27DD">
        <w:rPr>
          <w:rFonts w:ascii="Arial" w:hAnsi="Arial" w:cs="Arial"/>
          <w:sz w:val="24"/>
          <w:szCs w:val="24"/>
        </w:rPr>
        <w:fldChar w:fldCharType="separate"/>
      </w:r>
      <w:r w:rsidRPr="0032287F" w:rsidR="002F27DD">
        <w:rPr>
          <w:rFonts w:ascii="Arial" w:hAnsi="Arial" w:cs="Arial"/>
          <w:noProof/>
          <w:sz w:val="24"/>
          <w:szCs w:val="24"/>
        </w:rPr>
        <w:t>(Case et al., 2011)</w:t>
      </w:r>
      <w:r w:rsidRPr="0032287F" w:rsidR="002F27DD">
        <w:rPr>
          <w:rFonts w:ascii="Arial" w:hAnsi="Arial" w:cs="Arial"/>
          <w:sz w:val="24"/>
          <w:szCs w:val="24"/>
        </w:rPr>
        <w:fldChar w:fldCharType="end"/>
      </w:r>
      <w:r w:rsidRPr="0032287F" w:rsidR="00C63E53">
        <w:rPr>
          <w:rFonts w:ascii="Arial" w:hAnsi="Arial" w:cs="Arial"/>
          <w:sz w:val="24"/>
          <w:szCs w:val="24"/>
        </w:rPr>
        <w:t>.</w:t>
      </w:r>
      <w:r w:rsidRPr="0032287F" w:rsidR="002F27DD">
        <w:rPr>
          <w:rFonts w:ascii="Arial" w:hAnsi="Arial" w:eastAsia="Times New Roman" w:cs="Arial"/>
          <w:sz w:val="24"/>
          <w:szCs w:val="24"/>
          <w:lang w:val="en-CA" w:eastAsia="en-CA"/>
        </w:rPr>
        <w:t xml:space="preserve"> </w:t>
      </w:r>
      <w:r w:rsidRPr="0032287F" w:rsidR="009F5046">
        <w:rPr>
          <w:rFonts w:ascii="Arial" w:hAnsi="Arial" w:eastAsia="Times New Roman" w:cs="Arial"/>
          <w:sz w:val="24"/>
          <w:szCs w:val="24"/>
          <w:lang w:val="en-CA" w:eastAsia="en-CA"/>
        </w:rPr>
        <w:t xml:space="preserve">Abnormally warm temperatures have also been accredited to triggering and exacerbating sea star wasting disease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{"citationItems":[{"id":"ITEM-1","itemData":{"DOI":"10.3389/fmicb.2020.610009","ISSN":"1664302X","abstract":"Sea star wasting (SSW) disease describes a condition affecting asteroids that resulted in significant Northeastern Pacific population decline following a mass mortality event in 2013. The etiology of SSW is unresolved. We hypothesized that SSW is a sequela of microbial organic matter remineralization near respiratory surfaces, one consequence of which may be limited O2 availability at the animal-water interface. Microbial assemblages inhabiting tissues and at the asteroid-water interface bore signatures of copiotroph proliferation before SSW onset, followed by the appearance of putatively facultative and strictly anaerobic taxa at the time of lesion genesis and as animals died. SSW lesions were induced in Pisaster ochraceus by enrichment with a variety of organic matter (OM) sources. These results together illustrate that depleted O2 conditions at the animal-water interface may be established by heterotrophic microbial activity in response to organic matter loading. SSW was also induced by modestly (</w:instrText>
      </w:r>
      <w:r w:rsidRPr="0032287F" w:rsidR="009F5046">
        <w:rPr>
          <w:rFonts w:ascii="Cambria Math" w:hAnsi="Cambria Math" w:eastAsia="Times New Roman" w:cs="Cambria Math"/>
          <w:sz w:val="24"/>
          <w:szCs w:val="24"/>
          <w:lang w:val="en-CA" w:eastAsia="en-CA"/>
        </w:rPr>
        <w:instrText>∼</w:instrText>
      </w:r>
      <w:r w:rsidRPr="0032287F" w:rsidR="009F5046">
        <w:rPr>
          <w:rFonts w:ascii="Arial" w:hAnsi="Arial" w:eastAsia="Times New Roman" w:cs="Arial"/>
          <w:sz w:val="24"/>
          <w:szCs w:val="24"/>
          <w:lang w:val="en-CA" w:eastAsia="en-CA"/>
        </w:rPr>
        <w:instrText>39%) depleted O2 conditions in aquaria, suggesting that small perturbations in dissolved O2 may exacerbate the condition. SSW susceptibility between species was significantly and positively correlated with surface rugosity, a key determinant of diffusive boundary layer thickness. Tissues of SSW-affected individuals collected in 2013–2014 bore δ15N signatures reflecting anaerobic processes, which suggests that this phenomenon may have affected asteroids during mass mortality at the time. The impacts of enhanced microbial activity and subsequent O2 diffusion limitation may be more pronounced under higher temperatures due to lower O2 solubility, in more rugose asteroid species due to restricted hydrodynamic flow, and in larger specimens due to their lower surface area to volume ratios which affects diffusive respiratory potential.","author":[{"dropping-particle":"","family":"Aquino","given":"Citlalli A.","non-dropping-particle":"","parse-names":false,"suffix":""},{"dropping-particle":"","family":"Besemer","given":"Ryan M.","non-dropping-particle":"","parse-names":false,"suffix":""},{"dropping-particle":"","family":"DeRito","given":"Christopher M.","non-dropping-particle":"","parse-names":false,"suffix":""},{"dropping-particle":"","family":"Kocian","given":"Jan","non-dropping-particle":"","parse-names":false,"suffix":""},{"dropping-particle":"","family":"Porter","given":"Ian R.","non-dropping-particle":"","parse-names":false,"suffix":""},{"dropping-particle":"","family":"Raimondi","given":"Peter T.","non-dropping-particle":"","parse-names":false,"suffix":""},{"dropping-particle":"","family":"Rede","given":"Jordan E.","non-dropping-particle":"","parse-names":false,"suffix":""},{"dropping-particle":"","family":"Schiebelhut","given":"Lauren M.","non-dropping-particle":"","parse-names":false,"suffix":""},{"dropping-particle":"","family":"Sparks","given":"Jed P.","non-dropping-particle":"","parse-names":false,"suffix":""},{"dropping-particle":"","family":"Wares","given":"John P.","non-dropping-particle":"","parse-names":false,"suffix":""},{"dropping-particle":"","family":"Hewson","given":"Ian","non-dropping-particle":"","parse-names":false,"suffix":""}],"container-title":"Frontiers in Microbiology","id":"ITEM-1","issued":{"date-parts":[["2021","1"]]},"publisher":"Frontiers Media S.A.","title":"Evidence That Microorganisms at the Animal-Water Interface Drive Sea Star Wasting Disease","type":"article-journal","volume":"11"},"uris":["http://www.mendeley.com/documents/?uuid=67871e90-2a75-4e0c-9821-189f46b4b6f5"]},{"id":"ITEM-2","itemData":{"DOI":"10.3354/dao02125","ISSN":"01775103","PMID":"20066959","abstract":"This study investigates wasting disease in the northeast Pacific keystone predatory sea star Pisaster ochraceus on the outer west coast of Vancouver Island (British Columbia, Canada). To quantify the effects of temperature, season and locality on the vulnerability of P. ochraceus to wasting disease, we conducted surveys and experiments in early and late summer. To test the prediction that a small increase in temperature would result in heightened infection intensities, we housed sea stars at different temperatures in the laboratory and caged sea stars subtidally at 2 depths. Prevalence and infection intensity were always higher in warm temperature treatments and did not differ between the sexes or with increasing size. Disease effects also varied with season and locality. Specimens held in aquaria displayed significantly higher disease prevalence and infection intensity in June versus August. Furthermore, sea stars from a sheltered inlet showed markedly higher prevalence of the disease in late summer, while wave-exposed sites had consistently low disease prevalence. Seasonal changes in reproductive potential, host condition and/or physiological acclimation, as well as differences in environmental regime among localities, may impact the dynamics of wasting disease. These results demonstrate that small increases in temperature could drive mass mortalities of Pisaster due to wasting disease, with vulnerability possibly reaching a peak in spring and in populations from sheltered localities. This is the most northern report of wasting disease in the class Asteroidea on the west coast of North America. © 2009 Inter-Research.","author":[{"dropping-particle":"","family":"Bates","given":"Amanda E.","non-dropping-particle":"","parse-names":false,"suffix":""},{"dropping-particle":"","family":"Hilton","given":"Brett J.","non-dropping-particle":"","parse-names":false,"suffix":""},{"dropping-particle":"","family":"Harley","given":"Christopher D.G.","non-dropping-particle":"","parse-names":false,"suffix":""}],"container-title":"Diseases of Aquatic Organisms","id":"ITEM-2","issue":"3","issued":{"date-parts":[["2009"]]},"page":"245-251","title":"Effects of temperature, season and locality on wasting disease in the keystone predatory sea star Pisaster ochraceus","type":"article-journal","volume":"86"},"uris":["http://www.mendeley.com/documents/?uuid=4823b478-1b8b-47ff-91ba-488ae2c759e6"]},{"id":"ITEM-3","itemData":{"DOI":"10.1098/rstb.2015.0212","ISSN":"14712970","PMID":"26880844","abstract":"Over 20 species of asteroids were devastated by a sea star wasting disease (SSWD) epizootic, linked to a densovirus, from Mexico to Alaska in 2013 and 2014. For Pisaster ochraceus from the San Juan Islands, South Puget Sound andWashington outer coast, time-series monitoring showed rapid disease spread, high mortality rates in 2014, and continuing levels of wasting in the survivors in 2015. Peak prevalence of disease at 16 sites ranged to 100%, with an overall mean of 61%. Analysis of longitudinal data showed disease risk was correlated with both size and temperature and resulted in shifts in population size structure; adult populations fell to one quarter of pre-outbreak abundances. In laboratory experiments, time between development of disease signs and death was influenced by temperature in adults but not juveniles and adult mortality was 18% higher in the 19ºC treatment compared to the lower temperature treatments. While larger ochre stars developed disease signs sooner than juveniles, diseased juveniles died more quickly than diseased adults. Unusual 2–3ºC warm temperature anomalies were coincident with the summer 2014 mortalities. We suggest these warm waters could have increased the disease progression and mortality rates of SSWD in Washington State.","author":[{"dropping-particle":"","family":"Eisenlord","given":"Morgan E.","non-dropping-particle":"","parse-names":false,"suffix":""},{"dropping-particle":"","family":"Groner","given":"Maya L.","non-dropping-particle":"","parse-names":false,"suffix":""},{"dropping-particle":"","family":"Yoshioka","given":"Reyn M.","non-dropping-particle":"","parse-names":false,"suffix":""},{"dropping-particle":"","family":"Elliott","given":"Joel","non-dropping-particle":"","parse-names":false,"suffix":""},{"dropping-particle":"","family":"Maynard","given":"Jeffrey","non-dropping-particle":"","parse-names":false,"suffix":""},{"dropping-particle":"","family":"Fradkin","given":"Steven","non-dropping-particle":"","parse-names":false,"suffix":""},{"dropping-particle":"","family":"Turner","given":"Margaret","non-dropping-particle":"","parse-names":false,"suffix":""},{"dropping-particle":"","family":"Pyne","given":"Katie","non-dropping-particle":"","parse-names":false,"suffix":""},{"dropping-particle":"","family":"Rivlin","given":"Natalie","non-dropping-particle":"","parse-names":false,"suffix":""},{"dropping-particle":"","family":"Hooidonk","given":"Ruben","non-dropping-particle":"Van","parse-names":false,"suffix":""},{"dropping-particle":"","family":"Harvell","given":"C. Drew","non-dropping-particle":"","parse-names":false,"suffix":""}],"container-title":"Philosophical Transactions of the Royal Society B: Biological Sciences","id":"ITEM-3","issue":"1689","issued":{"date-parts":[["2016","3"]]},"publisher":"Royal Society of London","title":"Ochre star mortality during the 2014 wasting disease epizootic: Role of population size structure and temperature","type":"article-journal","volume":"371"},"uris":["http://www.mendeley.com/documents/?uuid=aa0a0a14-72dc-4809-8fdc-c8c9f75a1b26"]},{"id":"ITEM-4","itemData":{"DOI":"10.1126/sciadv.aau7042","ISSN":"23752548","PMID":"30729157","abstract":"Multihost infectious disease outbreaks have endangered wildlife, causing extinction of frogs and endemic birds, and widespread declines of bats, corals, and abalone. Since 2013, a sea star wasting disease has affected &gt;20 sea star species from Mexico to Alaska. The common, predatory sunflower star (Pycnopodia helianthoides), shown to be highly susceptible to sea star wasting disease, has been extirpated across most of its range. Diver surveys conducted in shallow nearshore waters (n = 10,956; 2006–2017) from California to Alaska and deep offshore (55 to 1280 m) trawl surveys from California to Washington (n = 8968; 2004–2016) reveal 80 to 100% declines across a ~3000-km range. Furthermore, timing of peak declines in nearshore waters coincided with anomalously warm sea surface temperatures. The rapid, widespread decline of this pivotal subtidal predator threatens its persistence and may have large ecosystem-level consequences.","author":[{"dropping-particle":"","family":"Harvell","given":"C. D.","non-dropping-particle":"","parse-names":false,"suffix":""},{"dropping-particle":"","family":"Montecino-Latorre","given":"D.","non-dropping-particle":"","parse-names":false,"suffix":""},{"dropping-particle":"","family":"Caldwell","given":"J. M.","non-dropping-particle":"","parse-names":false,"suffix":""},{"dropping-particle":"","family":"Burt","given":"J. M.","non-dropping-particle":"","parse-names":false,"suffix":""},{"dropping-particle":"","family":"Bosley","given":"K.","non-dropping-particle":"","parse-names":false,"suffix":""},{"dropping-particle":"","family":"Keller","given":"A.","non-dropping-particle":"","parse-names":false,"suffix":""},{"dropping-particle":"","family":"Heron","given":"S. F.","non-dropping-particle":"","parse-names":false,"suffix":""},{"dropping-particle":"","family":"Salomon","given":"A. K.","non-dropping-particle":"","parse-names":false,"suffix":""},{"dropping-particle":"","family":"Lee","given":"L.","non-dropping-particle":"","parse-names":false,"suffix":""},{"dropping-particle":"","family":"Pontier","given":"O.","non-dropping-particle":"","parse-names":false,"suffix":""},{"dropping-particle":"","family":"Pattengill-Semmens","given":"C.","non-dropping-particle":"","parse-names":false,"suffix":""},{"dropping-particle":"","family":"Gaydos","given":"J. K.","non-dropping-particle":"","parse-names":false,"suffix":""}],"container-title":"Science Advances","id":"ITEM-4","issue":"1","issued":{"date-parts":[["2019"]]},"page":"1-9","title":"Disease epidemic and a marine heat wave are associated with the continental-scale collapse of a pivotal predator (Pycnopodia helianthoides)","type":"article-journal","volume":"5"},"uris":["http://www.mendeley.com/documents/?uuid=55e365aa-10d3-4392-8d20-a67b15a71013"]},{"id":"ITEM-5","itemData":{"DOI":"10.3389/fmars.2018.00077","ISSN":"22967745","abstract":"Sea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Science","id":"ITEM-5","issue":"MAR","issued":{"date-parts":[["2018","3"]]},"publisher":"Frontiers Media S. A","title":"Investigating the complex association between viral ecology, environment, and northeast Pacific Sea Star Wasting","type":"article-journal","volume":"5"},"uris":["http://www.mendeley.com/documents/?uuid=6a4f2abb-4c22-4e10-b936-c0c275a9fa57"]}],"mendeley":{"formattedCitation":"(Aquino et al., 2021; Bates et al., 2009; Eisenlord et al., 2016; Harvell et al., 2019; Hewson et al., 2018)","plainTextFormattedCitation":"(Aquino et al., 2021; Bates et al., 2009; Eisenlord et al., 2016; Harvell et al., 2019; Hewson et al., 2018)","previouslyFormattedCitation":"(Aquino et al., 2021; Bates et al., 2009; Eisenlord et al., 2016; Harvell et al., 2019; Hewson et al., 2018)"},"properties":{"noteIndex":0},"schema":"https://github.com/citation-style-language/schema/raw/master/csl-citation.json"}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(Aquino et al., 2021; Bates et al., 2009; Eisenlord et al., 2016; Harvell et al., 2019; Hewson et al., 2018)</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 xml:space="preserve">. Over the past decade, sea star wasting disease has decimated the populations of over 20 sea star species in the Northeast Pacific Ocean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Science","id":"ITEM-1","issue":"MAR","issued":{"date-parts":[["2018","3"]]},"publisher":"Frontiers Media S. A","title":"Investigating the complex association between viral ecology, environment, and northeast Pacific Sea Star Wasting","type":"article-journal","volume":"5"},"uris":["http://www.mendeley.com/documents/?uuid=6a4f2abb-4c22-4e10-b936-c0c275a9fa57"]}],"mendeley":{"formattedCitation":"(Hewson et al., 2018)","plainTextFormattedCitation":"(Hewson et al., 2018)","previouslyFormattedCitation":"(Hewson et al., 2018)"},"properties":{"noteIndex":0},"schema":"https://github.com/citation-style-language/schema/raw/master/csl-citation.json"}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(Hewson et al., 2018)</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 xml:space="preserve">. Wasting in sea stars is described as a broad set of symptoms including twisted arms, lesions, deflation/loss of turgor, lost arms, lack of grip strength in tube feet, and disintegration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{"citationItems":[{"id":"ITEM-1","itemData":{"DOI":"10.3354/dao02125","ISSN":"01775103","PMID":"20066959","abstract":"This study investigates wasting disease in the northeast Pacific keystone predatory sea star Pisaster ochraceus on the outer west coast of Vancouver Island (British Columbia, Canada). To quantify the effects of temperature, season and locality on the vulnerability of P. ochraceus to wasting disease, we conducted surveys and experiments in early and late summer. To test the prediction that a small increase in temperature would result in heightened infection intensities, we housed sea stars at different temperatures in the laboratory and caged sea stars subtidally at 2 depths. Prevalence and infection intensity were always higher in warm temperature treatments and did not differ between the sexes or with increasing size. Disease effects also varied with season and locality. Specimens held in aquaria displayed significantly higher disease prevalence and infection intensity in June versus August. Furthermore, sea stars from a sheltered inlet showed markedly higher prevalence of the disease in late summer, while wave-exposed sites had consistently low disease prevalence. Seasonal changes in reproductive potential, host condition and/or physiological acclimation, as well as differences in environmental regime among localities, may impact the dynamics of wasting disease. These results demonstrate that small increases in temperature could drive mass mortalities of Pisaster due to wasting disease, with vulnerability possibly reaching a peak in spring and in populations from sheltered localities. This is the most northern report of wasting disease in the class Asteroidea on the west coast of North America. © 2009 Inter-Research.","author":[{"dropping-particle":"","family":"Bates","given":"Amanda E.","non-dropping-particle":"","parse-names":false,"suffix":""},{"dropping-particle":"","family":"Hilton","given":"Brett J.","non-dropping-particle":"","parse-names":false,"suffix":""},{"dropping-particle":"","family":"Harley","given":"Christopher D.G.","non-dropping-particle":"","parse-names":false,"suffix":""}],"container-title":"Diseases of Aquatic Organisms","id":"ITEM-1","issue":"3","issued":{"date-parts":[["2009"]]},"page":"245-251","title":"Effects of temperature, season and locality on wasting disease in the keystone predatory sea star Pisaster ochraceus","type":"article-journal","volume":"86"},"uris":["http://www.mendeley.com/documents/?uuid=4823b478-1b8b-47ff-91ba-488ae2c759e6"]},{"id":"ITEM-2","itemData":{"DOI":"10.1371/journal.pone.0153994","ISSN":"19326203","PMID":"27144391","abstract":"Sea star wasting disease (SSWD) first appeared in Oregon in April 2014, and by June had spread to most of the coast. Although delayed compared to areas to the north and south, SSWD was initially most intense in north and central Oregon and spread southward. Up to 90% of individuals showed signs of disease from June-August 2014. In rocky intertidal habitats, populations of the dominant sea star Pisaster ochraceus were rapidly depleted, with magnitudes of decline in density among sites ranging from -2x to -9x (59 to 84%) and of biomass from -2.6x to -15.8x (60 to 90%) by September 2014. The frequency of symptomatic individuals declined over winter and persisted at a low rate through the spring and summer 2015 (~5–15%, at most sites) and into fall 2015. Disease expression included six symptoms: initially with twisting arms, then deflation and/or lesions, lost arms, losing grip on substrate, and final disintegration. SSWD was disproportionally higher in orange individuals, and higher in tidepools. Although historically P. ochraceus recruitment has been low, from fall 2014 to spring 2015 an unprecedented surge of sea star recruitment occurred at all sites, ranging from ~7x to 300x greater than in 2014. The loss of adult and juvenile individuals in 2014 led to a dramatic decline in predation rate on mussels compared to the previous two decades. A proximate cause of wasting was likely the “Sea Star associated Densovirus” (SSaDV), but the ultimate factors triggering the epidemic, if any, remain unclear. Although warm temperature has been proposed as a possible trigger, SSWD in Oregon populations increased with cool temperatures. Since P. ochraceus is a keystone predator that can strongly influence the biodiversity and community structure of the intertidal community, major community-level responses to the disease are expected. However, predicting the specific impacts and time course of change across west coast meta-communities is difficult, suggesting the need for detailed coast-wide investigation of the effects of this outbreak.","author":[{"dropping-particle":"","family":"Menge","given":"Bruce A.","non-dropping-particle":"","parse-names":false,"suffix":""},{"dropping-particle":"","family":"Cerny-Chipman","given":"Elizabeth B.","non-dropping-particle":"","parse-names":false,"suffix":""},{"dropping-particle":"","family":"Johnson","given":"Angela","non-dropping-particle":"","parse-names":false,"suffix":""},{"dropping-particle":"","family":"Sullivan","given":"Jenna","non-dropping-particle":"","parse-names":false,"suffix":""},{"dropping-particle":"","family":"Gravem","given":"Sarah","non-dropping-particle":"","parse-names":false,"suffix":""},{"dropping-particle":"","family":"Chan","given":"Francis","non-dropping-particle":"","parse-names":false,"suffix":""}],"container-title":"PLoS ONE","id":"ITEM-2","issue":"5","issued":{"date-parts":[["2016","5"]]},"publisher":"Public Library of Science","title":"Sea Star Wasting Disease in the Keystone Predator Pisaster ochraceus in Oregon: Insights into differential population impacts, recovery, predation rate, and temperature effects from long-term research","type":"article-journal","volume":"11"},"uris":["http://www.mendeley.com/documents/?uuid=c6f670ff-d8cb-4452-9933-5d3d6de572e9"]},{"id":"ITEM-3","itemData":{"DOI":"10.3389/fmars.2018.00077","ISSN":"22967745","abstract":"Sea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Science","id":"ITEM-3","issue":"MAR","issued":{"date-parts":[["2018","3"]]},"publisher":"Frontiers Media S. A","title":"Investigating the complex association between viral ecology, environment, and northeast Pacific Sea Star Wasting","type":"article-journal","volume":"5"},"uris":["http://www.mendeley.com/documents/?uuid=6a4f2abb-4c22-4e10-b936-c0c275a9fa57"]}],"mendeley":{"formattedCitation":"(Bates et al., 2009; Hewson et al., 2018; Menge et al., 2016)","plainTextFormattedCitation":"(Bates et al., 2009; Hewson et al., 2018; Menge et al., 2016)","previouslyFormattedCitation":"(Bates et al., 2009; Hewson et al., 2018; Menge et al., 2016)"},"properties":{"noteIndex":0},"schema":"https://github.com/citation-style-language/schema/raw/master/csl-citation.json"}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(Bates et al., 2009; Hewson et al., 2018; Menge et al., 2016)</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 xml:space="preserve">. Although wasting-like symptoms are </w:t>
      </w:r>
      <w:r w:rsidRPr="0032287F" w:rsidR="00E301E6">
        <w:rPr>
          <w:rFonts w:ascii="Arial" w:hAnsi="Arial" w:eastAsia="Times New Roman" w:cs="Arial"/>
          <w:sz w:val="24"/>
          <w:szCs w:val="24"/>
          <w:lang w:val="en-CA" w:eastAsia="en-CA"/>
        </w:rPr>
        <w:t>variable and non-specific</w:t>
      </w:r>
      <w:r w:rsidRPr="0032287F" w:rsidR="009F5046">
        <w:rPr>
          <w:rFonts w:ascii="Arial" w:hAnsi="Arial" w:eastAsia="Times New Roman" w:cs="Arial"/>
          <w:sz w:val="24"/>
          <w:szCs w:val="24"/>
          <w:lang w:val="en-CA" w:eastAsia="en-CA"/>
        </w:rPr>
        <w:t xml:space="preserve">, recent evidence has emerged that wasting may occur in echinoderms other than sea stars.  </w:t>
      </w:r>
    </w:p>
    <w:p w:rsidRPr="0032287F" w:rsidR="009F5046" w:rsidP="00BD6097" w:rsidRDefault="00121A70" w14:paraId="0A5527D1" w14:textId="574C9B90">
      <w:pPr>
        <w:spacing w:after="0" w:line="480" w:lineRule="auto"/>
        <w:ind w:firstLine="720"/>
        <w:textAlignment w:val="baseline"/>
        <w:rPr>
          <w:rFonts w:ascii="Arial" w:hAnsi="Arial" w:eastAsia="Times New Roman" w:cs="Arial"/>
          <w:sz w:val="24"/>
          <w:szCs w:val="24"/>
          <w:lang w:val="en-CA" w:eastAsia="en-CA"/>
        </w:rPr>
      </w:pPr>
      <w:commentRangeStart w:id="4"/>
      <w:r w:rsidRPr="0032287F">
        <w:rPr>
          <w:rFonts w:ascii="Arial" w:hAnsi="Arial" w:eastAsia="Times New Roman" w:cs="Arial"/>
          <w:sz w:val="24"/>
          <w:szCs w:val="24"/>
          <w:lang w:val="en-CA" w:eastAsia="en-CA"/>
        </w:rPr>
        <w:t>Giant</w:t>
      </w:r>
      <w:r w:rsidRPr="0032287F" w:rsidR="006C6EA8">
        <w:rPr>
          <w:rFonts w:ascii="Arial" w:hAnsi="Arial" w:eastAsia="Times New Roman" w:cs="Arial"/>
          <w:sz w:val="24"/>
          <w:szCs w:val="24"/>
          <w:lang w:val="en-CA" w:eastAsia="en-CA"/>
        </w:rPr>
        <w:t xml:space="preserve"> </w:t>
      </w:r>
      <w:commentRangeEnd w:id="4"/>
      <w:r w:rsidRPr="0032287F" w:rsidR="0079120B">
        <w:rPr>
          <w:rStyle w:val="CommentReference"/>
          <w:rFonts w:ascii="Arial" w:hAnsi="Arial" w:cs="Arial"/>
          <w:sz w:val="24"/>
          <w:szCs w:val="24"/>
        </w:rPr>
        <w:commentReference w:id="4"/>
      </w:r>
      <w:r w:rsidRPr="0032287F" w:rsidR="006C6EA8">
        <w:rPr>
          <w:rFonts w:ascii="Arial" w:hAnsi="Arial" w:eastAsia="Times New Roman" w:cs="Arial"/>
          <w:sz w:val="24"/>
          <w:szCs w:val="24"/>
          <w:lang w:val="en-CA" w:eastAsia="en-CA"/>
        </w:rPr>
        <w:t>California sea cucumber</w:t>
      </w:r>
      <w:r w:rsidRPr="0032287F">
        <w:rPr>
          <w:rFonts w:ascii="Arial" w:hAnsi="Arial" w:eastAsia="Times New Roman" w:cs="Arial"/>
          <w:sz w:val="24"/>
          <w:szCs w:val="24"/>
          <w:lang w:val="en-CA" w:eastAsia="en-CA"/>
        </w:rPr>
        <w:t>s (</w:t>
      </w:r>
      <w:r w:rsidRPr="74EB041C">
        <w:rPr>
          <w:rFonts w:ascii="Arial" w:hAnsi="Arial" w:eastAsia="Times New Roman" w:cs="Arial"/>
          <w:i/>
          <w:iCs/>
          <w:sz w:val="24"/>
          <w:szCs w:val="24"/>
          <w:lang w:val="en-CA" w:eastAsia="en-CA"/>
        </w:rPr>
        <w:t>Parastichopus californicus)</w:t>
      </w:r>
      <w:r w:rsidRPr="0032287F">
        <w:rPr>
          <w:rFonts w:ascii="Arial" w:hAnsi="Arial" w:eastAsia="Times New Roman" w:cs="Arial"/>
          <w:sz w:val="24"/>
          <w:szCs w:val="24"/>
          <w:lang w:val="en-CA" w:eastAsia="en-CA"/>
        </w:rPr>
        <w:t xml:space="preserve"> </w:t>
      </w:r>
      <w:r w:rsidR="004122B9">
        <w:rPr>
          <w:rFonts w:ascii="Arial" w:hAnsi="Arial" w:eastAsia="Times New Roman" w:cs="Arial"/>
          <w:sz w:val="24"/>
          <w:szCs w:val="24"/>
          <w:lang w:val="en-CA" w:eastAsia="en-CA"/>
        </w:rPr>
        <w:t>are echinoderms of the class Holuthuroidea</w:t>
      </w:r>
      <w:r w:rsidR="00DF09FE">
        <w:rPr>
          <w:rFonts w:ascii="Arial" w:hAnsi="Arial" w:eastAsia="Times New Roman" w:cs="Arial"/>
          <w:sz w:val="24"/>
          <w:szCs w:val="24"/>
          <w:lang w:val="en-CA" w:eastAsia="en-CA"/>
        </w:rPr>
        <w:t xml:space="preserve"> and</w:t>
      </w:r>
      <w:r w:rsidR="002B395C">
        <w:rPr>
          <w:rFonts w:ascii="Arial" w:hAnsi="Arial" w:eastAsia="Times New Roman" w:cs="Arial"/>
          <w:sz w:val="24"/>
          <w:szCs w:val="24"/>
          <w:lang w:val="en-CA" w:eastAsia="en-CA"/>
        </w:rPr>
        <w:t xml:space="preserve"> have been reported to display wasting symptoms similar to those of their sea star relatives</w:t>
      </w:r>
      <w:r w:rsidR="004122B9">
        <w:rPr>
          <w:rFonts w:ascii="Arial" w:hAnsi="Arial" w:eastAsia="Times New Roman" w:cs="Arial"/>
          <w:sz w:val="24"/>
          <w:szCs w:val="24"/>
          <w:lang w:val="en-CA" w:eastAsia="en-CA"/>
        </w:rPr>
        <w:t xml:space="preserve">. </w:t>
      </w:r>
      <w:r w:rsidRPr="0032287F" w:rsidR="003B745B">
        <w:rPr>
          <w:rFonts w:ascii="Arial" w:hAnsi="Arial" w:eastAsia="Times New Roman" w:cs="Arial"/>
          <w:sz w:val="24"/>
          <w:szCs w:val="24"/>
          <w:lang w:val="en-CA" w:eastAsia="en-CA"/>
        </w:rPr>
        <w:t xml:space="preserve">These benthic detritivores are found from the Gulf of Mexico to Alaska, and </w:t>
      </w:r>
      <w:r w:rsidR="002C72A6">
        <w:rPr>
          <w:rFonts w:ascii="Arial" w:hAnsi="Arial" w:eastAsia="Times New Roman" w:cs="Arial"/>
          <w:sz w:val="24"/>
          <w:szCs w:val="24"/>
          <w:lang w:val="en-CA" w:eastAsia="en-CA"/>
        </w:rPr>
        <w:t xml:space="preserve">are </w:t>
      </w:r>
      <w:r w:rsidRPr="0032287F" w:rsidR="003B745B">
        <w:rPr>
          <w:rFonts w:ascii="Arial" w:hAnsi="Arial" w:eastAsia="Times New Roman" w:cs="Arial"/>
          <w:sz w:val="24"/>
          <w:szCs w:val="24"/>
          <w:lang w:val="en-CA" w:eastAsia="en-CA"/>
        </w:rPr>
        <w:t xml:space="preserve">found from the low intertidal </w:t>
      </w:r>
      <w:r w:rsidR="00855BFE">
        <w:rPr>
          <w:rFonts w:ascii="Arial" w:hAnsi="Arial" w:eastAsia="Times New Roman" w:cs="Arial"/>
          <w:sz w:val="24"/>
          <w:szCs w:val="24"/>
          <w:lang w:val="en-CA" w:eastAsia="en-CA"/>
        </w:rPr>
        <w:t xml:space="preserve">zone </w:t>
      </w:r>
      <w:r w:rsidRPr="0032287F" w:rsidR="003B745B">
        <w:rPr>
          <w:rFonts w:ascii="Arial" w:hAnsi="Arial" w:eastAsia="Times New Roman" w:cs="Arial"/>
          <w:sz w:val="24"/>
          <w:szCs w:val="24"/>
          <w:lang w:val="en-CA" w:eastAsia="en-CA"/>
        </w:rPr>
        <w:t xml:space="preserve">to </w:t>
      </w:r>
      <w:r w:rsidR="00FE6B74">
        <w:rPr>
          <w:rFonts w:ascii="Arial" w:hAnsi="Arial" w:eastAsia="Times New Roman" w:cs="Arial"/>
          <w:sz w:val="24"/>
          <w:szCs w:val="24"/>
          <w:lang w:val="en-CA" w:eastAsia="en-CA"/>
        </w:rPr>
        <w:t xml:space="preserve">a depth of </w:t>
      </w:r>
      <w:r w:rsidRPr="0032287F" w:rsidR="003B745B">
        <w:rPr>
          <w:rFonts w:ascii="Arial" w:hAnsi="Arial" w:eastAsia="Times New Roman" w:cs="Arial"/>
          <w:sz w:val="24"/>
          <w:szCs w:val="24"/>
          <w:lang w:val="en-CA" w:eastAsia="en-CA"/>
        </w:rPr>
        <w:t>250</w:t>
      </w:r>
      <w:r w:rsidR="00FE6B74">
        <w:rPr>
          <w:rFonts w:ascii="Arial" w:hAnsi="Arial" w:eastAsia="Times New Roman" w:cs="Arial"/>
          <w:sz w:val="24"/>
          <w:szCs w:val="24"/>
          <w:lang w:val="en-CA" w:eastAsia="en-CA"/>
        </w:rPr>
        <w:t xml:space="preserve"> meters</w:t>
      </w:r>
      <w:r w:rsidR="003B745B">
        <w:rPr>
          <w:rFonts w:ascii="Arial" w:hAnsi="Arial" w:eastAsia="Times New Roman" w:cs="Arial"/>
          <w:sz w:val="24"/>
          <w:szCs w:val="24"/>
          <w:lang w:val="en-CA" w:eastAsia="en-CA"/>
        </w:rPr>
        <w:t xml:space="preserve"> </w:t>
      </w:r>
      <w:r w:rsidR="003B745B">
        <w:rPr>
          <w:rFonts w:ascii="Arial" w:hAnsi="Arial" w:eastAsia="Times New Roman" w:cs="Arial"/>
          <w:sz w:val="24"/>
          <w:szCs w:val="24"/>
          <w:lang w:val="en-CA" w:eastAsia="en-CA"/>
        </w:rPr>
        <w:fldChar w:fldCharType="begin" w:fldLock="1"/>
      </w:r>
      <w:r w:rsidR="00180D34">
        <w:rPr>
          <w:rFonts w:ascii="Arial" w:hAnsi="Arial" w:eastAsia="Times New Roman" w:cs="Arial"/>
          <w:sz w:val="24"/>
          <w:szCs w:val="24"/>
          <w:lang w:val="en-CA" w:eastAsia="en-CA"/>
        </w:rPr>
        <w:instrText>ADDIN CSL_CITATION {"citationItems":[{"id":"ITEM-1","itemData":{"DOI":"10.1201/9781315368597-8","ISBN":"9781315368597","abstract":"Sea cucumbers (Echinodermata: Holothuroidea) are large and abundant members of marine benthic communities. Over-exploitation worldwide has raised concern because they have important functions within ecosystems. The ecological roles of commercially-exploited sea cucumbers (Aspidochirotida and Dendrochirotida) are reviewed here, focussing on recent literature. Of the 70+ species commercially exploited, at least 12 regularly bury into sand and mud, playing major roles in bioturbation. Most aspidochirotids are deposit feeders, reducing the organic load and redistributing surface sediments, making them bioremediators for coastal mariculture. Sea cucumbers excrete inorganic nitrogen and phosphorus, enhancing the productivity of benthic biota. This form of nutrient recycling is crucial in ecosystems in oligotrophic waters such as coral reefs. Feeding and excretion by sea cucumbers also act to increase seawater alkalinity and dissolved inorganic carbon of surrounding waters, which contributes to local buffering of ocean acidification. Sea cucumbers host more than 200 species of parasitic and commensal symbionts from seven phyla, thereby enhancing ecosystem biodiversity. They are preyed upon by many taxa, thereby transferring animal tissue and nutrients (derived from detritus and microalgae) to higher trophic levels. Over- exploitation of sea cucumbers is likely to decrease sediment health, reduce nutrient recycling and the capacity of ecosystems to buffer against ocean acidification, diminish biodiversity of associated symbionts and reduce the transfer of organic matter from detritus to higher trophic levels. Ecosystem-Based Fisheries Management needs to consider the importance of sea cucumbers in marine ecosystems and implement regulatory measures to safeguard their ecological roles.","author":[{"dropping-particle":"","family":"Purcell","given":"Steven","non-dropping-particle":"","parse-names":false,"suffix":""},{"dropping-particle":"","family":"Conand","given":"Chantal","non-dropping-particle":"","parse-names":false,"suffix":""},{"dropping-particle":"","family":"Uthicke","given":"Sven","non-dropping-particle":"","parse-names":false,"suffix":""},{"dropping-particle":"","family":"Byrne","given":"Maria","non-dropping-particle":"","parse-names":false,"suffix":""}],"container-title":"Oceanography and Marine Biology: An Annual Review","id":"ITEM-1","issued":{"date-parts":[["2016"]]},"page":"367-386","title":"Ecological Roles of Exploited Sea Cucumbers","type":"article-journal","volume":"54"},"uris":["http://www.mendeley.com/documents/?uuid=912990e8-366f-40c6-abaa-1fcf7682d419"]}],"mendeley":{"formattedCitation":"(Purcell et al., 2016)","plainTextFormattedCitation":"(Purcell et al., 2016)","previouslyFormattedCitation":"(Purcell et al., 2016)"},"properties":{"noteIndex":0},"schema":"https://github.com/citation-style-language/schema/raw/master/csl-citation.json"}</w:instrText>
      </w:r>
      <w:r w:rsidR="003B745B">
        <w:rPr>
          <w:rFonts w:ascii="Arial" w:hAnsi="Arial" w:eastAsia="Times New Roman" w:cs="Arial"/>
          <w:sz w:val="24"/>
          <w:szCs w:val="24"/>
          <w:lang w:val="en-CA" w:eastAsia="en-CA"/>
        </w:rPr>
        <w:fldChar w:fldCharType="separate"/>
      </w:r>
      <w:r w:rsidRPr="0017270E" w:rsidR="003B745B">
        <w:rPr>
          <w:rFonts w:ascii="Arial" w:hAnsi="Arial" w:eastAsia="Times New Roman" w:cs="Arial"/>
          <w:noProof/>
          <w:sz w:val="24"/>
          <w:szCs w:val="24"/>
          <w:lang w:val="en-CA" w:eastAsia="en-CA"/>
        </w:rPr>
        <w:t>(Purcell et al., 2016)</w:t>
      </w:r>
      <w:r w:rsidR="003B745B">
        <w:rPr>
          <w:rFonts w:ascii="Arial" w:hAnsi="Arial" w:eastAsia="Times New Roman" w:cs="Arial"/>
          <w:sz w:val="24"/>
          <w:szCs w:val="24"/>
          <w:lang w:val="en-CA" w:eastAsia="en-CA"/>
        </w:rPr>
        <w:fldChar w:fldCharType="end"/>
      </w:r>
      <w:r w:rsidR="003B745B">
        <w:rPr>
          <w:rFonts w:ascii="Arial" w:hAnsi="Arial" w:eastAsia="Times New Roman" w:cs="Arial"/>
          <w:sz w:val="24"/>
          <w:szCs w:val="24"/>
          <w:lang w:val="en-CA" w:eastAsia="en-CA"/>
        </w:rPr>
        <w:t xml:space="preserve">. </w:t>
      </w:r>
      <w:r w:rsidR="0089296D">
        <w:rPr>
          <w:rFonts w:ascii="Arial" w:hAnsi="Arial" w:eastAsia="Times New Roman" w:cs="Arial"/>
          <w:sz w:val="24"/>
          <w:szCs w:val="24"/>
          <w:lang w:val="en-CA" w:eastAsia="en-CA"/>
        </w:rPr>
        <w:t>Since 2014, w</w:t>
      </w:r>
      <w:r w:rsidR="00BD6097">
        <w:rPr>
          <w:rFonts w:ascii="Arial" w:hAnsi="Arial" w:eastAsia="Times New Roman" w:cs="Arial"/>
          <w:sz w:val="24"/>
          <w:szCs w:val="24"/>
          <w:lang w:val="en-CA" w:eastAsia="en-CA"/>
        </w:rPr>
        <w:t>asting</w:t>
      </w:r>
      <w:r w:rsidR="001C3601">
        <w:rPr>
          <w:rFonts w:ascii="Arial" w:hAnsi="Arial" w:eastAsia="Times New Roman" w:cs="Arial"/>
          <w:sz w:val="24"/>
          <w:szCs w:val="24"/>
          <w:lang w:val="en-CA" w:eastAsia="en-CA"/>
        </w:rPr>
        <w:t xml:space="preserve"> symptoms have been reported in small numbers </w:t>
      </w:r>
      <w:r w:rsidRPr="0032287F" w:rsidR="009F5046">
        <w:rPr>
          <w:rFonts w:ascii="Arial" w:hAnsi="Arial" w:eastAsia="Times New Roman" w:cs="Arial"/>
          <w:sz w:val="24"/>
          <w:szCs w:val="24"/>
          <w:lang w:val="en-CA" w:eastAsia="en-CA"/>
        </w:rPr>
        <w:t xml:space="preserve">throughout the Salish Sea and the Northwest Coast of British Columbia and Alaska </w:t>
      </w:r>
      <w:r w:rsidRPr="0032287F" w:rsidR="009F5046">
        <w:rPr>
          <w:rFonts w:ascii="Arial" w:hAnsi="Arial" w:eastAsia="Times New Roman" w:cs="Arial"/>
          <w:color w:val="000000"/>
          <w:sz w:val="24"/>
          <w:szCs w:val="24"/>
          <w:shd w:val="clear" w:color="auto" w:fill="E1E3E6"/>
          <w:lang w:val="en-CA" w:eastAsia="en-CA"/>
        </w:rPr>
        <w:t>(Hewson et al., 2020; Schroeder, 2017)</w:t>
      </w:r>
      <w:r w:rsidRPr="0032287F" w:rsidR="009F5046">
        <w:rPr>
          <w:rFonts w:ascii="Arial" w:hAnsi="Arial" w:eastAsia="Times New Roman" w:cs="Arial"/>
          <w:sz w:val="24"/>
          <w:szCs w:val="24"/>
          <w:lang w:val="en-CA" w:eastAsia="en-CA"/>
        </w:rPr>
        <w:t xml:space="preserve">. </w:t>
      </w:r>
    </w:p>
    <w:p w:rsidRPr="0032287F" w:rsidR="009F5046" w:rsidP="006B3D8F" w:rsidRDefault="009F5046" w14:paraId="66005230" w14:textId="71A10C23">
      <w:pPr>
        <w:spacing w:after="0" w:line="480" w:lineRule="auto"/>
        <w:ind w:firstLine="720"/>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 xml:space="preserve">Symptoms of wasting in sea cucumbers are anecdotally reported as similar to those observed in sea stars: non-focal lesions and fissures across the body wall, </w:t>
      </w:r>
      <w:r w:rsidRPr="0032287F">
        <w:rPr>
          <w:rFonts w:ascii="Arial" w:hAnsi="Arial" w:eastAsia="Times New Roman" w:cs="Arial"/>
          <w:sz w:val="24"/>
          <w:szCs w:val="24"/>
          <w:lang w:val="en-CA" w:eastAsia="en-CA"/>
        </w:rPr>
        <w:lastRenderedPageBreak/>
        <w:t>epidermal tissue sloughing</w:t>
      </w:r>
      <w:r w:rsidRPr="0032287F" w:rsidR="00E51659">
        <w:rPr>
          <w:rFonts w:ascii="Arial" w:hAnsi="Arial" w:eastAsia="Times New Roman" w:cs="Arial"/>
          <w:sz w:val="24"/>
          <w:szCs w:val="24"/>
          <w:lang w:val="en-CA" w:eastAsia="en-CA"/>
        </w:rPr>
        <w:t>,</w:t>
      </w:r>
      <w:r w:rsidRPr="0032287F">
        <w:rPr>
          <w:rFonts w:ascii="Arial" w:hAnsi="Arial" w:eastAsia="Times New Roman" w:cs="Arial"/>
          <w:sz w:val="24"/>
          <w:szCs w:val="24"/>
          <w:lang w:val="en-CA" w:eastAsia="en-CA"/>
        </w:rPr>
        <w:t xml:space="preserve"> and rapid liquefaction </w:t>
      </w:r>
      <w:r w:rsidRPr="0032287F">
        <w:rPr>
          <w:rFonts w:ascii="Arial" w:hAnsi="Arial" w:eastAsia="Times New Roman" w:cs="Arial"/>
          <w:sz w:val="24"/>
          <w:szCs w:val="24"/>
          <w:lang w:val="en-CA" w:eastAsia="en-CA"/>
        </w:rPr>
        <w:fldChar w:fldCharType="begin" w:fldLock="1"/>
      </w:r>
      <w:r w:rsidRPr="0032287F">
        <w:rPr>
          <w:rFonts w:ascii="Arial" w:hAnsi="Arial" w:eastAsia="Times New Roman" w:cs="Arial"/>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sidRPr="0032287F">
        <w:rPr>
          <w:rFonts w:ascii="Arial" w:hAnsi="Arial" w:eastAsia="Times New Roman" w:cs="Arial"/>
          <w:sz w:val="24"/>
          <w:szCs w:val="24"/>
          <w:lang w:val="en-CA" w:eastAsia="en-CA"/>
        </w:rPr>
        <w:fldChar w:fldCharType="separate"/>
      </w:r>
      <w:r w:rsidRPr="0032287F">
        <w:rPr>
          <w:rFonts w:ascii="Arial" w:hAnsi="Arial" w:eastAsia="Times New Roman" w:cs="Arial"/>
          <w:noProof/>
          <w:sz w:val="24"/>
          <w:szCs w:val="24"/>
          <w:lang w:val="en-CA" w:eastAsia="en-CA"/>
        </w:rPr>
        <w:t>(Hewson et al., 2020b)</w:t>
      </w:r>
      <w:r w:rsidRPr="0032287F">
        <w:rPr>
          <w:rFonts w:ascii="Arial" w:hAnsi="Arial" w:eastAsia="Times New Roman" w:cs="Arial"/>
          <w:sz w:val="24"/>
          <w:szCs w:val="24"/>
          <w:lang w:val="en-CA" w:eastAsia="en-CA"/>
        </w:rPr>
        <w:fldChar w:fldCharType="end"/>
      </w:r>
      <w:r w:rsidRPr="0032287F">
        <w:rPr>
          <w:rFonts w:ascii="Arial" w:hAnsi="Arial" w:eastAsia="Times New Roman" w:cs="Arial"/>
          <w:sz w:val="24"/>
          <w:szCs w:val="24"/>
          <w:lang w:val="en-CA" w:eastAsia="en-CA"/>
        </w:rPr>
        <w:t>. A recent wasting event occurred in Nanoose, B.C., Canada, from August – October 2021 (Em Lim, </w:t>
      </w:r>
      <w:r w:rsidRPr="0032287F">
        <w:rPr>
          <w:rFonts w:ascii="Arial" w:hAnsi="Arial" w:eastAsia="Times New Roman" w:cs="Arial"/>
          <w:i/>
          <w:sz w:val="24"/>
          <w:szCs w:val="24"/>
          <w:lang w:val="en-CA" w:eastAsia="en-CA"/>
        </w:rPr>
        <w:t>personal communication</w:t>
      </w:r>
      <w:r w:rsidRPr="0032287F">
        <w:rPr>
          <w:rFonts w:ascii="Arial" w:hAnsi="Arial" w:eastAsia="Times New Roman" w:cs="Arial"/>
          <w:sz w:val="24"/>
          <w:szCs w:val="24"/>
          <w:lang w:val="en-CA" w:eastAsia="en-CA"/>
        </w:rPr>
        <w:t xml:space="preserve">). Reports from citizen scientist divers indicated that up to 75 </w:t>
      </w:r>
      <w:r w:rsidRPr="0032287F" w:rsidR="008D3458">
        <w:rPr>
          <w:rFonts w:ascii="Arial" w:hAnsi="Arial" w:eastAsia="Times New Roman" w:cs="Arial"/>
          <w:i/>
          <w:sz w:val="24"/>
          <w:szCs w:val="24"/>
          <w:lang w:val="en-CA" w:eastAsia="en-CA"/>
        </w:rPr>
        <w:t xml:space="preserve">P. californicus </w:t>
      </w:r>
      <w:r w:rsidRPr="0032287F">
        <w:rPr>
          <w:rFonts w:ascii="Arial" w:hAnsi="Arial" w:eastAsia="Times New Roman" w:cs="Arial"/>
          <w:sz w:val="24"/>
          <w:szCs w:val="24"/>
          <w:lang w:val="en-CA" w:eastAsia="en-CA"/>
        </w:rPr>
        <w:t>exhibited wasting symptoms</w:t>
      </w:r>
      <w:r w:rsidR="00F5007C">
        <w:rPr>
          <w:rFonts w:ascii="Arial" w:hAnsi="Arial" w:eastAsia="Times New Roman" w:cs="Arial"/>
          <w:sz w:val="24"/>
          <w:szCs w:val="24"/>
          <w:lang w:val="en-CA" w:eastAsia="en-CA"/>
        </w:rPr>
        <w:t>,</w:t>
      </w:r>
      <w:r w:rsidR="00C028AB">
        <w:rPr>
          <w:rFonts w:ascii="Arial" w:hAnsi="Arial" w:eastAsia="Times New Roman" w:cs="Arial"/>
          <w:sz w:val="24"/>
          <w:szCs w:val="24"/>
          <w:lang w:val="en-CA" w:eastAsia="en-CA"/>
        </w:rPr>
        <w:t xml:space="preserve"> and that wasting</w:t>
      </w:r>
      <w:r w:rsidR="005C14D6">
        <w:rPr>
          <w:rFonts w:ascii="Arial" w:hAnsi="Arial" w:eastAsia="Times New Roman" w:cs="Arial"/>
          <w:sz w:val="24"/>
          <w:szCs w:val="24"/>
          <w:lang w:val="en-CA" w:eastAsia="en-CA"/>
        </w:rPr>
        <w:t xml:space="preserve"> sea cucumbers were</w:t>
      </w:r>
      <w:r w:rsidRPr="0032287F" w:rsidR="00C3101E">
        <w:rPr>
          <w:rFonts w:ascii="Arial" w:hAnsi="Arial" w:eastAsia="Times New Roman" w:cs="Arial"/>
          <w:sz w:val="24"/>
          <w:szCs w:val="24"/>
          <w:lang w:val="en-CA" w:eastAsia="en-CA"/>
        </w:rPr>
        <w:t xml:space="preserve"> disproportionally</w:t>
      </w:r>
      <w:r w:rsidR="005C14D6">
        <w:rPr>
          <w:rFonts w:ascii="Arial" w:hAnsi="Arial" w:eastAsia="Times New Roman" w:cs="Arial"/>
          <w:sz w:val="24"/>
          <w:szCs w:val="24"/>
          <w:lang w:val="en-CA" w:eastAsia="en-CA"/>
        </w:rPr>
        <w:t xml:space="preserve"> found</w:t>
      </w:r>
      <w:r w:rsidRPr="0032287F" w:rsidR="00C3101E">
        <w:rPr>
          <w:rFonts w:ascii="Arial" w:hAnsi="Arial" w:eastAsia="Times New Roman" w:cs="Arial"/>
          <w:sz w:val="24"/>
          <w:szCs w:val="24"/>
          <w:lang w:val="en-CA" w:eastAsia="en-CA"/>
        </w:rPr>
        <w:t xml:space="preserve"> </w:t>
      </w:r>
      <w:r w:rsidR="00C46550">
        <w:rPr>
          <w:rFonts w:ascii="Arial" w:hAnsi="Arial" w:eastAsia="Times New Roman" w:cs="Arial"/>
          <w:sz w:val="24"/>
          <w:szCs w:val="24"/>
          <w:lang w:val="en-CA" w:eastAsia="en-CA"/>
        </w:rPr>
        <w:t>at shallow depths</w:t>
      </w:r>
      <w:r w:rsidR="00F5007C">
        <w:rPr>
          <w:rFonts w:ascii="Arial" w:hAnsi="Arial" w:eastAsia="Times New Roman" w:cs="Arial"/>
          <w:sz w:val="24"/>
          <w:szCs w:val="24"/>
          <w:lang w:val="en-CA" w:eastAsia="en-CA"/>
        </w:rPr>
        <w:t xml:space="preserve"> </w:t>
      </w:r>
      <w:r w:rsidR="00F5007C">
        <w:rPr>
          <w:rFonts w:ascii="Arial" w:hAnsi="Arial" w:eastAsia="Times New Roman" w:cs="Arial"/>
          <w:sz w:val="24"/>
          <w:szCs w:val="24"/>
          <w:lang w:val="en-CA" w:eastAsia="en-CA"/>
        </w:rPr>
        <w:t xml:space="preserve">(Em Lim, </w:t>
      </w:r>
      <w:r w:rsidR="00F5007C">
        <w:rPr>
          <w:rFonts w:ascii="Arial" w:hAnsi="Arial" w:eastAsia="Times New Roman" w:cs="Arial"/>
          <w:i/>
          <w:iCs/>
          <w:sz w:val="24"/>
          <w:szCs w:val="24"/>
          <w:lang w:val="en-CA" w:eastAsia="en-CA"/>
        </w:rPr>
        <w:t>personal communication)</w:t>
      </w:r>
      <w:r w:rsidR="00013BCA">
        <w:rPr>
          <w:rFonts w:ascii="Arial" w:hAnsi="Arial" w:eastAsia="Times New Roman" w:cs="Arial"/>
          <w:sz w:val="24"/>
          <w:szCs w:val="24"/>
          <w:lang w:val="en-CA" w:eastAsia="en-CA"/>
        </w:rPr>
        <w:t>.</w:t>
      </w:r>
      <w:r w:rsidR="006B3D8F">
        <w:rPr>
          <w:rFonts w:ascii="Arial" w:hAnsi="Arial" w:eastAsia="Times New Roman" w:cs="Arial"/>
          <w:sz w:val="24"/>
          <w:szCs w:val="24"/>
          <w:lang w:val="en-CA" w:eastAsia="en-CA"/>
        </w:rPr>
        <w:t xml:space="preserve"> </w:t>
      </w:r>
      <w:r w:rsidR="00D72B6C">
        <w:rPr>
          <w:rFonts w:ascii="Arial" w:hAnsi="Arial" w:eastAsia="Times New Roman" w:cs="Arial"/>
          <w:sz w:val="24"/>
          <w:szCs w:val="24"/>
          <w:lang w:val="en-CA" w:eastAsia="en-CA"/>
        </w:rPr>
        <w:t>Southwest British Columbia</w:t>
      </w:r>
      <w:r w:rsidR="00CD254C">
        <w:rPr>
          <w:rFonts w:ascii="Arial" w:hAnsi="Arial" w:eastAsia="Times New Roman" w:cs="Arial"/>
          <w:sz w:val="24"/>
          <w:szCs w:val="24"/>
          <w:lang w:val="en-CA" w:eastAsia="en-CA"/>
        </w:rPr>
        <w:t xml:space="preserve"> was </w:t>
      </w:r>
      <w:r w:rsidRPr="0032287F" w:rsidR="008013AB">
        <w:rPr>
          <w:rFonts w:ascii="Arial" w:hAnsi="Arial" w:eastAsia="Times New Roman" w:cs="Arial"/>
          <w:sz w:val="24"/>
          <w:szCs w:val="24"/>
          <w:lang w:val="en-CA" w:eastAsia="en-CA"/>
        </w:rPr>
        <w:t>affected by</w:t>
      </w:r>
      <w:r w:rsidRPr="0032287F" w:rsidR="00C404C7">
        <w:rPr>
          <w:rFonts w:ascii="Arial" w:hAnsi="Arial" w:eastAsia="Times New Roman" w:cs="Arial"/>
          <w:sz w:val="24"/>
          <w:szCs w:val="24"/>
          <w:lang w:val="en-CA" w:eastAsia="en-CA"/>
        </w:rPr>
        <w:t xml:space="preserve"> </w:t>
      </w:r>
      <w:r w:rsidR="00D164B8">
        <w:rPr>
          <w:rFonts w:ascii="Arial" w:hAnsi="Arial" w:eastAsia="Times New Roman" w:cs="Arial"/>
          <w:sz w:val="24"/>
          <w:szCs w:val="24"/>
          <w:lang w:val="en-CA" w:eastAsia="en-CA"/>
        </w:rPr>
        <w:t xml:space="preserve">multiple heat waves </w:t>
      </w:r>
      <w:r w:rsidR="00C85B08">
        <w:rPr>
          <w:rFonts w:ascii="Arial" w:hAnsi="Arial" w:eastAsia="Times New Roman" w:cs="Arial"/>
          <w:sz w:val="24"/>
          <w:szCs w:val="24"/>
          <w:lang w:val="en-CA" w:eastAsia="en-CA"/>
        </w:rPr>
        <w:t xml:space="preserve">in the months </w:t>
      </w:r>
      <w:r w:rsidRPr="0032287F" w:rsidR="00C404C7">
        <w:rPr>
          <w:rFonts w:ascii="Arial" w:hAnsi="Arial" w:eastAsia="Times New Roman" w:cs="Arial"/>
          <w:sz w:val="24"/>
          <w:szCs w:val="24"/>
          <w:lang w:val="en-CA" w:eastAsia="en-CA"/>
        </w:rPr>
        <w:t xml:space="preserve">leading up to </w:t>
      </w:r>
      <w:r w:rsidRPr="0032287F" w:rsidR="00003E66">
        <w:rPr>
          <w:rFonts w:ascii="Arial" w:hAnsi="Arial" w:eastAsia="Times New Roman" w:cs="Arial"/>
          <w:sz w:val="24"/>
          <w:szCs w:val="24"/>
          <w:lang w:val="en-CA" w:eastAsia="en-CA"/>
        </w:rPr>
        <w:t>wasting outbreak</w:t>
      </w:r>
      <w:r w:rsidR="00832293">
        <w:rPr>
          <w:rFonts w:ascii="Arial" w:hAnsi="Arial" w:eastAsia="Times New Roman" w:cs="Arial"/>
          <w:sz w:val="24"/>
          <w:szCs w:val="24"/>
          <w:lang w:val="en-CA" w:eastAsia="en-CA"/>
        </w:rPr>
        <w:t xml:space="preserve"> </w:t>
      </w:r>
      <w:r w:rsidR="00832293">
        <w:rPr>
          <w:rFonts w:ascii="Arial" w:hAnsi="Arial" w:eastAsia="Times New Roman" w:cs="Arial"/>
          <w:sz w:val="24"/>
          <w:szCs w:val="24"/>
          <w:lang w:val="en-CA" w:eastAsia="en-CA"/>
        </w:rPr>
        <w:fldChar w:fldCharType="begin" w:fldLock="1"/>
      </w:r>
      <w:r w:rsidR="00231AC4">
        <w:rPr>
          <w:rFonts w:ascii="Arial" w:hAnsi="Arial" w:eastAsia="Times New Roman" w:cs="Arial"/>
          <w:sz w:val="24"/>
          <w:szCs w:val="24"/>
          <w:lang w:val="en-CA" w:eastAsia="en-CA"/>
        </w:rPr>
        <w:instrText>ADDIN CSL_CITATION {"citationItems":[{"id":"ITEM-1","itemData":{"author":[{"dropping-particle":"","family":"Environment &amp; Climate Change Canada","given":"","non-dropping-particle":"","parse-names":false,"suffix":""}],"id":"ITEM-1","issued":{"date-parts":[["2021"]]},"page":"4-7","title":"Environment and Climate Change Canada warns western Canadians about dangerous record-high temperatures","type":"article-journal"},"uris":["http://www.mendeley.com/documents/?uuid=dd2eb01c-4fc3-4d5b-89b1-f1f29fb1b0b6"]}],"mendeley":{"formattedCitation":"(Environment &amp; Climate Change Canada, 2021)","plainTextFormattedCitation":"(Environment &amp; Climate Change Canada, 2021)","previouslyFormattedCitation":"(Environment &amp; Climate Change Canada, 2021)"},"properties":{"noteIndex":0},"schema":"https://github.com/citation-style-language/schema/raw/master/csl-citation.json"}</w:instrText>
      </w:r>
      <w:r w:rsidR="00832293">
        <w:rPr>
          <w:rFonts w:ascii="Arial" w:hAnsi="Arial" w:eastAsia="Times New Roman" w:cs="Arial"/>
          <w:sz w:val="24"/>
          <w:szCs w:val="24"/>
          <w:lang w:val="en-CA" w:eastAsia="en-CA"/>
        </w:rPr>
        <w:fldChar w:fldCharType="separate"/>
      </w:r>
      <w:r w:rsidRPr="00832293" w:rsidR="00832293">
        <w:rPr>
          <w:rFonts w:ascii="Arial" w:hAnsi="Arial" w:eastAsia="Times New Roman" w:cs="Arial"/>
          <w:noProof/>
          <w:sz w:val="24"/>
          <w:szCs w:val="24"/>
          <w:lang w:val="en-CA" w:eastAsia="en-CA"/>
        </w:rPr>
        <w:t>(Environment &amp; Climate Change Canada, 2021)</w:t>
      </w:r>
      <w:r w:rsidR="00832293">
        <w:rPr>
          <w:rFonts w:ascii="Arial" w:hAnsi="Arial" w:eastAsia="Times New Roman" w:cs="Arial"/>
          <w:sz w:val="24"/>
          <w:szCs w:val="24"/>
          <w:lang w:val="en-CA" w:eastAsia="en-CA"/>
        </w:rPr>
        <w:fldChar w:fldCharType="end"/>
      </w:r>
      <w:r w:rsidR="00565E2C">
        <w:rPr>
          <w:rFonts w:ascii="Arial" w:hAnsi="Arial" w:eastAsia="Times New Roman" w:cs="Arial"/>
          <w:sz w:val="24"/>
          <w:szCs w:val="24"/>
          <w:lang w:val="en-CA" w:eastAsia="en-CA"/>
        </w:rPr>
        <w:t>; t</w:t>
      </w:r>
      <w:r w:rsidR="007F4072">
        <w:rPr>
          <w:rFonts w:ascii="Arial" w:hAnsi="Arial" w:eastAsia="Times New Roman" w:cs="Arial"/>
          <w:sz w:val="24"/>
          <w:szCs w:val="24"/>
          <w:lang w:val="en-CA" w:eastAsia="en-CA"/>
        </w:rPr>
        <w:t>hes</w:t>
      </w:r>
      <w:r w:rsidR="00D72B6C">
        <w:rPr>
          <w:rFonts w:ascii="Arial" w:hAnsi="Arial" w:eastAsia="Times New Roman" w:cs="Arial"/>
          <w:sz w:val="24"/>
          <w:szCs w:val="24"/>
          <w:lang w:val="en-CA" w:eastAsia="en-CA"/>
        </w:rPr>
        <w:t xml:space="preserve">e extreme air temperatures led to elevated </w:t>
      </w:r>
      <w:r w:rsidR="00BC3127">
        <w:rPr>
          <w:rFonts w:ascii="Arial" w:hAnsi="Arial" w:eastAsia="Times New Roman" w:cs="Arial"/>
          <w:sz w:val="24"/>
          <w:szCs w:val="24"/>
          <w:lang w:val="en-CA" w:eastAsia="en-CA"/>
        </w:rPr>
        <w:t>subtidal</w:t>
      </w:r>
      <w:r w:rsidR="00D72B6C">
        <w:rPr>
          <w:rFonts w:ascii="Arial" w:hAnsi="Arial" w:eastAsia="Times New Roman" w:cs="Arial"/>
          <w:sz w:val="24"/>
          <w:szCs w:val="24"/>
          <w:lang w:val="en-CA" w:eastAsia="en-CA"/>
        </w:rPr>
        <w:t xml:space="preserve"> temperatures in the Strait of Georgia</w:t>
      </w:r>
      <w:r w:rsidR="008A07EA">
        <w:rPr>
          <w:rFonts w:ascii="Arial" w:hAnsi="Arial" w:eastAsia="Times New Roman" w:cs="Arial"/>
          <w:sz w:val="24"/>
          <w:szCs w:val="24"/>
          <w:lang w:val="en-CA" w:eastAsia="en-CA"/>
        </w:rPr>
        <w:t xml:space="preserve"> </w:t>
      </w:r>
      <w:r w:rsidR="00565E2C">
        <w:rPr>
          <w:rFonts w:ascii="Arial" w:hAnsi="Arial" w:eastAsia="Times New Roman" w:cs="Arial"/>
          <w:sz w:val="24"/>
          <w:szCs w:val="24"/>
          <w:lang w:val="en-CA" w:eastAsia="en-CA"/>
        </w:rPr>
        <w:t>where Nanoose Bay is located</w:t>
      </w:r>
      <w:r w:rsidR="00147073">
        <w:rPr>
          <w:rFonts w:ascii="Arial" w:hAnsi="Arial" w:eastAsia="Times New Roman" w:cs="Arial"/>
          <w:sz w:val="24"/>
          <w:szCs w:val="24"/>
          <w:lang w:val="en-CA" w:eastAsia="en-CA"/>
        </w:rPr>
        <w:t xml:space="preserve"> </w:t>
      </w:r>
      <w:r w:rsidR="00147073">
        <w:rPr>
          <w:rFonts w:ascii="Arial" w:hAnsi="Arial" w:eastAsia="Times New Roman" w:cs="Arial"/>
          <w:sz w:val="24"/>
          <w:szCs w:val="24"/>
          <w:lang w:val="en-CA" w:eastAsia="en-CA"/>
        </w:rPr>
        <w:fldChar w:fldCharType="begin" w:fldLock="1"/>
      </w:r>
      <w:r w:rsidR="00832293">
        <w:rPr>
          <w:rFonts w:ascii="Arial" w:hAnsi="Arial" w:eastAsia="Times New Roman" w:cs="Arial"/>
          <w:sz w:val="24"/>
          <w:szCs w:val="24"/>
          <w:lang w:val="en-CA" w:eastAsia="en-CA"/>
        </w:rPr>
        <w:instrText>ADDIN CSL_CITATION {"citationItems":[{"id":"ITEM-1","itemData":{"author":[{"dropping-particle":"","family":"Ocean Networks Canada Data Archive","given":"","non-dropping-particle":"","parse-names":false,"suffix":""}],"container-title":"University of Victoria","id":"ITEM-1","issued":{"date-parts":[["2021"]]},"title":"Ocean Networks Canada Temperature Data","type":"webpage"},"uris":["http://www.mendeley.com/documents/?uuid=1b5b825a-3a38-4c4e-9cb9-81d4a8c72d47"]}],"mendeley":{"formattedCitation":"(Ocean Networks Canada Data Archive, 2021)","plainTextFormattedCitation":"(Ocean Networks Canada Data Archive, 2021)","previouslyFormattedCitation":"(Ocean Networks Canada Data Archive, 2021)"},"properties":{"noteIndex":0},"schema":"https://github.com/citation-style-language/schema/raw/master/csl-citation.json"}</w:instrText>
      </w:r>
      <w:r w:rsidR="00147073">
        <w:rPr>
          <w:rFonts w:ascii="Arial" w:hAnsi="Arial" w:eastAsia="Times New Roman" w:cs="Arial"/>
          <w:sz w:val="24"/>
          <w:szCs w:val="24"/>
          <w:lang w:val="en-CA" w:eastAsia="en-CA"/>
        </w:rPr>
        <w:fldChar w:fldCharType="separate"/>
      </w:r>
      <w:r w:rsidRPr="00147073" w:rsidR="00147073">
        <w:rPr>
          <w:rFonts w:ascii="Arial" w:hAnsi="Arial" w:eastAsia="Times New Roman" w:cs="Arial"/>
          <w:noProof/>
          <w:sz w:val="24"/>
          <w:szCs w:val="24"/>
          <w:lang w:val="en-CA" w:eastAsia="en-CA"/>
        </w:rPr>
        <w:t>(Ocean Networks Canada Data Archive, 2021)</w:t>
      </w:r>
      <w:r w:rsidR="00147073">
        <w:rPr>
          <w:rFonts w:ascii="Arial" w:hAnsi="Arial" w:eastAsia="Times New Roman" w:cs="Arial"/>
          <w:sz w:val="24"/>
          <w:szCs w:val="24"/>
          <w:lang w:val="en-CA" w:eastAsia="en-CA"/>
        </w:rPr>
        <w:fldChar w:fldCharType="end"/>
      </w:r>
      <w:r w:rsidR="00565E2C">
        <w:rPr>
          <w:rFonts w:ascii="Arial" w:hAnsi="Arial" w:eastAsia="Times New Roman" w:cs="Arial"/>
          <w:sz w:val="24"/>
          <w:szCs w:val="24"/>
          <w:lang w:val="en-CA" w:eastAsia="en-CA"/>
        </w:rPr>
        <w:t xml:space="preserve">. </w:t>
      </w:r>
      <w:r w:rsidRPr="0032287F">
        <w:rPr>
          <w:rFonts w:ascii="Arial" w:hAnsi="Arial" w:eastAsia="Times New Roman" w:cs="Arial"/>
          <w:sz w:val="24"/>
          <w:szCs w:val="24"/>
          <w:lang w:val="en-CA" w:eastAsia="en-CA"/>
        </w:rPr>
        <w:t xml:space="preserve">As such, there is a potential link between thermal stress and wasting in </w:t>
      </w:r>
      <w:r w:rsidRPr="0032287F" w:rsidR="008D3458">
        <w:rPr>
          <w:rFonts w:ascii="Arial" w:hAnsi="Arial" w:eastAsia="Times New Roman" w:cs="Arial"/>
          <w:i/>
          <w:sz w:val="24"/>
          <w:szCs w:val="24"/>
          <w:lang w:val="en-CA" w:eastAsia="en-CA"/>
        </w:rPr>
        <w:t>P. californicus</w:t>
      </w:r>
      <w:r w:rsidR="006C7AE6">
        <w:rPr>
          <w:rFonts w:ascii="Arial" w:hAnsi="Arial" w:eastAsia="Times New Roman" w:cs="Arial"/>
          <w:iCs/>
          <w:sz w:val="24"/>
          <w:szCs w:val="24"/>
          <w:lang w:val="en-CA" w:eastAsia="en-CA"/>
        </w:rPr>
        <w:t>, especially given that wasting was mostly observed in the warmer part of the water column</w:t>
      </w:r>
      <w:r w:rsidR="00BC7E43">
        <w:rPr>
          <w:rFonts w:ascii="Arial" w:hAnsi="Arial" w:eastAsia="Times New Roman" w:cs="Arial"/>
          <w:i/>
          <w:sz w:val="24"/>
          <w:szCs w:val="24"/>
          <w:lang w:val="en-CA" w:eastAsia="en-CA"/>
        </w:rPr>
        <w:t xml:space="preserve">. </w:t>
      </w:r>
      <w:r w:rsidRPr="0032287F">
        <w:rPr>
          <w:rFonts w:ascii="Arial" w:hAnsi="Arial" w:eastAsia="Times New Roman" w:cs="Arial"/>
          <w:sz w:val="24"/>
          <w:szCs w:val="24"/>
          <w:lang w:val="en-CA" w:eastAsia="en-CA"/>
        </w:rPr>
        <w:t xml:space="preserve">However, understanding </w:t>
      </w:r>
      <w:r w:rsidRPr="0032287F" w:rsidR="00183992">
        <w:rPr>
          <w:rFonts w:ascii="Arial" w:hAnsi="Arial" w:eastAsia="Times New Roman" w:cs="Arial"/>
          <w:sz w:val="24"/>
          <w:szCs w:val="24"/>
          <w:lang w:val="en-CA" w:eastAsia="en-CA"/>
        </w:rPr>
        <w:t xml:space="preserve">the impact of heat stress on sea cucumber wasting </w:t>
      </w:r>
      <w:r w:rsidRPr="0032287F">
        <w:rPr>
          <w:rFonts w:ascii="Arial" w:hAnsi="Arial" w:eastAsia="Times New Roman" w:cs="Arial"/>
          <w:sz w:val="24"/>
          <w:szCs w:val="24"/>
          <w:lang w:val="en-CA" w:eastAsia="en-CA"/>
        </w:rPr>
        <w:t xml:space="preserve">also requires knowledge of how their unique behavioural and physiological characteristics are affected by thermal stress. </w:t>
      </w:r>
    </w:p>
    <w:p w:rsidRPr="0032287F" w:rsidR="009F5046" w:rsidP="00E11DA0" w:rsidRDefault="00121A70" w14:paraId="355DEF0E" w14:textId="7F532006">
      <w:pPr>
        <w:spacing w:after="0" w:line="480" w:lineRule="auto"/>
        <w:ind w:firstLine="720"/>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 xml:space="preserve">Sea cucumbers </w:t>
      </w:r>
      <w:r w:rsidRPr="0032287F" w:rsidR="0055705C">
        <w:rPr>
          <w:rFonts w:ascii="Arial" w:hAnsi="Arial" w:eastAsia="Times New Roman" w:cs="Arial"/>
          <w:sz w:val="24"/>
          <w:szCs w:val="24"/>
          <w:lang w:val="en-CA" w:eastAsia="en-CA"/>
        </w:rPr>
        <w:t>have</w:t>
      </w:r>
      <w:r w:rsidRPr="0032287F" w:rsidR="009F5046">
        <w:rPr>
          <w:rFonts w:ascii="Arial" w:hAnsi="Arial" w:eastAsia="Times New Roman" w:cs="Arial"/>
          <w:sz w:val="24"/>
          <w:szCs w:val="24"/>
          <w:lang w:val="en-CA" w:eastAsia="en-CA"/>
        </w:rPr>
        <w:t xml:space="preserve"> several unusual and poorly understood traits that distinguish them from other echinoderms</w:t>
      </w:r>
      <w:r w:rsidRPr="0032287F" w:rsidR="00CD1E8C">
        <w:rPr>
          <w:rFonts w:ascii="Arial" w:hAnsi="Arial" w:eastAsia="Times New Roman" w:cs="Arial"/>
          <w:sz w:val="24"/>
          <w:szCs w:val="24"/>
          <w:lang w:val="en-CA" w:eastAsia="en-CA"/>
        </w:rPr>
        <w:t xml:space="preserve"> such as sea stars</w:t>
      </w:r>
      <w:r w:rsidRPr="0032287F" w:rsidR="009D40D0">
        <w:rPr>
          <w:rFonts w:ascii="Arial" w:hAnsi="Arial" w:eastAsia="Times New Roman" w:cs="Arial"/>
          <w:sz w:val="24"/>
          <w:szCs w:val="24"/>
          <w:lang w:val="en-CA" w:eastAsia="en-CA"/>
        </w:rPr>
        <w:t>, and may affect the underlying physiological mechanisms behind wasting symptoms</w:t>
      </w:r>
      <w:r w:rsidRPr="0032287F" w:rsidR="009F5046">
        <w:rPr>
          <w:rFonts w:ascii="Arial" w:hAnsi="Arial" w:eastAsia="Times New Roman" w:cs="Arial"/>
          <w:sz w:val="24"/>
          <w:szCs w:val="24"/>
          <w:lang w:val="en-CA" w:eastAsia="en-CA"/>
        </w:rPr>
        <w:t xml:space="preserve">. Wasting symptoms </w:t>
      </w:r>
      <w:r w:rsidRPr="0032287F" w:rsidR="007948E9">
        <w:rPr>
          <w:rFonts w:ascii="Arial" w:hAnsi="Arial" w:eastAsia="Times New Roman" w:cs="Arial"/>
          <w:sz w:val="24"/>
          <w:szCs w:val="24"/>
          <w:lang w:val="en-CA" w:eastAsia="en-CA"/>
        </w:rPr>
        <w:t xml:space="preserve">in </w:t>
      </w:r>
      <w:r w:rsidRPr="0032287F" w:rsidR="007948E9">
        <w:rPr>
          <w:rFonts w:ascii="Arial" w:hAnsi="Arial" w:eastAsia="Times New Roman" w:cs="Arial"/>
          <w:i/>
          <w:sz w:val="24"/>
          <w:szCs w:val="24"/>
          <w:lang w:val="en-CA" w:eastAsia="en-CA"/>
        </w:rPr>
        <w:t>P. californicus</w:t>
      </w:r>
      <w:r w:rsidRPr="0032287F" w:rsidR="007948E9">
        <w:rPr>
          <w:rFonts w:ascii="Arial" w:hAnsi="Arial" w:eastAsia="Times New Roman" w:cs="Arial"/>
          <w:sz w:val="24"/>
          <w:szCs w:val="24"/>
          <w:lang w:val="en-CA" w:eastAsia="en-CA"/>
        </w:rPr>
        <w:t xml:space="preserve"> have been observed to </w:t>
      </w:r>
      <w:r w:rsidRPr="0032287F" w:rsidR="00A35FC2">
        <w:rPr>
          <w:rFonts w:ascii="Arial" w:hAnsi="Arial" w:eastAsia="Times New Roman" w:cs="Arial"/>
          <w:sz w:val="24"/>
          <w:szCs w:val="24"/>
          <w:lang w:val="en-CA" w:eastAsia="en-CA"/>
        </w:rPr>
        <w:t>start</w:t>
      </w:r>
      <w:r w:rsidRPr="0032287F" w:rsidR="009F5046">
        <w:rPr>
          <w:rFonts w:ascii="Arial" w:hAnsi="Arial" w:eastAsia="Times New Roman" w:cs="Arial"/>
          <w:sz w:val="24"/>
          <w:szCs w:val="24"/>
          <w:lang w:val="en-CA" w:eastAsia="en-CA"/>
        </w:rPr>
        <w:t xml:space="preserve"> as small </w:t>
      </w:r>
      <w:r w:rsidRPr="0032287F" w:rsidR="00647A42">
        <w:rPr>
          <w:rFonts w:ascii="Arial" w:hAnsi="Arial" w:eastAsia="Times New Roman" w:cs="Arial"/>
          <w:sz w:val="24"/>
          <w:szCs w:val="24"/>
          <w:lang w:val="en-CA" w:eastAsia="en-CA"/>
        </w:rPr>
        <w:t>ulcers</w:t>
      </w:r>
      <w:r w:rsidRPr="0032287F" w:rsidR="009F5046">
        <w:rPr>
          <w:rFonts w:ascii="Arial" w:hAnsi="Arial" w:eastAsia="Times New Roman" w:cs="Arial"/>
          <w:sz w:val="24"/>
          <w:szCs w:val="24"/>
          <w:lang w:val="en-CA" w:eastAsia="en-CA"/>
        </w:rPr>
        <w:t xml:space="preserve"> </w:t>
      </w:r>
      <w:r w:rsidRPr="0032287F" w:rsidR="00112CD6">
        <w:rPr>
          <w:rFonts w:ascii="Arial" w:hAnsi="Arial" w:eastAsia="Times New Roman" w:cs="Arial"/>
          <w:sz w:val="24"/>
          <w:szCs w:val="24"/>
          <w:lang w:val="en-CA" w:eastAsia="en-CA"/>
        </w:rPr>
        <w:t xml:space="preserve">on the </w:t>
      </w:r>
      <w:r w:rsidRPr="0032287F" w:rsidR="00FA27B4">
        <w:rPr>
          <w:rFonts w:ascii="Arial" w:hAnsi="Arial" w:eastAsia="Times New Roman" w:cs="Arial"/>
          <w:sz w:val="24"/>
          <w:szCs w:val="24"/>
          <w:lang w:val="en-CA" w:eastAsia="en-CA"/>
        </w:rPr>
        <w:t xml:space="preserve">aboral </w:t>
      </w:r>
      <w:r w:rsidRPr="0032287F" w:rsidR="00647A42">
        <w:rPr>
          <w:rFonts w:ascii="Arial" w:hAnsi="Arial" w:eastAsia="Times New Roman" w:cs="Arial"/>
          <w:sz w:val="24"/>
          <w:szCs w:val="24"/>
          <w:lang w:val="en-CA" w:eastAsia="en-CA"/>
        </w:rPr>
        <w:t xml:space="preserve">body wall and </w:t>
      </w:r>
      <w:r w:rsidRPr="0032287F" w:rsidR="00FA27B4">
        <w:rPr>
          <w:rFonts w:ascii="Arial" w:hAnsi="Arial" w:eastAsia="Times New Roman" w:cs="Arial"/>
          <w:sz w:val="24"/>
          <w:szCs w:val="24"/>
          <w:lang w:val="en-CA" w:eastAsia="en-CA"/>
        </w:rPr>
        <w:t xml:space="preserve">grow </w:t>
      </w:r>
      <w:r w:rsidRPr="0032287F" w:rsidR="009E6BF0">
        <w:rPr>
          <w:rFonts w:ascii="Arial" w:hAnsi="Arial" w:eastAsia="Times New Roman" w:cs="Arial"/>
          <w:sz w:val="24"/>
          <w:szCs w:val="24"/>
          <w:lang w:val="en-CA" w:eastAsia="en-CA"/>
        </w:rPr>
        <w:t>into larger lesions and fissures which can fully cover the organism</w:t>
      </w:r>
      <w:r w:rsidRPr="0032287F" w:rsidR="00112CD6">
        <w:rPr>
          <w:rFonts w:ascii="Arial" w:hAnsi="Arial" w:eastAsia="Times New Roman" w:cs="Arial"/>
          <w:sz w:val="24"/>
          <w:szCs w:val="24"/>
          <w:lang w:val="en-CA" w:eastAsia="en-CA"/>
        </w:rPr>
        <w:t xml:space="preserve">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Virome","type":"article-journal","volume":"12"},"uris":["http://www.mendeley.com/documents/?uuid=d2ee8ac9-6679-4d24-b028-07857eb0c51a"]}],"mendeley":{"formattedCitation":"(Hewson et al., 2020a)","plainTextFormattedCitation":"(Hewson et al., 2020a)","previouslyFormattedCitation":"(Hewson et al., 2020a)"},"properties":{"noteIndex":0},"schema":"https://github.com/citation-style-language/schema/raw/master/csl-citation.json"}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(Hewson et al., 2020a)</w:t>
      </w:r>
      <w:r w:rsidRPr="0032287F" w:rsidR="009F5046">
        <w:rPr>
          <w:rFonts w:ascii="Arial" w:hAnsi="Arial" w:eastAsia="Times New Roman" w:cs="Arial"/>
          <w:sz w:val="24"/>
          <w:szCs w:val="24"/>
          <w:lang w:val="en-CA" w:eastAsia="en-CA"/>
        </w:rPr>
        <w:fldChar w:fldCharType="end"/>
      </w:r>
      <w:r w:rsidRPr="0032287F" w:rsidR="009E6BF0">
        <w:rPr>
          <w:rFonts w:ascii="Arial" w:hAnsi="Arial" w:eastAsia="Times New Roman" w:cs="Arial"/>
          <w:sz w:val="24"/>
          <w:szCs w:val="24"/>
          <w:lang w:val="en-CA" w:eastAsia="en-CA"/>
        </w:rPr>
        <w:t>.</w:t>
      </w:r>
      <w:r w:rsidRPr="0032287F" w:rsidR="009F5046">
        <w:rPr>
          <w:rFonts w:ascii="Arial" w:hAnsi="Arial" w:eastAsia="Times New Roman" w:cs="Arial"/>
          <w:sz w:val="24"/>
          <w:szCs w:val="24"/>
          <w:lang w:val="en-CA" w:eastAsia="en-CA"/>
        </w:rPr>
        <w:t xml:space="preserve"> </w:t>
      </w:r>
      <w:commentRangeStart w:id="5"/>
      <w:r w:rsidRPr="0032287F" w:rsidR="007948E9">
        <w:rPr>
          <w:rFonts w:ascii="Arial" w:hAnsi="Arial" w:eastAsia="Times New Roman" w:cs="Arial"/>
          <w:sz w:val="24"/>
          <w:szCs w:val="24"/>
          <w:lang w:val="en-CA" w:eastAsia="en-CA"/>
        </w:rPr>
        <w:t xml:space="preserve">The sea cucumber dermis is primarily </w:t>
      </w:r>
      <w:r w:rsidRPr="0032287F" w:rsidR="00C55B97">
        <w:rPr>
          <w:rFonts w:ascii="Arial" w:hAnsi="Arial" w:eastAsia="Times New Roman" w:cs="Arial"/>
          <w:sz w:val="24"/>
          <w:szCs w:val="24"/>
          <w:lang w:val="en-CA" w:eastAsia="en-CA"/>
        </w:rPr>
        <w:t xml:space="preserve">mutable </w:t>
      </w:r>
      <w:r w:rsidRPr="0032287F" w:rsidR="007948E9">
        <w:rPr>
          <w:rFonts w:ascii="Arial" w:hAnsi="Arial" w:eastAsia="Times New Roman" w:cs="Arial"/>
          <w:sz w:val="24"/>
          <w:szCs w:val="24"/>
          <w:lang w:val="en-CA" w:eastAsia="en-CA"/>
        </w:rPr>
        <w:t>collagenous</w:t>
      </w:r>
      <w:r w:rsidRPr="0032287F" w:rsidR="00C55B97">
        <w:rPr>
          <w:rFonts w:ascii="Arial" w:hAnsi="Arial" w:eastAsia="Times New Roman" w:cs="Arial"/>
          <w:sz w:val="24"/>
          <w:szCs w:val="24"/>
          <w:lang w:val="en-CA" w:eastAsia="en-CA"/>
        </w:rPr>
        <w:t xml:space="preserve"> </w:t>
      </w:r>
      <w:r w:rsidRPr="0032287F" w:rsidR="007948E9">
        <w:rPr>
          <w:rFonts w:ascii="Arial" w:hAnsi="Arial" w:eastAsia="Times New Roman" w:cs="Arial"/>
          <w:sz w:val="24"/>
          <w:szCs w:val="24"/>
          <w:lang w:val="en-CA" w:eastAsia="en-CA"/>
        </w:rPr>
        <w:t xml:space="preserve">tissue that allows them to change mechanical properties of their dermis in response to environmental stimuli </w:t>
      </w:r>
      <w:r w:rsidRPr="0032287F" w:rsidR="007948E9">
        <w:rPr>
          <w:rFonts w:ascii="Arial" w:hAnsi="Arial" w:eastAsia="Times New Roman" w:cs="Arial"/>
          <w:sz w:val="24"/>
          <w:szCs w:val="24"/>
          <w:lang w:val="en-CA" w:eastAsia="en-CA"/>
        </w:rPr>
        <w:fldChar w:fldCharType="begin" w:fldLock="1"/>
      </w:r>
      <w:r w:rsidRPr="0032287F" w:rsidR="007948E9">
        <w:rPr>
          <w:rFonts w:ascii="Arial" w:hAnsi="Arial" w:eastAsia="Times New Roman" w:cs="Arial"/>
          <w:sz w:val="24"/>
          <w:szCs w:val="24"/>
          <w:lang w:val="en-CA" w:eastAsia="en-CA"/>
        </w:rPr>
        <w:instrText>ADDIN CSL_CITATION {"citationItems":[{"id":"ITEM-1","itemData":{"DOI":"10.2307/1543290","ISSN":"00063185","PMID":"14672981","abstract":"The dermis of the sea cucumber body wall is a typical catch connective tissue that rapidly changes its mechanical properties in response to various stimuli. Dynamic mechanical properties were measured in stiff, standard, and soft states of the sea cucumber Actinopyga mauritiana. Sinusoidal deformations were applied, either at a constant frequency of 0.1 Hz with varying maximum strain of 2%-20% or at a fixed maximum strain of 1.8% with varying frequency of 0.0005-50 Hz. The dermis showed viscoelasticity with both strain and strain-rate dependence. The dermis in the standard state showed a J-shaped stress-strain curve with a stiffness of 1 MPa and a dissipation ratio of 60%; the curve of the stiff dermis was linear with high stiffness (3 MPa) and a low dissipation ratio (30%). Soft dermis showed a J-shaped curve with low stiffness (0.3 MPa) and a high dissipation ratio (80%). The strain-induced softening was observed in the soft state. Stiff samples had a higher storage modulus and a lower tangent δ than soft ones, implying a larger contribution of the elastic component in the stiff state. A simple molecular model was proposed that accounted for the mechanical behavior of the dermis. The model suggested that stiffening stimulation increased intermolecular bonds, whereas softening stimulation affected intra-molecular bonds. The adaptive significance of each mechanical state in the behavior of sea cucumbers is discussed.","author":[{"dropping-particle":"","family":"Motokawa","given":"Tatsuo","non-dropping-particle":"","parse-names":false,"suffix":""},{"dropping-particle":"","family":"Tsuchi","given":"Akifumi","non-dropping-particle":"","parse-names":false,"suffix":""}],"container-title":"Biological Bulletin","id":"ITEM-1","issue":"3","issued":{"date-parts":[["2003"]]},"page":"261-275","title":"Dynamic Mechanical Properties of Body-Wall Dermis in Various Mechanical States and Their Implications for the Behavior of Sea Cucumbers","type":"article-journal","volume":"205"},"uris":["http://www.mendeley.com/documents/?uuid=8feb1e18-3813-4ed6-93dc-69228d469896"]}],"mendeley":{"formattedCitation":"(Motokawa &amp; Tsuchi, 2003)","plainTextFormattedCitation":"(Motokawa &amp; Tsuchi, 2003)","previouslyFormattedCitation":"(Motokawa &amp; Tsuchi, 2003)"},"properties":{"noteIndex":0},"schema":"https://github.com/citation-style-language/schema/raw/master/csl-citation.json"}</w:instrText>
      </w:r>
      <w:r w:rsidRPr="0032287F" w:rsidR="007948E9">
        <w:rPr>
          <w:rFonts w:ascii="Arial" w:hAnsi="Arial" w:eastAsia="Times New Roman" w:cs="Arial"/>
          <w:sz w:val="24"/>
          <w:szCs w:val="24"/>
          <w:lang w:val="en-CA" w:eastAsia="en-CA"/>
        </w:rPr>
        <w:fldChar w:fldCharType="separate"/>
      </w:r>
      <w:r w:rsidRPr="0032287F" w:rsidR="007948E9">
        <w:rPr>
          <w:rFonts w:ascii="Arial" w:hAnsi="Arial" w:eastAsia="Times New Roman" w:cs="Arial"/>
          <w:noProof/>
          <w:sz w:val="24"/>
          <w:szCs w:val="24"/>
          <w:lang w:val="en-CA" w:eastAsia="en-CA"/>
        </w:rPr>
        <w:t>(Motokawa &amp; Tsuchi, 2003)</w:t>
      </w:r>
      <w:r w:rsidRPr="0032287F" w:rsidR="007948E9">
        <w:rPr>
          <w:rFonts w:ascii="Arial" w:hAnsi="Arial" w:eastAsia="Times New Roman" w:cs="Arial"/>
          <w:sz w:val="24"/>
          <w:szCs w:val="24"/>
          <w:lang w:val="en-CA" w:eastAsia="en-CA"/>
        </w:rPr>
        <w:fldChar w:fldCharType="end"/>
      </w:r>
      <w:r w:rsidRPr="0032287F" w:rsidR="007948E9">
        <w:rPr>
          <w:rFonts w:ascii="Arial" w:hAnsi="Arial" w:eastAsia="Times New Roman" w:cs="Arial"/>
          <w:sz w:val="24"/>
          <w:szCs w:val="24"/>
          <w:lang w:val="en-CA" w:eastAsia="en-CA"/>
        </w:rPr>
        <w:t xml:space="preserve">. Under normal seawater conditions, sea cucumber dermal stiffness can rapidly increase, which is thought to be adaptive for posture </w:t>
      </w:r>
      <w:r w:rsidRPr="0032287F" w:rsidR="007948E9">
        <w:rPr>
          <w:rFonts w:ascii="Arial" w:hAnsi="Arial" w:eastAsia="Times New Roman" w:cs="Arial"/>
          <w:sz w:val="24"/>
          <w:szCs w:val="24"/>
          <w:lang w:val="en-CA" w:eastAsia="en-CA"/>
        </w:rPr>
        <w:lastRenderedPageBreak/>
        <w:t xml:space="preserve">maintenance and antipredator defense </w:t>
      </w:r>
      <w:r w:rsidRPr="0032287F" w:rsidR="007948E9">
        <w:rPr>
          <w:rFonts w:ascii="Arial" w:hAnsi="Arial" w:eastAsia="Times New Roman" w:cs="Arial"/>
          <w:sz w:val="24"/>
          <w:szCs w:val="24"/>
          <w:lang w:val="en-CA" w:eastAsia="en-CA"/>
        </w:rPr>
        <w:fldChar w:fldCharType="begin" w:fldLock="1"/>
      </w:r>
      <w:r w:rsidRPr="0032287F" w:rsidR="007948E9">
        <w:rPr>
          <w:rFonts w:ascii="Arial" w:hAnsi="Arial" w:eastAsia="Times New Roman" w:cs="Arial"/>
          <w:sz w:val="24"/>
          <w:szCs w:val="24"/>
          <w:lang w:val="en-CA" w:eastAsia="en-CA"/>
        </w:rPr>
        <w:instrText>ADDIN CSL_CITATION {"citationItems":[{"id":"ITEM-1","itemData":{"DOI":"10.2307/1543290","ISSN":"00063185","PMID":"14672981","abstract":"The dermis of the sea cucumber body wall is a typical catch connective tissue that rapidly changes its mechanical properties in response to various stimuli. Dynamic mechanical properties were measured in stiff, standard, and soft states of the sea cucumber Actinopyga mauritiana. Sinusoidal deformations were applied, either at a constant frequency of 0.1 Hz with varying maximum strain of 2%-20% or at a fixed maximum strain of 1.8% with varying frequency of 0.0005-50 Hz. The dermis showed viscoelasticity with both strain and strain-rate dependence. The dermis in the standard state showed a J-shaped stress-strain curve with a stiffness of 1 MPa and a dissipation ratio of 60%; the curve of the stiff dermis was linear with high stiffness (3 MPa) and a low dissipation ratio (30%). Soft dermis showed a J-shaped curve with low stiffness (0.3 MPa) and a high dissipation ratio (80%). The strain-induced softening was observed in the soft state. Stiff samples had a higher storage modulus and a lower tangent δ than soft ones, implying a larger contribution of the elastic component in the stiff state. A simple molecular model was proposed that accounted for the mechanical behavior of the dermis. The model suggested that stiffening stimulation increased intermolecular bonds, whereas softening stimulation affected intra-molecular bonds. The adaptive significance of each mechanical state in the behavior of sea cucumbers is discussed.","author":[{"dropping-particle":"","family":"Motokawa","given":"Tatsuo","non-dropping-particle":"","parse-names":false,"suffix":""},{"dropping-particle":"","family":"Tsuchi","given":"Akifumi","non-dropping-particle":"","parse-names":false,"suffix":""}],"container-title":"Biological Bulletin","id":"ITEM-1","issue":"3","issued":{"date-parts":[["2003"]]},"page":"261-275","title":"Dynamic Mechanical Properties of Body-Wall Dermis in Various Mechanical States and Their Implications for the Behavior of Sea Cucumbers","type":"article-journal","volume":"205"},"uris":["http://www.mendeley.com/documents/?uuid=8feb1e18-3813-4ed6-93dc-69228d469896"]},{"id":"ITEM-2","itemData":{"DOI":"10.1242/JEB.044149","abstract":"The dermis of sea cucumbers is a catch connective tissue or mutable collagenous tissue that shows large changes in stiffness. Extensive studies on the dermis revealed that it can adopt three different states having different mechanical properties that can be reversibly converted. These are the stiff, standard and soft states. The standard state is readily produced when a dermal piece is immersed in the sea water containing Ca2+, whereas the soft state can be produced by removal of Ca2+. A stiffening protein, tensilin, has been isolated from some sea cucumbers (Cucumaria frondosa and Holothuria leucospilota. Although tensilin converts the state of the dermis from soft to standard, it cannot convert from standard to stiff. In this study, we isolated and partially purified a novel stiffening factor from the dermis of Holothuria leucospilota. The factor stiffened the dermis in normal artificial sea water (ASW) but did not stiffen the soft dermis in Ca2+-free ASW. It also stiffened the dermis that had been converted to the standard state in Ca2+-free ASW by the action of tensilin. These results suggest that the factor produces the stiff dermis from the standard state but cannot work as a stiffener on the soft dermis. Its addition to longitudinal muscles of the sea cucumber produced no effects, suggesting that its effect is specific to the catch connective tissue. Its stiffening activity was susceptible to trypsin, meaning that it is a polypeptide, and its molecular mass estimated from gel filtration chromatography was 2.4 kDa. © 2010. Published by The Company of Biologists Ltd.","author":[{"dropping-particle":"","family":"Yamada","given":"Akira","non-dropping-particle":"","parse-names":false,"suffix":""},{"dropping-particle":"","family":"Tamori","given":"Masaki","non-dropping-particle":"","parse-names":false,"suffix":""},{"dropping-particle":"","family":"Iketani","given":"Tomoaki","non-dropping-particle":"","parse-names":false,"suffix":""},{"dropping-particle":"","family":"Oiwa","given":"Kazuhiro","non-dropping-particle":"","parse-names":false,"suffix":""},{"dropping-particle":"","family":"Motokawa","given":"Tatsuo","non-dropping-particle":"","parse-names":false,"suffix":""}],"container-title":"Journal of Experimental Biology","id":"ITEM-2","issue":"20","issued":{"date-parts":[["2010","10"]]},"page":"3416-3422","title":"A novel stiffening factor inducing the stiffest state of holothurian catch connective tissue","type":"article-journal","volume":"213"},"uris":["http://www.mendeley.com/documents/?uuid=ca81e528-55d3-4181-8d5d-5d51588dace8"]}],"mendeley":{"formattedCitation":"(Motokawa &amp; Tsuchi, 2003; Yamada et al., 2010)","plainTextFormattedCitation":"(Motokawa &amp; Tsuchi, 2003; Yamada et al., 2010)","previouslyFormattedCitation":"(Motokawa &amp; Tsuchi, 2003; Yamada et al., 2010)"},"properties":{"noteIndex":0},"schema":"https://github.com/citation-style-language/schema/raw/master/csl-citation.json"}</w:instrText>
      </w:r>
      <w:r w:rsidRPr="0032287F" w:rsidR="007948E9">
        <w:rPr>
          <w:rFonts w:ascii="Arial" w:hAnsi="Arial" w:eastAsia="Times New Roman" w:cs="Arial"/>
          <w:sz w:val="24"/>
          <w:szCs w:val="24"/>
          <w:lang w:val="en-CA" w:eastAsia="en-CA"/>
        </w:rPr>
        <w:fldChar w:fldCharType="separate"/>
      </w:r>
      <w:r w:rsidRPr="0032287F" w:rsidR="007948E9">
        <w:rPr>
          <w:rFonts w:ascii="Arial" w:hAnsi="Arial" w:eastAsia="Times New Roman" w:cs="Arial"/>
          <w:noProof/>
          <w:sz w:val="24"/>
          <w:szCs w:val="24"/>
          <w:lang w:val="en-CA" w:eastAsia="en-CA"/>
        </w:rPr>
        <w:t>(Motokawa &amp; Tsuchi, 2003; Yamada et al., 2010)</w:t>
      </w:r>
      <w:r w:rsidRPr="0032287F" w:rsidR="007948E9">
        <w:rPr>
          <w:rFonts w:ascii="Arial" w:hAnsi="Arial" w:eastAsia="Times New Roman" w:cs="Arial"/>
          <w:sz w:val="24"/>
          <w:szCs w:val="24"/>
          <w:lang w:val="en-CA" w:eastAsia="en-CA"/>
        </w:rPr>
        <w:fldChar w:fldCharType="end"/>
      </w:r>
      <w:r w:rsidRPr="0032287F" w:rsidR="007948E9">
        <w:rPr>
          <w:rFonts w:ascii="Arial" w:hAnsi="Arial" w:eastAsia="Times New Roman" w:cs="Arial"/>
          <w:sz w:val="24"/>
          <w:szCs w:val="24"/>
          <w:lang w:val="en-CA" w:eastAsia="en-CA"/>
        </w:rPr>
        <w:t xml:space="preserve">. </w:t>
      </w:r>
      <w:r w:rsidRPr="0032287F" w:rsidR="009E6BF0">
        <w:rPr>
          <w:rFonts w:ascii="Arial" w:hAnsi="Arial" w:eastAsia="Times New Roman" w:cs="Arial"/>
          <w:sz w:val="24"/>
          <w:szCs w:val="24"/>
          <w:lang w:val="en-CA" w:eastAsia="en-CA"/>
        </w:rPr>
        <w:t>If these lesions</w:t>
      </w:r>
      <w:r w:rsidRPr="0032287F" w:rsidR="00880B7C">
        <w:rPr>
          <w:rFonts w:ascii="Arial" w:hAnsi="Arial" w:eastAsia="Times New Roman" w:cs="Arial"/>
          <w:sz w:val="24"/>
          <w:szCs w:val="24"/>
          <w:lang w:val="en-CA" w:eastAsia="en-CA"/>
        </w:rPr>
        <w:t xml:space="preserve"> </w:t>
      </w:r>
      <w:r w:rsidRPr="0032287F" w:rsidR="00D43CE1">
        <w:rPr>
          <w:rFonts w:ascii="Arial" w:hAnsi="Arial" w:eastAsia="Times New Roman" w:cs="Arial"/>
          <w:sz w:val="24"/>
          <w:szCs w:val="24"/>
          <w:lang w:val="en-CA" w:eastAsia="en-CA"/>
        </w:rPr>
        <w:t>extend</w:t>
      </w:r>
      <w:r w:rsidRPr="0032287F" w:rsidR="00880B7C">
        <w:rPr>
          <w:rFonts w:ascii="Arial" w:hAnsi="Arial" w:eastAsia="Times New Roman" w:cs="Arial"/>
          <w:sz w:val="24"/>
          <w:szCs w:val="24"/>
          <w:lang w:val="en-CA" w:eastAsia="en-CA"/>
        </w:rPr>
        <w:t xml:space="preserve"> into the dermis, wasting</w:t>
      </w:r>
      <w:r w:rsidRPr="0032287F" w:rsidR="009F5046">
        <w:rPr>
          <w:rFonts w:ascii="Arial" w:hAnsi="Arial" w:eastAsia="Times New Roman" w:cs="Arial"/>
          <w:sz w:val="24"/>
          <w:szCs w:val="24"/>
          <w:lang w:val="en-CA" w:eastAsia="en-CA"/>
        </w:rPr>
        <w:t xml:space="preserve"> may affect changes in stiffening behaviour</w:t>
      </w:r>
      <w:r w:rsidRPr="0032287F" w:rsidR="00C55B97">
        <w:rPr>
          <w:rFonts w:ascii="Arial" w:hAnsi="Arial" w:eastAsia="Times New Roman" w:cs="Arial"/>
          <w:sz w:val="24"/>
          <w:szCs w:val="24"/>
          <w:lang w:val="en-CA" w:eastAsia="en-CA"/>
        </w:rPr>
        <w:t>, especially if stiffening is already affected by an altered thermal regime</w:t>
      </w:r>
      <w:r w:rsidRPr="0032287F" w:rsidR="009F5046">
        <w:rPr>
          <w:rFonts w:ascii="Arial" w:hAnsi="Arial" w:eastAsia="Times New Roman" w:cs="Arial"/>
          <w:sz w:val="24"/>
          <w:szCs w:val="24"/>
          <w:lang w:val="en-CA" w:eastAsia="en-CA"/>
        </w:rPr>
        <w:t xml:space="preserve">. </w:t>
      </w:r>
      <w:commentRangeEnd w:id="5"/>
      <w:r w:rsidRPr="0032287F" w:rsidR="000155CB">
        <w:rPr>
          <w:rStyle w:val="CommentReference"/>
          <w:rFonts w:ascii="Arial" w:hAnsi="Arial" w:cs="Arial"/>
          <w:sz w:val="24"/>
          <w:szCs w:val="24"/>
        </w:rPr>
        <w:commentReference w:id="5"/>
      </w:r>
      <w:r w:rsidRPr="0032287F" w:rsidR="009F5046">
        <w:rPr>
          <w:rFonts w:ascii="Arial" w:hAnsi="Arial" w:eastAsia="Times New Roman" w:cs="Arial"/>
          <w:sz w:val="24"/>
          <w:szCs w:val="24"/>
          <w:lang w:val="en-CA" w:eastAsia="en-CA"/>
        </w:rPr>
        <w:t>Another unique behaviour of sea cucumbers is evisceration, the ability to expulse and subsequently regenerate their digestive tract</w:t>
      </w:r>
      <w:r w:rsidRPr="0032287F" w:rsidR="00B8477A">
        <w:rPr>
          <w:rFonts w:ascii="Arial" w:hAnsi="Arial" w:eastAsia="Times New Roman" w:cs="Arial"/>
          <w:sz w:val="24"/>
          <w:szCs w:val="24"/>
          <w:lang w:val="en-CA" w:eastAsia="en-CA"/>
        </w:rPr>
        <w:t xml:space="preserve"> </w:t>
      </w:r>
      <w:r w:rsidRPr="0032287F" w:rsidR="00910FBD">
        <w:rPr>
          <w:rFonts w:ascii="Arial" w:hAnsi="Arial" w:eastAsia="Times New Roman" w:cs="Arial"/>
          <w:sz w:val="24"/>
          <w:szCs w:val="24"/>
          <w:lang w:val="en-CA" w:eastAsia="en-CA"/>
        </w:rPr>
        <w:t>(</w:t>
      </w:r>
      <w:r w:rsidRPr="0032287F" w:rsidR="00910FBD">
        <w:rPr>
          <w:rFonts w:ascii="Arial" w:hAnsi="Arial" w:eastAsia="Times New Roman" w:cs="Arial"/>
          <w:color w:val="000000"/>
          <w:sz w:val="24"/>
          <w:szCs w:val="24"/>
          <w:shd w:val="clear" w:color="auto" w:fill="E1E3E6"/>
          <w:lang w:val="en-CA" w:eastAsia="en-CA"/>
        </w:rPr>
        <w:t>Fankboner &amp; Cameron, 1985).</w:t>
      </w:r>
      <w:r w:rsidRPr="0032287F" w:rsidR="009F5046">
        <w:rPr>
          <w:rFonts w:ascii="Arial" w:hAnsi="Arial" w:eastAsia="Times New Roman" w:cs="Arial"/>
          <w:sz w:val="24"/>
          <w:szCs w:val="24"/>
          <w:lang w:val="en-CA" w:eastAsia="en-CA"/>
        </w:rPr>
        <w:t xml:space="preserve"> </w:t>
      </w:r>
      <w:r w:rsidRPr="0032287F" w:rsidR="00FB1890">
        <w:rPr>
          <w:rFonts w:ascii="Arial" w:hAnsi="Arial" w:eastAsia="Times New Roman" w:cs="Arial"/>
          <w:sz w:val="24"/>
          <w:szCs w:val="24"/>
          <w:lang w:val="en-CA" w:eastAsia="en-CA"/>
        </w:rPr>
        <w:t>The mechanisms which trigger e</w:t>
      </w:r>
      <w:r w:rsidRPr="0032287F" w:rsidR="009F5046">
        <w:rPr>
          <w:rFonts w:ascii="Arial" w:hAnsi="Arial" w:eastAsia="Times New Roman" w:cs="Arial"/>
          <w:sz w:val="24"/>
          <w:szCs w:val="24"/>
          <w:lang w:val="en-CA" w:eastAsia="en-CA"/>
        </w:rPr>
        <w:t xml:space="preserve">visceration </w:t>
      </w:r>
      <w:r w:rsidRPr="0032287F" w:rsidR="00FB1890">
        <w:rPr>
          <w:rFonts w:ascii="Arial" w:hAnsi="Arial" w:eastAsia="Times New Roman" w:cs="Arial"/>
          <w:sz w:val="24"/>
          <w:szCs w:val="24"/>
          <w:lang w:val="en-CA" w:eastAsia="en-CA"/>
        </w:rPr>
        <w:t xml:space="preserve">are poorly understood but </w:t>
      </w:r>
      <w:r w:rsidRPr="0032287F" w:rsidR="00B846BE">
        <w:rPr>
          <w:rFonts w:ascii="Arial" w:hAnsi="Arial" w:eastAsia="Times New Roman" w:cs="Arial"/>
          <w:sz w:val="24"/>
          <w:szCs w:val="24"/>
          <w:lang w:val="en-CA" w:eastAsia="en-CA"/>
        </w:rPr>
        <w:t xml:space="preserve">include </w:t>
      </w:r>
      <w:r w:rsidRPr="0032287F" w:rsidR="009F5046">
        <w:rPr>
          <w:rFonts w:ascii="Arial" w:hAnsi="Arial" w:eastAsia="Times New Roman" w:cs="Arial"/>
          <w:sz w:val="24"/>
          <w:szCs w:val="24"/>
          <w:lang w:val="en-CA" w:eastAsia="en-CA"/>
        </w:rPr>
        <w:t xml:space="preserve">disease stress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{"citationItems":[{"id":"ITEM-1","itemData":{"DOI":"10.1007/S12250-008-2863-9","abstract":"A outbreak of disease with symptoms of evisceration and skin ulteration led to mass mortality in sea cucumber Apostichopus japonicus cultivated in indoor ponds near the Dalian coast from December 2004 to April 2005. Spherical virus particles with a diameter of 75-200 nm were found in the cytoplasm of cells in the water-system, the alimentary canal and in the respiratory trees of the diseased and dying sea cucumber individuals by electron microscopic observation of ultrathin sections. Examination by negative stained samples revealed that all the diseased sea cucumbers were infected by the virus, while the healthly ones cultivated outside the contagious area were not. Two bacterial strains were also isolated from the diseased animals. When exposed to a medium containing the virus particles, regardless of whether the bacterial suspension was added, healthy sea cucumbers exhibited identical disease symptoms as the ones in the indoor ponds, and had a mortality of 90%-100%. However, when exposed to a medium in which there was only one of the two bacterial strains, 30%-80% of the sea cucumbers were infected and nearly 20% died. Negative staining showed that the viral particles were detected only in the bodies of the tested animals that were exposed to the viral medium. Histopathologically, the diseased sea cucumbers are characterized by karyopycnosis, and disintegration of the endoplasmic reticula and mitochondria in the epithelial cells in the water-system, the respiratory tree and the alimentary canal.","author":[{"dropping-particle":"","family":"Deng","given":"Huan","non-dropping-particle":"","parse-names":false,"suffix":""},{"dropping-particle":"","family":"Zhou","given":"Zun Chun","non-dropping-particle":"","parse-names":false,"suffix":""},{"dropping-particle":"Bin","family":"Wang","given":"Nian","non-dropping-particle":"","parse-names":false,"suffix":""},{"dropping-particle":"","family":"Liu","given":"Chang","non-dropping-particle":"","parse-names":false,"suffix":""}],"container-title":"Virologica Sinica","id":"ITEM-1","issue":"1","issued":{"date-parts":[["2008","2"]]},"page":"63-67","title":"The syndrome of sea cucumber (Apostichopus japonicus) infected by virus and bacteria","type":"article-journal","volume":"23"},"uris":["http://www.mendeley.com/documents/?uuid=dadf7cc9-aec6-495f-a196-79eb2065700c"]}],"mendeley":{"formattedCitation":"(Deng et al., 2008)","plainTextFormattedCitation":"(Deng et al., 2008)","previouslyFormattedCitation":"(Deng et al., 2008)"},"properties":{"noteIndex":0},"schema":"https://github.com/citation-style-language/schema/raw/master/csl-citation.json"}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(Deng et al., 2008)</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 xml:space="preserve">, </w:t>
      </w:r>
      <w:r w:rsidRPr="0032287F" w:rsidR="00B846BE">
        <w:rPr>
          <w:rFonts w:ascii="Arial" w:hAnsi="Arial" w:eastAsia="Times New Roman" w:cs="Arial"/>
          <w:sz w:val="24"/>
          <w:szCs w:val="24"/>
          <w:lang w:val="en-CA" w:eastAsia="en-CA"/>
        </w:rPr>
        <w:t>and</w:t>
      </w:r>
      <w:r w:rsidRPr="0032287F" w:rsidR="009F5046">
        <w:rPr>
          <w:rFonts w:ascii="Arial" w:hAnsi="Arial" w:eastAsia="Times New Roman" w:cs="Arial"/>
          <w:sz w:val="24"/>
          <w:szCs w:val="24"/>
          <w:lang w:val="en-CA" w:eastAsia="en-CA"/>
        </w:rPr>
        <w:t xml:space="preserve"> </w:t>
      </w:r>
      <w:r w:rsidRPr="0032287F" w:rsidR="00B846BE">
        <w:rPr>
          <w:rFonts w:ascii="Arial" w:hAnsi="Arial" w:eastAsia="Times New Roman" w:cs="Arial"/>
          <w:sz w:val="24"/>
          <w:szCs w:val="24"/>
          <w:lang w:val="en-CA" w:eastAsia="en-CA"/>
        </w:rPr>
        <w:t>seasonality</w:t>
      </w:r>
      <w:r w:rsidRPr="0032287F" w:rsidR="003710B1">
        <w:rPr>
          <w:rFonts w:ascii="Arial" w:hAnsi="Arial" w:eastAsia="Times New Roman" w:cs="Arial"/>
          <w:sz w:val="24"/>
          <w:szCs w:val="24"/>
          <w:lang w:val="en-CA" w:eastAsia="en-CA"/>
        </w:rPr>
        <w:t>, as a response to the</w:t>
      </w:r>
      <w:r w:rsidRPr="0032287F" w:rsidR="009F5046">
        <w:rPr>
          <w:rFonts w:ascii="Arial" w:hAnsi="Arial" w:eastAsia="Times New Roman" w:cs="Arial"/>
          <w:sz w:val="24"/>
          <w:szCs w:val="24"/>
          <w:lang w:val="en-CA" w:eastAsia="en-CA"/>
        </w:rPr>
        <w:t xml:space="preserve"> low-productivity</w:t>
      </w:r>
      <w:r w:rsidRPr="0032287F" w:rsidR="003710B1">
        <w:rPr>
          <w:rFonts w:ascii="Arial" w:hAnsi="Arial" w:eastAsia="Times New Roman" w:cs="Arial"/>
          <w:sz w:val="24"/>
          <w:szCs w:val="24"/>
          <w:lang w:val="en-CA" w:eastAsia="en-CA"/>
        </w:rPr>
        <w:t xml:space="preserve"> winter</w:t>
      </w:r>
      <w:r w:rsidRPr="0032287F" w:rsidR="009F5046">
        <w:rPr>
          <w:rFonts w:ascii="Arial" w:hAnsi="Arial" w:eastAsia="Times New Roman" w:cs="Arial"/>
          <w:sz w:val="24"/>
          <w:szCs w:val="24"/>
          <w:lang w:val="en-CA" w:eastAsia="en-CA"/>
        </w:rPr>
        <w:t xml:space="preserve"> months </w:t>
      </w:r>
      <w:r w:rsidRPr="0032287F" w:rsidR="003710B1">
        <w:rPr>
          <w:rFonts w:ascii="Arial" w:hAnsi="Arial" w:eastAsia="Times New Roman" w:cs="Arial"/>
          <w:sz w:val="24"/>
          <w:szCs w:val="24"/>
          <w:lang w:val="en-CA" w:eastAsia="en-CA"/>
        </w:rPr>
        <w:t>(</w:t>
      </w:r>
      <w:r w:rsidRPr="0032287F" w:rsidR="009F5046">
        <w:rPr>
          <w:rFonts w:ascii="Arial" w:hAnsi="Arial" w:eastAsia="Times New Roman" w:cs="Arial"/>
          <w:sz w:val="24"/>
          <w:szCs w:val="24"/>
          <w:lang w:val="en-CA" w:eastAsia="en-CA"/>
        </w:rPr>
        <w:fldChar w:fldCharType="begin" w:fldLock="1"/>
      </w:r>
      <w:r w:rsidR="003C6654">
        <w:rPr>
          <w:rFonts w:ascii="Arial" w:hAnsi="Arial" w:eastAsia="Times New Roman" w:cs="Arial"/>
          <w:sz w:val="24"/>
          <w:szCs w:val="24"/>
          <w:lang w:val="en-CA" w:eastAsia="en-CA"/>
        </w:rPr>
        <w:instrText>ADDIN CSL_CITATION {"citationItems":[{"id":"ITEM-1","itemData":{"DOI":"10.1126/science.133.3458.1078","ISSN":"00368075","author":[{"dropping-particle":"","family":"Swan","given":"Emery F.","non-dropping-particle":"","parse-names":false,"suffix":""}],"container-title":"Science","id":"ITEM-1","issue":"3458","issued":{"date-parts":[["1961"]]},"page":"1078-1079","title":"Seasonal evisceration in the sea cucumber, Parastichopus californicus (Stimpson)","type":"article-journal","volume":"133"},"uris":["http://www.mendeley.com/documents/?uuid=d4c1fe8b-8bb9-459c-a095-f3cd10f4233a"]}],"mendeley":{"formattedCitation":"(Swan, 1961)","manualFormatting":"Swan, 1961)","plainTextFormattedCitation":"(Swan, 1961)","previouslyFormattedCitation":"(Swan, 1961)"},"properties":{"noteIndex":0},"schema":"https://github.com/citation-style-language/schema/raw/master/csl-citation.json"}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Swan, 1961)</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 xml:space="preserve">. </w:t>
      </w:r>
      <w:r w:rsidRPr="0032287F" w:rsidR="004D6032">
        <w:rPr>
          <w:rFonts w:ascii="Arial" w:hAnsi="Arial" w:eastAsia="Times New Roman" w:cs="Arial"/>
          <w:sz w:val="24"/>
          <w:szCs w:val="24"/>
          <w:lang w:val="en-CA" w:eastAsia="en-CA"/>
        </w:rPr>
        <w:t xml:space="preserve">Evisceration may have unknown physiologic consequences, and </w:t>
      </w:r>
      <w:r w:rsidRPr="0032287F" w:rsidR="009F5046">
        <w:rPr>
          <w:rFonts w:ascii="Arial" w:hAnsi="Arial" w:eastAsia="Times New Roman" w:cs="Arial"/>
          <w:sz w:val="24"/>
          <w:szCs w:val="24"/>
          <w:lang w:val="en-CA" w:eastAsia="en-CA"/>
        </w:rPr>
        <w:t xml:space="preserve">Hewson et al.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suppress-author":1,"uris":["http://www.mendeley.com/documents/?uuid=d2ee8ac9-6679-4d24-b028-07857eb0c51a"]}],"mendeley":{"formattedCitation":"(2020a)","plainTextFormattedCitation":"(2020a)","previouslyFormattedCitation":"(2020a)"},"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(2020a)</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 xml:space="preserve"> proposed that seasonal evisceration may be linked to wasting disease because wasting has been reported during the same season when evisceration occurs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{"citationItems":[{"id":"ITEM-1","itemData":{"DOI":"10.1126/science.133.3458.1078","ISSN":"00368075","author":[{"dropping-particle":"","family":"Swan","given":"Emery F.","non-dropping-particle":"","parse-names":false,"suffix":""}],"container-title":"Science","id":"ITEM-1","issue":"3458","issued":{"date-parts":[["1961"]]},"page":"1078-1079","title":"Seasonal evisceration in the sea cucumber, Parastichopus californicus (Stimpson)","type":"article-journal","volume":"133"},"uris":["http://www.mendeley.com/documents/?uuid=d4c1fe8b-8bb9-459c-a095-f3cd10f4233a"]}],"mendeley":{"formattedCitation":"(Swan, 1961)","plainTextFormattedCitation":"(Swan, 1961)","previouslyFormattedCitation":"(Swan, 1961)"},"properties":{"noteIndex":0},"schema":"https://github.com/citation-style-language/schema/raw/master/csl-citation.json"}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(Swan, 1961)</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w:t>
      </w:r>
      <w:r w:rsidR="008D1D25">
        <w:rPr>
          <w:rFonts w:ascii="Arial" w:hAnsi="Arial" w:eastAsia="Times New Roman" w:cs="Arial"/>
          <w:sz w:val="24"/>
          <w:szCs w:val="24"/>
          <w:lang w:val="en-CA" w:eastAsia="en-CA"/>
        </w:rPr>
        <w:t xml:space="preserve"> If wasting is linked to thermal stress,</w:t>
      </w:r>
      <w:r w:rsidR="00CF6D1E">
        <w:rPr>
          <w:rFonts w:ascii="Arial" w:hAnsi="Arial" w:eastAsia="Times New Roman" w:cs="Arial"/>
          <w:sz w:val="24"/>
          <w:szCs w:val="24"/>
          <w:lang w:val="en-CA" w:eastAsia="en-CA"/>
        </w:rPr>
        <w:t xml:space="preserve"> changes in stiffening and evisceration behaviours </w:t>
      </w:r>
      <w:r w:rsidR="00A00B44">
        <w:rPr>
          <w:rFonts w:ascii="Arial" w:hAnsi="Arial" w:eastAsia="Times New Roman" w:cs="Arial"/>
          <w:sz w:val="24"/>
          <w:szCs w:val="24"/>
          <w:lang w:val="en-CA" w:eastAsia="en-CA"/>
        </w:rPr>
        <w:t xml:space="preserve">resulting from temperature changes </w:t>
      </w:r>
      <w:r w:rsidR="00E50884">
        <w:rPr>
          <w:rFonts w:ascii="Arial" w:hAnsi="Arial" w:eastAsia="Times New Roman" w:cs="Arial"/>
          <w:sz w:val="24"/>
          <w:szCs w:val="24"/>
          <w:lang w:val="en-CA" w:eastAsia="en-CA"/>
        </w:rPr>
        <w:t xml:space="preserve">could be used as indicators </w:t>
      </w:r>
      <w:r w:rsidR="00E11DA0">
        <w:rPr>
          <w:rFonts w:ascii="Arial" w:hAnsi="Arial" w:eastAsia="Times New Roman" w:cs="Arial"/>
          <w:sz w:val="24"/>
          <w:szCs w:val="24"/>
          <w:lang w:val="en-CA" w:eastAsia="en-CA"/>
        </w:rPr>
        <w:t xml:space="preserve">of overall stress and thus </w:t>
      </w:r>
      <w:r w:rsidR="00016C74">
        <w:rPr>
          <w:rFonts w:ascii="Arial" w:hAnsi="Arial" w:eastAsia="Times New Roman" w:cs="Arial"/>
          <w:sz w:val="24"/>
          <w:szCs w:val="24"/>
          <w:lang w:val="en-CA" w:eastAsia="en-CA"/>
        </w:rPr>
        <w:t xml:space="preserve">wasting potential in </w:t>
      </w:r>
      <w:r w:rsidR="00016C74">
        <w:rPr>
          <w:rFonts w:ascii="Arial" w:hAnsi="Arial" w:eastAsia="Times New Roman" w:cs="Arial"/>
          <w:i/>
          <w:iCs/>
          <w:sz w:val="24"/>
          <w:szCs w:val="24"/>
          <w:lang w:val="en-CA" w:eastAsia="en-CA"/>
        </w:rPr>
        <w:t>P. californicus</w:t>
      </w:r>
      <w:r w:rsidR="00E11DA0">
        <w:rPr>
          <w:rFonts w:ascii="Arial" w:hAnsi="Arial" w:eastAsia="Times New Roman" w:cs="Arial"/>
          <w:sz w:val="24"/>
          <w:szCs w:val="24"/>
          <w:lang w:val="en-CA" w:eastAsia="en-CA"/>
        </w:rPr>
        <w:t xml:space="preserve">. </w:t>
      </w:r>
      <w:del w:author="Jonathan Farr" w:date="2021-12-13T17:41:00Z" w:id="6">
        <w:r w:rsidDel="00FC1ACE" w:rsidR="00E11DA0">
          <w:rPr>
            <w:rFonts w:ascii="Arial" w:hAnsi="Arial" w:eastAsia="Times New Roman" w:cs="Arial"/>
            <w:sz w:val="24"/>
            <w:szCs w:val="24"/>
            <w:lang w:val="en-CA" w:eastAsia="en-CA"/>
          </w:rPr>
          <w:delText xml:space="preserve">Therefore, improving </w:delText>
        </w:r>
        <w:commentRangeStart w:id="7"/>
        <w:r w:rsidRPr="0032287F" w:rsidDel="00FC1ACE" w:rsidR="009F5046">
          <w:rPr>
            <w:rFonts w:ascii="Arial" w:hAnsi="Arial" w:eastAsia="Times New Roman" w:cs="Arial"/>
            <w:sz w:val="24"/>
            <w:szCs w:val="24"/>
            <w:lang w:val="en-CA" w:eastAsia="en-CA"/>
          </w:rPr>
          <w:delText xml:space="preserve">the baseline knowledge of </w:delText>
        </w:r>
        <w:r w:rsidDel="00FC1ACE" w:rsidR="009E1950">
          <w:rPr>
            <w:rFonts w:ascii="Arial" w:hAnsi="Arial" w:eastAsia="Times New Roman" w:cs="Arial"/>
            <w:sz w:val="24"/>
            <w:szCs w:val="24"/>
            <w:lang w:val="en-CA" w:eastAsia="en-CA"/>
          </w:rPr>
          <w:delText xml:space="preserve">how the unique behaviours </w:delText>
        </w:r>
        <w:r w:rsidDel="00FC1ACE" w:rsidR="009E13C0">
          <w:rPr>
            <w:rFonts w:ascii="Arial" w:hAnsi="Arial" w:eastAsia="Times New Roman" w:cs="Arial"/>
            <w:sz w:val="24"/>
            <w:szCs w:val="24"/>
            <w:lang w:val="en-CA" w:eastAsia="en-CA"/>
          </w:rPr>
          <w:delText xml:space="preserve">of </w:delText>
        </w:r>
        <w:r w:rsidDel="00FC1ACE" w:rsidR="009E13C0">
          <w:rPr>
            <w:rFonts w:ascii="Arial" w:hAnsi="Arial" w:eastAsia="Times New Roman" w:cs="Arial"/>
            <w:i/>
            <w:iCs/>
            <w:sz w:val="24"/>
            <w:szCs w:val="24"/>
            <w:lang w:val="en-CA" w:eastAsia="en-CA"/>
          </w:rPr>
          <w:delText xml:space="preserve">P. californicus </w:delText>
        </w:r>
        <w:r w:rsidDel="00FC1ACE" w:rsidR="009E13C0">
          <w:rPr>
            <w:rFonts w:ascii="Arial" w:hAnsi="Arial" w:eastAsia="Times New Roman" w:cs="Arial"/>
            <w:sz w:val="24"/>
            <w:szCs w:val="24"/>
            <w:lang w:val="en-CA" w:eastAsia="en-CA"/>
          </w:rPr>
          <w:delText xml:space="preserve">are affected by thermal </w:delText>
        </w:r>
        <w:r w:rsidRPr="0032287F" w:rsidDel="00FC1ACE" w:rsidR="002D38DC">
          <w:rPr>
            <w:rFonts w:ascii="Arial" w:hAnsi="Arial" w:eastAsia="Times New Roman" w:cs="Arial"/>
            <w:sz w:val="24"/>
            <w:szCs w:val="24"/>
            <w:lang w:val="en-CA" w:eastAsia="en-CA"/>
          </w:rPr>
          <w:delText xml:space="preserve">stress </w:delText>
        </w:r>
        <w:r w:rsidDel="00FC1ACE" w:rsidR="005356BA">
          <w:rPr>
            <w:rFonts w:ascii="Arial" w:hAnsi="Arial" w:eastAsia="Times New Roman" w:cs="Arial"/>
            <w:sz w:val="24"/>
            <w:szCs w:val="24"/>
            <w:lang w:val="en-CA" w:eastAsia="en-CA"/>
          </w:rPr>
          <w:delText xml:space="preserve">may help </w:delText>
        </w:r>
        <w:r w:rsidRPr="0032287F" w:rsidDel="00FC1ACE" w:rsidR="009F5046">
          <w:rPr>
            <w:rFonts w:ascii="Arial" w:hAnsi="Arial" w:eastAsia="Times New Roman" w:cs="Arial"/>
            <w:sz w:val="24"/>
            <w:szCs w:val="24"/>
            <w:lang w:val="en-CA" w:eastAsia="en-CA"/>
          </w:rPr>
          <w:delText xml:space="preserve">predict </w:delText>
        </w:r>
        <w:r w:rsidRPr="0032287F" w:rsidDel="00FC1ACE" w:rsidR="00AC308B">
          <w:rPr>
            <w:rFonts w:ascii="Arial" w:hAnsi="Arial" w:eastAsia="Times New Roman" w:cs="Arial"/>
            <w:sz w:val="24"/>
            <w:szCs w:val="24"/>
            <w:lang w:val="en-CA" w:eastAsia="en-CA"/>
          </w:rPr>
          <w:delText>where</w:delText>
        </w:r>
        <w:r w:rsidRPr="0032287F" w:rsidDel="00FC1ACE" w:rsidR="009F5046">
          <w:rPr>
            <w:rFonts w:ascii="Arial" w:hAnsi="Arial" w:eastAsia="Times New Roman" w:cs="Arial"/>
            <w:sz w:val="24"/>
            <w:szCs w:val="24"/>
            <w:lang w:val="en-CA" w:eastAsia="en-CA"/>
          </w:rPr>
          <w:delText xml:space="preserve"> and </w:delText>
        </w:r>
        <w:r w:rsidRPr="0032287F" w:rsidDel="00FC1ACE" w:rsidR="00AC308B">
          <w:rPr>
            <w:rFonts w:ascii="Arial" w:hAnsi="Arial" w:eastAsia="Times New Roman" w:cs="Arial"/>
            <w:sz w:val="24"/>
            <w:szCs w:val="24"/>
            <w:lang w:val="en-CA" w:eastAsia="en-CA"/>
          </w:rPr>
          <w:delText>why</w:delText>
        </w:r>
        <w:r w:rsidRPr="0032287F" w:rsidDel="00FC1ACE" w:rsidR="009F5046">
          <w:rPr>
            <w:rFonts w:ascii="Arial" w:hAnsi="Arial" w:eastAsia="Times New Roman" w:cs="Arial"/>
            <w:sz w:val="24"/>
            <w:szCs w:val="24"/>
            <w:lang w:val="en-CA" w:eastAsia="en-CA"/>
          </w:rPr>
          <w:delText xml:space="preserve"> wasting may occur.</w:delText>
        </w:r>
        <w:commentRangeEnd w:id="7"/>
        <w:r w:rsidRPr="0032287F" w:rsidDel="00FC1ACE" w:rsidR="00E32EFB">
          <w:rPr>
            <w:rStyle w:val="CommentReference"/>
            <w:rFonts w:ascii="Arial" w:hAnsi="Arial" w:cs="Arial"/>
            <w:sz w:val="24"/>
            <w:szCs w:val="24"/>
          </w:rPr>
          <w:commentReference w:id="7"/>
        </w:r>
      </w:del>
    </w:p>
    <w:p w:rsidRPr="0032287F" w:rsidR="009F5046" w:rsidP="00430AA2" w:rsidRDefault="00AB07B6" w14:paraId="6FA8A9F9" w14:textId="4A259DDD">
      <w:pPr>
        <w:spacing w:after="0" w:line="480" w:lineRule="auto"/>
        <w:ind w:firstLine="720"/>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Considering</w:t>
      </w:r>
      <w:r w:rsidRPr="0032287F" w:rsidR="009F5046">
        <w:rPr>
          <w:rFonts w:ascii="Arial" w:hAnsi="Arial" w:eastAsia="Times New Roman" w:cs="Arial"/>
          <w:sz w:val="24"/>
          <w:szCs w:val="24"/>
          <w:lang w:val="en-CA" w:eastAsia="en-CA"/>
        </w:rPr>
        <w:t xml:space="preserve"> recent marine heat waves and reports of </w:t>
      </w:r>
      <w:r w:rsidR="0030110A">
        <w:rPr>
          <w:rFonts w:ascii="Arial" w:hAnsi="Arial" w:eastAsia="Times New Roman" w:cs="Arial"/>
          <w:sz w:val="24"/>
          <w:szCs w:val="24"/>
          <w:lang w:val="en-CA" w:eastAsia="en-CA"/>
        </w:rPr>
        <w:t>a</w:t>
      </w:r>
      <w:r w:rsidRPr="0032287F" w:rsidR="0015769A">
        <w:rPr>
          <w:rFonts w:ascii="Arial" w:hAnsi="Arial" w:eastAsia="Times New Roman" w:cs="Arial"/>
          <w:sz w:val="24"/>
          <w:szCs w:val="24"/>
          <w:lang w:val="en-CA" w:eastAsia="en-CA"/>
        </w:rPr>
        <w:t xml:space="preserve"> </w:t>
      </w:r>
      <w:r w:rsidRPr="0032287F" w:rsidR="009F5046">
        <w:rPr>
          <w:rFonts w:ascii="Arial" w:hAnsi="Arial" w:eastAsia="Times New Roman" w:cs="Arial"/>
          <w:sz w:val="24"/>
          <w:szCs w:val="24"/>
          <w:lang w:val="en-CA" w:eastAsia="en-CA"/>
        </w:rPr>
        <w:t>sea cucumber wasting</w:t>
      </w:r>
      <w:r w:rsidR="0030110A">
        <w:rPr>
          <w:rFonts w:ascii="Arial" w:hAnsi="Arial" w:eastAsia="Times New Roman" w:cs="Arial"/>
          <w:sz w:val="24"/>
          <w:szCs w:val="24"/>
          <w:lang w:val="en-CA" w:eastAsia="en-CA"/>
        </w:rPr>
        <w:t xml:space="preserve"> outbreak in Nanoose Bay</w:t>
      </w:r>
      <w:r w:rsidRPr="0032287F" w:rsidR="009F5046">
        <w:rPr>
          <w:rFonts w:ascii="Arial" w:hAnsi="Arial" w:eastAsia="Times New Roman" w:cs="Arial"/>
          <w:sz w:val="24"/>
          <w:szCs w:val="24"/>
          <w:lang w:val="en-CA" w:eastAsia="en-CA"/>
        </w:rPr>
        <w:t>, this study assess</w:t>
      </w:r>
      <w:r w:rsidRPr="0032287F">
        <w:rPr>
          <w:rFonts w:ascii="Arial" w:hAnsi="Arial" w:eastAsia="Times New Roman" w:cs="Arial"/>
          <w:sz w:val="24"/>
          <w:szCs w:val="24"/>
          <w:lang w:val="en-CA" w:eastAsia="en-CA"/>
        </w:rPr>
        <w:t>es</w:t>
      </w:r>
      <w:r w:rsidRPr="0032287F" w:rsidR="009F5046">
        <w:rPr>
          <w:rFonts w:ascii="Arial" w:hAnsi="Arial" w:eastAsia="Times New Roman" w:cs="Arial"/>
          <w:sz w:val="24"/>
          <w:szCs w:val="24"/>
          <w:lang w:val="en-CA" w:eastAsia="en-CA"/>
        </w:rPr>
        <w:t xml:space="preserve"> whether thermal stress as an isolated factor causes wasting symptoms in </w:t>
      </w:r>
      <w:r w:rsidRPr="0032287F">
        <w:rPr>
          <w:rFonts w:ascii="Arial" w:hAnsi="Arial" w:eastAsia="Times New Roman" w:cs="Arial"/>
          <w:i/>
          <w:iCs/>
          <w:sz w:val="24"/>
          <w:szCs w:val="24"/>
          <w:lang w:val="en-CA" w:eastAsia="en-CA"/>
        </w:rPr>
        <w:t>P. californicus</w:t>
      </w:r>
      <w:r w:rsidRPr="0032287F">
        <w:rPr>
          <w:rFonts w:ascii="Arial" w:hAnsi="Arial" w:eastAsia="Times New Roman" w:cs="Arial"/>
          <w:sz w:val="24"/>
          <w:szCs w:val="24"/>
          <w:lang w:val="en-CA" w:eastAsia="en-CA"/>
        </w:rPr>
        <w:t xml:space="preserve">. </w:t>
      </w:r>
      <w:r w:rsidRPr="0032287F" w:rsidR="009F5046">
        <w:rPr>
          <w:rFonts w:ascii="Arial" w:hAnsi="Arial" w:eastAsia="Times New Roman" w:cs="Arial"/>
          <w:sz w:val="24"/>
          <w:szCs w:val="24"/>
          <w:lang w:val="en-CA" w:eastAsia="en-CA"/>
        </w:rPr>
        <w:t xml:space="preserve">We also aim to evaluate how </w:t>
      </w:r>
      <w:r w:rsidR="00F73606">
        <w:rPr>
          <w:rFonts w:ascii="Arial" w:hAnsi="Arial" w:eastAsia="Times New Roman" w:cs="Arial"/>
          <w:i/>
          <w:iCs/>
          <w:sz w:val="24"/>
          <w:szCs w:val="24"/>
          <w:lang w:val="en-CA" w:eastAsia="en-CA"/>
        </w:rPr>
        <w:t xml:space="preserve">P. californicus </w:t>
      </w:r>
      <w:r w:rsidRPr="0032287F" w:rsidR="009F5046">
        <w:rPr>
          <w:rFonts w:ascii="Arial" w:hAnsi="Arial" w:eastAsia="Times New Roman" w:cs="Arial"/>
          <w:sz w:val="24"/>
          <w:szCs w:val="24"/>
          <w:lang w:val="en-CA" w:eastAsia="en-CA"/>
        </w:rPr>
        <w:t xml:space="preserve">behaviours </w:t>
      </w:r>
      <w:r w:rsidR="00830FE7">
        <w:rPr>
          <w:rFonts w:ascii="Arial" w:hAnsi="Arial" w:eastAsia="Times New Roman" w:cs="Arial"/>
          <w:sz w:val="24"/>
          <w:szCs w:val="24"/>
          <w:lang w:val="en-CA" w:eastAsia="en-CA"/>
        </w:rPr>
        <w:t>like stiffening, spawning</w:t>
      </w:r>
      <w:r w:rsidR="008666C7">
        <w:rPr>
          <w:rFonts w:ascii="Arial" w:hAnsi="Arial" w:eastAsia="Times New Roman" w:cs="Arial"/>
          <w:sz w:val="24"/>
          <w:szCs w:val="24"/>
          <w:lang w:val="en-CA" w:eastAsia="en-CA"/>
        </w:rPr>
        <w:t>, and evisceration</w:t>
      </w:r>
      <w:r w:rsidR="00830FE7">
        <w:rPr>
          <w:rFonts w:ascii="Arial" w:hAnsi="Arial" w:eastAsia="Times New Roman" w:cs="Arial"/>
          <w:sz w:val="24"/>
          <w:szCs w:val="24"/>
          <w:lang w:val="en-CA" w:eastAsia="en-CA"/>
        </w:rPr>
        <w:t xml:space="preserve"> </w:t>
      </w:r>
      <w:r w:rsidRPr="0032287F" w:rsidR="009F5046">
        <w:rPr>
          <w:rFonts w:ascii="Arial" w:hAnsi="Arial" w:eastAsia="Times New Roman" w:cs="Arial"/>
          <w:sz w:val="24"/>
          <w:szCs w:val="24"/>
          <w:lang w:val="en-CA" w:eastAsia="en-CA"/>
        </w:rPr>
        <w:t xml:space="preserve">are affected by </w:t>
      </w:r>
      <w:r w:rsidR="00510BB0">
        <w:rPr>
          <w:rFonts w:ascii="Arial" w:hAnsi="Arial" w:eastAsia="Times New Roman" w:cs="Arial"/>
          <w:sz w:val="24"/>
          <w:szCs w:val="24"/>
          <w:lang w:val="en-CA" w:eastAsia="en-CA"/>
        </w:rPr>
        <w:t>extreme temperatures</w:t>
      </w:r>
      <w:r w:rsidRPr="0032287F" w:rsidR="009F5046">
        <w:rPr>
          <w:rFonts w:ascii="Arial" w:hAnsi="Arial" w:eastAsia="Times New Roman" w:cs="Arial"/>
          <w:sz w:val="24"/>
          <w:szCs w:val="24"/>
          <w:lang w:val="en-CA" w:eastAsia="en-CA"/>
        </w:rPr>
        <w:t xml:space="preserve"> </w:t>
      </w:r>
      <w:r w:rsidR="00D25470">
        <w:rPr>
          <w:rFonts w:ascii="Arial" w:hAnsi="Arial" w:eastAsia="Times New Roman" w:cs="Arial"/>
          <w:sz w:val="24"/>
          <w:szCs w:val="24"/>
          <w:lang w:val="en-CA" w:eastAsia="en-CA"/>
        </w:rPr>
        <w:t xml:space="preserve">to understand if they may </w:t>
      </w:r>
      <w:r w:rsidR="00D56589">
        <w:rPr>
          <w:rFonts w:ascii="Arial" w:hAnsi="Arial" w:eastAsia="Times New Roman" w:cs="Arial"/>
          <w:sz w:val="24"/>
          <w:szCs w:val="24"/>
          <w:lang w:val="en-CA" w:eastAsia="en-CA"/>
        </w:rPr>
        <w:t>relate</w:t>
      </w:r>
      <w:r w:rsidR="00D25470">
        <w:rPr>
          <w:rFonts w:ascii="Arial" w:hAnsi="Arial" w:eastAsia="Times New Roman" w:cs="Arial"/>
          <w:sz w:val="24"/>
          <w:szCs w:val="24"/>
          <w:lang w:val="en-CA" w:eastAsia="en-CA"/>
        </w:rPr>
        <w:t xml:space="preserve"> to wasting</w:t>
      </w:r>
      <w:r w:rsidR="00C60AB3">
        <w:rPr>
          <w:rFonts w:ascii="Arial" w:hAnsi="Arial" w:eastAsia="Times New Roman" w:cs="Arial"/>
          <w:sz w:val="24"/>
          <w:szCs w:val="24"/>
          <w:lang w:val="en-CA" w:eastAsia="en-CA"/>
        </w:rPr>
        <w:t>,</w:t>
      </w:r>
      <w:r w:rsidR="00D25470">
        <w:rPr>
          <w:rFonts w:ascii="Arial" w:hAnsi="Arial" w:eastAsia="Times New Roman" w:cs="Arial"/>
          <w:sz w:val="24"/>
          <w:szCs w:val="24"/>
          <w:lang w:val="en-CA" w:eastAsia="en-CA"/>
        </w:rPr>
        <w:t xml:space="preserve"> and</w:t>
      </w:r>
      <w:r w:rsidR="00C60AB3">
        <w:rPr>
          <w:rFonts w:ascii="Arial" w:hAnsi="Arial" w:eastAsia="Times New Roman" w:cs="Arial"/>
          <w:sz w:val="24"/>
          <w:szCs w:val="24"/>
          <w:lang w:val="en-CA" w:eastAsia="en-CA"/>
        </w:rPr>
        <w:t>,</w:t>
      </w:r>
      <w:r w:rsidR="00D25470">
        <w:rPr>
          <w:rFonts w:ascii="Arial" w:hAnsi="Arial" w:eastAsia="Times New Roman" w:cs="Arial"/>
          <w:sz w:val="24"/>
          <w:szCs w:val="24"/>
          <w:lang w:val="en-CA" w:eastAsia="en-CA"/>
        </w:rPr>
        <w:t xml:space="preserve"> more broadly</w:t>
      </w:r>
      <w:r w:rsidR="00C60AB3">
        <w:rPr>
          <w:rFonts w:ascii="Arial" w:hAnsi="Arial" w:eastAsia="Times New Roman" w:cs="Arial"/>
          <w:sz w:val="24"/>
          <w:szCs w:val="24"/>
          <w:lang w:val="en-CA" w:eastAsia="en-CA"/>
        </w:rPr>
        <w:t>,</w:t>
      </w:r>
      <w:r w:rsidR="00D25470">
        <w:rPr>
          <w:rFonts w:ascii="Arial" w:hAnsi="Arial" w:eastAsia="Times New Roman" w:cs="Arial"/>
          <w:sz w:val="24"/>
          <w:szCs w:val="24"/>
          <w:lang w:val="en-CA" w:eastAsia="en-CA"/>
        </w:rPr>
        <w:t xml:space="preserve"> to sea cucumber </w:t>
      </w:r>
      <w:r w:rsidR="00B77820">
        <w:rPr>
          <w:rFonts w:ascii="Arial" w:hAnsi="Arial" w:eastAsia="Times New Roman" w:cs="Arial"/>
          <w:sz w:val="24"/>
          <w:szCs w:val="24"/>
          <w:lang w:val="en-CA" w:eastAsia="en-CA"/>
        </w:rPr>
        <w:t xml:space="preserve">thermal </w:t>
      </w:r>
      <w:r w:rsidR="00D25470">
        <w:rPr>
          <w:rFonts w:ascii="Arial" w:hAnsi="Arial" w:eastAsia="Times New Roman" w:cs="Arial"/>
          <w:sz w:val="24"/>
          <w:szCs w:val="24"/>
          <w:lang w:val="en-CA" w:eastAsia="en-CA"/>
        </w:rPr>
        <w:t>stress.</w:t>
      </w:r>
      <w:r w:rsidR="00430AA2">
        <w:rPr>
          <w:rFonts w:ascii="Arial" w:hAnsi="Arial" w:eastAsia="Times New Roman" w:cs="Arial"/>
          <w:sz w:val="24"/>
          <w:szCs w:val="24"/>
          <w:lang w:val="en-CA" w:eastAsia="en-CA"/>
        </w:rPr>
        <w:t xml:space="preserve"> </w:t>
      </w:r>
      <w:r w:rsidRPr="0032287F" w:rsidR="009F5046">
        <w:rPr>
          <w:rFonts w:ascii="Arial" w:hAnsi="Arial" w:eastAsia="Times New Roman" w:cs="Arial"/>
          <w:sz w:val="24"/>
          <w:szCs w:val="24"/>
          <w:lang w:val="en-CA" w:eastAsia="en-CA"/>
        </w:rPr>
        <w:t xml:space="preserve">We hypothesized that prolonged elevated temperature exposure will cause wasting symptoms, </w:t>
      </w:r>
      <w:r w:rsidRPr="0032287F" w:rsidR="00AC308B">
        <w:rPr>
          <w:rFonts w:ascii="Arial" w:hAnsi="Arial" w:eastAsia="Times New Roman" w:cs="Arial"/>
          <w:sz w:val="24"/>
          <w:szCs w:val="24"/>
          <w:lang w:val="en-CA" w:eastAsia="en-CA"/>
        </w:rPr>
        <w:t>mortality,</w:t>
      </w:r>
      <w:r w:rsidRPr="0032287F" w:rsidR="009F5046">
        <w:rPr>
          <w:rFonts w:ascii="Arial" w:hAnsi="Arial" w:eastAsia="Times New Roman" w:cs="Arial"/>
          <w:sz w:val="24"/>
          <w:szCs w:val="24"/>
          <w:lang w:val="en-CA" w:eastAsia="en-CA"/>
        </w:rPr>
        <w:t xml:space="preserve"> and </w:t>
      </w:r>
      <w:r w:rsidR="00430AA2">
        <w:rPr>
          <w:rFonts w:ascii="Arial" w:hAnsi="Arial" w:eastAsia="Times New Roman" w:cs="Arial"/>
          <w:sz w:val="24"/>
          <w:szCs w:val="24"/>
          <w:lang w:val="en-CA" w:eastAsia="en-CA"/>
        </w:rPr>
        <w:t xml:space="preserve">behavioural changes </w:t>
      </w:r>
      <w:r w:rsidRPr="0032287F" w:rsidR="009F5046">
        <w:rPr>
          <w:rFonts w:ascii="Arial" w:hAnsi="Arial" w:eastAsia="Times New Roman" w:cs="Arial"/>
          <w:sz w:val="24"/>
          <w:szCs w:val="24"/>
          <w:lang w:val="en-CA" w:eastAsia="en-CA"/>
        </w:rPr>
        <w:t xml:space="preserve">due to physiological stress. Based on our hypothesis, we make three predictions: 1) we will observe wasting symptoms only in sea cucumbers in high temperatures; 2) we will </w:t>
      </w:r>
      <w:r w:rsidRPr="0032287F" w:rsidR="009F5046">
        <w:rPr>
          <w:rFonts w:ascii="Arial" w:hAnsi="Arial" w:eastAsia="Times New Roman" w:cs="Arial"/>
          <w:sz w:val="24"/>
          <w:szCs w:val="24"/>
          <w:lang w:val="en-CA" w:eastAsia="en-CA"/>
        </w:rPr>
        <w:lastRenderedPageBreak/>
        <w:t>observe greater mortality with higher temperatures; and 3) we will observe changes in stiffening, spawning and evisceration in temperature treatments</w:t>
      </w:r>
      <w:commentRangeStart w:id="8"/>
      <w:commentRangeStart w:id="9"/>
      <w:r w:rsidRPr="0032287F" w:rsidR="009F5046">
        <w:rPr>
          <w:rFonts w:ascii="Arial" w:hAnsi="Arial" w:eastAsia="Times New Roman" w:cs="Arial"/>
          <w:sz w:val="24"/>
          <w:szCs w:val="24"/>
          <w:lang w:val="en-CA" w:eastAsia="en-CA"/>
        </w:rPr>
        <w:t xml:space="preserve">. </w:t>
      </w:r>
      <w:commentRangeEnd w:id="8"/>
      <w:r w:rsidRPr="0032287F" w:rsidR="00BF59DF">
        <w:rPr>
          <w:rStyle w:val="CommentReference"/>
          <w:rFonts w:ascii="Arial" w:hAnsi="Arial" w:cs="Arial"/>
          <w:sz w:val="24"/>
          <w:szCs w:val="24"/>
        </w:rPr>
        <w:commentReference w:id="8"/>
      </w:r>
      <w:commentRangeEnd w:id="9"/>
      <w:r w:rsidR="00CF6903">
        <w:rPr>
          <w:rStyle w:val="CommentReference"/>
        </w:rPr>
        <w:commentReference w:id="9"/>
      </w:r>
    </w:p>
    <w:p w:rsidRPr="0032287F" w:rsidR="00BF59DF" w:rsidP="009F5046" w:rsidRDefault="00BF59DF" w14:paraId="090549A9" w14:textId="098DE9FB">
      <w:pPr>
        <w:spacing w:after="0" w:line="480" w:lineRule="auto"/>
        <w:ind w:firstLine="720"/>
        <w:textAlignment w:val="baseline"/>
        <w:rPr>
          <w:rFonts w:ascii="Arial" w:hAnsi="Arial" w:eastAsia="Times New Roman" w:cs="Arial"/>
          <w:sz w:val="24"/>
          <w:szCs w:val="24"/>
          <w:lang w:val="en-CA" w:eastAsia="en-CA"/>
        </w:rPr>
      </w:pPr>
    </w:p>
    <w:p w:rsidRPr="0032287F" w:rsidR="009F5046" w:rsidP="007748FD" w:rsidRDefault="009F5046" w14:paraId="348DB702" w14:textId="77777777">
      <w:pPr>
        <w:pStyle w:val="Heading1"/>
      </w:pPr>
      <w:r w:rsidRPr="0032287F">
        <w:t>Methods: </w:t>
      </w:r>
    </w:p>
    <w:p w:rsidRPr="0094561D" w:rsidR="009F5046" w:rsidP="0094561D" w:rsidRDefault="009F5046" w14:paraId="3BB2A3D0" w14:textId="77777777">
      <w:pPr>
        <w:pStyle w:val="Heading2"/>
      </w:pPr>
      <w:r w:rsidRPr="0094561D">
        <w:t>Study organisms </w:t>
      </w:r>
    </w:p>
    <w:p w:rsidRPr="0032287F" w:rsidR="009F5046" w:rsidP="009F5046" w:rsidRDefault="009F5046" w14:paraId="4F434578" w14:textId="77777777">
      <w:pPr>
        <w:spacing w:after="0" w:line="480" w:lineRule="auto"/>
        <w:ind w:firstLine="720"/>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63</w:t>
      </w:r>
      <w:r w:rsidRPr="0032287F">
        <w:rPr>
          <w:rFonts w:ascii="Arial" w:hAnsi="Arial" w:eastAsia="Times New Roman" w:cs="Arial"/>
          <w:i/>
          <w:iCs/>
          <w:sz w:val="24"/>
          <w:szCs w:val="24"/>
          <w:lang w:val="en-CA" w:eastAsia="en-CA"/>
        </w:rPr>
        <w:t> Parastichopus californicus</w:t>
      </w:r>
      <w:r w:rsidRPr="0032287F">
        <w:rPr>
          <w:rFonts w:ascii="Arial" w:hAnsi="Arial" w:eastAsia="Times New Roman" w:cs="Arial"/>
          <w:sz w:val="24"/>
          <w:szCs w:val="24"/>
          <w:lang w:val="en-CA" w:eastAsia="en-CA"/>
        </w:rPr>
        <w:t> were collected by divers Em Lim and Siobhan Gray in Scott’s Bay and the entrance to Bamfield Inlet in Barkley Sound, British Columbia (48°50'02"N, 125°08'45"W) in July 2021. All were gathered from the shallow subtidal, between {</w:t>
      </w:r>
      <w:commentRangeStart w:id="10"/>
      <w:r w:rsidRPr="0032287F">
        <w:rPr>
          <w:rFonts w:ascii="Arial" w:hAnsi="Arial" w:eastAsia="Times New Roman" w:cs="Arial"/>
          <w:sz w:val="24"/>
          <w:szCs w:val="24"/>
          <w:lang w:val="en-CA" w:eastAsia="en-CA"/>
        </w:rPr>
        <w:t>NUMBER</w:t>
      </w:r>
      <w:commentRangeEnd w:id="10"/>
      <w:r w:rsidRPr="0032287F">
        <w:rPr>
          <w:rStyle w:val="CommentReference"/>
          <w:rFonts w:ascii="Arial" w:hAnsi="Arial" w:cs="Arial"/>
          <w:sz w:val="24"/>
          <w:szCs w:val="24"/>
          <w:lang w:val="en-CA"/>
        </w:rPr>
        <w:commentReference w:id="10"/>
      </w:r>
      <w:r w:rsidRPr="0032287F">
        <w:rPr>
          <w:rFonts w:ascii="Arial" w:hAnsi="Arial" w:eastAsia="Times New Roman" w:cs="Arial"/>
          <w:sz w:val="24"/>
          <w:szCs w:val="24"/>
          <w:lang w:val="en-CA" w:eastAsia="en-CA"/>
        </w:rPr>
        <w:t xml:space="preserve">} and {NUMBER} depth. We placed the cucumbers in 19 cm deep flow-through sea tables at the Bamfield Marine Sciences Centre, which had a constant flow of seawater from Barkley Sound. The sea cucumbers were fed with kelp, plankton cultures and bloodworms. The cucumbers remained in the lab for {NUMBER} days prior to the start of the experiment. As part of a separate study, individuals were tagged with several types of tags and monitored; the results of this study indicated that the tags did not affect the sea cucumbers’ behaviour or survival (Lim et al., unpublished data). </w:t>
      </w:r>
    </w:p>
    <w:p w:rsidRPr="0032287F" w:rsidR="009F5046" w:rsidP="009F5046" w:rsidRDefault="009F5046" w14:paraId="62CCDD71" w14:textId="77777777">
      <w:pPr>
        <w:spacing w:after="0" w:line="480" w:lineRule="auto"/>
        <w:ind w:firstLine="720"/>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We measured sea cucumber size as some studies have shown that body size can affect the thermal tolerance of marine organisms </w:t>
      </w:r>
      <w:r w:rsidRPr="0032287F">
        <w:rPr>
          <w:rFonts w:ascii="Arial" w:hAnsi="Arial" w:eastAsia="Times New Roman" w:cs="Arial"/>
          <w:color w:val="000000"/>
          <w:sz w:val="24"/>
          <w:szCs w:val="24"/>
          <w:shd w:val="clear" w:color="auto" w:fill="E1E3E6"/>
          <w:lang w:val="en-CA" w:eastAsia="en-CA"/>
        </w:rPr>
        <w:t>(Di Santo &amp; Lobel, 2017; Kelley et al., 2011)</w:t>
      </w:r>
      <w:r w:rsidRPr="0032287F">
        <w:rPr>
          <w:rFonts w:ascii="Arial" w:hAnsi="Arial" w:eastAsia="Times New Roman" w:cs="Arial"/>
          <w:sz w:val="24"/>
          <w:szCs w:val="24"/>
          <w:lang w:val="en-CA" w:eastAsia="en-CA"/>
        </w:rPr>
        <w:t>. We weighed sea cucumbers twice, 24 hours apart, to get an average wet weight. We conducted a pilot study before the start of our experiment to determine how many cucumbers had their internal organs. Prior to the start of the experiment, we isolated cucumbers into individual containers for 24 hours to determine if they were defecating.</w:t>
      </w:r>
    </w:p>
    <w:p w:rsidRPr="0032287F" w:rsidR="009F5046" w:rsidP="0094561D" w:rsidRDefault="009F5046" w14:paraId="68581183" w14:textId="77777777">
      <w:pPr>
        <w:pStyle w:val="Heading2"/>
      </w:pPr>
      <w:r w:rsidRPr="0032287F">
        <w:t>Experimental Design </w:t>
      </w:r>
    </w:p>
    <w:p w:rsidRPr="0032287F" w:rsidR="009F5046" w:rsidP="009F5046" w:rsidRDefault="009F5046" w14:paraId="15A4CA26" w14:textId="6B4EC43B">
      <w:pPr>
        <w:spacing w:after="0" w:line="480" w:lineRule="auto"/>
        <w:ind w:firstLine="720"/>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lastRenderedPageBreak/>
        <w:t>Our experiment exposed sea cucumbers to 12ºC, 17ºC, and 22ºC temperature treatments. The 12ºC control treatment represents</w:t>
      </w:r>
      <w:r w:rsidR="002C166E">
        <w:rPr>
          <w:rFonts w:ascii="Arial" w:hAnsi="Arial" w:eastAsia="Times New Roman" w:cs="Arial"/>
          <w:sz w:val="24"/>
          <w:szCs w:val="24"/>
          <w:lang w:val="en-CA" w:eastAsia="en-CA"/>
        </w:rPr>
        <w:t xml:space="preserve"> </w:t>
      </w:r>
      <w:r w:rsidRPr="0032287F">
        <w:rPr>
          <w:rFonts w:ascii="Arial" w:hAnsi="Arial" w:eastAsia="Times New Roman" w:cs="Arial"/>
          <w:sz w:val="24"/>
          <w:szCs w:val="24"/>
          <w:lang w:val="en-CA" w:eastAsia="en-CA"/>
        </w:rPr>
        <w:t>the average seawater temperature 50 meters below surface in Barkley Sound, while 17ºC mimics a high subtidal temperature and 22ºC represents an extreme heat event that is unlikely to occur under natural circumstances </w:t>
      </w:r>
      <w:r w:rsidRPr="0032287F">
        <w:rPr>
          <w:rFonts w:ascii="Arial" w:hAnsi="Arial" w:eastAsia="Times New Roman" w:cs="Arial"/>
          <w:color w:val="000000"/>
          <w:sz w:val="24"/>
          <w:szCs w:val="24"/>
          <w:shd w:val="clear" w:color="auto" w:fill="E1E3E6"/>
          <w:lang w:val="en-CA" w:eastAsia="en-CA"/>
        </w:rPr>
        <w:t>(Chen et al., 2021b; Pawlowicz, 2017; Xuereb et al., 2018)</w:t>
      </w:r>
      <w:r w:rsidRPr="0032287F">
        <w:rPr>
          <w:rFonts w:ascii="Arial" w:hAnsi="Arial" w:eastAsia="Times New Roman" w:cs="Arial"/>
          <w:sz w:val="24"/>
          <w:szCs w:val="24"/>
          <w:lang w:val="en-CA" w:eastAsia="en-CA"/>
        </w:rPr>
        <w:t>.</w:t>
      </w:r>
    </w:p>
    <w:p w:rsidRPr="0032287F" w:rsidR="009F5046" w:rsidP="009F5046" w:rsidRDefault="009F5046" w14:paraId="6DEBDB6F" w14:textId="56C39A62">
      <w:pPr>
        <w:spacing w:after="0" w:line="480" w:lineRule="auto"/>
        <w:ind w:firstLine="720"/>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We separated the sea cucumbers into three temperature treatments (</w:t>
      </w:r>
      <w:r w:rsidR="00F5592E">
        <w:rPr>
          <w:rFonts w:ascii="Arial" w:hAnsi="Arial" w:eastAsia="Times New Roman" w:cs="Arial"/>
          <w:sz w:val="24"/>
          <w:szCs w:val="24"/>
          <w:lang w:val="en-CA" w:eastAsia="en-CA"/>
        </w:rPr>
        <w:t>n</w:t>
      </w:r>
      <w:r w:rsidRPr="0032287F">
        <w:rPr>
          <w:rFonts w:ascii="Arial" w:hAnsi="Arial" w:eastAsia="Times New Roman" w:cs="Arial"/>
          <w:sz w:val="24"/>
          <w:szCs w:val="24"/>
          <w:vertAlign w:val="subscript"/>
          <w:lang w:val="en-CA" w:eastAsia="en-CA"/>
        </w:rPr>
        <w:t xml:space="preserve">22ºC treatment  </w:t>
      </w:r>
      <w:r w:rsidRPr="0032287F">
        <w:rPr>
          <w:rFonts w:ascii="Arial" w:hAnsi="Arial" w:eastAsia="Times New Roman" w:cs="Arial"/>
          <w:sz w:val="24"/>
          <w:szCs w:val="24"/>
          <w:lang w:val="en-CA" w:eastAsia="en-CA"/>
        </w:rPr>
        <w:t xml:space="preserve">= 18, </w:t>
      </w:r>
      <w:r w:rsidR="00F5592E">
        <w:rPr>
          <w:rFonts w:ascii="Arial" w:hAnsi="Arial" w:eastAsia="Times New Roman" w:cs="Arial"/>
          <w:sz w:val="24"/>
          <w:szCs w:val="24"/>
          <w:lang w:val="en-CA" w:eastAsia="en-CA"/>
        </w:rPr>
        <w:t>n</w:t>
      </w:r>
      <w:r w:rsidRPr="0032287F">
        <w:rPr>
          <w:rFonts w:ascii="Arial" w:hAnsi="Arial" w:eastAsia="Times New Roman" w:cs="Arial"/>
          <w:sz w:val="24"/>
          <w:szCs w:val="24"/>
          <w:vertAlign w:val="subscript"/>
          <w:lang w:val="en-CA" w:eastAsia="en-CA"/>
        </w:rPr>
        <w:t xml:space="preserve">control &amp; 17ºC treatments </w:t>
      </w:r>
      <w:r w:rsidRPr="0032287F">
        <w:rPr>
          <w:rFonts w:ascii="Arial" w:hAnsi="Arial" w:eastAsia="Times New Roman" w:cs="Arial"/>
          <w:sz w:val="24"/>
          <w:szCs w:val="24"/>
          <w:lang w:val="en-CA" w:eastAsia="en-CA"/>
        </w:rPr>
        <w:t>= 19,  N = 56). Sea cucumbers were separated into 30 bins with 2 cucumbers in each (except 4 bins in which only housed one cucumber). Each treatment consisted of two sea tables with a total of 10 bins. Cucumbers were randomly assigned to bins, and bins were randomly assigned to sea tables. The bins sat in 5cm deep water baths that were either at the temperature of the sea tables’ flow through system (12ºC), standing at ambient (room) temperature (17ºC), or heated with two 800W aquarium heaters to 24ºC, to keep the bins at 22ºC. The temperature treatments lasted from 09:00 on November 09 (Day 1) to 01:00 on November 13 (Day 5) for a total of X hours of heat exposure, and bucket temperature was ramped up over 24h on Day 1 and decreased over 8h on Day 5 to limit temperature shock. In the 22ºC treatment, the water bath was circulated around the sea table with powerhead aquarium pumps to ensure even temperature distribution. We monitored temperature in every bin at least twice daily. We used a water-permeable divider to separate cucumbers within bins to allow for individual identification throughout the experiment. We did not provide sea cucumbers with food during the experiment.  Water changes were done as need to keep nitrate and ammonium levels below 0.5</w:t>
      </w:r>
      <w:r w:rsidR="00344561">
        <w:rPr>
          <w:rFonts w:ascii="Arial" w:hAnsi="Arial" w:eastAsia="Times New Roman" w:cs="Arial"/>
          <w:sz w:val="24"/>
          <w:szCs w:val="24"/>
          <w:lang w:val="en-CA" w:eastAsia="en-CA"/>
        </w:rPr>
        <w:t xml:space="preserve"> parts per </w:t>
      </w:r>
      <w:r w:rsidR="00344561">
        <w:rPr>
          <w:rFonts w:ascii="Arial" w:hAnsi="Arial" w:eastAsia="Times New Roman" w:cs="Arial"/>
          <w:sz w:val="24"/>
          <w:szCs w:val="24"/>
          <w:lang w:val="en-CA" w:eastAsia="en-CA"/>
        </w:rPr>
        <w:lastRenderedPageBreak/>
        <w:t>million</w:t>
      </w:r>
      <w:r w:rsidRPr="0032287F">
        <w:rPr>
          <w:rFonts w:ascii="Arial" w:hAnsi="Arial" w:eastAsia="Times New Roman" w:cs="Arial"/>
          <w:sz w:val="24"/>
          <w:szCs w:val="24"/>
          <w:lang w:val="en-CA" w:eastAsia="en-CA"/>
        </w:rPr>
        <w:t xml:space="preserve">. </w:t>
      </w:r>
      <w:r w:rsidR="00344561">
        <w:rPr>
          <w:rFonts w:ascii="Arial" w:hAnsi="Arial" w:eastAsia="Times New Roman" w:cs="Arial"/>
          <w:sz w:val="24"/>
          <w:szCs w:val="24"/>
          <w:lang w:val="en-CA" w:eastAsia="en-CA"/>
        </w:rPr>
        <w:t>S</w:t>
      </w:r>
      <w:r w:rsidRPr="0032287F">
        <w:rPr>
          <w:rFonts w:ascii="Arial" w:hAnsi="Arial" w:eastAsia="Times New Roman" w:cs="Arial"/>
          <w:sz w:val="24"/>
          <w:szCs w:val="24"/>
          <w:lang w:val="en-CA" w:eastAsia="en-CA"/>
        </w:rPr>
        <w:t>ea water was heated to the appropriate treatment temperature prior to water changes. We exposed sea cucumbers to treatments for 82 hours and monitored them for 7 days afterwards for mortality and wasting symptoms.  </w:t>
      </w:r>
    </w:p>
    <w:p w:rsidR="009F5046" w:rsidP="0094561D" w:rsidRDefault="009F5046" w14:paraId="0C4E240B" w14:textId="77777777">
      <w:pPr>
        <w:pStyle w:val="Heading2"/>
      </w:pPr>
      <w:r w:rsidRPr="0032287F">
        <w:t>Measuring Sea Cucumber Stress &amp; Wasting </w:t>
      </w:r>
    </w:p>
    <w:p w:rsidRPr="0032287F" w:rsidR="00C81EAB" w:rsidP="00C81EAB" w:rsidRDefault="00C81EAB" w14:paraId="4CF029DF" w14:textId="58BAC99C">
      <w:pPr>
        <w:spacing w:after="0" w:line="480" w:lineRule="auto"/>
        <w:ind w:firstLine="360"/>
        <w:textAlignment w:val="baseline"/>
        <w:rPr>
          <w:rFonts w:ascii="Arial" w:hAnsi="Arial" w:eastAsia="Times New Roman" w:cs="Arial"/>
          <w:sz w:val="24"/>
          <w:szCs w:val="24"/>
          <w:lang w:val="en-CA" w:eastAsia="en-CA"/>
        </w:rPr>
      </w:pPr>
      <w:r w:rsidRPr="0032287F">
        <w:rPr>
          <w:rStyle w:val="normaltextrun"/>
          <w:rFonts w:ascii="Arial" w:hAnsi="Arial" w:cs="Arial"/>
          <w:sz w:val="24"/>
          <w:szCs w:val="24"/>
          <w:lang w:val="en-CA"/>
        </w:rPr>
        <w:t>We assessed cucumbers for ulcers on the 4</w:t>
      </w:r>
      <w:r w:rsidRPr="0032287F">
        <w:rPr>
          <w:rStyle w:val="normaltextrun"/>
          <w:rFonts w:ascii="Arial" w:hAnsi="Arial" w:cs="Arial"/>
          <w:sz w:val="24"/>
          <w:szCs w:val="24"/>
          <w:vertAlign w:val="superscript"/>
          <w:lang w:val="en-CA"/>
        </w:rPr>
        <w:t>th</w:t>
      </w:r>
      <w:r w:rsidRPr="0032287F">
        <w:rPr>
          <w:rStyle w:val="normaltextrun"/>
          <w:rFonts w:ascii="Arial" w:hAnsi="Arial" w:cs="Arial"/>
          <w:sz w:val="24"/>
          <w:szCs w:val="24"/>
          <w:lang w:val="en-CA"/>
        </w:rPr>
        <w:t>, 5</w:t>
      </w:r>
      <w:r w:rsidRPr="0032287F">
        <w:rPr>
          <w:rStyle w:val="normaltextrun"/>
          <w:rFonts w:ascii="Arial" w:hAnsi="Arial" w:cs="Arial"/>
          <w:sz w:val="24"/>
          <w:szCs w:val="24"/>
          <w:vertAlign w:val="superscript"/>
          <w:lang w:val="en-CA"/>
        </w:rPr>
        <w:t>th</w:t>
      </w:r>
      <w:r w:rsidRPr="0032287F">
        <w:rPr>
          <w:rStyle w:val="normaltextrun"/>
          <w:rFonts w:ascii="Arial" w:hAnsi="Arial" w:cs="Arial"/>
          <w:sz w:val="24"/>
          <w:szCs w:val="24"/>
          <w:lang w:val="en-CA"/>
        </w:rPr>
        <w:t>, 6</w:t>
      </w:r>
      <w:r w:rsidRPr="0032287F">
        <w:rPr>
          <w:rStyle w:val="normaltextrun"/>
          <w:rFonts w:ascii="Arial" w:hAnsi="Arial" w:cs="Arial"/>
          <w:sz w:val="24"/>
          <w:szCs w:val="24"/>
          <w:vertAlign w:val="superscript"/>
          <w:lang w:val="en-CA"/>
        </w:rPr>
        <w:t>th</w:t>
      </w:r>
      <w:r w:rsidRPr="0032287F">
        <w:rPr>
          <w:rStyle w:val="normaltextrun"/>
          <w:rFonts w:ascii="Arial" w:hAnsi="Arial" w:cs="Arial"/>
          <w:sz w:val="24"/>
          <w:szCs w:val="24"/>
          <w:lang w:val="en-CA"/>
        </w:rPr>
        <w:t>, and 12</w:t>
      </w:r>
      <w:r w:rsidRPr="0032287F">
        <w:rPr>
          <w:rStyle w:val="normaltextrun"/>
          <w:rFonts w:ascii="Arial" w:hAnsi="Arial" w:cs="Arial"/>
          <w:sz w:val="24"/>
          <w:szCs w:val="24"/>
          <w:vertAlign w:val="superscript"/>
          <w:lang w:val="en-CA"/>
        </w:rPr>
        <w:t>th</w:t>
      </w:r>
      <w:r w:rsidRPr="0032287F">
        <w:rPr>
          <w:rStyle w:val="normaltextrun"/>
          <w:rFonts w:ascii="Arial" w:hAnsi="Arial" w:cs="Arial"/>
          <w:sz w:val="24"/>
          <w:szCs w:val="24"/>
          <w:lang w:val="en-CA"/>
        </w:rPr>
        <w:t> days of the experiment. We classified ulcers as either minor or major ulcers based on their size and visual appearance (Fig</w:t>
      </w:r>
      <w:r>
        <w:rPr>
          <w:rStyle w:val="normaltextrun"/>
          <w:rFonts w:ascii="Arial" w:hAnsi="Arial" w:cs="Arial"/>
          <w:sz w:val="24"/>
          <w:szCs w:val="24"/>
          <w:lang w:val="en-CA"/>
        </w:rPr>
        <w:t>.</w:t>
      </w:r>
      <w:r w:rsidRPr="0032287F">
        <w:rPr>
          <w:rStyle w:val="normaltextrun"/>
          <w:rFonts w:ascii="Arial" w:hAnsi="Arial" w:cs="Arial"/>
          <w:sz w:val="24"/>
          <w:szCs w:val="24"/>
          <w:lang w:val="en-CA"/>
        </w:rPr>
        <w:t xml:space="preserve"> </w:t>
      </w:r>
      <w:r>
        <w:rPr>
          <w:rStyle w:val="normaltextrun"/>
          <w:rFonts w:ascii="Arial" w:hAnsi="Arial" w:cs="Arial"/>
          <w:sz w:val="24"/>
          <w:szCs w:val="24"/>
          <w:lang w:val="en-CA"/>
        </w:rPr>
        <w:t>1</w:t>
      </w:r>
      <w:r w:rsidRPr="0032287F">
        <w:rPr>
          <w:rStyle w:val="normaltextrun"/>
          <w:rFonts w:ascii="Arial" w:hAnsi="Arial" w:cs="Arial"/>
          <w:sz w:val="24"/>
          <w:szCs w:val="24"/>
          <w:lang w:val="en-CA"/>
        </w:rPr>
        <w:t xml:space="preserve">). We considered minor ulcers to be small lesions on the ends of spines, which did not have severe discoloration, where the dermis was not fully removed. Scars and closed ulcers were not counted. We considered major ulcers to be open wounds that were fully through the dermis, where white tissue could be seen beneath.  We then determined the maximum number of minor and major ulcers per cucumber across the experiment’s duration. </w:t>
      </w:r>
    </w:p>
    <w:p w:rsidRPr="00C81EAB" w:rsidR="00C81EAB" w:rsidP="00C81EAB" w:rsidRDefault="00C81EAB" w14:paraId="16AEDA0F" w14:textId="77777777">
      <w:pPr>
        <w:rPr>
          <w:lang w:val="en-CA" w:eastAsia="en-CA"/>
        </w:rPr>
      </w:pPr>
    </w:p>
    <w:p w:rsidRPr="0032287F" w:rsidR="009F5046" w:rsidP="000E6AB8" w:rsidRDefault="009F5046" w14:paraId="2CC97112" w14:textId="7DE6D0D8">
      <w:pPr>
        <w:spacing w:after="0" w:line="480" w:lineRule="auto"/>
        <w:ind w:firstLine="360"/>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We</w:t>
      </w:r>
      <w:r w:rsidR="000E6AB8">
        <w:rPr>
          <w:rFonts w:ascii="Arial" w:hAnsi="Arial" w:eastAsia="Times New Roman" w:cs="Arial"/>
          <w:sz w:val="24"/>
          <w:szCs w:val="24"/>
          <w:lang w:val="en-CA" w:eastAsia="en-CA"/>
        </w:rPr>
        <w:t xml:space="preserve"> assessed sea cucumber </w:t>
      </w:r>
      <w:r w:rsidR="008A18FB">
        <w:rPr>
          <w:rFonts w:ascii="Arial" w:hAnsi="Arial" w:eastAsia="Times New Roman" w:cs="Arial"/>
          <w:sz w:val="24"/>
          <w:szCs w:val="24"/>
          <w:lang w:val="en-CA" w:eastAsia="en-CA"/>
        </w:rPr>
        <w:t>stiffness for antipredator defense and posture maintenance using</w:t>
      </w:r>
      <w:r w:rsidRPr="0032287F">
        <w:rPr>
          <w:rFonts w:ascii="Arial" w:hAnsi="Arial" w:eastAsia="Times New Roman" w:cs="Arial"/>
          <w:sz w:val="24"/>
          <w:szCs w:val="24"/>
          <w:lang w:val="en-CA" w:eastAsia="en-CA"/>
        </w:rPr>
        <w:t xml:space="preserve"> two different ordinal scales. First, </w:t>
      </w:r>
      <w:r w:rsidR="00BB7005">
        <w:rPr>
          <w:rFonts w:ascii="Arial" w:hAnsi="Arial" w:eastAsia="Times New Roman" w:cs="Arial"/>
          <w:sz w:val="24"/>
          <w:szCs w:val="24"/>
          <w:lang w:val="en-CA" w:eastAsia="en-CA"/>
        </w:rPr>
        <w:t xml:space="preserve">to assess antipredator defense stiffening </w:t>
      </w:r>
      <w:r w:rsidRPr="0032287F">
        <w:rPr>
          <w:rFonts w:ascii="Arial" w:hAnsi="Arial" w:eastAsia="Times New Roman" w:cs="Arial"/>
          <w:sz w:val="24"/>
          <w:szCs w:val="24"/>
          <w:lang w:val="en-CA" w:eastAsia="en-CA"/>
        </w:rPr>
        <w:t xml:space="preserve">we gently palpated the cucumber for 10 seconds to mimic an attempted predation event. We assigned the cucumber a score of 0 if it failed to stiffen and felt like the texture of fat (soft), a score of 1 if it stiffened to the level of un-flexed muscle (standard), and a score of 2 if the cucumber got comparably stiff to a flexed bicep muscle (stiff). Secondly, we removed each cucumber from their tank and placed them on a 5 cm x 5 cm elevated platform to measure their ability to maintain their structure over 5 seconds. We assigned the cucumber a score of 0 if it failed to stiffen at all (soft), a score of 1 if it failed to remain stiff when placed on the platform (standard), a and a </w:t>
      </w:r>
      <w:r w:rsidRPr="0032287F">
        <w:rPr>
          <w:rFonts w:ascii="Arial" w:hAnsi="Arial" w:eastAsia="Times New Roman" w:cs="Arial"/>
          <w:sz w:val="24"/>
          <w:szCs w:val="24"/>
          <w:lang w:val="en-CA" w:eastAsia="en-CA"/>
        </w:rPr>
        <w:lastRenderedPageBreak/>
        <w:t>score of 2 if it maintained its structure for the entire 5 seconds (stiff; Fig</w:t>
      </w:r>
      <w:r w:rsidR="0082194E">
        <w:rPr>
          <w:rFonts w:ascii="Arial" w:hAnsi="Arial" w:eastAsia="Times New Roman" w:cs="Arial"/>
          <w:sz w:val="24"/>
          <w:szCs w:val="24"/>
          <w:lang w:val="en-CA" w:eastAsia="en-CA"/>
        </w:rPr>
        <w:t>.</w:t>
      </w:r>
      <w:r w:rsidRPr="0032287F">
        <w:rPr>
          <w:rFonts w:ascii="Arial" w:hAnsi="Arial" w:eastAsia="Times New Roman" w:cs="Arial"/>
          <w:sz w:val="24"/>
          <w:szCs w:val="24"/>
          <w:lang w:val="en-CA" w:eastAsia="en-CA"/>
        </w:rPr>
        <w:t xml:space="preserve"> </w:t>
      </w:r>
      <w:r w:rsidR="00124B30">
        <w:rPr>
          <w:rFonts w:ascii="Arial" w:hAnsi="Arial" w:eastAsia="Times New Roman" w:cs="Arial"/>
          <w:sz w:val="24"/>
          <w:szCs w:val="24"/>
          <w:lang w:val="en-CA" w:eastAsia="en-CA"/>
        </w:rPr>
        <w:t>2</w:t>
      </w:r>
      <w:r w:rsidRPr="0032287F">
        <w:rPr>
          <w:rFonts w:ascii="Arial" w:hAnsi="Arial" w:eastAsia="Times New Roman" w:cs="Arial"/>
          <w:sz w:val="24"/>
          <w:szCs w:val="24"/>
          <w:lang w:val="en-CA" w:eastAsia="en-CA"/>
        </w:rPr>
        <w:t xml:space="preserve">). Each stiffness test was performed daily. </w:t>
      </w:r>
    </w:p>
    <w:p w:rsidRPr="00C81EAB" w:rsidR="009F5046" w:rsidP="00C81EAB" w:rsidRDefault="009F5046" w14:paraId="3D9ABF32" w14:textId="0CF201D1">
      <w:pPr>
        <w:spacing w:after="0" w:line="480" w:lineRule="auto"/>
        <w:ind w:firstLine="360"/>
        <w:textAlignment w:val="baseline"/>
        <w:rPr>
          <w:rStyle w:val="normaltextrun"/>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We checked sea cucumber tanks every 12 hours for evisceration, an act where they partially or fully expulse their inner organs. We also determined if spawning had occurred, since heat-stress induced spawning has been reported in other sea cucumber species </w:t>
      </w:r>
      <w:r w:rsidRPr="0032287F">
        <w:rPr>
          <w:rFonts w:ascii="Arial" w:hAnsi="Arial" w:eastAsia="Times New Roman" w:cs="Arial"/>
          <w:color w:val="000000"/>
          <w:sz w:val="24"/>
          <w:szCs w:val="24"/>
          <w:shd w:val="clear" w:color="auto" w:fill="E1E3E6"/>
          <w:lang w:val="en-CA" w:eastAsia="en-CA"/>
        </w:rPr>
        <w:t>(Battaglene et al., 2002)</w:t>
      </w:r>
      <w:r w:rsidRPr="0032287F">
        <w:rPr>
          <w:rFonts w:ascii="Arial" w:hAnsi="Arial" w:eastAsia="Times New Roman" w:cs="Arial"/>
          <w:sz w:val="24"/>
          <w:szCs w:val="24"/>
          <w:lang w:val="en-CA" w:eastAsia="en-CA"/>
        </w:rPr>
        <w:t>. Spawning was only able to be measured</w:t>
      </w:r>
      <w:r w:rsidRPr="0032287F">
        <w:rPr>
          <w:rStyle w:val="normaltextrun"/>
          <w:rFonts w:ascii="Arial" w:hAnsi="Arial" w:cs="Arial"/>
          <w:sz w:val="24"/>
          <w:szCs w:val="24"/>
          <w:lang w:val="en-CA"/>
        </w:rPr>
        <w:t xml:space="preserve"> per-bucket instead of per-cucumber because the gametes, especially sperm, would flow from one side of the bucket to the other and we were unable to determine which of the cucumbers had spawned. </w:t>
      </w:r>
    </w:p>
    <w:p w:rsidRPr="0094561D" w:rsidR="009F5046" w:rsidP="0094561D" w:rsidRDefault="009F5046" w14:paraId="74A5B588" w14:textId="77777777">
      <w:pPr>
        <w:pStyle w:val="Heading2"/>
      </w:pPr>
      <w:r w:rsidRPr="0094561D">
        <w:rPr>
          <w:rStyle w:val="normaltextrun"/>
        </w:rPr>
        <w:t>Statistical Methods</w:t>
      </w:r>
    </w:p>
    <w:p w:rsidRPr="00D64FFB" w:rsidR="009F5046" w:rsidP="009F5046" w:rsidRDefault="009F5046" w14:paraId="1432107B" w14:textId="1A4710EC">
      <w:pPr>
        <w:pStyle w:val="paragraph"/>
        <w:spacing w:before="0" w:beforeAutospacing="0" w:after="0" w:afterAutospacing="0" w:line="480" w:lineRule="auto"/>
        <w:ind w:firstLine="720"/>
        <w:textAlignment w:val="baseline"/>
        <w:rPr>
          <w:rStyle w:val="normaltextrun"/>
          <w:rFonts w:ascii="Arial" w:hAnsi="Arial" w:cs="Arial"/>
        </w:rPr>
      </w:pPr>
      <w:r w:rsidRPr="0032287F">
        <w:rPr>
          <w:rStyle w:val="normaltextrun"/>
          <w:rFonts w:ascii="Arial" w:hAnsi="Arial" w:cs="Arial"/>
        </w:rPr>
        <w:t>To assess which variables</w:t>
      </w:r>
      <w:r w:rsidRPr="0032287F" w:rsidDel="00FB17B4">
        <w:rPr>
          <w:rStyle w:val="normaltextrun"/>
          <w:rFonts w:ascii="Arial" w:hAnsi="Arial" w:cs="Arial"/>
        </w:rPr>
        <w:t xml:space="preserve"> </w:t>
      </w:r>
      <w:r w:rsidRPr="0032287F">
        <w:rPr>
          <w:rStyle w:val="normaltextrun"/>
          <w:rFonts w:ascii="Arial" w:hAnsi="Arial" w:cs="Arial"/>
        </w:rPr>
        <w:t>affected the maximum number of minor ulcers, we used a generalized additive model.</w:t>
      </w:r>
      <w:r w:rsidR="005F5EE8">
        <w:rPr>
          <w:rStyle w:val="normaltextrun"/>
          <w:rFonts w:ascii="Arial" w:hAnsi="Arial" w:cs="Arial"/>
        </w:rPr>
        <w:t xml:space="preserve"> Using </w:t>
      </w:r>
      <w:r w:rsidR="00975573">
        <w:rPr>
          <w:rStyle w:val="normaltextrun"/>
          <w:rFonts w:ascii="Arial" w:hAnsi="Arial" w:cs="Arial"/>
        </w:rPr>
        <w:t xml:space="preserve">the function </w:t>
      </w:r>
      <w:r w:rsidR="00975573">
        <w:rPr>
          <w:rStyle w:val="normaltextrun"/>
          <w:rFonts w:ascii="Arial" w:hAnsi="Arial" w:cs="Arial"/>
          <w:i/>
          <w:iCs/>
        </w:rPr>
        <w:t xml:space="preserve">fitdist </w:t>
      </w:r>
      <w:r w:rsidRPr="0032287F" w:rsidR="005F46C4">
        <w:rPr>
          <w:rStyle w:val="eop"/>
          <w:rFonts w:ascii="Arial" w:hAnsi="Arial" w:cs="Arial"/>
        </w:rPr>
        <w:t xml:space="preserve">from package GAMLSS </w:t>
      </w:r>
      <w:r w:rsidRPr="0032287F" w:rsidR="005F46C4">
        <w:rPr>
          <w:rStyle w:val="eop"/>
          <w:rFonts w:ascii="Arial" w:hAnsi="Arial" w:cs="Arial"/>
        </w:rPr>
        <w:fldChar w:fldCharType="begin" w:fldLock="1"/>
      </w:r>
      <w:r w:rsidRPr="0032287F" w:rsidR="005F46C4">
        <w:rPr>
          <w:rStyle w:val="eop"/>
          <w:rFonts w:ascii="Arial" w:hAnsi="Arial" w:cs="Arial"/>
        </w:rPr>
        <w:instrText>ADDIN CSL_CITATION {"citationItems":[{"id":"ITEM-1","itemData":{"DOI":"10.1111/j.1467-9876.2005.00510.x","ISSN":"00359254","abstract":"A general class of statistical models for a univariate response variable is presented which we call the generalized additive model for location, scale and shape (GAMLSS). The model assumes independent observations of the response variable y given the parameters, the explanatory variables and the values of the random effects. The distribution for the response variable in the GAMLSS can be selected from a very general family of distributions including highly skew or kurtotic continuous and discrete distributions. The systematic part of the model is expanded to allow modelling not only of the mean (or location) but also of the other parameters of the distribution of y, as parametric and/or additive nonparametric (smooth) functions of explanatory variables and/or random-effects terms. Maximum (penalized) likelihood estimation is used to fit the (non)parametric models. A Newton-Raphson or Fisher scoring algorithm is used to maximize the (penalized) likelihood. The additive terms in the model are fitted by using a backfilling algorithm. Censored data are easily incorporated into the framework. Five data sets from different fields of application are analysed to emphasize the generality of the GAMLSS class of models. © 2005 Royal Statistical Society.","author":[{"dropping-particle":"","family":"Rigby","given":"R. A.","non-dropping-particle":"","parse-names":false,"suffix":""},{"dropping-particle":"","family":"Stasinopoulos","given":"D. M.","non-dropping-particle":"","parse-names":false,"suffix":""},{"dropping-particle":"","family":"Lane","given":"Peter W.","non-dropping-particle":"","parse-names":false,"suffix":""}],"container-title":"Journal of the Royal Statistical Society. Series C: Applied Statistics","id":"ITEM-1","issued":{"date-parts":[["2021"]]},"number":"5.3-4","title":"Package gamlss: Generalized additive models for location, scale and shape","type":"article"},"uris":["http://www.mendeley.com/documents/?uuid=7f4182e4-13bf-4e5f-a924-74efcd7197b0"]}],"mendeley":{"formattedCitation":"(Rigby et al., 2021)","plainTextFormattedCitation":"(Rigby et al., 2021)","previouslyFormattedCitation":"(Rigby et al., 2021)"},"properties":{"noteIndex":0},"schema":"https://github.com/citation-style-language/schema/raw/master/csl-citation.json"}</w:instrText>
      </w:r>
      <w:r w:rsidRPr="0032287F" w:rsidR="005F46C4">
        <w:rPr>
          <w:rStyle w:val="eop"/>
          <w:rFonts w:ascii="Arial" w:hAnsi="Arial" w:cs="Arial"/>
        </w:rPr>
        <w:fldChar w:fldCharType="separate"/>
      </w:r>
      <w:r w:rsidRPr="0032287F" w:rsidR="005F46C4">
        <w:rPr>
          <w:rStyle w:val="eop"/>
          <w:rFonts w:ascii="Arial" w:hAnsi="Arial" w:cs="Arial"/>
          <w:noProof/>
        </w:rPr>
        <w:t>(Rigby et al., 2021)</w:t>
      </w:r>
      <w:r w:rsidRPr="0032287F" w:rsidR="005F46C4">
        <w:rPr>
          <w:rStyle w:val="eop"/>
          <w:rFonts w:ascii="Arial" w:hAnsi="Arial" w:cs="Arial"/>
        </w:rPr>
        <w:fldChar w:fldCharType="end"/>
      </w:r>
      <w:r w:rsidR="005F46C4">
        <w:rPr>
          <w:rStyle w:val="eop"/>
          <w:rFonts w:ascii="Arial" w:hAnsi="Arial" w:cs="Arial"/>
        </w:rPr>
        <w:t xml:space="preserve">, </w:t>
      </w:r>
      <w:r w:rsidR="007E3A96">
        <w:rPr>
          <w:rStyle w:val="normaltextrun"/>
          <w:rFonts w:ascii="Arial" w:hAnsi="Arial" w:cs="Arial"/>
        </w:rPr>
        <w:t xml:space="preserve">we </w:t>
      </w:r>
      <w:r w:rsidRPr="0032287F">
        <w:rPr>
          <w:rStyle w:val="normaltextrun"/>
          <w:rFonts w:ascii="Arial" w:hAnsi="Arial" w:cs="Arial"/>
        </w:rPr>
        <w:t>determined that the number of minor ulcers best fit a geometric distribution</w:t>
      </w:r>
      <w:r w:rsidR="005F46C4">
        <w:rPr>
          <w:rStyle w:val="normaltextrun"/>
          <w:rFonts w:ascii="Arial" w:hAnsi="Arial" w:cs="Arial"/>
        </w:rPr>
        <w:t xml:space="preserve"> </w:t>
      </w:r>
      <w:r w:rsidRPr="0032287F">
        <w:rPr>
          <w:rStyle w:val="normaltextrun"/>
          <w:rFonts w:ascii="Arial" w:hAnsi="Arial" w:cs="Arial"/>
        </w:rPr>
        <w:t>. We modelled the maximum number of minor ulcers as a function of treatment, weight, evisceration, and defecation status. We included sea table and bucket as random effects. </w:t>
      </w:r>
      <w:r w:rsidR="00DC2110">
        <w:rPr>
          <w:rStyle w:val="normaltextrun"/>
          <w:rFonts w:ascii="Arial" w:hAnsi="Arial" w:cs="Arial"/>
        </w:rPr>
        <w:t xml:space="preserve">We used backwards selection to determine the </w:t>
      </w:r>
      <w:r w:rsidR="00E705CD">
        <w:rPr>
          <w:rStyle w:val="normaltextrun"/>
          <w:rFonts w:ascii="Arial" w:hAnsi="Arial" w:cs="Arial"/>
        </w:rPr>
        <w:t>combination o</w:t>
      </w:r>
      <w:r w:rsidR="00D150BD">
        <w:rPr>
          <w:rStyle w:val="normaltextrun"/>
          <w:rFonts w:ascii="Arial" w:hAnsi="Arial" w:cs="Arial"/>
        </w:rPr>
        <w:t>f</w:t>
      </w:r>
      <w:r w:rsidR="00E705CD">
        <w:rPr>
          <w:rStyle w:val="normaltextrun"/>
          <w:rFonts w:ascii="Arial" w:hAnsi="Arial" w:cs="Arial"/>
        </w:rPr>
        <w:t xml:space="preserve"> variables that best </w:t>
      </w:r>
      <w:r w:rsidR="00D150BD">
        <w:rPr>
          <w:rStyle w:val="normaltextrun"/>
          <w:rFonts w:ascii="Arial" w:hAnsi="Arial" w:cs="Arial"/>
        </w:rPr>
        <w:t xml:space="preserve">explained </w:t>
      </w:r>
      <w:r w:rsidR="00D64FFB">
        <w:rPr>
          <w:rStyle w:val="normaltextrun"/>
          <w:rFonts w:ascii="Arial" w:hAnsi="Arial" w:cs="Arial"/>
        </w:rPr>
        <w:t>the maximum number of ulcers.</w:t>
      </w:r>
    </w:p>
    <w:p w:rsidRPr="0032287F" w:rsidR="009F5046" w:rsidP="009F5046" w:rsidRDefault="009F5046" w14:paraId="5FAEEBB7" w14:textId="208B7C1D">
      <w:pPr>
        <w:pStyle w:val="paragraph"/>
        <w:spacing w:before="0" w:beforeAutospacing="0" w:after="0" w:afterAutospacing="0" w:line="480" w:lineRule="auto"/>
        <w:ind w:firstLine="720"/>
        <w:textAlignment w:val="baseline"/>
        <w:rPr>
          <w:rStyle w:val="normaltextrun"/>
          <w:rFonts w:ascii="Arial" w:hAnsi="Arial" w:cs="Arial"/>
        </w:rPr>
      </w:pPr>
      <w:r w:rsidRPr="0032287F">
        <w:rPr>
          <w:rStyle w:val="normaltextrun"/>
          <w:rFonts w:ascii="Arial" w:hAnsi="Arial" w:cs="Arial"/>
        </w:rPr>
        <w:t xml:space="preserve">To examine how sea cucumber mortality varied across </w:t>
      </w:r>
      <w:r w:rsidR="0004536F">
        <w:rPr>
          <w:rStyle w:val="normaltextrun"/>
          <w:rFonts w:ascii="Arial" w:hAnsi="Arial" w:cs="Arial"/>
        </w:rPr>
        <w:t xml:space="preserve">temperature treatments we </w:t>
      </w:r>
      <w:r w:rsidRPr="0032287F">
        <w:rPr>
          <w:rStyle w:val="normaltextrun"/>
          <w:rFonts w:ascii="Arial" w:hAnsi="Arial" w:cs="Arial"/>
        </w:rPr>
        <w:t>used a Kruskal-Wallis (K-W) test followed by a Dunn’s Kruskal</w:t>
      </w:r>
      <w:r w:rsidR="007641C5">
        <w:rPr>
          <w:rStyle w:val="normaltextrun"/>
          <w:rFonts w:ascii="Arial" w:hAnsi="Arial" w:cs="Arial"/>
        </w:rPr>
        <w:t>-</w:t>
      </w:r>
      <w:r w:rsidRPr="0032287F">
        <w:rPr>
          <w:rStyle w:val="normaltextrun"/>
          <w:rFonts w:ascii="Arial" w:hAnsi="Arial" w:cs="Arial"/>
        </w:rPr>
        <w:t>Wallis (Dunn’s K-W) test for multiple comparisons. We built a logistic regression model with cucumber mortality</w:t>
      </w:r>
      <w:r w:rsidR="00BB6C82">
        <w:rPr>
          <w:rStyle w:val="normaltextrun"/>
          <w:rFonts w:ascii="Arial" w:hAnsi="Arial" w:cs="Arial"/>
        </w:rPr>
        <w:t xml:space="preserve"> (binary dead/alive)</w:t>
      </w:r>
      <w:r w:rsidRPr="0032287F">
        <w:rPr>
          <w:rStyle w:val="normaltextrun"/>
          <w:rFonts w:ascii="Arial" w:hAnsi="Arial" w:cs="Arial"/>
        </w:rPr>
        <w:t xml:space="preserve"> as the response variable and evisceration, defecation status, initial droop and squeeze scores, and initial weight as explanatory variables. We </w:t>
      </w:r>
      <w:r w:rsidRPr="0032287F">
        <w:rPr>
          <w:rStyle w:val="normaltextrun"/>
          <w:rFonts w:ascii="Arial" w:hAnsi="Arial" w:cs="Arial"/>
        </w:rPr>
        <w:lastRenderedPageBreak/>
        <w:t xml:space="preserve">used </w:t>
      </w:r>
      <w:r w:rsidR="000D62C9">
        <w:rPr>
          <w:rStyle w:val="normaltextrun"/>
          <w:rFonts w:ascii="Arial" w:hAnsi="Arial" w:cs="Arial"/>
        </w:rPr>
        <w:t>backward</w:t>
      </w:r>
      <w:r w:rsidR="00DC2110">
        <w:rPr>
          <w:rStyle w:val="normaltextrun"/>
          <w:rFonts w:ascii="Arial" w:hAnsi="Arial" w:cs="Arial"/>
        </w:rPr>
        <w:t>s</w:t>
      </w:r>
      <w:r w:rsidRPr="0032287F">
        <w:rPr>
          <w:rStyle w:val="normaltextrun"/>
          <w:rFonts w:ascii="Arial" w:hAnsi="Arial" w:cs="Arial"/>
        </w:rPr>
        <w:t xml:space="preserve"> model selection to investigate which combination of these variables best explained the variation in sea cucumber mortality. </w:t>
      </w:r>
    </w:p>
    <w:p w:rsidRPr="0032287F" w:rsidR="009F5046" w:rsidP="009F5046" w:rsidRDefault="009F5046" w14:paraId="5495ABB0" w14:textId="7BCD1680">
      <w:pPr>
        <w:pStyle w:val="paragraph"/>
        <w:spacing w:before="0" w:beforeAutospacing="0" w:after="0" w:afterAutospacing="0" w:line="480" w:lineRule="auto"/>
        <w:ind w:firstLine="720"/>
        <w:textAlignment w:val="baseline"/>
        <w:rPr>
          <w:rStyle w:val="normaltextrun"/>
          <w:rFonts w:ascii="Arial" w:hAnsi="Arial" w:cs="Arial"/>
        </w:rPr>
      </w:pPr>
      <w:r w:rsidRPr="0032287F">
        <w:rPr>
          <w:rStyle w:val="normaltextrun"/>
          <w:rFonts w:ascii="Arial" w:hAnsi="Arial" w:cs="Arial"/>
        </w:rPr>
        <w:t xml:space="preserve"> We determined if the two sea cucumber stiffness metrics (antipredator response and structure maintenance) were correlated using spearman’s rank correlation coefficient</w:t>
      </w:r>
      <w:r w:rsidR="002E5CF9">
        <w:rPr>
          <w:rStyle w:val="normaltextrun"/>
          <w:rFonts w:ascii="Arial" w:hAnsi="Arial" w:cs="Arial"/>
        </w:rPr>
        <w:t xml:space="preserve"> </w:t>
      </w:r>
      <w:r w:rsidR="00231AC4">
        <w:rPr>
          <w:rStyle w:val="normaltextrun"/>
          <w:rFonts w:ascii="Arial" w:hAnsi="Arial" w:cs="Arial"/>
        </w:rPr>
        <w:fldChar w:fldCharType="begin" w:fldLock="1"/>
      </w:r>
      <w:r w:rsidR="00231AC4">
        <w:rPr>
          <w:rStyle w:val="normaltextrun"/>
          <w:rFonts w:ascii="Arial" w:hAnsi="Arial" w:cs="Arial"/>
        </w:rPr>
        <w:instrText>ADDIN CSL_CITATION {"citationItems":[{"id":"ITEM-1","itemData":{"DOI":"10.1213/ANE.0000000000002864","ISSN":"15267598","PMID":"29481436","abstract":"Correlation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 (Anesth Analg 2018;126:1763–8.","author":[{"dropping-particle":"","family":"Schober","given":"Patrick","non-dropping-particle":"","parse-names":false,"suffix":""},{"dropping-particle":"","family":"Schwarte","given":"Lothar A.","non-dropping-particle":"","parse-names":false,"suffix":""}],"container-title":"Anesthesia and Analgesia","id":"ITEM-1","issue":"5","issued":{"date-parts":[["2018","5","1"]]},"page":"1763-1768","publisher":"Lippincott Williams and Wilkins","title":"Correlation coefficients: Appropriate use and interpretation","type":"article-journal","volume":"126"},"uris":["http://www.mendeley.com/documents/?uuid=f8cf8146-16ca-3712-a432-8a08132d7e92"]}],"mendeley":{"formattedCitation":"(Schober &amp; Schwarte, 2018)","plainTextFormattedCitation":"(Schober &amp; Schwarte, 2018)"},"properties":{"noteIndex":0},"schema":"https://github.com/citation-style-language/schema/raw/master/csl-citation.json"}</w:instrText>
      </w:r>
      <w:r w:rsidR="00231AC4">
        <w:rPr>
          <w:rStyle w:val="normaltextrun"/>
          <w:rFonts w:ascii="Arial" w:hAnsi="Arial" w:cs="Arial"/>
        </w:rPr>
        <w:fldChar w:fldCharType="separate"/>
      </w:r>
      <w:r w:rsidRPr="00231AC4" w:rsidR="00231AC4">
        <w:rPr>
          <w:rStyle w:val="normaltextrun"/>
          <w:rFonts w:ascii="Arial" w:hAnsi="Arial" w:cs="Arial"/>
          <w:noProof/>
        </w:rPr>
        <w:t>(Schober &amp; Schwarte, 2018)</w:t>
      </w:r>
      <w:r w:rsidR="00231AC4">
        <w:rPr>
          <w:rStyle w:val="normaltextrun"/>
          <w:rFonts w:ascii="Arial" w:hAnsi="Arial" w:cs="Arial"/>
        </w:rPr>
        <w:fldChar w:fldCharType="end"/>
      </w:r>
      <w:r w:rsidRPr="0032287F">
        <w:rPr>
          <w:rStyle w:val="normaltextrun"/>
          <w:rFonts w:ascii="Arial" w:hAnsi="Arial" w:cs="Arial"/>
        </w:rPr>
        <w:t>. We assumed that these metrics represent two different behaviour</w:t>
      </w:r>
      <w:r w:rsidR="00893EF4">
        <w:rPr>
          <w:rStyle w:val="normaltextrun"/>
          <w:rFonts w:ascii="Arial" w:hAnsi="Arial" w:cs="Arial"/>
        </w:rPr>
        <w:t>s</w:t>
      </w:r>
      <w:r w:rsidRPr="0032287F">
        <w:rPr>
          <w:rStyle w:val="normaltextrun"/>
          <w:rFonts w:ascii="Arial" w:hAnsi="Arial" w:cs="Arial"/>
        </w:rPr>
        <w:t>, regardless of correlation strength, and</w:t>
      </w:r>
      <w:r w:rsidR="00893EF4">
        <w:rPr>
          <w:rStyle w:val="normaltextrun"/>
          <w:rFonts w:ascii="Arial" w:hAnsi="Arial" w:cs="Arial"/>
        </w:rPr>
        <w:t xml:space="preserve"> therefore</w:t>
      </w:r>
      <w:r w:rsidRPr="0032287F">
        <w:rPr>
          <w:rStyle w:val="normaltextrun"/>
          <w:rFonts w:ascii="Arial" w:hAnsi="Arial" w:cs="Arial"/>
        </w:rPr>
        <w:t xml:space="preserve"> </w:t>
      </w:r>
      <w:r w:rsidR="002B1B1D">
        <w:rPr>
          <w:rStyle w:val="normaltextrun"/>
          <w:rFonts w:ascii="Arial" w:hAnsi="Arial" w:cs="Arial"/>
        </w:rPr>
        <w:t>constructed separate models with each metric as the response variable</w:t>
      </w:r>
      <w:r w:rsidRPr="0032287F">
        <w:rPr>
          <w:rStyle w:val="normaltextrun"/>
          <w:rFonts w:ascii="Arial" w:hAnsi="Arial" w:cs="Arial"/>
        </w:rPr>
        <w:t xml:space="preserve">. For both response variables, we constructed full ordinal regression models with the following predictor variables: temperature treatment, date </w:t>
      </w:r>
      <w:r w:rsidR="00315095">
        <w:rPr>
          <w:rStyle w:val="normaltextrun"/>
          <w:rFonts w:ascii="Arial" w:hAnsi="Arial" w:cs="Arial"/>
        </w:rPr>
        <w:t>(</w:t>
      </w:r>
      <w:r w:rsidRPr="0032287F">
        <w:rPr>
          <w:rStyle w:val="normaltextrun"/>
          <w:rFonts w:ascii="Arial" w:hAnsi="Arial" w:cs="Arial"/>
        </w:rPr>
        <w:t>as a</w:t>
      </w:r>
      <w:r w:rsidR="00315095">
        <w:rPr>
          <w:rStyle w:val="normaltextrun"/>
          <w:rFonts w:ascii="Arial" w:hAnsi="Arial" w:cs="Arial"/>
        </w:rPr>
        <w:t xml:space="preserve"> discrete</w:t>
      </w:r>
      <w:r w:rsidRPr="0032287F">
        <w:rPr>
          <w:rStyle w:val="normaltextrun"/>
          <w:rFonts w:ascii="Arial" w:hAnsi="Arial" w:cs="Arial"/>
        </w:rPr>
        <w:t xml:space="preserve"> variable</w:t>
      </w:r>
      <w:r w:rsidR="00315095">
        <w:rPr>
          <w:rStyle w:val="normaltextrun"/>
          <w:rFonts w:ascii="Arial" w:hAnsi="Arial" w:cs="Arial"/>
        </w:rPr>
        <w:t xml:space="preserve">), </w:t>
      </w:r>
      <w:r w:rsidRPr="0032287F">
        <w:rPr>
          <w:rStyle w:val="normaltextrun"/>
          <w:rFonts w:ascii="Arial" w:hAnsi="Arial" w:cs="Arial"/>
        </w:rPr>
        <w:t>and the interaction term between treatment and date. We restricted our measurement period to the days preceding (Day 1), during (Day 2-4) and immediately after the heat treatment (Day 5). We included individual cucumber identity as a random effect to account for repeated measures on the same individuals over time. We also included bucket ID and sea table ID as random effects to account for our paired (two cucumbers per bucket) and blocked (five buckets per sea table) experimental design. We used model selection to determine the most parsimonious models (ΔAIC &gt; 2). From top selected models we calculated 95% confidence intervals and considered effects to be significant if confidence intervals did not overlap zero. </w:t>
      </w:r>
    </w:p>
    <w:p w:rsidRPr="0032287F" w:rsidR="009F5046" w:rsidP="009F5046" w:rsidRDefault="009F5046" w14:paraId="49F00CF6" w14:textId="6693FBD2">
      <w:pPr>
        <w:pStyle w:val="paragraph"/>
        <w:spacing w:before="0" w:beforeAutospacing="0" w:after="0" w:afterAutospacing="0" w:line="480" w:lineRule="auto"/>
        <w:ind w:firstLine="720"/>
        <w:textAlignment w:val="baseline"/>
        <w:rPr>
          <w:rFonts w:ascii="Arial" w:hAnsi="Arial" w:cs="Arial"/>
        </w:rPr>
      </w:pPr>
      <w:r w:rsidRPr="0032287F">
        <w:rPr>
          <w:rStyle w:val="normaltextrun"/>
          <w:rFonts w:ascii="Arial" w:hAnsi="Arial" w:cs="Arial"/>
        </w:rPr>
        <w:t xml:space="preserve">We used a </w:t>
      </w:r>
      <w:r w:rsidR="00217E77">
        <w:rPr>
          <w:rStyle w:val="normaltextrun"/>
          <w:rFonts w:ascii="Arial" w:hAnsi="Arial" w:cs="Arial"/>
        </w:rPr>
        <w:t>K-W</w:t>
      </w:r>
      <w:r w:rsidRPr="0032287F">
        <w:rPr>
          <w:rStyle w:val="normaltextrun"/>
          <w:rFonts w:ascii="Arial" w:hAnsi="Arial" w:cs="Arial"/>
        </w:rPr>
        <w:t xml:space="preserve"> test to compare the number of buckets with spawning cucumbers across temperature treatments. To examine the effect of temperature on the likelihood of a cucumber eviscerating, we created a logistic regression model with treatment, weight, and defecation status as explanatory variables in the full model, and </w:t>
      </w:r>
      <w:r w:rsidRPr="0032287F">
        <w:rPr>
          <w:rStyle w:val="normaltextrun"/>
          <w:rFonts w:ascii="Arial" w:hAnsi="Arial" w:cs="Arial"/>
        </w:rPr>
        <w:lastRenderedPageBreak/>
        <w:t xml:space="preserve">sea table as a random effect. We conducted </w:t>
      </w:r>
      <w:r w:rsidR="005B7860">
        <w:rPr>
          <w:rStyle w:val="normaltextrun"/>
          <w:rFonts w:ascii="Arial" w:hAnsi="Arial" w:cs="Arial"/>
        </w:rPr>
        <w:t>backwards</w:t>
      </w:r>
      <w:r w:rsidRPr="0032287F">
        <w:rPr>
          <w:rStyle w:val="normaltextrun"/>
          <w:rFonts w:ascii="Arial" w:hAnsi="Arial" w:cs="Arial"/>
        </w:rPr>
        <w:t xml:space="preserve"> model selection to determine appropriate explanatory variables.</w:t>
      </w:r>
    </w:p>
    <w:p w:rsidRPr="0032287F" w:rsidR="009F5046" w:rsidP="009F5046" w:rsidRDefault="009F5046" w14:paraId="192E2771" w14:textId="739096C5">
      <w:pPr>
        <w:pStyle w:val="paragraph"/>
        <w:spacing w:before="0" w:beforeAutospacing="0" w:after="0" w:afterAutospacing="0" w:line="480" w:lineRule="auto"/>
        <w:ind w:firstLine="720"/>
        <w:textAlignment w:val="baseline"/>
        <w:rPr>
          <w:rStyle w:val="eop"/>
          <w:rFonts w:ascii="Arial" w:hAnsi="Arial" w:cs="Arial"/>
        </w:rPr>
      </w:pPr>
      <w:r w:rsidRPr="0032287F">
        <w:rPr>
          <w:rStyle w:val="eop"/>
          <w:rFonts w:ascii="Arial" w:hAnsi="Arial" w:cs="Arial"/>
        </w:rPr>
        <w:t>All statistical analyses were conducted in R version 4.0.3</w:t>
      </w:r>
      <w:r w:rsidR="004C0F27">
        <w:rPr>
          <w:rStyle w:val="eop"/>
          <w:rFonts w:ascii="Arial" w:hAnsi="Arial" w:cs="Arial"/>
        </w:rPr>
        <w:t xml:space="preserve"> (CITE)</w:t>
      </w:r>
      <w:r w:rsidRPr="0032287F">
        <w:rPr>
          <w:rStyle w:val="eop"/>
          <w:rFonts w:ascii="Arial" w:hAnsi="Arial" w:cs="Arial"/>
        </w:rPr>
        <w:t xml:space="preserve">. Dunn’s K-W tests were done using the </w:t>
      </w:r>
      <w:r w:rsidRPr="0032287F">
        <w:rPr>
          <w:rStyle w:val="eop"/>
          <w:rFonts w:ascii="Arial" w:hAnsi="Arial" w:cs="Arial"/>
          <w:i/>
          <w:iCs/>
        </w:rPr>
        <w:t>dunnTest</w:t>
      </w:r>
      <w:r w:rsidRPr="0032287F">
        <w:rPr>
          <w:rStyle w:val="eop"/>
          <w:rFonts w:ascii="Arial" w:hAnsi="Arial" w:cs="Arial"/>
        </w:rPr>
        <w:t xml:space="preserve"> function in package FSA </w:t>
      </w:r>
      <w:r w:rsidRPr="0032287F">
        <w:rPr>
          <w:rStyle w:val="eop"/>
          <w:rFonts w:ascii="Arial" w:hAnsi="Arial" w:cs="Arial"/>
        </w:rPr>
        <w:fldChar w:fldCharType="begin" w:fldLock="1"/>
      </w:r>
      <w:r w:rsidRPr="0032287F">
        <w:rPr>
          <w:rStyle w:val="eop"/>
          <w:rFonts w:ascii="Arial" w:hAnsi="Arial" w:cs="Arial"/>
        </w:rPr>
        <w:instrText>ADDIN CSL_CITATION {"citationItems":[{"id":"ITEM-1","itemData":{"author":[{"dropping-particle":"","family":"Derek","given":"Author","non-dropping-particle":"","parse-names":false,"suffix":""},{"dropping-particle":"","family":"Doll","given":"Jason","non-dropping-particle":"","parse-names":false,"suffix":""},{"dropping-particle":"","family":"Wheeler","given":"Powell","non-dropping-particle":"","parse-names":false,"suffix":""}],"id":"ITEM-1","issued":{"date-parts":[["2021"]]},"number":"0.9.1","title":"Package FSA: Simple fisheries stock assessment methods","type":"article"},"uris":["http://www.mendeley.com/documents/?uuid=b096db76-d8a8-4d08-b9fe-d999f0ff256e"]}],"mendeley":{"formattedCitation":"(Derek et al., 2021)","plainTextFormattedCitation":"(Derek et al., 2021)","previouslyFormattedCitation":"(Derek et al., 2021)"},"properties":{"noteIndex":0},"schema":"https://github.com/citation-style-language/schema/raw/master/csl-citation.json"}</w:instrText>
      </w:r>
      <w:r w:rsidRPr="0032287F">
        <w:rPr>
          <w:rStyle w:val="eop"/>
          <w:rFonts w:ascii="Arial" w:hAnsi="Arial" w:cs="Arial"/>
        </w:rPr>
        <w:fldChar w:fldCharType="separate"/>
      </w:r>
      <w:r w:rsidRPr="0032287F">
        <w:rPr>
          <w:rStyle w:val="eop"/>
          <w:rFonts w:ascii="Arial" w:hAnsi="Arial" w:cs="Arial"/>
          <w:noProof/>
        </w:rPr>
        <w:t>(Derek et al., 2021)</w:t>
      </w:r>
      <w:r w:rsidRPr="0032287F">
        <w:rPr>
          <w:rStyle w:val="eop"/>
          <w:rFonts w:ascii="Arial" w:hAnsi="Arial" w:cs="Arial"/>
        </w:rPr>
        <w:fldChar w:fldCharType="end"/>
      </w:r>
      <w:r w:rsidRPr="0032287F">
        <w:rPr>
          <w:rStyle w:val="eop"/>
          <w:rFonts w:ascii="Arial" w:hAnsi="Arial" w:cs="Arial"/>
        </w:rPr>
        <w:t xml:space="preserve">. Models for </w:t>
      </w:r>
      <w:r w:rsidR="00576135">
        <w:rPr>
          <w:rStyle w:val="eop"/>
          <w:rFonts w:ascii="Arial" w:hAnsi="Arial" w:cs="Arial"/>
        </w:rPr>
        <w:t xml:space="preserve">minor ulcers, </w:t>
      </w:r>
      <w:r w:rsidRPr="0032287F">
        <w:rPr>
          <w:rStyle w:val="eop"/>
          <w:rFonts w:ascii="Arial" w:hAnsi="Arial" w:cs="Arial"/>
        </w:rPr>
        <w:t>mortality effects</w:t>
      </w:r>
      <w:r w:rsidR="00F76E37">
        <w:rPr>
          <w:rStyle w:val="eop"/>
          <w:rFonts w:ascii="Arial" w:hAnsi="Arial" w:cs="Arial"/>
        </w:rPr>
        <w:t xml:space="preserve"> and </w:t>
      </w:r>
      <w:r w:rsidRPr="0032287F">
        <w:rPr>
          <w:rStyle w:val="eop"/>
          <w:rFonts w:ascii="Arial" w:hAnsi="Arial" w:cs="Arial"/>
        </w:rPr>
        <w:t>evisceration</w:t>
      </w:r>
      <w:r w:rsidR="00F76E37">
        <w:rPr>
          <w:rStyle w:val="eop"/>
          <w:rFonts w:ascii="Arial" w:hAnsi="Arial" w:cs="Arial"/>
        </w:rPr>
        <w:t xml:space="preserve"> </w:t>
      </w:r>
      <w:r w:rsidRPr="0032287F">
        <w:rPr>
          <w:rStyle w:val="eop"/>
          <w:rFonts w:ascii="Arial" w:hAnsi="Arial" w:cs="Arial"/>
        </w:rPr>
        <w:t xml:space="preserve">were conducted using the </w:t>
      </w:r>
      <w:r w:rsidRPr="0032287F">
        <w:rPr>
          <w:rStyle w:val="eop"/>
          <w:rFonts w:ascii="Arial" w:hAnsi="Arial" w:cs="Arial"/>
          <w:i/>
          <w:iCs/>
        </w:rPr>
        <w:t>gamlss</w:t>
      </w:r>
      <w:r w:rsidRPr="0032287F">
        <w:rPr>
          <w:rStyle w:val="eop"/>
          <w:rFonts w:ascii="Arial" w:hAnsi="Arial" w:cs="Arial"/>
        </w:rPr>
        <w:t xml:space="preserve"> function, and model selection was done using the </w:t>
      </w:r>
      <w:r w:rsidRPr="0032287F">
        <w:rPr>
          <w:rStyle w:val="eop"/>
          <w:rFonts w:ascii="Arial" w:hAnsi="Arial" w:cs="Arial"/>
          <w:i/>
          <w:iCs/>
        </w:rPr>
        <w:t>stepGAIC</w:t>
      </w:r>
      <w:r w:rsidRPr="0032287F">
        <w:rPr>
          <w:rStyle w:val="eop"/>
          <w:rFonts w:ascii="Arial" w:hAnsi="Arial" w:cs="Arial"/>
        </w:rPr>
        <w:t xml:space="preserve"> function, both from package GAMLSS </w:t>
      </w:r>
      <w:r w:rsidRPr="0032287F">
        <w:rPr>
          <w:rStyle w:val="eop"/>
          <w:rFonts w:ascii="Arial" w:hAnsi="Arial" w:cs="Arial"/>
        </w:rPr>
        <w:fldChar w:fldCharType="begin" w:fldLock="1"/>
      </w:r>
      <w:r w:rsidRPr="0032287F">
        <w:rPr>
          <w:rStyle w:val="eop"/>
          <w:rFonts w:ascii="Arial" w:hAnsi="Arial" w:cs="Arial"/>
        </w:rPr>
        <w:instrText>ADDIN CSL_CITATION {"citationItems":[{"id":"ITEM-1","itemData":{"DOI":"10.1111/j.1467-9876.2005.00510.x","ISSN":"00359254","abstract":"A general class of statistical models for a univariate response variable is presented which we call the generalized additive model for location, scale and shape (GAMLSS). The model assumes independent observations of the response variable y given the parameters, the explanatory variables and the values of the random effects. The distribution for the response variable in the GAMLSS can be selected from a very general family of distributions including highly skew or kurtotic continuous and discrete distributions. The systematic part of the model is expanded to allow modelling not only of the mean (or location) but also of the other parameters of the distribution of y, as parametric and/or additive nonparametric (smooth) functions of explanatory variables and/or random-effects terms. Maximum (penalized) likelihood estimation is used to fit the (non)parametric models. A Newton-Raphson or Fisher scoring algorithm is used to maximize the (penalized) likelihood. The additive terms in the model are fitted by using a backfilling algorithm. Censored data are easily incorporated into the framework. Five data sets from different fields of application are analysed to emphasize the generality of the GAMLSS class of models. © 2005 Royal Statistical Society.","author":[{"dropping-particle":"","family":"Rigby","given":"R. A.","non-dropping-particle":"","parse-names":false,"suffix":""},{"dropping-particle":"","family":"Stasinopoulos","given":"D. M.","non-dropping-particle":"","parse-names":false,"suffix":""},{"dropping-particle":"","family":"Lane","given":"Peter W.","non-dropping-particle":"","parse-names":false,"suffix":""}],"container-title":"Journal of the Royal Statistical Society. Series C: Applied Statistics","id":"ITEM-1","issued":{"date-parts":[["2021"]]},"number":"5.3-4","title":"Package gamlss: Generalized additive models for location, scale and shape","type":"article"},"uris":["http://www.mendeley.com/documents/?uuid=7f4182e4-13bf-4e5f-a924-74efcd7197b0"]}],"mendeley":{"formattedCitation":"(Rigby et al., 2021)","plainTextFormattedCitation":"(Rigby et al., 2021)","previouslyFormattedCitation":"(Rigby et al., 2021)"},"properties":{"noteIndex":0},"schema":"https://github.com/citation-style-language/schema/raw/master/csl-citation.json"}</w:instrText>
      </w:r>
      <w:r w:rsidRPr="0032287F">
        <w:rPr>
          <w:rStyle w:val="eop"/>
          <w:rFonts w:ascii="Arial" w:hAnsi="Arial" w:cs="Arial"/>
        </w:rPr>
        <w:fldChar w:fldCharType="separate"/>
      </w:r>
      <w:r w:rsidRPr="0032287F">
        <w:rPr>
          <w:rStyle w:val="eop"/>
          <w:rFonts w:ascii="Arial" w:hAnsi="Arial" w:cs="Arial"/>
          <w:noProof/>
        </w:rPr>
        <w:t>(Rigby et al., 2021)</w:t>
      </w:r>
      <w:r w:rsidRPr="0032287F">
        <w:rPr>
          <w:rStyle w:val="eop"/>
          <w:rFonts w:ascii="Arial" w:hAnsi="Arial" w:cs="Arial"/>
        </w:rPr>
        <w:fldChar w:fldCharType="end"/>
      </w:r>
      <w:r w:rsidRPr="0032287F">
        <w:rPr>
          <w:rStyle w:val="eop"/>
          <w:rFonts w:ascii="Arial" w:hAnsi="Arial" w:cs="Arial"/>
        </w:rPr>
        <w:t xml:space="preserve">. Ordinal regression models were conducted using the </w:t>
      </w:r>
      <w:r w:rsidRPr="0032287F">
        <w:rPr>
          <w:rStyle w:val="eop"/>
          <w:rFonts w:ascii="Arial" w:hAnsi="Arial" w:cs="Arial"/>
          <w:i/>
          <w:iCs/>
        </w:rPr>
        <w:t>clmm</w:t>
      </w:r>
      <w:r w:rsidRPr="0032287F">
        <w:rPr>
          <w:rStyle w:val="eop"/>
          <w:rFonts w:ascii="Arial" w:hAnsi="Arial" w:cs="Arial"/>
        </w:rPr>
        <w:t xml:space="preserve"> function in package ordinal </w:t>
      </w:r>
      <w:r w:rsidRPr="0032287F">
        <w:rPr>
          <w:rStyle w:val="eop"/>
          <w:rFonts w:ascii="Arial" w:hAnsi="Arial" w:cs="Arial"/>
        </w:rPr>
        <w:fldChar w:fldCharType="begin" w:fldLock="1"/>
      </w:r>
      <w:r w:rsidRPr="0032287F">
        <w:rPr>
          <w:rStyle w:val="eop"/>
          <w:rFonts w:ascii="Arial" w:hAnsi="Arial" w:cs="Arial"/>
        </w:rPr>
        <w:instrText>ADDIN CSL_CITATION {"citationItems":[{"id":"ITEM-1","itemData":{"abstract":"LazyData true ByteCompile yes Depends R (&gt;= 2.13.0), stats, methods Imports ucminf, MASS, Matrix, numDeriv Suggests lme4, nnet, xtable, testthat (&gt;= 0.8), tools Description Implementation of cumulative link (mixed) models also known as ordered regression models, proportional odds models, proportional hazards models for grouped survival times and ordered logit/probit/... models. Estimation is via maximum likelihood and mixed models are fitted with the Laplace approximation and adaptive Gauss-Hermite quadrature. Multiple random effect terms are allowed and they may be nested, crossed or partially nested/crossed. Restrictions of symmetry and equidistance can be imposed on the thresholds (cut-points/intercepts). Standard model methods are available (summary, anova, drop-methods, step, confint, predict etc.) in addition to profile methods and slice methods for visualizing the likelihood function and checking convergence. License GPL (&gt;= 2) NeedsCompilation yes","author":[{"dropping-particle":"","family":"Christensen","given":"Rune Haubo Bojesen","non-dropping-particle":"","parse-names":false,"suffix":""}],"id":"ITEM-1","issued":{"date-parts":[["2019"]]},"number":"2019.12-10","title":"Package ordinal: Regression models for ordinal data","type":"article"},"uris":["http://www.mendeley.com/documents/?uuid=46c49cb2-4899-4b9c-abda-f5725c87ddce"]}],"mendeley":{"formattedCitation":"(Christensen, 2019)","plainTextFormattedCitation":"(Christensen, 2019)","previouslyFormattedCitation":"(Christensen, 2019)"},"properties":{"noteIndex":0},"schema":"https://github.com/citation-style-language/schema/raw/master/csl-citation.json"}</w:instrText>
      </w:r>
      <w:r w:rsidRPr="0032287F">
        <w:rPr>
          <w:rStyle w:val="eop"/>
          <w:rFonts w:ascii="Arial" w:hAnsi="Arial" w:cs="Arial"/>
        </w:rPr>
        <w:fldChar w:fldCharType="separate"/>
      </w:r>
      <w:r w:rsidRPr="0032287F">
        <w:rPr>
          <w:rStyle w:val="eop"/>
          <w:rFonts w:ascii="Arial" w:hAnsi="Arial" w:cs="Arial"/>
          <w:noProof/>
        </w:rPr>
        <w:t>(Christensen, 2019)</w:t>
      </w:r>
      <w:r w:rsidRPr="0032287F">
        <w:rPr>
          <w:rStyle w:val="eop"/>
          <w:rFonts w:ascii="Arial" w:hAnsi="Arial" w:cs="Arial"/>
        </w:rPr>
        <w:fldChar w:fldCharType="end"/>
      </w:r>
      <w:r w:rsidRPr="0032287F">
        <w:rPr>
          <w:rStyle w:val="eop"/>
          <w:rFonts w:ascii="Arial" w:hAnsi="Arial" w:cs="Arial"/>
        </w:rPr>
        <w:t xml:space="preserve">; model selection for these models was conducted using the </w:t>
      </w:r>
      <w:r w:rsidRPr="0032287F">
        <w:rPr>
          <w:rStyle w:val="eop"/>
          <w:rFonts w:ascii="Arial" w:hAnsi="Arial" w:cs="Arial"/>
          <w:i/>
          <w:iCs/>
        </w:rPr>
        <w:t>dredge</w:t>
      </w:r>
      <w:r w:rsidRPr="0032287F">
        <w:rPr>
          <w:rStyle w:val="eop"/>
          <w:rFonts w:ascii="Arial" w:hAnsi="Arial" w:cs="Arial"/>
        </w:rPr>
        <w:t xml:space="preserve"> function in package MuMIN </w:t>
      </w:r>
      <w:r w:rsidRPr="0032287F">
        <w:rPr>
          <w:rStyle w:val="eop"/>
          <w:rFonts w:ascii="Arial" w:hAnsi="Arial" w:cs="Arial"/>
        </w:rPr>
        <w:fldChar w:fldCharType="begin" w:fldLock="1"/>
      </w:r>
      <w:r w:rsidRPr="0032287F">
        <w:rPr>
          <w:rStyle w:val="eop"/>
          <w:rFonts w:ascii="Arial" w:hAnsi="Arial" w:cs="Arial"/>
        </w:rPr>
        <w:instrText>ADDIN CSL_CITATION {"citationItems":[{"id":"ITEM-1","itemData":{"author":[{"dropping-particle":"","family":"Barton","given":"Kamil","non-dropping-particle":"","parse-names":false,"suffix":""},{"dropping-particle":"","family":"Barton","given":"Maintainer Kamil","non-dropping-particle":"","parse-names":false,"suffix":""}],"id":"ITEM-1","issue":"1","issued":{"date-parts":[["2020"]]},"number":"1.43.17","page":"18","title":"Package MuMIn: Multi-model inference","type":"article","volume":"1"},"uris":["http://www.mendeley.com/documents/?uuid=bef2a53a-87d5-442a-ad85-1029a761de7a"]}],"mendeley":{"formattedCitation":"(Barton &amp; Barton, 2020)","plainTextFormattedCitation":"(Barton &amp; Barton, 2020)","previouslyFormattedCitation":"(Barton &amp; Barton, 2020)"},"properties":{"noteIndex":0},"schema":"https://github.com/citation-style-language/schema/raw/master/csl-citation.json"}</w:instrText>
      </w:r>
      <w:r w:rsidRPr="0032287F">
        <w:rPr>
          <w:rStyle w:val="eop"/>
          <w:rFonts w:ascii="Arial" w:hAnsi="Arial" w:cs="Arial"/>
        </w:rPr>
        <w:fldChar w:fldCharType="separate"/>
      </w:r>
      <w:r w:rsidRPr="0032287F">
        <w:rPr>
          <w:rStyle w:val="eop"/>
          <w:rFonts w:ascii="Arial" w:hAnsi="Arial" w:cs="Arial"/>
          <w:noProof/>
        </w:rPr>
        <w:t>(Barton &amp; Barton, 2020)</w:t>
      </w:r>
      <w:r w:rsidRPr="0032287F">
        <w:rPr>
          <w:rStyle w:val="eop"/>
          <w:rFonts w:ascii="Arial" w:hAnsi="Arial" w:cs="Arial"/>
        </w:rPr>
        <w:fldChar w:fldCharType="end"/>
      </w:r>
      <w:r w:rsidRPr="0032287F">
        <w:rPr>
          <w:rStyle w:val="eop"/>
          <w:rFonts w:ascii="Arial" w:hAnsi="Arial" w:cs="Arial"/>
        </w:rPr>
        <w:t xml:space="preserve">. We considered results to be significant at P &lt; 0.05 or if 95 % confidence intervals did not overlap zero. </w:t>
      </w:r>
    </w:p>
    <w:p w:rsidRPr="0032287F" w:rsidR="009F5046" w:rsidP="009F5046" w:rsidRDefault="009F5046" w14:paraId="1AABC703" w14:textId="77777777">
      <w:pPr>
        <w:pStyle w:val="paragraph"/>
        <w:spacing w:before="0" w:beforeAutospacing="0" w:after="0" w:afterAutospacing="0" w:line="480" w:lineRule="auto"/>
        <w:textAlignment w:val="baseline"/>
        <w:rPr>
          <w:rFonts w:ascii="Arial" w:hAnsi="Arial" w:cs="Arial"/>
          <w:b/>
        </w:rPr>
      </w:pPr>
      <w:r w:rsidRPr="0032287F">
        <w:rPr>
          <w:rFonts w:ascii="Arial" w:hAnsi="Arial" w:cs="Arial"/>
          <w:b/>
        </w:rPr>
        <w:t>Results</w:t>
      </w:r>
      <w:r w:rsidRPr="0032287F">
        <w:rPr>
          <w:rFonts w:ascii="Arial" w:hAnsi="Arial" w:cs="Arial"/>
          <w:b/>
        </w:rPr>
        <w:tab/>
      </w:r>
    </w:p>
    <w:p w:rsidR="009F5046" w:rsidP="009F5046" w:rsidRDefault="009F5046" w14:paraId="4AFE70F7" w14:textId="28A40B21">
      <w:pPr>
        <w:spacing w:after="0" w:line="480" w:lineRule="auto"/>
        <w:ind w:firstLine="720"/>
        <w:textAlignment w:val="baseline"/>
        <w:rPr>
          <w:rFonts w:ascii="Arial" w:hAnsi="Arial" w:cs="Arial"/>
          <w:sz w:val="24"/>
          <w:szCs w:val="24"/>
          <w:lang w:val="en-CA"/>
        </w:rPr>
      </w:pPr>
      <w:r w:rsidRPr="0032287F">
        <w:rPr>
          <w:rFonts w:ascii="Arial" w:hAnsi="Arial" w:eastAsia="Times New Roman" w:cs="Arial"/>
          <w:sz w:val="24"/>
          <w:szCs w:val="24"/>
          <w:lang w:val="en-CA" w:eastAsia="en-CA"/>
        </w:rPr>
        <w:t>The temperature treatments for the experimental heatwaves varied slightly from the target temperatures (Fig</w:t>
      </w:r>
      <w:r w:rsidR="005C33DF">
        <w:rPr>
          <w:rFonts w:ascii="Arial" w:hAnsi="Arial" w:eastAsia="Times New Roman" w:cs="Arial"/>
          <w:sz w:val="24"/>
          <w:szCs w:val="24"/>
          <w:lang w:val="en-CA" w:eastAsia="en-CA"/>
        </w:rPr>
        <w:t>.</w:t>
      </w:r>
      <w:r w:rsidRPr="0032287F">
        <w:rPr>
          <w:rFonts w:ascii="Arial" w:hAnsi="Arial" w:eastAsia="Times New Roman" w:cs="Arial"/>
          <w:sz w:val="24"/>
          <w:szCs w:val="24"/>
          <w:lang w:val="en-CA" w:eastAsia="en-CA"/>
        </w:rPr>
        <w:t xml:space="preserve"> </w:t>
      </w:r>
      <w:r w:rsidR="00124B30">
        <w:rPr>
          <w:rFonts w:ascii="Arial" w:hAnsi="Arial" w:eastAsia="Times New Roman" w:cs="Arial"/>
          <w:sz w:val="24"/>
          <w:szCs w:val="24"/>
          <w:lang w:val="en-CA" w:eastAsia="en-CA"/>
        </w:rPr>
        <w:t>3</w:t>
      </w:r>
      <w:r w:rsidRPr="0032287F">
        <w:rPr>
          <w:rFonts w:ascii="Arial" w:hAnsi="Arial" w:eastAsia="Times New Roman" w:cs="Arial"/>
          <w:sz w:val="24"/>
          <w:szCs w:val="24"/>
          <w:lang w:val="en-CA" w:eastAsia="en-CA"/>
        </w:rPr>
        <w:t>). </w:t>
      </w:r>
      <w:commentRangeStart w:id="11"/>
      <w:r w:rsidRPr="0032287F">
        <w:rPr>
          <w:rFonts w:ascii="Arial" w:hAnsi="Arial" w:eastAsia="Times New Roman" w:cs="Arial"/>
          <w:sz w:val="24"/>
          <w:szCs w:val="24"/>
          <w:lang w:val="en-CA" w:eastAsia="en-CA"/>
        </w:rPr>
        <w:t>The mean temperature of the 12°C treatment was 12.5°C, but varied from 11.2-14.0°C; the mean of the 17°C treatment was 16.8°C but ranged from 14.9°C to 17.9°C; the mean of the 22°C treatment was 21.9°C but varied from 20.0°C to 23.3°C.</w:t>
      </w:r>
      <w:r w:rsidRPr="0032287F">
        <w:rPr>
          <w:rFonts w:ascii="Arial" w:hAnsi="Arial" w:cs="Arial"/>
          <w:sz w:val="24"/>
          <w:szCs w:val="24"/>
          <w:lang w:val="en-CA"/>
        </w:rPr>
        <w:t xml:space="preserve"> </w:t>
      </w:r>
      <w:commentRangeEnd w:id="11"/>
      <w:r w:rsidR="00AA41C5">
        <w:rPr>
          <w:rStyle w:val="CommentReference"/>
        </w:rPr>
        <w:commentReference w:id="11"/>
      </w:r>
    </w:p>
    <w:p w:rsidRPr="0032287F" w:rsidR="00DC2110" w:rsidP="00DC2110" w:rsidRDefault="00124884" w14:paraId="010E76FA" w14:textId="18316ADD">
      <w:pPr>
        <w:spacing w:after="0" w:line="480" w:lineRule="auto"/>
        <w:ind w:firstLine="720"/>
        <w:textAlignment w:val="baseline"/>
        <w:rPr>
          <w:rFonts w:ascii="Arial" w:hAnsi="Arial" w:eastAsia="Times New Roman" w:cs="Arial"/>
          <w:sz w:val="24"/>
          <w:szCs w:val="24"/>
          <w:lang w:val="en-CA" w:eastAsia="en-CA"/>
        </w:rPr>
      </w:pPr>
      <w:r>
        <w:rPr>
          <w:rFonts w:ascii="Arial" w:hAnsi="Arial" w:eastAsia="Times New Roman" w:cs="Arial"/>
          <w:sz w:val="24"/>
          <w:szCs w:val="24"/>
          <w:lang w:val="en-CA" w:eastAsia="en-CA"/>
        </w:rPr>
        <w:t>S</w:t>
      </w:r>
      <w:r w:rsidRPr="0032287F" w:rsidR="00DC2110">
        <w:rPr>
          <w:rFonts w:ascii="Arial" w:hAnsi="Arial" w:eastAsia="Times New Roman" w:cs="Arial"/>
          <w:sz w:val="24"/>
          <w:szCs w:val="24"/>
          <w:lang w:val="en-CA" w:eastAsia="en-CA"/>
        </w:rPr>
        <w:t>kin ulcers occurred</w:t>
      </w:r>
      <w:r w:rsidR="0089481F">
        <w:rPr>
          <w:rFonts w:ascii="Arial" w:hAnsi="Arial" w:eastAsia="Times New Roman" w:cs="Arial"/>
          <w:sz w:val="24"/>
          <w:szCs w:val="24"/>
          <w:lang w:val="en-CA" w:eastAsia="en-CA"/>
        </w:rPr>
        <w:t xml:space="preserve"> during the</w:t>
      </w:r>
      <w:r w:rsidR="00C62E14">
        <w:rPr>
          <w:rFonts w:ascii="Arial" w:hAnsi="Arial" w:eastAsia="Times New Roman" w:cs="Arial"/>
          <w:sz w:val="24"/>
          <w:szCs w:val="24"/>
          <w:lang w:val="en-CA" w:eastAsia="en-CA"/>
        </w:rPr>
        <w:t xml:space="preserve"> experiment </w:t>
      </w:r>
      <w:r w:rsidRPr="0032287F" w:rsidR="00DC2110">
        <w:rPr>
          <w:rFonts w:ascii="Arial" w:hAnsi="Arial" w:eastAsia="Times New Roman" w:cs="Arial"/>
          <w:sz w:val="24"/>
          <w:szCs w:val="24"/>
          <w:lang w:val="en-CA" w:eastAsia="en-CA"/>
        </w:rPr>
        <w:t xml:space="preserve">in all three treatments. Minor ulcers were observed on </w:t>
      </w:r>
      <w:r w:rsidRPr="0032287F" w:rsidR="00DC2110">
        <w:rPr>
          <w:rFonts w:ascii="Arial" w:hAnsi="Arial" w:cs="Arial"/>
          <w:sz w:val="24"/>
          <w:szCs w:val="24"/>
          <w:lang w:val="en-CA"/>
        </w:rPr>
        <w:t>17 cucumbers in the 12ºC treatment, 15 cucumbers in the 17ºC treatment, and 10 individuals in the 22ºC treatment (Fig</w:t>
      </w:r>
      <w:r w:rsidR="00DD13D7">
        <w:rPr>
          <w:rFonts w:ascii="Arial" w:hAnsi="Arial" w:cs="Arial"/>
          <w:sz w:val="24"/>
          <w:szCs w:val="24"/>
          <w:lang w:val="en-CA"/>
        </w:rPr>
        <w:t>.</w:t>
      </w:r>
      <w:r w:rsidRPr="0032287F" w:rsidR="00DC2110">
        <w:rPr>
          <w:rFonts w:ascii="Arial" w:hAnsi="Arial" w:cs="Arial"/>
          <w:sz w:val="24"/>
          <w:szCs w:val="24"/>
          <w:lang w:val="en-CA"/>
        </w:rPr>
        <w:t xml:space="preserve"> S1).</w:t>
      </w:r>
      <w:r w:rsidRPr="0032287F" w:rsidR="00DC2110">
        <w:rPr>
          <w:rFonts w:ascii="Arial" w:hAnsi="Arial" w:eastAsia="Times New Roman" w:cs="Arial"/>
          <w:sz w:val="24"/>
          <w:szCs w:val="24"/>
          <w:lang w:val="en-CA" w:eastAsia="en-CA"/>
        </w:rPr>
        <w:t xml:space="preserve"> Major ulcers were observed in only the heat treatment: on the final day of the treatment, two cucumbers had 1 and 4 ulcers respectively. Neither of these individuals died, and after the heat treatment stopped their major ulcers appeared to heal and were re-classified </w:t>
      </w:r>
      <w:r w:rsidRPr="0032287F" w:rsidR="00DC2110">
        <w:rPr>
          <w:rFonts w:ascii="Arial" w:hAnsi="Arial" w:eastAsia="Times New Roman" w:cs="Arial"/>
          <w:sz w:val="24"/>
          <w:szCs w:val="24"/>
          <w:lang w:val="en-CA" w:eastAsia="en-CA"/>
        </w:rPr>
        <w:lastRenderedPageBreak/>
        <w:t xml:space="preserve">as minor ulcers on day 12 of the experiment. The maximum number of minor ulcers per individual was not significantly explained by treatment, weight, evisceration, or defecation status, because all explanatory variables were excluded from the final backward-selected model </w:t>
      </w:r>
      <w:commentRangeStart w:id="12"/>
      <w:r w:rsidRPr="0032287F" w:rsidR="00DC2110">
        <w:rPr>
          <w:rFonts w:ascii="Arial" w:hAnsi="Arial" w:eastAsia="Times New Roman" w:cs="Arial"/>
          <w:sz w:val="24"/>
          <w:szCs w:val="24"/>
          <w:lang w:val="en-CA" w:eastAsia="en-CA"/>
        </w:rPr>
        <w:t xml:space="preserve">(Table S1). </w:t>
      </w:r>
      <w:commentRangeEnd w:id="12"/>
      <w:r>
        <w:rPr>
          <w:rStyle w:val="CommentReference"/>
        </w:rPr>
        <w:commentReference w:id="12"/>
      </w:r>
    </w:p>
    <w:p w:rsidRPr="0032287F" w:rsidR="009F5046" w:rsidP="009F5046" w:rsidRDefault="009F5046" w14:paraId="1E409A62" w14:textId="6CCB66B9">
      <w:pPr>
        <w:spacing w:after="0" w:line="480" w:lineRule="auto"/>
        <w:ind w:firstLine="720"/>
        <w:textAlignment w:val="baseline"/>
        <w:rPr>
          <w:rStyle w:val="normaltextrun"/>
          <w:rFonts w:ascii="Arial" w:hAnsi="Arial" w:cs="Arial"/>
          <w:sz w:val="24"/>
          <w:szCs w:val="24"/>
          <w:lang w:val="en-CA"/>
        </w:rPr>
      </w:pPr>
      <w:r w:rsidRPr="0032287F">
        <w:rPr>
          <w:rFonts w:ascii="Arial" w:hAnsi="Arial" w:eastAsia="Times New Roman" w:cs="Arial"/>
          <w:sz w:val="24"/>
          <w:szCs w:val="24"/>
          <w:lang w:val="en-CA" w:eastAsia="en-CA"/>
        </w:rPr>
        <w:t>Five mortalities occurred in the 22°C treatment on day 3 (</w:t>
      </w:r>
      <w:r w:rsidR="004E32DD">
        <w:rPr>
          <w:rFonts w:ascii="Arial" w:hAnsi="Arial" w:eastAsia="Times New Roman" w:cs="Arial"/>
          <w:sz w:val="24"/>
          <w:szCs w:val="24"/>
          <w:lang w:val="en-CA" w:eastAsia="en-CA"/>
        </w:rPr>
        <w:t xml:space="preserve">n </w:t>
      </w:r>
      <w:r w:rsidRPr="0032287F">
        <w:rPr>
          <w:rFonts w:ascii="Arial" w:hAnsi="Arial" w:eastAsia="Times New Roman" w:cs="Arial"/>
          <w:sz w:val="24"/>
          <w:szCs w:val="24"/>
          <w:lang w:val="en-CA" w:eastAsia="en-CA"/>
        </w:rPr>
        <w:t>=</w:t>
      </w:r>
      <w:r w:rsidR="004E32DD">
        <w:rPr>
          <w:rFonts w:ascii="Arial" w:hAnsi="Arial" w:eastAsia="Times New Roman" w:cs="Arial"/>
          <w:sz w:val="24"/>
          <w:szCs w:val="24"/>
          <w:lang w:val="en-CA" w:eastAsia="en-CA"/>
        </w:rPr>
        <w:t xml:space="preserve"> </w:t>
      </w:r>
      <w:r w:rsidRPr="0032287F">
        <w:rPr>
          <w:rFonts w:ascii="Arial" w:hAnsi="Arial" w:eastAsia="Times New Roman" w:cs="Arial"/>
          <w:sz w:val="24"/>
          <w:szCs w:val="24"/>
          <w:lang w:val="en-CA" w:eastAsia="en-CA"/>
        </w:rPr>
        <w:t>2), day 4 (</w:t>
      </w:r>
      <w:r w:rsidR="004E32DD">
        <w:rPr>
          <w:rFonts w:ascii="Arial" w:hAnsi="Arial" w:eastAsia="Times New Roman" w:cs="Arial"/>
          <w:sz w:val="24"/>
          <w:szCs w:val="24"/>
          <w:lang w:val="en-CA" w:eastAsia="en-CA"/>
        </w:rPr>
        <w:t xml:space="preserve">n </w:t>
      </w:r>
      <w:r w:rsidRPr="0032287F" w:rsidR="004E32DD">
        <w:rPr>
          <w:rFonts w:ascii="Arial" w:hAnsi="Arial" w:eastAsia="Times New Roman" w:cs="Arial"/>
          <w:sz w:val="24"/>
          <w:szCs w:val="24"/>
          <w:lang w:val="en-CA" w:eastAsia="en-CA"/>
        </w:rPr>
        <w:t>=</w:t>
      </w:r>
      <w:r w:rsidR="004E32DD">
        <w:rPr>
          <w:rFonts w:ascii="Arial" w:hAnsi="Arial" w:eastAsia="Times New Roman" w:cs="Arial"/>
          <w:sz w:val="24"/>
          <w:szCs w:val="24"/>
          <w:lang w:val="en-CA" w:eastAsia="en-CA"/>
        </w:rPr>
        <w:t xml:space="preserve"> </w:t>
      </w:r>
      <w:r w:rsidRPr="0032287F">
        <w:rPr>
          <w:rFonts w:ascii="Arial" w:hAnsi="Arial" w:eastAsia="Times New Roman" w:cs="Arial"/>
          <w:sz w:val="24"/>
          <w:szCs w:val="24"/>
          <w:lang w:val="en-CA" w:eastAsia="en-CA"/>
        </w:rPr>
        <w:t>1), day 6 (</w:t>
      </w:r>
      <w:r w:rsidR="004E32DD">
        <w:rPr>
          <w:rFonts w:ascii="Arial" w:hAnsi="Arial" w:eastAsia="Times New Roman" w:cs="Arial"/>
          <w:sz w:val="24"/>
          <w:szCs w:val="24"/>
          <w:lang w:val="en-CA" w:eastAsia="en-CA"/>
        </w:rPr>
        <w:t xml:space="preserve">n </w:t>
      </w:r>
      <w:r w:rsidRPr="0032287F" w:rsidR="004E32DD">
        <w:rPr>
          <w:rFonts w:ascii="Arial" w:hAnsi="Arial" w:eastAsia="Times New Roman" w:cs="Arial"/>
          <w:sz w:val="24"/>
          <w:szCs w:val="24"/>
          <w:lang w:val="en-CA" w:eastAsia="en-CA"/>
        </w:rPr>
        <w:t>=</w:t>
      </w:r>
      <w:r w:rsidR="004E32DD">
        <w:rPr>
          <w:rFonts w:ascii="Arial" w:hAnsi="Arial" w:eastAsia="Times New Roman" w:cs="Arial"/>
          <w:sz w:val="24"/>
          <w:szCs w:val="24"/>
          <w:lang w:val="en-CA" w:eastAsia="en-CA"/>
        </w:rPr>
        <w:t xml:space="preserve"> </w:t>
      </w:r>
      <w:r w:rsidRPr="0032287F">
        <w:rPr>
          <w:rFonts w:ascii="Arial" w:hAnsi="Arial" w:eastAsia="Times New Roman" w:cs="Arial"/>
          <w:sz w:val="24"/>
          <w:szCs w:val="24"/>
          <w:lang w:val="en-CA" w:eastAsia="en-CA"/>
        </w:rPr>
        <w:t>1) and day 7 (</w:t>
      </w:r>
      <w:r w:rsidR="004E32DD">
        <w:rPr>
          <w:rFonts w:ascii="Arial" w:hAnsi="Arial" w:eastAsia="Times New Roman" w:cs="Arial"/>
          <w:sz w:val="24"/>
          <w:szCs w:val="24"/>
          <w:lang w:val="en-CA" w:eastAsia="en-CA"/>
        </w:rPr>
        <w:t xml:space="preserve">n </w:t>
      </w:r>
      <w:r w:rsidRPr="0032287F" w:rsidR="004E32DD">
        <w:rPr>
          <w:rFonts w:ascii="Arial" w:hAnsi="Arial" w:eastAsia="Times New Roman" w:cs="Arial"/>
          <w:sz w:val="24"/>
          <w:szCs w:val="24"/>
          <w:lang w:val="en-CA" w:eastAsia="en-CA"/>
        </w:rPr>
        <w:t>=</w:t>
      </w:r>
      <w:r w:rsidR="004E32DD">
        <w:rPr>
          <w:rFonts w:ascii="Arial" w:hAnsi="Arial" w:eastAsia="Times New Roman" w:cs="Arial"/>
          <w:sz w:val="24"/>
          <w:szCs w:val="24"/>
          <w:lang w:val="en-CA" w:eastAsia="en-CA"/>
        </w:rPr>
        <w:t xml:space="preserve"> </w:t>
      </w:r>
      <w:r w:rsidRPr="0032287F">
        <w:rPr>
          <w:rFonts w:ascii="Arial" w:hAnsi="Arial" w:eastAsia="Times New Roman" w:cs="Arial"/>
          <w:sz w:val="24"/>
          <w:szCs w:val="24"/>
          <w:lang w:val="en-CA" w:eastAsia="en-CA"/>
        </w:rPr>
        <w:t>1) of the experiment. These mortalities all occurred in different buckets and in no cases did both sea cucumbers in a shared bucket die. Mortality was significantly different across temperature treatments (K-W χ</w:t>
      </w:r>
      <w:r w:rsidRPr="0032287F">
        <w:rPr>
          <w:rFonts w:ascii="Arial" w:hAnsi="Arial" w:eastAsia="Times New Roman" w:cs="Arial"/>
          <w:sz w:val="24"/>
          <w:szCs w:val="24"/>
          <w:vertAlign w:val="superscript"/>
          <w:lang w:val="en-CA" w:eastAsia="en-CA"/>
        </w:rPr>
        <w:t>2</w:t>
      </w:r>
      <w:r w:rsidRPr="0032287F">
        <w:rPr>
          <w:rFonts w:ascii="Arial" w:hAnsi="Arial" w:eastAsia="Times New Roman" w:cs="Arial"/>
          <w:sz w:val="24"/>
          <w:szCs w:val="24"/>
          <w:lang w:val="en-CA" w:eastAsia="en-CA"/>
        </w:rPr>
        <w:t xml:space="preserve"> = 11.383, df = 2, p = 0.00337). There was no significant difference between the 12°C and 17°C treatments (Dunn’s K-W Z = 0, p</w:t>
      </w:r>
      <w:r w:rsidR="000918AD">
        <w:rPr>
          <w:rFonts w:ascii="Arial" w:hAnsi="Arial" w:eastAsia="Times New Roman" w:cs="Arial"/>
          <w:sz w:val="24"/>
          <w:szCs w:val="24"/>
          <w:lang w:val="en-CA" w:eastAsia="en-CA"/>
        </w:rPr>
        <w:t>-adj</w:t>
      </w:r>
      <w:r w:rsidRPr="0032287F">
        <w:rPr>
          <w:rFonts w:ascii="Arial" w:hAnsi="Arial" w:eastAsia="Times New Roman" w:cs="Arial"/>
          <w:sz w:val="24"/>
          <w:szCs w:val="24"/>
          <w:lang w:val="en-CA" w:eastAsia="en-CA"/>
        </w:rPr>
        <w:t xml:space="preserve"> = 1), but the 22°C treatment had significantly higher mortality than the 12°C (Dunn’s K-W Z = 2.935, </w:t>
      </w:r>
      <w:r w:rsidR="00E61B0D">
        <w:rPr>
          <w:rFonts w:ascii="Arial" w:hAnsi="Arial" w:eastAsia="Times New Roman" w:cs="Arial"/>
          <w:sz w:val="24"/>
          <w:szCs w:val="24"/>
          <w:lang w:val="en-CA" w:eastAsia="en-CA"/>
        </w:rPr>
        <w:t>p-adj</w:t>
      </w:r>
      <w:r w:rsidRPr="0032287F">
        <w:rPr>
          <w:rFonts w:ascii="Arial" w:hAnsi="Arial" w:eastAsia="Times New Roman" w:cs="Arial"/>
          <w:sz w:val="24"/>
          <w:szCs w:val="24"/>
          <w:lang w:val="en-CA" w:eastAsia="en-CA"/>
        </w:rPr>
        <w:t xml:space="preserve"> = 0.00334) and 17°C (Dunn’s K-W Z = -2.935, p</w:t>
      </w:r>
      <w:r w:rsidR="00E61B0D">
        <w:rPr>
          <w:rFonts w:ascii="Arial" w:hAnsi="Arial" w:eastAsia="Times New Roman" w:cs="Arial"/>
          <w:sz w:val="24"/>
          <w:szCs w:val="24"/>
          <w:lang w:val="en-CA" w:eastAsia="en-CA"/>
        </w:rPr>
        <w:t>-adj</w:t>
      </w:r>
      <w:r w:rsidRPr="0032287F">
        <w:rPr>
          <w:rFonts w:ascii="Arial" w:hAnsi="Arial" w:eastAsia="Times New Roman" w:cs="Arial"/>
          <w:sz w:val="24"/>
          <w:szCs w:val="24"/>
          <w:lang w:val="en-CA" w:eastAsia="en-CA"/>
        </w:rPr>
        <w:t xml:space="preserve"> = 0.00334) treatments. Based on</w:t>
      </w:r>
      <w:r w:rsidR="00475015">
        <w:rPr>
          <w:rFonts w:ascii="Arial" w:hAnsi="Arial" w:eastAsia="Times New Roman" w:cs="Arial"/>
          <w:sz w:val="24"/>
          <w:szCs w:val="24"/>
          <w:lang w:val="en-CA" w:eastAsia="en-CA"/>
        </w:rPr>
        <w:t xml:space="preserve"> backwards </w:t>
      </w:r>
      <w:r w:rsidRPr="0032287F">
        <w:rPr>
          <w:rFonts w:ascii="Arial" w:hAnsi="Arial" w:eastAsia="Times New Roman" w:cs="Arial"/>
          <w:sz w:val="24"/>
          <w:szCs w:val="24"/>
          <w:lang w:val="en-CA" w:eastAsia="en-CA"/>
        </w:rPr>
        <w:t xml:space="preserve">selection, our null model was the best fit, indicating that </w:t>
      </w:r>
      <w:r w:rsidRPr="0032287F">
        <w:rPr>
          <w:rStyle w:val="normaltextrun"/>
          <w:rFonts w:ascii="Arial" w:hAnsi="Arial" w:cs="Arial"/>
          <w:sz w:val="24"/>
          <w:szCs w:val="24"/>
          <w:lang w:val="en-CA"/>
        </w:rPr>
        <w:t>evisceration, defecation status, initial droop and squeeze score, and weight did not significantly predict mortality in the 22</w:t>
      </w:r>
      <w:r w:rsidRPr="0032287F">
        <w:rPr>
          <w:rFonts w:ascii="Arial" w:hAnsi="Arial" w:eastAsia="Times New Roman" w:cs="Arial"/>
          <w:sz w:val="24"/>
          <w:szCs w:val="24"/>
          <w:lang w:val="en-CA" w:eastAsia="en-CA"/>
        </w:rPr>
        <w:t>°C treatment</w:t>
      </w:r>
      <w:r w:rsidRPr="0032287F">
        <w:rPr>
          <w:rStyle w:val="normaltextrun"/>
          <w:rFonts w:ascii="Arial" w:hAnsi="Arial" w:cs="Arial"/>
          <w:sz w:val="24"/>
          <w:szCs w:val="24"/>
          <w:lang w:val="en-CA"/>
        </w:rPr>
        <w:t xml:space="preserve">. </w:t>
      </w:r>
    </w:p>
    <w:p w:rsidRPr="0032287F" w:rsidR="009F5046" w:rsidP="009F5046" w:rsidRDefault="009F5046" w14:paraId="61FF39CF" w14:textId="118C575E">
      <w:pPr>
        <w:spacing w:after="0" w:line="480" w:lineRule="auto"/>
        <w:ind w:firstLine="720"/>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Sea cucumber stiffness, as measured by antipredator response and structure maintenance, was lower in the 22ºC and 17ºC treatments compared to the 12ºC treatment (Fig</w:t>
      </w:r>
      <w:r w:rsidR="005F7378">
        <w:rPr>
          <w:rFonts w:ascii="Arial" w:hAnsi="Arial" w:eastAsia="Times New Roman" w:cs="Arial"/>
          <w:sz w:val="24"/>
          <w:szCs w:val="24"/>
          <w:lang w:val="en-CA" w:eastAsia="en-CA"/>
        </w:rPr>
        <w:t>.</w:t>
      </w:r>
      <w:r w:rsidRPr="0032287F">
        <w:rPr>
          <w:rFonts w:ascii="Arial" w:hAnsi="Arial" w:eastAsia="Times New Roman" w:cs="Arial"/>
          <w:sz w:val="24"/>
          <w:szCs w:val="24"/>
          <w:lang w:val="en-CA" w:eastAsia="en-CA"/>
        </w:rPr>
        <w:t xml:space="preserve"> </w:t>
      </w:r>
      <w:r w:rsidR="00124B30">
        <w:rPr>
          <w:rFonts w:ascii="Arial" w:hAnsi="Arial" w:eastAsia="Times New Roman" w:cs="Arial"/>
          <w:sz w:val="24"/>
          <w:szCs w:val="24"/>
          <w:lang w:val="en-CA" w:eastAsia="en-CA"/>
        </w:rPr>
        <w:t>3</w:t>
      </w:r>
      <w:r w:rsidRPr="0032287F">
        <w:rPr>
          <w:rFonts w:ascii="Arial" w:hAnsi="Arial" w:eastAsia="Times New Roman" w:cs="Arial"/>
          <w:sz w:val="24"/>
          <w:szCs w:val="24"/>
          <w:lang w:val="en-CA" w:eastAsia="en-CA"/>
        </w:rPr>
        <w:t xml:space="preserve">, </w:t>
      </w:r>
      <w:r w:rsidR="00124B30">
        <w:rPr>
          <w:rFonts w:ascii="Arial" w:hAnsi="Arial" w:eastAsia="Times New Roman" w:cs="Arial"/>
          <w:sz w:val="24"/>
          <w:szCs w:val="24"/>
          <w:lang w:val="en-CA" w:eastAsia="en-CA"/>
        </w:rPr>
        <w:t>4</w:t>
      </w:r>
      <w:r w:rsidRPr="0032287F">
        <w:rPr>
          <w:rFonts w:ascii="Arial" w:hAnsi="Arial" w:eastAsia="Times New Roman" w:cs="Arial"/>
          <w:sz w:val="24"/>
          <w:szCs w:val="24"/>
          <w:lang w:val="en-CA" w:eastAsia="en-CA"/>
        </w:rPr>
        <w:t>). Antipredator response and structure maintenance were significantly positively correlated with each other (r</w:t>
      </w:r>
      <w:r w:rsidRPr="0032287F">
        <w:rPr>
          <w:rFonts w:ascii="Arial" w:hAnsi="Arial" w:eastAsia="Times New Roman" w:cs="Arial"/>
          <w:sz w:val="24"/>
          <w:szCs w:val="24"/>
          <w:vertAlign w:val="subscript"/>
          <w:lang w:val="en-CA" w:eastAsia="en-CA"/>
        </w:rPr>
        <w:t>s</w:t>
      </w:r>
      <w:r w:rsidRPr="0032287F">
        <w:rPr>
          <w:rFonts w:ascii="Arial" w:hAnsi="Arial" w:eastAsia="Times New Roman" w:cs="Arial"/>
          <w:sz w:val="24"/>
          <w:szCs w:val="24"/>
          <w:lang w:val="en-CA" w:eastAsia="en-CA"/>
        </w:rPr>
        <w:t xml:space="preserve"> = 0.53, p &lt; 0.001; Fig</w:t>
      </w:r>
      <w:r w:rsidR="005F7378">
        <w:rPr>
          <w:rFonts w:ascii="Arial" w:hAnsi="Arial" w:eastAsia="Times New Roman" w:cs="Arial"/>
          <w:sz w:val="24"/>
          <w:szCs w:val="24"/>
          <w:lang w:val="en-CA" w:eastAsia="en-CA"/>
        </w:rPr>
        <w:t>.</w:t>
      </w:r>
      <w:r w:rsidRPr="0032287F">
        <w:rPr>
          <w:rFonts w:ascii="Arial" w:hAnsi="Arial" w:eastAsia="Times New Roman" w:cs="Arial"/>
          <w:sz w:val="24"/>
          <w:szCs w:val="24"/>
          <w:lang w:val="en-CA" w:eastAsia="en-CA"/>
        </w:rPr>
        <w:t xml:space="preserve"> S2). Backward-selected models indicated that temperature treatment and day affected both stiffness metrics (Table S2, S3). There was a significantly lower likelihood of high antipredator stiffness values for the 17°C (p = 4.80 x 10</w:t>
      </w:r>
      <w:r w:rsidRPr="0032287F">
        <w:rPr>
          <w:rFonts w:ascii="Arial" w:hAnsi="Arial" w:eastAsia="Times New Roman" w:cs="Arial"/>
          <w:sz w:val="24"/>
          <w:szCs w:val="24"/>
          <w:vertAlign w:val="superscript"/>
          <w:lang w:val="en-CA" w:eastAsia="en-CA"/>
        </w:rPr>
        <w:t>-5</w:t>
      </w:r>
      <w:r w:rsidRPr="0032287F">
        <w:rPr>
          <w:rFonts w:ascii="Arial" w:hAnsi="Arial" w:eastAsia="Times New Roman" w:cs="Arial"/>
          <w:sz w:val="24"/>
          <w:szCs w:val="24"/>
          <w:lang w:val="en-CA" w:eastAsia="en-CA"/>
        </w:rPr>
        <w:t>) and 22°C (p = 5.88 x 10</w:t>
      </w:r>
      <w:r w:rsidRPr="0032287F">
        <w:rPr>
          <w:rFonts w:ascii="Arial" w:hAnsi="Arial" w:eastAsia="Times New Roman" w:cs="Arial"/>
          <w:sz w:val="24"/>
          <w:szCs w:val="24"/>
          <w:lang w:val="en-CA" w:eastAsia="en-CA"/>
        </w:rPr>
        <w:softHyphen/>
      </w:r>
      <w:r w:rsidRPr="0032287F">
        <w:rPr>
          <w:rFonts w:ascii="Arial" w:hAnsi="Arial" w:eastAsia="Times New Roman" w:cs="Arial"/>
          <w:sz w:val="24"/>
          <w:szCs w:val="24"/>
          <w:vertAlign w:val="superscript"/>
          <w:lang w:val="en-CA" w:eastAsia="en-CA"/>
        </w:rPr>
        <w:t>-9</w:t>
      </w:r>
      <w:r w:rsidRPr="0032287F">
        <w:rPr>
          <w:rFonts w:ascii="Arial" w:hAnsi="Arial" w:eastAsia="Times New Roman" w:cs="Arial"/>
          <w:sz w:val="24"/>
          <w:szCs w:val="24"/>
          <w:lang w:val="en-CA" w:eastAsia="en-CA"/>
        </w:rPr>
        <w:t xml:space="preserve">) treatments relative to the control. Sea cucumber antipredator stiffness scores were </w:t>
      </w:r>
      <w:r w:rsidRPr="0032287F">
        <w:rPr>
          <w:rFonts w:ascii="Arial" w:hAnsi="Arial" w:eastAsia="Times New Roman" w:cs="Arial"/>
          <w:sz w:val="24"/>
          <w:szCs w:val="24"/>
          <w:lang w:val="en-CA" w:eastAsia="en-CA"/>
        </w:rPr>
        <w:lastRenderedPageBreak/>
        <w:t>significantly likely to be lower on day 2 (p = 1.16 x 10</w:t>
      </w:r>
      <w:r w:rsidRPr="0032287F">
        <w:rPr>
          <w:rFonts w:ascii="Arial" w:hAnsi="Arial" w:eastAsia="Times New Roman" w:cs="Arial"/>
          <w:sz w:val="24"/>
          <w:szCs w:val="24"/>
          <w:lang w:val="en-CA" w:eastAsia="en-CA"/>
        </w:rPr>
        <w:softHyphen/>
      </w:r>
      <w:r w:rsidRPr="0032287F">
        <w:rPr>
          <w:rFonts w:ascii="Arial" w:hAnsi="Arial" w:eastAsia="Times New Roman" w:cs="Arial"/>
          <w:sz w:val="24"/>
          <w:szCs w:val="24"/>
          <w:vertAlign w:val="superscript"/>
          <w:lang w:val="en-CA" w:eastAsia="en-CA"/>
        </w:rPr>
        <w:t>-6</w:t>
      </w:r>
      <w:r w:rsidRPr="0032287F">
        <w:rPr>
          <w:rFonts w:ascii="Arial" w:hAnsi="Arial" w:eastAsia="Times New Roman" w:cs="Arial"/>
          <w:sz w:val="24"/>
          <w:szCs w:val="24"/>
          <w:lang w:val="en-CA" w:eastAsia="en-CA"/>
        </w:rPr>
        <w:t>), day 3 (p = 1.33 x 10</w:t>
      </w:r>
      <w:r w:rsidRPr="0032287F">
        <w:rPr>
          <w:rFonts w:ascii="Arial" w:hAnsi="Arial" w:eastAsia="Times New Roman" w:cs="Arial"/>
          <w:sz w:val="24"/>
          <w:szCs w:val="24"/>
          <w:lang w:val="en-CA" w:eastAsia="en-CA"/>
        </w:rPr>
        <w:softHyphen/>
      </w:r>
      <w:r w:rsidRPr="0032287F">
        <w:rPr>
          <w:rFonts w:ascii="Arial" w:hAnsi="Arial" w:eastAsia="Times New Roman" w:cs="Arial"/>
          <w:sz w:val="24"/>
          <w:szCs w:val="24"/>
          <w:vertAlign w:val="superscript"/>
          <w:lang w:val="en-CA" w:eastAsia="en-CA"/>
        </w:rPr>
        <w:t>-7</w:t>
      </w:r>
      <w:r w:rsidRPr="0032287F">
        <w:rPr>
          <w:rFonts w:ascii="Arial" w:hAnsi="Arial" w:eastAsia="Times New Roman" w:cs="Arial"/>
          <w:sz w:val="24"/>
          <w:szCs w:val="24"/>
          <w:lang w:val="en-CA" w:eastAsia="en-CA"/>
        </w:rPr>
        <w:t>), day 4 (p = 2.06 x 10</w:t>
      </w:r>
      <w:r w:rsidRPr="0032287F">
        <w:rPr>
          <w:rFonts w:ascii="Arial" w:hAnsi="Arial" w:eastAsia="Times New Roman" w:cs="Arial"/>
          <w:sz w:val="24"/>
          <w:szCs w:val="24"/>
          <w:lang w:val="en-CA" w:eastAsia="en-CA"/>
        </w:rPr>
        <w:softHyphen/>
      </w:r>
      <w:r w:rsidRPr="0032287F">
        <w:rPr>
          <w:rFonts w:ascii="Arial" w:hAnsi="Arial" w:eastAsia="Times New Roman" w:cs="Arial"/>
          <w:sz w:val="24"/>
          <w:szCs w:val="24"/>
          <w:vertAlign w:val="superscript"/>
          <w:lang w:val="en-CA" w:eastAsia="en-CA"/>
        </w:rPr>
        <w:t>-6</w:t>
      </w:r>
      <w:r w:rsidRPr="0032287F">
        <w:rPr>
          <w:rFonts w:ascii="Arial" w:hAnsi="Arial" w:eastAsia="Times New Roman" w:cs="Arial"/>
          <w:sz w:val="24"/>
          <w:szCs w:val="24"/>
          <w:lang w:val="en-CA" w:eastAsia="en-CA"/>
        </w:rPr>
        <w:t>) and day 5 (p = 5.05 x 10</w:t>
      </w:r>
      <w:r w:rsidRPr="0032287F">
        <w:rPr>
          <w:rFonts w:ascii="Arial" w:hAnsi="Arial" w:eastAsia="Times New Roman" w:cs="Arial"/>
          <w:sz w:val="24"/>
          <w:szCs w:val="24"/>
          <w:lang w:val="en-CA" w:eastAsia="en-CA"/>
        </w:rPr>
        <w:softHyphen/>
      </w:r>
      <w:r w:rsidRPr="0032287F">
        <w:rPr>
          <w:rFonts w:ascii="Arial" w:hAnsi="Arial" w:eastAsia="Times New Roman" w:cs="Arial"/>
          <w:sz w:val="24"/>
          <w:szCs w:val="24"/>
          <w:vertAlign w:val="superscript"/>
          <w:lang w:val="en-CA" w:eastAsia="en-CA"/>
        </w:rPr>
        <w:t>-8</w:t>
      </w:r>
      <w:r w:rsidRPr="0032287F">
        <w:rPr>
          <w:rFonts w:ascii="Arial" w:hAnsi="Arial" w:eastAsia="Times New Roman" w:cs="Arial"/>
          <w:sz w:val="24"/>
          <w:szCs w:val="24"/>
          <w:lang w:val="en-CA" w:eastAsia="en-CA"/>
        </w:rPr>
        <w:t>) than on day 1 (Table S2). For structural stiffness, cucumbers were significantly less likely to have high stiffness scores relative to the control treatment in the 17°C (p = 1.99 x 10</w:t>
      </w:r>
      <w:r w:rsidRPr="0032287F">
        <w:rPr>
          <w:rFonts w:ascii="Arial" w:hAnsi="Arial" w:eastAsia="Times New Roman" w:cs="Arial"/>
          <w:sz w:val="24"/>
          <w:szCs w:val="24"/>
          <w:vertAlign w:val="superscript"/>
          <w:lang w:val="en-CA" w:eastAsia="en-CA"/>
        </w:rPr>
        <w:t>-7</w:t>
      </w:r>
      <w:r w:rsidRPr="0032287F">
        <w:rPr>
          <w:rFonts w:ascii="Arial" w:hAnsi="Arial" w:eastAsia="Times New Roman" w:cs="Arial"/>
          <w:sz w:val="24"/>
          <w:szCs w:val="24"/>
          <w:lang w:val="en-CA" w:eastAsia="en-CA"/>
        </w:rPr>
        <w:t>) and 22°C (p = 2.44 x 10</w:t>
      </w:r>
      <w:r w:rsidRPr="0032287F">
        <w:rPr>
          <w:rFonts w:ascii="Arial" w:hAnsi="Arial" w:eastAsia="Times New Roman" w:cs="Arial"/>
          <w:sz w:val="24"/>
          <w:szCs w:val="24"/>
          <w:lang w:val="en-CA" w:eastAsia="en-CA"/>
        </w:rPr>
        <w:softHyphen/>
      </w:r>
      <w:r w:rsidRPr="0032287F">
        <w:rPr>
          <w:rFonts w:ascii="Arial" w:hAnsi="Arial" w:eastAsia="Times New Roman" w:cs="Arial"/>
          <w:sz w:val="24"/>
          <w:szCs w:val="24"/>
          <w:vertAlign w:val="superscript"/>
          <w:lang w:val="en-CA" w:eastAsia="en-CA"/>
        </w:rPr>
        <w:t>-11</w:t>
      </w:r>
      <w:r w:rsidRPr="0032287F">
        <w:rPr>
          <w:rFonts w:ascii="Arial" w:hAnsi="Arial" w:eastAsia="Times New Roman" w:cs="Arial"/>
          <w:sz w:val="24"/>
          <w:szCs w:val="24"/>
          <w:lang w:val="en-CA" w:eastAsia="en-CA"/>
        </w:rPr>
        <w:t>) treatments. Structural stiffness values were significantly likely to be lower than day 1 on day 3 (p = 1.37 x 10</w:t>
      </w:r>
      <w:r w:rsidRPr="0032287F">
        <w:rPr>
          <w:rFonts w:ascii="Arial" w:hAnsi="Arial" w:eastAsia="Times New Roman" w:cs="Arial"/>
          <w:sz w:val="24"/>
          <w:szCs w:val="24"/>
          <w:lang w:val="en-CA" w:eastAsia="en-CA"/>
        </w:rPr>
        <w:softHyphen/>
      </w:r>
      <w:r w:rsidRPr="0032287F">
        <w:rPr>
          <w:rFonts w:ascii="Arial" w:hAnsi="Arial" w:eastAsia="Times New Roman" w:cs="Arial"/>
          <w:sz w:val="24"/>
          <w:szCs w:val="24"/>
          <w:vertAlign w:val="superscript"/>
          <w:lang w:val="en-CA" w:eastAsia="en-CA"/>
        </w:rPr>
        <w:t>-5</w:t>
      </w:r>
      <w:r w:rsidRPr="0032287F">
        <w:rPr>
          <w:rFonts w:ascii="Arial" w:hAnsi="Arial" w:eastAsia="Times New Roman" w:cs="Arial"/>
          <w:sz w:val="24"/>
          <w:szCs w:val="24"/>
          <w:lang w:val="en-CA" w:eastAsia="en-CA"/>
        </w:rPr>
        <w:t>), day 4 (p = 2.50 x 10</w:t>
      </w:r>
      <w:r w:rsidRPr="0032287F">
        <w:rPr>
          <w:rFonts w:ascii="Arial" w:hAnsi="Arial" w:eastAsia="Times New Roman" w:cs="Arial"/>
          <w:sz w:val="24"/>
          <w:szCs w:val="24"/>
          <w:lang w:val="en-CA" w:eastAsia="en-CA"/>
        </w:rPr>
        <w:softHyphen/>
      </w:r>
      <w:r w:rsidRPr="0032287F">
        <w:rPr>
          <w:rFonts w:ascii="Arial" w:hAnsi="Arial" w:eastAsia="Times New Roman" w:cs="Arial"/>
          <w:sz w:val="24"/>
          <w:szCs w:val="24"/>
          <w:vertAlign w:val="superscript"/>
          <w:lang w:val="en-CA" w:eastAsia="en-CA"/>
        </w:rPr>
        <w:t>-5</w:t>
      </w:r>
      <w:r w:rsidRPr="0032287F">
        <w:rPr>
          <w:rFonts w:ascii="Arial" w:hAnsi="Arial" w:eastAsia="Times New Roman" w:cs="Arial"/>
          <w:sz w:val="24"/>
          <w:szCs w:val="24"/>
          <w:lang w:val="en-CA" w:eastAsia="en-CA"/>
        </w:rPr>
        <w:t>) and day 5 (p = 8.66 x 10</w:t>
      </w:r>
      <w:r w:rsidRPr="0032287F">
        <w:rPr>
          <w:rFonts w:ascii="Arial" w:hAnsi="Arial" w:eastAsia="Times New Roman" w:cs="Arial"/>
          <w:sz w:val="24"/>
          <w:szCs w:val="24"/>
          <w:lang w:val="en-CA" w:eastAsia="en-CA"/>
        </w:rPr>
        <w:softHyphen/>
      </w:r>
      <w:r w:rsidRPr="0032287F">
        <w:rPr>
          <w:rFonts w:ascii="Arial" w:hAnsi="Arial" w:eastAsia="Times New Roman" w:cs="Arial"/>
          <w:sz w:val="24"/>
          <w:szCs w:val="24"/>
          <w:vertAlign w:val="superscript"/>
          <w:lang w:val="en-CA" w:eastAsia="en-CA"/>
        </w:rPr>
        <w:t>-5</w:t>
      </w:r>
      <w:r w:rsidRPr="0032287F">
        <w:rPr>
          <w:rFonts w:ascii="Arial" w:hAnsi="Arial" w:eastAsia="Times New Roman" w:cs="Arial"/>
          <w:sz w:val="24"/>
          <w:szCs w:val="24"/>
          <w:lang w:val="en-CA" w:eastAsia="en-CA"/>
        </w:rPr>
        <w:t>), but not on day 2 (p = 0.0627; Table S3). In both antipredator and structural stiffness metrics, there were no significant differences in the likelihood of low stiffness values between 17°C and 22°C treatments, as indicated by the high degree of overlap in 95% confidence intervals (Fig</w:t>
      </w:r>
      <w:r w:rsidR="00475015">
        <w:rPr>
          <w:rFonts w:ascii="Arial" w:hAnsi="Arial" w:eastAsia="Times New Roman" w:cs="Arial"/>
          <w:sz w:val="24"/>
          <w:szCs w:val="24"/>
          <w:lang w:val="en-CA" w:eastAsia="en-CA"/>
        </w:rPr>
        <w:t>.</w:t>
      </w:r>
      <w:r w:rsidRPr="0032287F">
        <w:rPr>
          <w:rFonts w:ascii="Arial" w:hAnsi="Arial" w:eastAsia="Times New Roman" w:cs="Arial"/>
          <w:sz w:val="24"/>
          <w:szCs w:val="24"/>
          <w:lang w:val="en-CA" w:eastAsia="en-CA"/>
        </w:rPr>
        <w:t xml:space="preserve"> S3).</w:t>
      </w:r>
    </w:p>
    <w:p w:rsidR="00911D3A" w:rsidP="009F5046" w:rsidRDefault="009F5046" w14:paraId="5E42E343" w14:textId="77777777">
      <w:pPr>
        <w:spacing w:after="0" w:line="480" w:lineRule="auto"/>
        <w:ind w:firstLine="720"/>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Over the course of the experiment, evidence of stress spawning (eggs or sperm) occurred in 11 buckets. Nine of these buckets were in the 17ºC and 22ºC treatments. There was no significant difference in per-bucket spawning between temperature treatments (K-W χ</w:t>
      </w:r>
      <w:r w:rsidRPr="0032287F">
        <w:rPr>
          <w:rFonts w:ascii="Arial" w:hAnsi="Arial" w:eastAsia="Times New Roman" w:cs="Arial"/>
          <w:sz w:val="24"/>
          <w:szCs w:val="24"/>
          <w:vertAlign w:val="superscript"/>
          <w:lang w:val="en-CA" w:eastAsia="en-CA"/>
        </w:rPr>
        <w:t>2</w:t>
      </w:r>
      <w:r w:rsidRPr="0032287F">
        <w:rPr>
          <w:rFonts w:ascii="Arial" w:hAnsi="Arial" w:eastAsia="Times New Roman" w:cs="Arial"/>
          <w:sz w:val="24"/>
          <w:szCs w:val="24"/>
          <w:lang w:val="en-CA" w:eastAsia="en-CA"/>
        </w:rPr>
        <w:t xml:space="preserve"> = 1.94, df = 2, p = 0.379). </w:t>
      </w:r>
    </w:p>
    <w:p w:rsidRPr="0032287F" w:rsidR="009F5046" w:rsidP="009F5046" w:rsidRDefault="009F5046" w14:paraId="64AD7CFD" w14:textId="3918ABB2">
      <w:pPr>
        <w:spacing w:after="0" w:line="480" w:lineRule="auto"/>
        <w:ind w:firstLine="720"/>
        <w:textAlignment w:val="baseline"/>
        <w:rPr>
          <w:rFonts w:ascii="Arial" w:hAnsi="Arial" w:eastAsia="Times New Roman" w:cs="Arial"/>
          <w:sz w:val="24"/>
          <w:szCs w:val="24"/>
          <w:lang w:val="en-CA" w:eastAsia="en-CA"/>
        </w:rPr>
      </w:pPr>
      <w:commentRangeStart w:id="13"/>
      <w:commentRangeStart w:id="14"/>
      <w:commentRangeStart w:id="15"/>
      <w:r w:rsidRPr="0032287F">
        <w:rPr>
          <w:rFonts w:ascii="Arial" w:hAnsi="Arial" w:eastAsia="Times New Roman" w:cs="Arial"/>
          <w:sz w:val="24"/>
          <w:szCs w:val="24"/>
          <w:lang w:val="en-CA" w:eastAsia="en-CA"/>
        </w:rPr>
        <w:t xml:space="preserve">We observed </w:t>
      </w:r>
      <w:r w:rsidRPr="0032287F">
        <w:rPr>
          <w:rFonts w:ascii="Arial" w:hAnsi="Arial" w:eastAsia="Times New Roman" w:cs="Arial"/>
          <w:i/>
          <w:iCs/>
          <w:sz w:val="24"/>
          <w:szCs w:val="24"/>
          <w:lang w:val="en-CA" w:eastAsia="en-CA"/>
        </w:rPr>
        <w:t>N</w:t>
      </w:r>
      <w:r w:rsidRPr="0032287F">
        <w:rPr>
          <w:rFonts w:ascii="Arial" w:hAnsi="Arial" w:eastAsia="Times New Roman" w:cs="Arial"/>
          <w:sz w:val="24"/>
          <w:szCs w:val="24"/>
          <w:lang w:val="en-CA" w:eastAsia="en-CA"/>
        </w:rPr>
        <w:t xml:space="preserve"> = </w:t>
      </w:r>
      <w:r w:rsidRPr="0032287F" w:rsidR="110F6992">
        <w:rPr>
          <w:rFonts w:ascii="Arial" w:hAnsi="Arial" w:eastAsia="Times New Roman" w:cs="Arial"/>
          <w:sz w:val="24"/>
          <w:szCs w:val="24"/>
          <w:lang w:val="en-CA" w:eastAsia="en-CA"/>
        </w:rPr>
        <w:t>13</w:t>
      </w:r>
      <w:r w:rsidRPr="0032287F">
        <w:rPr>
          <w:rFonts w:ascii="Arial" w:hAnsi="Arial" w:eastAsia="Times New Roman" w:cs="Arial"/>
          <w:sz w:val="24"/>
          <w:szCs w:val="24"/>
          <w:lang w:val="en-CA" w:eastAsia="en-CA"/>
        </w:rPr>
        <w:t xml:space="preserve"> cucumbers eviscerate their digestive organs</w:t>
      </w:r>
      <w:r w:rsidRPr="0032287F">
        <w:rPr>
          <w:rFonts w:ascii="Arial" w:hAnsi="Arial" w:eastAsia="Times New Roman" w:cs="Arial"/>
          <w:sz w:val="24"/>
          <w:szCs w:val="24"/>
          <w:lang w:val="en-CA" w:eastAsia="en-CA"/>
        </w:rPr>
        <w:t xml:space="preserve"> in the 12 ºC (n = </w:t>
      </w:r>
      <w:r w:rsidRPr="0032287F" w:rsidR="110F6992">
        <w:rPr>
          <w:rFonts w:ascii="Arial" w:hAnsi="Arial" w:eastAsia="Times New Roman" w:cs="Arial"/>
          <w:sz w:val="24"/>
          <w:szCs w:val="24"/>
          <w:lang w:val="en-CA" w:eastAsia="en-CA"/>
        </w:rPr>
        <w:t>3</w:t>
      </w:r>
      <w:r w:rsidRPr="0032287F">
        <w:rPr>
          <w:rFonts w:ascii="Arial" w:hAnsi="Arial" w:eastAsia="Times New Roman" w:cs="Arial"/>
          <w:sz w:val="24"/>
          <w:szCs w:val="24"/>
          <w:lang w:val="en-CA" w:eastAsia="en-CA"/>
        </w:rPr>
        <w:t xml:space="preserve">), </w:t>
      </w:r>
      <w:commentRangeEnd w:id="13"/>
      <w:r w:rsidRPr="0032287F">
        <w:rPr>
          <w:rStyle w:val="CommentReference"/>
          <w:rFonts w:ascii="Arial" w:hAnsi="Arial" w:cs="Arial"/>
          <w:sz w:val="24"/>
          <w:szCs w:val="24"/>
        </w:rPr>
        <w:commentReference w:id="13"/>
      </w:r>
      <w:commentRangeEnd w:id="14"/>
      <w:r w:rsidRPr="0032287F" w:rsidR="20E72232">
        <w:rPr>
          <w:rStyle w:val="CommentReference"/>
          <w:rFonts w:ascii="Arial" w:hAnsi="Arial" w:cs="Arial"/>
          <w:sz w:val="24"/>
          <w:szCs w:val="24"/>
        </w:rPr>
        <w:commentReference w:id="14"/>
      </w:r>
      <w:commentRangeEnd w:id="15"/>
      <w:r w:rsidRPr="0032287F">
        <w:rPr>
          <w:rStyle w:val="CommentReference"/>
          <w:rFonts w:ascii="Arial" w:hAnsi="Arial" w:cs="Arial"/>
          <w:sz w:val="24"/>
          <w:szCs w:val="24"/>
        </w:rPr>
        <w:commentReference w:id="15"/>
      </w:r>
      <w:r w:rsidRPr="0032287F">
        <w:rPr>
          <w:rFonts w:ascii="Arial" w:hAnsi="Arial" w:eastAsia="Times New Roman" w:cs="Arial"/>
          <w:sz w:val="24"/>
          <w:szCs w:val="24"/>
          <w:lang w:val="en-CA" w:eastAsia="en-CA"/>
        </w:rPr>
        <w:t>17ºC (n = 5) and 22ºC (n=5) treatments. Logistic regression results indicated that treatment temperature does not explain a significant amount of the variance in evisceration data because it was excluded from our </w:t>
      </w:r>
      <w:r w:rsidR="004762B8">
        <w:rPr>
          <w:rFonts w:ascii="Arial" w:hAnsi="Arial" w:eastAsia="Times New Roman" w:cs="Arial"/>
          <w:sz w:val="24"/>
          <w:szCs w:val="24"/>
          <w:lang w:val="en-CA" w:eastAsia="en-CA"/>
        </w:rPr>
        <w:t>backwards</w:t>
      </w:r>
      <w:r w:rsidRPr="0032287F">
        <w:rPr>
          <w:rFonts w:ascii="Arial" w:hAnsi="Arial" w:eastAsia="Times New Roman" w:cs="Arial"/>
          <w:sz w:val="24"/>
          <w:szCs w:val="24"/>
          <w:lang w:val="en-CA" w:eastAsia="en-CA"/>
        </w:rPr>
        <w:t xml:space="preserve"> selected model (Table S5). However, weight (p = 0.0383) and defecation status (p = 0.0163) were included in the top model as significant predictors of evisceration (Table S5). Two cucumbers in the heat treatment eviscerated their respiratory trees in addition to their internal organs (Fig</w:t>
      </w:r>
      <w:r w:rsidR="00535E9C">
        <w:rPr>
          <w:rFonts w:ascii="Arial" w:hAnsi="Arial" w:eastAsia="Times New Roman" w:cs="Arial"/>
          <w:sz w:val="24"/>
          <w:szCs w:val="24"/>
          <w:lang w:val="en-CA" w:eastAsia="en-CA"/>
        </w:rPr>
        <w:t>.</w:t>
      </w:r>
      <w:r w:rsidRPr="0032287F">
        <w:rPr>
          <w:rFonts w:ascii="Arial" w:hAnsi="Arial" w:eastAsia="Times New Roman" w:cs="Arial"/>
          <w:sz w:val="24"/>
          <w:szCs w:val="24"/>
          <w:lang w:val="en-CA" w:eastAsia="en-CA"/>
        </w:rPr>
        <w:t xml:space="preserve"> </w:t>
      </w:r>
      <w:r w:rsidR="00124B30">
        <w:rPr>
          <w:rFonts w:ascii="Arial" w:hAnsi="Arial" w:eastAsia="Times New Roman" w:cs="Arial"/>
          <w:sz w:val="24"/>
          <w:szCs w:val="24"/>
          <w:lang w:val="en-CA" w:eastAsia="en-CA"/>
        </w:rPr>
        <w:t>5</w:t>
      </w:r>
      <w:r w:rsidRPr="0032287F">
        <w:rPr>
          <w:rFonts w:ascii="Arial" w:hAnsi="Arial" w:eastAsia="Times New Roman" w:cs="Arial"/>
          <w:sz w:val="24"/>
          <w:szCs w:val="24"/>
          <w:lang w:val="en-CA" w:eastAsia="en-CA"/>
        </w:rPr>
        <w:t xml:space="preserve">). One cucumber </w:t>
      </w:r>
      <w:r w:rsidR="00165DCB">
        <w:rPr>
          <w:rFonts w:ascii="Arial" w:hAnsi="Arial" w:eastAsia="Times New Roman" w:cs="Arial"/>
          <w:sz w:val="24"/>
          <w:szCs w:val="24"/>
          <w:lang w:val="en-CA" w:eastAsia="en-CA"/>
        </w:rPr>
        <w:t xml:space="preserve">mortality occurred </w:t>
      </w:r>
      <w:r w:rsidRPr="0032287F">
        <w:rPr>
          <w:rFonts w:ascii="Arial" w:hAnsi="Arial" w:eastAsia="Times New Roman" w:cs="Arial"/>
          <w:sz w:val="24"/>
          <w:szCs w:val="24"/>
          <w:lang w:val="en-CA" w:eastAsia="en-CA"/>
        </w:rPr>
        <w:t>12 hours after respiratory evisceration, </w:t>
      </w:r>
      <w:r w:rsidR="00165DCB">
        <w:rPr>
          <w:rFonts w:ascii="Arial" w:hAnsi="Arial" w:eastAsia="Times New Roman" w:cs="Arial"/>
          <w:sz w:val="24"/>
          <w:szCs w:val="24"/>
          <w:lang w:val="en-CA" w:eastAsia="en-CA"/>
        </w:rPr>
        <w:t xml:space="preserve">while </w:t>
      </w:r>
      <w:r w:rsidRPr="0032287F">
        <w:rPr>
          <w:rFonts w:ascii="Arial" w:hAnsi="Arial" w:eastAsia="Times New Roman" w:cs="Arial"/>
          <w:sz w:val="24"/>
          <w:szCs w:val="24"/>
          <w:lang w:val="en-CA" w:eastAsia="en-CA"/>
        </w:rPr>
        <w:t xml:space="preserve">the other was observed 68 hours after. The latter cucumber was severely impacted by </w:t>
      </w:r>
      <w:r w:rsidR="00165DCB">
        <w:rPr>
          <w:rFonts w:ascii="Arial" w:hAnsi="Arial" w:eastAsia="Times New Roman" w:cs="Arial"/>
          <w:sz w:val="24"/>
          <w:szCs w:val="24"/>
          <w:lang w:val="en-CA" w:eastAsia="en-CA"/>
        </w:rPr>
        <w:t xml:space="preserve">the </w:t>
      </w:r>
      <w:r w:rsidR="00165DCB">
        <w:rPr>
          <w:rFonts w:ascii="Arial" w:hAnsi="Arial" w:eastAsia="Times New Roman" w:cs="Arial"/>
          <w:sz w:val="24"/>
          <w:szCs w:val="24"/>
          <w:lang w:val="en-CA" w:eastAsia="en-CA"/>
        </w:rPr>
        <w:lastRenderedPageBreak/>
        <w:t xml:space="preserve">evisceration of the </w:t>
      </w:r>
      <w:r w:rsidRPr="0032287F">
        <w:rPr>
          <w:rFonts w:ascii="Arial" w:hAnsi="Arial" w:eastAsia="Times New Roman" w:cs="Arial"/>
          <w:sz w:val="24"/>
          <w:szCs w:val="24"/>
          <w:lang w:val="en-CA" w:eastAsia="en-CA"/>
        </w:rPr>
        <w:t xml:space="preserve">respiratory tree </w:t>
      </w:r>
      <w:r w:rsidR="00D479A5">
        <w:rPr>
          <w:rFonts w:ascii="Arial" w:hAnsi="Arial" w:eastAsia="Times New Roman" w:cs="Arial"/>
          <w:sz w:val="24"/>
          <w:szCs w:val="24"/>
          <w:lang w:val="en-CA" w:eastAsia="en-CA"/>
        </w:rPr>
        <w:t xml:space="preserve">as </w:t>
      </w:r>
      <w:r w:rsidRPr="0032287F">
        <w:rPr>
          <w:rFonts w:ascii="Arial" w:hAnsi="Arial" w:eastAsia="Times New Roman" w:cs="Arial"/>
          <w:sz w:val="24"/>
          <w:szCs w:val="24"/>
          <w:lang w:val="en-CA" w:eastAsia="en-CA"/>
        </w:rPr>
        <w:t xml:space="preserve">stiffness values dropped to zero for the </w:t>
      </w:r>
      <w:r w:rsidR="00165DCB">
        <w:rPr>
          <w:rFonts w:ascii="Arial" w:hAnsi="Arial" w:eastAsia="Times New Roman" w:cs="Arial"/>
          <w:sz w:val="24"/>
          <w:szCs w:val="24"/>
          <w:lang w:val="en-CA" w:eastAsia="en-CA"/>
        </w:rPr>
        <w:t xml:space="preserve">remaining days. </w:t>
      </w:r>
      <w:r w:rsidRPr="0032287F">
        <w:rPr>
          <w:rFonts w:ascii="Arial" w:hAnsi="Arial" w:eastAsia="Times New Roman" w:cs="Arial"/>
          <w:sz w:val="24"/>
          <w:szCs w:val="24"/>
          <w:lang w:val="en-CA" w:eastAsia="en-CA"/>
        </w:rPr>
        <w:t xml:space="preserve"> </w:t>
      </w:r>
    </w:p>
    <w:p w:rsidRPr="0032287F" w:rsidR="009F5046" w:rsidP="009F5046" w:rsidRDefault="009F5046" w14:paraId="6EA0EE2B" w14:textId="77777777">
      <w:pPr>
        <w:rPr>
          <w:rFonts w:ascii="Arial" w:hAnsi="Arial" w:eastAsia="Times New Roman" w:cs="Arial"/>
          <w:b/>
          <w:bCs/>
          <w:sz w:val="24"/>
          <w:szCs w:val="24"/>
          <w:lang w:val="en-CA" w:eastAsia="en-CA"/>
        </w:rPr>
      </w:pPr>
      <w:r w:rsidRPr="0032287F">
        <w:rPr>
          <w:rFonts w:ascii="Arial" w:hAnsi="Arial" w:eastAsia="Times New Roman" w:cs="Arial"/>
          <w:b/>
          <w:bCs/>
          <w:sz w:val="24"/>
          <w:szCs w:val="24"/>
          <w:lang w:val="en-CA" w:eastAsia="en-CA"/>
        </w:rPr>
        <w:br w:type="page"/>
      </w:r>
    </w:p>
    <w:p w:rsidRPr="0032287F" w:rsidR="009F5046" w:rsidP="009F5046" w:rsidRDefault="009F5046" w14:paraId="2EDDD5EB" w14:textId="77777777">
      <w:pPr>
        <w:rPr>
          <w:rFonts w:ascii="Arial" w:hAnsi="Arial" w:eastAsia="Times New Roman" w:cs="Arial"/>
          <w:b/>
          <w:bCs/>
          <w:sz w:val="24"/>
          <w:szCs w:val="24"/>
          <w:lang w:val="en-CA" w:eastAsia="en-CA"/>
        </w:rPr>
      </w:pPr>
      <w:commentRangeStart w:id="16"/>
      <w:r w:rsidRPr="0032287F">
        <w:rPr>
          <w:rFonts w:ascii="Arial" w:hAnsi="Arial" w:eastAsia="Times New Roman" w:cs="Arial"/>
          <w:b/>
          <w:bCs/>
          <w:sz w:val="24"/>
          <w:szCs w:val="24"/>
          <w:lang w:val="en-CA" w:eastAsia="en-CA"/>
        </w:rPr>
        <w:lastRenderedPageBreak/>
        <w:t>Discussion</w:t>
      </w:r>
      <w:commentRangeEnd w:id="16"/>
      <w:r w:rsidR="0080463E">
        <w:rPr>
          <w:rStyle w:val="CommentReference"/>
        </w:rPr>
        <w:commentReference w:id="16"/>
      </w:r>
    </w:p>
    <w:p w:rsidRPr="0032287F" w:rsidR="009F5046" w:rsidP="009F5046" w:rsidRDefault="009F5046" w14:paraId="0F645A3D" w14:textId="77777777">
      <w:pPr>
        <w:rPr>
          <w:rFonts w:ascii="Arial" w:hAnsi="Arial" w:eastAsia="Times New Roman" w:cs="Arial"/>
          <w:i/>
          <w:iCs/>
          <w:sz w:val="24"/>
          <w:szCs w:val="24"/>
          <w:lang w:val="en-CA" w:eastAsia="en-CA"/>
        </w:rPr>
      </w:pPr>
      <w:r w:rsidRPr="0032287F">
        <w:rPr>
          <w:rFonts w:ascii="Arial" w:hAnsi="Arial" w:eastAsia="Times New Roman" w:cs="Arial"/>
          <w:i/>
          <w:iCs/>
          <w:sz w:val="24"/>
          <w:szCs w:val="24"/>
          <w:lang w:val="en-CA" w:eastAsia="en-CA"/>
        </w:rPr>
        <w:t>Broad overview</w:t>
      </w:r>
    </w:p>
    <w:p w:rsidRPr="0032287F" w:rsidR="009F5046" w:rsidP="009F5046" w:rsidRDefault="009F5046" w14:paraId="17E67CAD" w14:textId="390D6564">
      <w:pPr>
        <w:spacing w:line="480" w:lineRule="auto"/>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ab/>
      </w:r>
      <w:r w:rsidRPr="0032287F">
        <w:rPr>
          <w:rFonts w:ascii="Arial" w:hAnsi="Arial" w:eastAsia="Times New Roman" w:cs="Arial"/>
          <w:sz w:val="24"/>
          <w:szCs w:val="24"/>
          <w:lang w:val="en-CA" w:eastAsia="en-CA"/>
        </w:rPr>
        <w:t xml:space="preserve">The objective of our study was to determine if heat stress </w:t>
      </w:r>
      <w:r w:rsidR="00B93E1E">
        <w:rPr>
          <w:rFonts w:ascii="Arial" w:hAnsi="Arial" w:eastAsia="Times New Roman" w:cs="Arial"/>
          <w:sz w:val="24"/>
          <w:szCs w:val="24"/>
          <w:lang w:val="en-CA" w:eastAsia="en-CA"/>
        </w:rPr>
        <w:t>c</w:t>
      </w:r>
      <w:r w:rsidRPr="0032287F">
        <w:rPr>
          <w:rFonts w:ascii="Arial" w:hAnsi="Arial" w:eastAsia="Times New Roman" w:cs="Arial"/>
          <w:sz w:val="24"/>
          <w:szCs w:val="24"/>
          <w:lang w:val="en-CA" w:eastAsia="en-CA"/>
        </w:rPr>
        <w:t xml:space="preserve">an induce wasting symptoms in </w:t>
      </w:r>
      <w:r w:rsidRPr="0032287F">
        <w:rPr>
          <w:rFonts w:ascii="Arial" w:hAnsi="Arial" w:eastAsia="Times New Roman" w:cs="Arial"/>
          <w:i/>
          <w:iCs/>
          <w:sz w:val="24"/>
          <w:szCs w:val="24"/>
          <w:lang w:val="en-CA" w:eastAsia="en-CA"/>
        </w:rPr>
        <w:t>Parasticho</w:t>
      </w:r>
      <w:r w:rsidR="00605203">
        <w:rPr>
          <w:rFonts w:ascii="Arial" w:hAnsi="Arial" w:eastAsia="Times New Roman" w:cs="Arial"/>
          <w:i/>
          <w:iCs/>
          <w:sz w:val="24"/>
          <w:szCs w:val="24"/>
          <w:lang w:val="en-CA" w:eastAsia="en-CA"/>
        </w:rPr>
        <w:t>pus</w:t>
      </w:r>
      <w:r w:rsidRPr="0032287F">
        <w:rPr>
          <w:rFonts w:ascii="Arial" w:hAnsi="Arial" w:eastAsia="Times New Roman" w:cs="Arial"/>
          <w:i/>
          <w:iCs/>
          <w:sz w:val="24"/>
          <w:szCs w:val="24"/>
          <w:lang w:val="en-CA" w:eastAsia="en-CA"/>
        </w:rPr>
        <w:t xml:space="preserve"> californicus</w:t>
      </w:r>
      <w:r w:rsidRPr="0032287F">
        <w:rPr>
          <w:rFonts w:ascii="Arial" w:hAnsi="Arial" w:eastAsia="Times New Roman" w:cs="Arial"/>
          <w:sz w:val="24"/>
          <w:szCs w:val="24"/>
          <w:lang w:val="en-CA" w:eastAsia="en-CA"/>
        </w:rPr>
        <w:t xml:space="preserve">. Our hypothesis that </w:t>
      </w:r>
      <w:r w:rsidR="005E155A">
        <w:rPr>
          <w:rFonts w:ascii="Arial" w:hAnsi="Arial" w:eastAsia="Times New Roman" w:cs="Arial"/>
          <w:sz w:val="24"/>
          <w:szCs w:val="24"/>
          <w:lang w:val="en-CA" w:eastAsia="en-CA"/>
        </w:rPr>
        <w:t>heat</w:t>
      </w:r>
      <w:r w:rsidR="00605203">
        <w:rPr>
          <w:rFonts w:ascii="Arial" w:hAnsi="Arial" w:eastAsia="Times New Roman" w:cs="Arial"/>
          <w:sz w:val="24"/>
          <w:szCs w:val="24"/>
          <w:lang w:val="en-CA" w:eastAsia="en-CA"/>
        </w:rPr>
        <w:t xml:space="preserve"> </w:t>
      </w:r>
      <w:r w:rsidR="00723284">
        <w:rPr>
          <w:rFonts w:ascii="Arial" w:hAnsi="Arial" w:eastAsia="Times New Roman" w:cs="Arial"/>
          <w:sz w:val="24"/>
          <w:szCs w:val="24"/>
          <w:lang w:val="en-CA" w:eastAsia="en-CA"/>
        </w:rPr>
        <w:t>stress w</w:t>
      </w:r>
      <w:r w:rsidRPr="0032287F">
        <w:rPr>
          <w:rFonts w:ascii="Arial" w:hAnsi="Arial" w:eastAsia="Times New Roman" w:cs="Arial"/>
          <w:sz w:val="24"/>
          <w:szCs w:val="24"/>
          <w:lang w:val="en-CA" w:eastAsia="en-CA"/>
        </w:rPr>
        <w:t>ould trigger wasting symptoms, mortality, and changes in behaviour was partially supported. Unexpectedly, we observed minor skin ulcers at all treatments and major ulcers in the heat treatment, but neither were characteristic wasting symptoms</w:t>
      </w:r>
      <w:r w:rsidR="00DF6A39">
        <w:rPr>
          <w:rFonts w:ascii="Arial" w:hAnsi="Arial" w:eastAsia="Times New Roman" w:cs="Arial"/>
          <w:sz w:val="24"/>
          <w:szCs w:val="24"/>
          <w:lang w:val="en-CA" w:eastAsia="en-CA"/>
        </w:rPr>
        <w:t xml:space="preserve"> </w:t>
      </w:r>
      <w:r w:rsidR="00180D34">
        <w:rPr>
          <w:rFonts w:ascii="Arial" w:hAnsi="Arial" w:eastAsia="Times New Roman" w:cs="Arial"/>
          <w:sz w:val="24"/>
          <w:szCs w:val="24"/>
          <w:lang w:val="en-CA" w:eastAsia="en-CA"/>
        </w:rPr>
        <w:fldChar w:fldCharType="begin" w:fldLock="1"/>
      </w:r>
      <w:r w:rsidR="00147073">
        <w:rPr>
          <w:rFonts w:ascii="Arial" w:hAnsi="Arial" w:eastAsia="Times New Roman" w:cs="Arial"/>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sidR="00180D34">
        <w:rPr>
          <w:rFonts w:ascii="Arial" w:hAnsi="Arial" w:eastAsia="Times New Roman" w:cs="Arial"/>
          <w:sz w:val="24"/>
          <w:szCs w:val="24"/>
          <w:lang w:val="en-CA" w:eastAsia="en-CA"/>
        </w:rPr>
        <w:fldChar w:fldCharType="separate"/>
      </w:r>
      <w:r w:rsidRPr="00180D34" w:rsidR="00180D34">
        <w:rPr>
          <w:rFonts w:ascii="Arial" w:hAnsi="Arial" w:eastAsia="Times New Roman" w:cs="Arial"/>
          <w:noProof/>
          <w:sz w:val="24"/>
          <w:szCs w:val="24"/>
          <w:lang w:val="en-CA" w:eastAsia="en-CA"/>
        </w:rPr>
        <w:t>(Hewson et al., 2020b)</w:t>
      </w:r>
      <w:r w:rsidR="00180D34">
        <w:rPr>
          <w:rFonts w:ascii="Arial" w:hAnsi="Arial" w:eastAsia="Times New Roman" w:cs="Arial"/>
          <w:sz w:val="24"/>
          <w:szCs w:val="24"/>
          <w:lang w:val="en-CA" w:eastAsia="en-CA"/>
        </w:rPr>
        <w:fldChar w:fldCharType="end"/>
      </w:r>
      <w:r w:rsidR="00726382">
        <w:rPr>
          <w:rFonts w:ascii="Arial" w:hAnsi="Arial" w:eastAsia="Times New Roman" w:cs="Arial"/>
          <w:sz w:val="24"/>
          <w:szCs w:val="24"/>
          <w:lang w:val="en-CA" w:eastAsia="en-CA"/>
        </w:rPr>
        <w:t xml:space="preserve"> (Fig</w:t>
      </w:r>
      <w:r w:rsidR="0059446D">
        <w:rPr>
          <w:rFonts w:ascii="Arial" w:hAnsi="Arial" w:eastAsia="Times New Roman" w:cs="Arial"/>
          <w:sz w:val="24"/>
          <w:szCs w:val="24"/>
          <w:lang w:val="en-CA" w:eastAsia="en-CA"/>
        </w:rPr>
        <w:t>.</w:t>
      </w:r>
      <w:r w:rsidR="00726382">
        <w:rPr>
          <w:rFonts w:ascii="Arial" w:hAnsi="Arial" w:eastAsia="Times New Roman" w:cs="Arial"/>
          <w:sz w:val="24"/>
          <w:szCs w:val="24"/>
          <w:lang w:val="en-CA" w:eastAsia="en-CA"/>
        </w:rPr>
        <w:t xml:space="preserve"> S1)</w:t>
      </w:r>
      <w:r w:rsidRPr="0032287F">
        <w:rPr>
          <w:rFonts w:ascii="Arial" w:hAnsi="Arial" w:eastAsia="Times New Roman" w:cs="Arial"/>
          <w:sz w:val="24"/>
          <w:szCs w:val="24"/>
          <w:lang w:val="en-CA" w:eastAsia="en-CA"/>
        </w:rPr>
        <w:t xml:space="preserve">. </w:t>
      </w:r>
      <w:r w:rsidR="00FD24CF">
        <w:rPr>
          <w:rFonts w:ascii="Arial" w:hAnsi="Arial" w:eastAsia="Times New Roman" w:cs="Arial"/>
          <w:sz w:val="24"/>
          <w:szCs w:val="24"/>
          <w:lang w:val="en-CA" w:eastAsia="en-CA"/>
        </w:rPr>
        <w:t xml:space="preserve">Although no wasting was observed, </w:t>
      </w:r>
      <w:r w:rsidR="00265059">
        <w:rPr>
          <w:rFonts w:ascii="Arial" w:hAnsi="Arial" w:eastAsia="Times New Roman" w:cs="Arial"/>
          <w:sz w:val="24"/>
          <w:szCs w:val="24"/>
          <w:lang w:val="en-CA" w:eastAsia="en-CA"/>
        </w:rPr>
        <w:t>we o</w:t>
      </w:r>
      <w:r w:rsidRPr="0032287F">
        <w:rPr>
          <w:rFonts w:ascii="Arial" w:hAnsi="Arial" w:eastAsia="Times New Roman" w:cs="Arial"/>
          <w:sz w:val="24"/>
          <w:szCs w:val="24"/>
          <w:lang w:val="en-CA" w:eastAsia="en-CA"/>
        </w:rPr>
        <w:t xml:space="preserve">bserved mortality in the high temperature treatment, indicating that sea cucumbers were </w:t>
      </w:r>
      <w:r w:rsidR="00265059">
        <w:rPr>
          <w:rFonts w:ascii="Arial" w:hAnsi="Arial" w:eastAsia="Times New Roman" w:cs="Arial"/>
          <w:sz w:val="24"/>
          <w:szCs w:val="24"/>
          <w:lang w:val="en-CA" w:eastAsia="en-CA"/>
        </w:rPr>
        <w:t>e</w:t>
      </w:r>
      <w:r w:rsidRPr="0032287F">
        <w:rPr>
          <w:rFonts w:ascii="Arial" w:hAnsi="Arial" w:eastAsia="Times New Roman" w:cs="Arial"/>
          <w:sz w:val="24"/>
          <w:szCs w:val="24"/>
          <w:lang w:val="en-CA" w:eastAsia="en-CA"/>
        </w:rPr>
        <w:t xml:space="preserve">xperiencing extreme physiological stress. </w:t>
      </w:r>
      <w:r w:rsidR="001B26D1">
        <w:rPr>
          <w:rFonts w:ascii="Arial" w:hAnsi="Arial" w:eastAsia="Times New Roman" w:cs="Arial"/>
          <w:sz w:val="24"/>
          <w:szCs w:val="24"/>
          <w:lang w:val="en-CA" w:eastAsia="en-CA"/>
        </w:rPr>
        <w:t>Further indicating physiological stress, we</w:t>
      </w:r>
      <w:r w:rsidRPr="0032287F">
        <w:rPr>
          <w:rFonts w:ascii="Arial" w:hAnsi="Arial" w:eastAsia="Times New Roman" w:cs="Arial"/>
          <w:sz w:val="24"/>
          <w:szCs w:val="24"/>
          <w:lang w:val="en-CA" w:eastAsia="en-CA"/>
        </w:rPr>
        <w:t xml:space="preserve"> observed decreased stiffness of cucumbers in the elevated temperature treatments</w:t>
      </w:r>
      <w:r w:rsidR="00CC55B1">
        <w:rPr>
          <w:rFonts w:ascii="Arial" w:hAnsi="Arial" w:eastAsia="Times New Roman" w:cs="Arial"/>
          <w:sz w:val="24"/>
          <w:szCs w:val="24"/>
          <w:lang w:val="en-CA" w:eastAsia="en-CA"/>
        </w:rPr>
        <w:t xml:space="preserve"> (Fig. 4, 5)</w:t>
      </w:r>
      <w:r w:rsidRPr="0032287F">
        <w:rPr>
          <w:rFonts w:ascii="Arial" w:hAnsi="Arial" w:eastAsia="Times New Roman" w:cs="Arial"/>
          <w:sz w:val="24"/>
          <w:szCs w:val="24"/>
          <w:lang w:val="en-CA" w:eastAsia="en-CA"/>
        </w:rPr>
        <w:t xml:space="preserve">. Spawning and evisceration were not significantly explained by temperature treatments, which was unexpected. </w:t>
      </w:r>
    </w:p>
    <w:p w:rsidRPr="0032287F" w:rsidR="009F5046" w:rsidP="009F5046" w:rsidRDefault="009F5046" w14:paraId="0049BA44" w14:textId="77777777">
      <w:pPr>
        <w:spacing w:line="480" w:lineRule="auto"/>
        <w:rPr>
          <w:rFonts w:ascii="Arial" w:hAnsi="Arial" w:eastAsia="Times New Roman" w:cs="Arial"/>
          <w:i/>
          <w:iCs/>
          <w:sz w:val="24"/>
          <w:szCs w:val="24"/>
          <w:lang w:val="en-CA" w:eastAsia="en-CA"/>
        </w:rPr>
      </w:pPr>
      <w:r w:rsidRPr="0032287F">
        <w:rPr>
          <w:rFonts w:ascii="Arial" w:hAnsi="Arial" w:eastAsia="Times New Roman" w:cs="Arial"/>
          <w:i/>
          <w:iCs/>
          <w:sz w:val="24"/>
          <w:szCs w:val="24"/>
          <w:lang w:val="en-CA" w:eastAsia="en-CA"/>
        </w:rPr>
        <w:t>Minor and major ulcers</w:t>
      </w:r>
    </w:p>
    <w:p w:rsidRPr="0032287F" w:rsidR="009F5046" w:rsidP="00741198" w:rsidRDefault="009F5046" w14:paraId="277B65C5" w14:textId="2E32C702">
      <w:pPr>
        <w:spacing w:line="480" w:lineRule="auto"/>
        <w:ind w:firstLine="720"/>
        <w:rPr>
          <w:rFonts w:ascii="Arial" w:hAnsi="Arial" w:cs="Arial"/>
          <w:sz w:val="24"/>
          <w:szCs w:val="24"/>
          <w:lang w:val="en-CA"/>
        </w:rPr>
      </w:pPr>
      <w:r w:rsidRPr="0032287F">
        <w:rPr>
          <w:rFonts w:ascii="Arial" w:hAnsi="Arial" w:cs="Arial"/>
          <w:sz w:val="24"/>
          <w:szCs w:val="24"/>
          <w:lang w:val="en-CA"/>
        </w:rPr>
        <w:t xml:space="preserve">Neither the minor or major ulcers that we observed matched the wasting symptoms observed in </w:t>
      </w:r>
      <w:r w:rsidRPr="0032287F">
        <w:rPr>
          <w:rFonts w:ascii="Arial" w:hAnsi="Arial" w:cs="Arial"/>
          <w:i/>
          <w:sz w:val="24"/>
          <w:szCs w:val="24"/>
          <w:lang w:val="en-CA"/>
        </w:rPr>
        <w:t>P. californicus</w:t>
      </w:r>
      <w:r w:rsidRPr="0032287F">
        <w:rPr>
          <w:rFonts w:ascii="Arial" w:hAnsi="Arial" w:cs="Arial"/>
          <w:sz w:val="24"/>
          <w:szCs w:val="24"/>
          <w:lang w:val="en-CA"/>
        </w:rPr>
        <w:t xml:space="preserve"> in Nanoose Bay, B.C., or the isolated wasting events throughout the Pacific coast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(Hewson et al., 2020b)</w:t>
      </w:r>
      <w:r w:rsidRPr="0032287F">
        <w:rPr>
          <w:rFonts w:ascii="Arial" w:hAnsi="Arial" w:cs="Arial"/>
          <w:sz w:val="24"/>
          <w:szCs w:val="24"/>
          <w:lang w:val="en-CA"/>
        </w:rPr>
        <w:fldChar w:fldCharType="end"/>
      </w:r>
      <w:r w:rsidRPr="0032287F">
        <w:rPr>
          <w:rFonts w:ascii="Arial" w:hAnsi="Arial" w:cs="Arial"/>
          <w:sz w:val="24"/>
          <w:szCs w:val="24"/>
          <w:lang w:val="en-CA"/>
        </w:rPr>
        <w:t xml:space="preserve">. </w:t>
      </w:r>
      <w:r w:rsidR="004C3844">
        <w:rPr>
          <w:rFonts w:ascii="Arial" w:hAnsi="Arial" w:cs="Arial"/>
          <w:sz w:val="24"/>
          <w:szCs w:val="24"/>
          <w:lang w:val="en-CA"/>
        </w:rPr>
        <w:t xml:space="preserve">Both </w:t>
      </w:r>
      <w:r w:rsidR="004C3844">
        <w:rPr>
          <w:rFonts w:ascii="Arial" w:hAnsi="Arial" w:cs="Arial"/>
          <w:sz w:val="24"/>
          <w:szCs w:val="24"/>
          <w:lang w:val="en-CA"/>
        </w:rPr>
        <w:t>types of ulcers</w:t>
      </w:r>
      <w:r w:rsidR="004C3844">
        <w:rPr>
          <w:rFonts w:ascii="Arial" w:hAnsi="Arial" w:cs="Arial"/>
          <w:sz w:val="24"/>
          <w:szCs w:val="24"/>
          <w:lang w:val="en-CA"/>
        </w:rPr>
        <w:t xml:space="preserve"> </w:t>
      </w:r>
      <w:r w:rsidR="006F0B8C">
        <w:rPr>
          <w:rFonts w:ascii="Arial" w:hAnsi="Arial" w:cs="Arial"/>
          <w:sz w:val="24"/>
          <w:szCs w:val="24"/>
          <w:lang w:val="en-CA"/>
        </w:rPr>
        <w:t>were</w:t>
      </w:r>
      <w:r w:rsidR="004C3844">
        <w:rPr>
          <w:rFonts w:ascii="Arial" w:hAnsi="Arial" w:cs="Arial"/>
          <w:sz w:val="24"/>
          <w:szCs w:val="24"/>
          <w:lang w:val="en-CA"/>
        </w:rPr>
        <w:t xml:space="preserve"> very different from the </w:t>
      </w:r>
      <w:r w:rsidRPr="0032287F" w:rsidR="004C3844">
        <w:rPr>
          <w:rFonts w:ascii="Arial" w:hAnsi="Arial" w:cs="Arial"/>
          <w:sz w:val="24"/>
          <w:szCs w:val="24"/>
          <w:lang w:val="en-CA"/>
        </w:rPr>
        <w:t xml:space="preserve">white open lesions and fissures </w:t>
      </w:r>
      <w:r w:rsidR="000401E8">
        <w:rPr>
          <w:rFonts w:ascii="Arial" w:hAnsi="Arial" w:cs="Arial"/>
          <w:sz w:val="24"/>
          <w:szCs w:val="24"/>
          <w:lang w:val="en-CA"/>
        </w:rPr>
        <w:t>covering</w:t>
      </w:r>
      <w:r w:rsidRPr="0032287F" w:rsidR="004C3844">
        <w:rPr>
          <w:rFonts w:ascii="Arial" w:hAnsi="Arial" w:cs="Arial"/>
          <w:sz w:val="24"/>
          <w:szCs w:val="24"/>
          <w:lang w:val="en-CA"/>
        </w:rPr>
        <w:t xml:space="preserve"> the whole aboral body surface </w:t>
      </w:r>
      <w:r w:rsidR="00FE2AAF">
        <w:rPr>
          <w:rFonts w:ascii="Arial" w:hAnsi="Arial" w:cs="Arial"/>
          <w:sz w:val="24"/>
          <w:szCs w:val="24"/>
          <w:lang w:val="en-CA"/>
        </w:rPr>
        <w:t xml:space="preserve">of </w:t>
      </w:r>
      <w:r w:rsidRPr="0032287F" w:rsidR="004C3844">
        <w:rPr>
          <w:rFonts w:ascii="Arial" w:hAnsi="Arial" w:cs="Arial"/>
          <w:sz w:val="24"/>
          <w:szCs w:val="24"/>
          <w:lang w:val="en-CA"/>
        </w:rPr>
        <w:t>wasting cucumbers in Nanoose</w:t>
      </w:r>
      <w:r w:rsidR="004C3844">
        <w:rPr>
          <w:rFonts w:ascii="Arial" w:hAnsi="Arial" w:cs="Arial"/>
          <w:sz w:val="24"/>
          <w:szCs w:val="24"/>
          <w:lang w:val="en-CA"/>
        </w:rPr>
        <w:t xml:space="preserve"> (Em Lim, </w:t>
      </w:r>
      <w:r w:rsidR="004C3844">
        <w:rPr>
          <w:rFonts w:ascii="Arial" w:hAnsi="Arial" w:cs="Arial"/>
          <w:i/>
          <w:iCs/>
          <w:sz w:val="24"/>
          <w:szCs w:val="24"/>
          <w:lang w:val="en-CA"/>
        </w:rPr>
        <w:t>personal communication</w:t>
      </w:r>
      <w:r w:rsidR="004C3844">
        <w:rPr>
          <w:rFonts w:ascii="Arial" w:hAnsi="Arial" w:cs="Arial"/>
          <w:sz w:val="24"/>
          <w:szCs w:val="24"/>
          <w:lang w:val="en-CA"/>
        </w:rPr>
        <w:t>)</w:t>
      </w:r>
      <w:r w:rsidRPr="0032287F" w:rsidR="004C3844">
        <w:rPr>
          <w:rFonts w:ascii="Arial" w:hAnsi="Arial" w:cs="Arial"/>
          <w:sz w:val="24"/>
          <w:szCs w:val="24"/>
          <w:lang w:val="en-CA"/>
        </w:rPr>
        <w:t xml:space="preserve">. We also did not see any sloughing of body tissues or liquefaction, as has been anecdotally reported </w:t>
      </w:r>
      <w:r w:rsidR="004C3844">
        <w:rPr>
          <w:rFonts w:ascii="Arial" w:hAnsi="Arial" w:cs="Arial"/>
          <w:sz w:val="24"/>
          <w:szCs w:val="24"/>
          <w:lang w:val="en-CA"/>
        </w:rPr>
        <w:t xml:space="preserve">in previous literature </w:t>
      </w:r>
      <w:r w:rsidRPr="0032287F" w:rsidR="004C3844">
        <w:rPr>
          <w:rFonts w:ascii="Arial" w:hAnsi="Arial" w:cs="Arial"/>
          <w:sz w:val="24"/>
          <w:szCs w:val="24"/>
          <w:lang w:val="en-CA"/>
        </w:rPr>
        <w:fldChar w:fldCharType="begin" w:fldLock="1"/>
      </w:r>
      <w:r w:rsidRPr="0032287F" w:rsidR="004C3844">
        <w:rPr>
          <w:rFonts w:ascii="Arial" w:hAnsi="Arial" w:cs="Arial"/>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id":"ITEM-2","itemData":{"author":[{"dropping-particle":"","family":"Schroeder","given":"Linda","non-dropping-particle":"","parse-names":false,"suffix":""}],"container-title":"The Dredgings","id":"ITEM-2","issue":"3","issued":{"date-parts":[["2017"]]},"note":"Wasting event in Pugent Sound: Schroeder found 11 sympomatic specimens between October 29 2016 and April 4 2017.\n\nIn SE Alaska, cucumbers were arriving at the processing plant with wasting-like symptoms.","page":"3","title":"Wasting-like lesions occurring on California Sea Cucumbers","type":"article-journal","volume":"57"},"uris":["http://www.mendeley.com/documents/?uuid=237cf535-0e54-4700-9976-997b8c9f965f"]}],"mendeley":{"formattedCitation":"(Hewson et al., 2020a; Schroeder, 2017)","plainTextFormattedCitation":"(Hewson et al., 2020a; Schroeder, 2017)","previouslyFormattedCitation":"(Hewson et al., 2020a; Schroeder, 2017)"},"properties":{"noteIndex":0},"schema":"https://github.com/citation-style-language/schema/raw/master/csl-citation.json"}</w:instrText>
      </w:r>
      <w:r w:rsidRPr="0032287F" w:rsidR="004C3844">
        <w:rPr>
          <w:rFonts w:ascii="Arial" w:hAnsi="Arial" w:cs="Arial"/>
          <w:sz w:val="24"/>
          <w:szCs w:val="24"/>
          <w:lang w:val="en-CA"/>
        </w:rPr>
        <w:fldChar w:fldCharType="separate"/>
      </w:r>
      <w:r w:rsidRPr="0032287F" w:rsidR="004C3844">
        <w:rPr>
          <w:rFonts w:ascii="Arial" w:hAnsi="Arial" w:cs="Arial"/>
          <w:noProof/>
          <w:sz w:val="24"/>
          <w:szCs w:val="24"/>
          <w:lang w:val="en-CA"/>
        </w:rPr>
        <w:t>(Hewson et al., 2020a; Schroeder, 2017)</w:t>
      </w:r>
      <w:r w:rsidRPr="0032287F" w:rsidR="004C3844">
        <w:rPr>
          <w:rFonts w:ascii="Arial" w:hAnsi="Arial" w:cs="Arial"/>
          <w:sz w:val="24"/>
          <w:szCs w:val="24"/>
          <w:lang w:val="en-CA"/>
        </w:rPr>
        <w:fldChar w:fldCharType="end"/>
      </w:r>
      <w:r w:rsidRPr="0032287F" w:rsidR="004C3844">
        <w:rPr>
          <w:rFonts w:ascii="Arial" w:hAnsi="Arial" w:cs="Arial"/>
          <w:sz w:val="24"/>
          <w:szCs w:val="24"/>
          <w:lang w:val="en-CA"/>
        </w:rPr>
        <w:t>.</w:t>
      </w:r>
      <w:r w:rsidR="002467EB">
        <w:rPr>
          <w:rFonts w:ascii="Arial" w:hAnsi="Arial" w:cs="Arial"/>
          <w:sz w:val="24"/>
          <w:szCs w:val="24"/>
          <w:lang w:val="en-CA"/>
        </w:rPr>
        <w:t xml:space="preserve"> </w:t>
      </w:r>
      <w:r w:rsidRPr="0032287F">
        <w:rPr>
          <w:rFonts w:ascii="Arial" w:hAnsi="Arial" w:cs="Arial"/>
          <w:sz w:val="24"/>
          <w:szCs w:val="24"/>
          <w:lang w:val="en-CA"/>
        </w:rPr>
        <w:t>The minor ulcers we observed</w:t>
      </w:r>
      <w:r w:rsidR="00BE5DDE">
        <w:rPr>
          <w:rFonts w:ascii="Arial" w:hAnsi="Arial" w:cs="Arial"/>
          <w:sz w:val="24"/>
          <w:szCs w:val="24"/>
          <w:lang w:val="en-CA"/>
        </w:rPr>
        <w:t xml:space="preserve"> on</w:t>
      </w:r>
      <w:r w:rsidR="00074D69">
        <w:rPr>
          <w:rFonts w:ascii="Arial" w:hAnsi="Arial" w:cs="Arial"/>
          <w:sz w:val="24"/>
          <w:szCs w:val="24"/>
          <w:lang w:val="en-CA"/>
        </w:rPr>
        <w:t xml:space="preserve"> numerous</w:t>
      </w:r>
      <w:r w:rsidR="00BE5DDE">
        <w:rPr>
          <w:rFonts w:ascii="Arial" w:hAnsi="Arial" w:cs="Arial"/>
          <w:sz w:val="24"/>
          <w:szCs w:val="24"/>
          <w:lang w:val="en-CA"/>
        </w:rPr>
        <w:t xml:space="preserve"> </w:t>
      </w:r>
      <w:r w:rsidR="00BE5DDE">
        <w:rPr>
          <w:rFonts w:ascii="Arial" w:hAnsi="Arial" w:cs="Arial"/>
          <w:i/>
          <w:iCs/>
          <w:sz w:val="24"/>
          <w:szCs w:val="24"/>
          <w:lang w:val="en-CA"/>
        </w:rPr>
        <w:t>P. californicus</w:t>
      </w:r>
      <w:r w:rsidR="00BE5DDE">
        <w:rPr>
          <w:rFonts w:ascii="Arial" w:hAnsi="Arial" w:cs="Arial"/>
          <w:sz w:val="24"/>
          <w:szCs w:val="24"/>
          <w:lang w:val="en-CA"/>
        </w:rPr>
        <w:t xml:space="preserve"> across treatments</w:t>
      </w:r>
      <w:r w:rsidRPr="0032287F">
        <w:rPr>
          <w:rFonts w:ascii="Arial" w:hAnsi="Arial" w:cs="Arial"/>
          <w:sz w:val="24"/>
          <w:szCs w:val="24"/>
          <w:lang w:val="en-CA"/>
        </w:rPr>
        <w:t xml:space="preserve"> were small </w:t>
      </w:r>
      <w:r w:rsidR="002467EB">
        <w:rPr>
          <w:rFonts w:ascii="Arial" w:hAnsi="Arial" w:cs="Arial"/>
          <w:sz w:val="24"/>
          <w:szCs w:val="24"/>
          <w:lang w:val="en-CA"/>
        </w:rPr>
        <w:t xml:space="preserve">skin ulcers </w:t>
      </w:r>
      <w:r w:rsidRPr="0032287F">
        <w:rPr>
          <w:rFonts w:ascii="Arial" w:hAnsi="Arial" w:cs="Arial"/>
          <w:sz w:val="24"/>
          <w:szCs w:val="24"/>
          <w:lang w:val="en-CA"/>
        </w:rPr>
        <w:t>on the epidermis of the spines</w:t>
      </w:r>
      <w:r w:rsidR="00432E6E">
        <w:rPr>
          <w:rFonts w:ascii="Arial" w:hAnsi="Arial" w:cs="Arial"/>
          <w:sz w:val="24"/>
          <w:szCs w:val="24"/>
          <w:lang w:val="en-CA"/>
        </w:rPr>
        <w:t>.</w:t>
      </w:r>
      <w:r w:rsidR="00B61A3D">
        <w:rPr>
          <w:rFonts w:ascii="Arial" w:hAnsi="Arial" w:cs="Arial"/>
          <w:sz w:val="24"/>
          <w:szCs w:val="24"/>
          <w:lang w:val="en-CA"/>
        </w:rPr>
        <w:t xml:space="preserve"> These minor lesions did not </w:t>
      </w:r>
      <w:r w:rsidR="00360D35">
        <w:rPr>
          <w:rFonts w:ascii="Arial" w:hAnsi="Arial" w:cs="Arial"/>
          <w:sz w:val="24"/>
          <w:szCs w:val="24"/>
          <w:lang w:val="en-CA"/>
        </w:rPr>
        <w:t xml:space="preserve">break </w:t>
      </w:r>
      <w:r w:rsidR="00957A77">
        <w:rPr>
          <w:rFonts w:ascii="Arial" w:hAnsi="Arial" w:cs="Arial"/>
          <w:sz w:val="24"/>
          <w:szCs w:val="24"/>
          <w:lang w:val="en-CA"/>
        </w:rPr>
        <w:t>through the</w:t>
      </w:r>
      <w:r w:rsidR="00360D35">
        <w:rPr>
          <w:rFonts w:ascii="Arial" w:hAnsi="Arial" w:cs="Arial"/>
          <w:sz w:val="24"/>
          <w:szCs w:val="24"/>
          <w:lang w:val="en-CA"/>
        </w:rPr>
        <w:t xml:space="preserve"> epidermal tissue.</w:t>
      </w:r>
      <w:r w:rsidR="00432E6E">
        <w:rPr>
          <w:rFonts w:ascii="Arial" w:hAnsi="Arial" w:cs="Arial"/>
          <w:sz w:val="24"/>
          <w:szCs w:val="24"/>
          <w:lang w:val="en-CA"/>
        </w:rPr>
        <w:t xml:space="preserve"> </w:t>
      </w:r>
      <w:r w:rsidR="00432533">
        <w:rPr>
          <w:rFonts w:ascii="Arial" w:hAnsi="Arial" w:cs="Arial"/>
          <w:sz w:val="24"/>
          <w:szCs w:val="24"/>
          <w:lang w:val="en-CA"/>
        </w:rPr>
        <w:t>T</w:t>
      </w:r>
      <w:r w:rsidRPr="0032287F">
        <w:rPr>
          <w:rFonts w:ascii="Arial" w:hAnsi="Arial" w:cs="Arial"/>
          <w:sz w:val="24"/>
          <w:szCs w:val="24"/>
          <w:lang w:val="en-CA"/>
        </w:rPr>
        <w:t>he major ulcers (N = {NUMBER}) that w</w:t>
      </w:r>
      <w:r w:rsidR="00432533">
        <w:rPr>
          <w:rFonts w:ascii="Arial" w:hAnsi="Arial" w:cs="Arial"/>
          <w:sz w:val="24"/>
          <w:szCs w:val="24"/>
          <w:lang w:val="en-CA"/>
        </w:rPr>
        <w:t>e</w:t>
      </w:r>
      <w:r w:rsidR="00123260">
        <w:rPr>
          <w:rFonts w:ascii="Arial" w:hAnsi="Arial" w:cs="Arial"/>
          <w:sz w:val="24"/>
          <w:szCs w:val="24"/>
          <w:lang w:val="en-CA"/>
        </w:rPr>
        <w:t xml:space="preserve"> observe</w:t>
      </w:r>
      <w:r w:rsidR="00432533">
        <w:rPr>
          <w:rFonts w:ascii="Arial" w:hAnsi="Arial" w:cs="Arial"/>
          <w:sz w:val="24"/>
          <w:szCs w:val="24"/>
          <w:lang w:val="en-CA"/>
        </w:rPr>
        <w:t>d</w:t>
      </w:r>
      <w:r w:rsidRPr="0032287F">
        <w:rPr>
          <w:rFonts w:ascii="Arial" w:hAnsi="Arial" w:cs="Arial"/>
          <w:sz w:val="24"/>
          <w:szCs w:val="24"/>
          <w:lang w:val="en-CA"/>
        </w:rPr>
        <w:t xml:space="preserve"> on </w:t>
      </w:r>
      <w:r w:rsidR="00123260">
        <w:rPr>
          <w:rFonts w:ascii="Arial" w:hAnsi="Arial" w:cs="Arial"/>
          <w:sz w:val="24"/>
          <w:szCs w:val="24"/>
          <w:lang w:val="en-CA"/>
        </w:rPr>
        <w:t>two</w:t>
      </w:r>
      <w:r w:rsidRPr="0032287F">
        <w:rPr>
          <w:rFonts w:ascii="Arial" w:hAnsi="Arial" w:cs="Arial"/>
          <w:sz w:val="24"/>
          <w:szCs w:val="24"/>
          <w:lang w:val="en-CA"/>
        </w:rPr>
        <w:t xml:space="preserve"> </w:t>
      </w:r>
      <w:r w:rsidRPr="0032287F">
        <w:rPr>
          <w:rFonts w:ascii="Arial" w:hAnsi="Arial" w:cs="Arial"/>
          <w:i/>
          <w:sz w:val="24"/>
          <w:szCs w:val="24"/>
          <w:lang w:val="en-CA"/>
        </w:rPr>
        <w:t>P. californicus</w:t>
      </w:r>
      <w:r w:rsidRPr="0032287F">
        <w:rPr>
          <w:rFonts w:ascii="Arial" w:hAnsi="Arial" w:cs="Arial"/>
          <w:sz w:val="24"/>
          <w:szCs w:val="24"/>
          <w:lang w:val="en-CA"/>
        </w:rPr>
        <w:t xml:space="preserve"> </w:t>
      </w:r>
      <w:r w:rsidR="00917F04">
        <w:rPr>
          <w:rFonts w:ascii="Arial" w:hAnsi="Arial" w:cs="Arial"/>
          <w:sz w:val="24"/>
          <w:szCs w:val="24"/>
          <w:lang w:val="en-CA"/>
        </w:rPr>
        <w:t xml:space="preserve">also </w:t>
      </w:r>
      <w:r w:rsidR="00123260">
        <w:rPr>
          <w:rFonts w:ascii="Arial" w:hAnsi="Arial" w:cs="Arial"/>
          <w:sz w:val="24"/>
          <w:szCs w:val="24"/>
          <w:lang w:val="en-CA"/>
        </w:rPr>
        <w:t>did</w:t>
      </w:r>
      <w:r w:rsidRPr="0032287F">
        <w:rPr>
          <w:rFonts w:ascii="Arial" w:hAnsi="Arial" w:cs="Arial"/>
          <w:sz w:val="24"/>
          <w:szCs w:val="24"/>
          <w:lang w:val="en-CA"/>
        </w:rPr>
        <w:t xml:space="preserve"> not match the full suite of wasting symptoms, though they bore a closer resemblance in colour, texture, and location</w:t>
      </w:r>
      <w:r w:rsidR="00432533">
        <w:rPr>
          <w:rFonts w:ascii="Arial" w:hAnsi="Arial" w:cs="Arial"/>
          <w:sz w:val="24"/>
          <w:szCs w:val="24"/>
          <w:lang w:val="en-CA"/>
        </w:rPr>
        <w:t xml:space="preserve"> (Fig. </w:t>
      </w:r>
      <w:r w:rsidR="00124B30">
        <w:rPr>
          <w:rFonts w:ascii="Arial" w:hAnsi="Arial" w:cs="Arial"/>
          <w:sz w:val="24"/>
          <w:szCs w:val="24"/>
          <w:lang w:val="en-CA"/>
        </w:rPr>
        <w:t>1</w:t>
      </w:r>
      <w:r w:rsidR="00432533">
        <w:rPr>
          <w:rFonts w:ascii="Arial" w:hAnsi="Arial" w:cs="Arial"/>
          <w:sz w:val="24"/>
          <w:szCs w:val="24"/>
          <w:lang w:val="en-CA"/>
        </w:rPr>
        <w:t>)</w:t>
      </w:r>
      <w:r w:rsidRPr="0032287F">
        <w:rPr>
          <w:rFonts w:ascii="Arial" w:hAnsi="Arial" w:cs="Arial"/>
          <w:sz w:val="24"/>
          <w:szCs w:val="24"/>
          <w:lang w:val="en-CA"/>
        </w:rPr>
        <w:t>. These major ulcers</w:t>
      </w:r>
      <w:r w:rsidR="007B14D3">
        <w:rPr>
          <w:rFonts w:ascii="Arial" w:hAnsi="Arial" w:cs="Arial"/>
          <w:sz w:val="24"/>
          <w:szCs w:val="24"/>
          <w:lang w:val="en-CA"/>
        </w:rPr>
        <w:t xml:space="preserve"> </w:t>
      </w:r>
      <w:r w:rsidRPr="0032287F">
        <w:rPr>
          <w:rFonts w:ascii="Arial" w:hAnsi="Arial" w:cs="Arial"/>
          <w:sz w:val="24"/>
          <w:szCs w:val="24"/>
          <w:lang w:val="en-CA"/>
        </w:rPr>
        <w:t>fully wor</w:t>
      </w:r>
      <w:r w:rsidR="001218FB">
        <w:rPr>
          <w:rFonts w:ascii="Arial" w:hAnsi="Arial" w:cs="Arial"/>
          <w:sz w:val="24"/>
          <w:szCs w:val="24"/>
          <w:lang w:val="en-CA"/>
        </w:rPr>
        <w:t>e</w:t>
      </w:r>
      <w:r w:rsidRPr="0032287F">
        <w:rPr>
          <w:rFonts w:ascii="Arial" w:hAnsi="Arial" w:cs="Arial"/>
          <w:sz w:val="24"/>
          <w:szCs w:val="24"/>
          <w:lang w:val="en-CA"/>
        </w:rPr>
        <w:t xml:space="preserve"> through the epidermis</w:t>
      </w:r>
      <w:r w:rsidR="0061469B">
        <w:rPr>
          <w:rFonts w:ascii="Arial" w:hAnsi="Arial" w:cs="Arial"/>
          <w:sz w:val="24"/>
          <w:szCs w:val="24"/>
          <w:lang w:val="en-CA"/>
        </w:rPr>
        <w:t>,</w:t>
      </w:r>
      <w:r w:rsidR="002F7C66">
        <w:rPr>
          <w:rFonts w:ascii="Arial" w:hAnsi="Arial" w:cs="Arial"/>
          <w:sz w:val="24"/>
          <w:szCs w:val="24"/>
          <w:lang w:val="en-CA"/>
        </w:rPr>
        <w:t xml:space="preserve"> </w:t>
      </w:r>
      <w:r w:rsidRPr="0032287F">
        <w:rPr>
          <w:rFonts w:ascii="Arial" w:hAnsi="Arial" w:cs="Arial"/>
          <w:sz w:val="24"/>
          <w:szCs w:val="24"/>
          <w:lang w:val="en-CA"/>
        </w:rPr>
        <w:t xml:space="preserve">were white and </w:t>
      </w:r>
      <w:commentRangeStart w:id="17"/>
      <w:r w:rsidRPr="0032287F">
        <w:rPr>
          <w:rFonts w:ascii="Arial" w:hAnsi="Arial" w:cs="Arial"/>
          <w:sz w:val="24"/>
          <w:szCs w:val="24"/>
          <w:lang w:val="en-CA"/>
        </w:rPr>
        <w:t>oozing</w:t>
      </w:r>
      <w:commentRangeEnd w:id="17"/>
      <w:r w:rsidRPr="0032287F">
        <w:rPr>
          <w:rStyle w:val="CommentReference"/>
          <w:rFonts w:ascii="Arial" w:hAnsi="Arial" w:cs="Arial"/>
          <w:sz w:val="24"/>
          <w:szCs w:val="24"/>
          <w:lang w:val="en-CA"/>
        </w:rPr>
        <w:commentReference w:id="17"/>
      </w:r>
      <w:r w:rsidRPr="0032287F">
        <w:rPr>
          <w:rFonts w:ascii="Arial" w:hAnsi="Arial" w:cs="Arial"/>
          <w:sz w:val="24"/>
          <w:szCs w:val="24"/>
          <w:lang w:val="en-CA"/>
        </w:rPr>
        <w:t xml:space="preserve">, and some were located on the aboral body wall as opposed to </w:t>
      </w:r>
      <w:r w:rsidR="006D22D5">
        <w:rPr>
          <w:rFonts w:ascii="Arial" w:hAnsi="Arial" w:cs="Arial"/>
          <w:sz w:val="24"/>
          <w:szCs w:val="24"/>
          <w:lang w:val="en-CA"/>
        </w:rPr>
        <w:t xml:space="preserve">only </w:t>
      </w:r>
      <w:r w:rsidRPr="0032287F">
        <w:rPr>
          <w:rFonts w:ascii="Arial" w:hAnsi="Arial" w:cs="Arial"/>
          <w:sz w:val="24"/>
          <w:szCs w:val="24"/>
          <w:lang w:val="en-CA"/>
        </w:rPr>
        <w:t xml:space="preserve">on the ends of spines. Unlike reports of widespread mortality resulting from wasting in wild </w:t>
      </w:r>
      <w:r w:rsidRPr="0032287F">
        <w:rPr>
          <w:rFonts w:ascii="Arial" w:hAnsi="Arial" w:cs="Arial"/>
          <w:i/>
          <w:iCs/>
          <w:sz w:val="24"/>
          <w:szCs w:val="24"/>
          <w:lang w:val="en-CA"/>
        </w:rPr>
        <w:t>P. californicus</w:t>
      </w:r>
      <w:r w:rsidRPr="0032287F">
        <w:rPr>
          <w:rFonts w:ascii="Arial" w:hAnsi="Arial" w:cs="Arial"/>
          <w:sz w:val="24"/>
          <w:szCs w:val="24"/>
          <w:lang w:val="en-CA"/>
        </w:rPr>
        <w:t>,</w:t>
      </w:r>
      <w:r w:rsidRPr="0032287F">
        <w:rPr>
          <w:rFonts w:ascii="Arial" w:hAnsi="Arial" w:cs="Arial"/>
          <w:i/>
          <w:sz w:val="24"/>
          <w:szCs w:val="24"/>
          <w:lang w:val="en-CA"/>
        </w:rPr>
        <w:t xml:space="preserve"> </w:t>
      </w:r>
      <w:r w:rsidRPr="0032287F">
        <w:rPr>
          <w:rFonts w:ascii="Arial" w:hAnsi="Arial" w:cs="Arial"/>
          <w:sz w:val="24"/>
          <w:szCs w:val="24"/>
          <w:lang w:val="en-CA"/>
        </w:rPr>
        <w:t>th</w:t>
      </w:r>
      <w:r w:rsidR="001716E9">
        <w:rPr>
          <w:rFonts w:ascii="Arial" w:hAnsi="Arial" w:cs="Arial"/>
          <w:sz w:val="24"/>
          <w:szCs w:val="24"/>
          <w:lang w:val="en-CA"/>
        </w:rPr>
        <w:t>e</w:t>
      </w:r>
      <w:r w:rsidRPr="0032287F">
        <w:rPr>
          <w:rFonts w:ascii="Arial" w:hAnsi="Arial" w:cs="Arial"/>
          <w:sz w:val="24"/>
          <w:szCs w:val="24"/>
          <w:lang w:val="en-CA"/>
        </w:rPr>
        <w:t xml:space="preserve"> major ulcers in both of our specimens healed within the 7-day recovery period.</w:t>
      </w:r>
      <w:r w:rsidR="00741198">
        <w:rPr>
          <w:rFonts w:ascii="Arial" w:hAnsi="Arial" w:cs="Arial"/>
          <w:sz w:val="24"/>
          <w:szCs w:val="24"/>
          <w:lang w:val="en-CA"/>
        </w:rPr>
        <w:t xml:space="preserve"> </w:t>
      </w:r>
      <w:r w:rsidR="005D5386">
        <w:rPr>
          <w:rFonts w:ascii="Arial" w:hAnsi="Arial" w:cs="Arial"/>
          <w:sz w:val="24"/>
          <w:szCs w:val="24"/>
          <w:lang w:val="en-CA"/>
        </w:rPr>
        <w:t>As such</w:t>
      </w:r>
      <w:r w:rsidRPr="0032287F">
        <w:rPr>
          <w:rFonts w:ascii="Arial" w:hAnsi="Arial" w:cs="Arial"/>
          <w:sz w:val="24"/>
          <w:szCs w:val="24"/>
          <w:lang w:val="en-CA"/>
        </w:rPr>
        <w:t xml:space="preserve">, there is no evidence that the sea cucumbers in our experiment were afflicted by the fatal wasting condition that has been previously reported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id":"ITEM-2","itemData":{"author":[{"dropping-particle":"","family":"Schroeder","given":"Linda","non-dropping-particle":"","parse-names":false,"suffix":""}],"container-title":"The Dredgings","id":"ITEM-2","issue":"3","issued":{"date-parts":[["2017"]]},"note":"Wasting event in Pugent Sound: Schroeder found 11 sympomatic specimens between October 29 2016 and April 4 2017.\n\nIn SE Alaska, cucumbers were arriving at the processing plant with wasting-like symptoms.","page":"3","title":"Wasting-like lesions occurring on California Sea Cucumbers","type":"article-journal","volume":"57"},"uris":["http://www.mendeley.com/documents/?uuid=63c7370d-af79-4a6e-aece-9ac890f4efec"]}],"mendeley":{"formattedCitation":"(Hewson et al., 2020a; Schroeder, 2017)","plainTextFormattedCitation":"(Hewson et al., 2020a; Schroeder, 2017)","previouslyFormattedCitation":"(Hewson et al., 2020a; Schroeder, 2017)"},"properties":{"noteIndex":0},"schema":"https://github.com/citation-style-language/schema/raw/master/csl-citation.json"}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(Hewson et al., 2020a; Schroeder, 2017)</w:t>
      </w:r>
      <w:r w:rsidRPr="0032287F">
        <w:rPr>
          <w:rFonts w:ascii="Arial" w:hAnsi="Arial" w:cs="Arial"/>
          <w:sz w:val="24"/>
          <w:szCs w:val="24"/>
          <w:lang w:val="en-CA"/>
        </w:rPr>
        <w:fldChar w:fldCharType="end"/>
      </w:r>
      <w:r w:rsidRPr="0032287F">
        <w:rPr>
          <w:rFonts w:ascii="Arial" w:hAnsi="Arial" w:cs="Arial"/>
          <w:sz w:val="24"/>
          <w:szCs w:val="24"/>
          <w:lang w:val="en-CA"/>
        </w:rPr>
        <w:t>.</w:t>
      </w:r>
    </w:p>
    <w:p w:rsidRPr="0032287F" w:rsidR="009F5046" w:rsidP="009F5046" w:rsidRDefault="008D42E0" w14:paraId="43FC10B5" w14:textId="5B8558F3">
      <w:pPr>
        <w:spacing w:line="480" w:lineRule="auto"/>
        <w:ind w:firstLine="720"/>
        <w:rPr>
          <w:rFonts w:ascii="Arial" w:hAnsi="Arial" w:cs="Arial"/>
          <w:sz w:val="24"/>
          <w:szCs w:val="24"/>
          <w:lang w:val="en-CA"/>
        </w:rPr>
      </w:pPr>
      <w:r>
        <w:rPr>
          <w:rFonts w:ascii="Arial" w:hAnsi="Arial" w:cs="Arial"/>
          <w:sz w:val="24"/>
          <w:szCs w:val="24"/>
          <w:lang w:val="en-CA"/>
        </w:rPr>
        <w:t xml:space="preserve">While we are uncertain of the ultimate cause of the lesions that we observed, they </w:t>
      </w:r>
      <w:r w:rsidRPr="0032287F" w:rsidR="009F5046">
        <w:rPr>
          <w:rFonts w:ascii="Arial" w:hAnsi="Arial" w:cs="Arial"/>
          <w:sz w:val="24"/>
          <w:szCs w:val="24"/>
          <w:lang w:val="en-CA"/>
        </w:rPr>
        <w:t>may have been the product of intensive daily handling. During the experiment, specimens were</w:t>
      </w:r>
      <w:r w:rsidR="002F51B1">
        <w:rPr>
          <w:rFonts w:ascii="Arial" w:hAnsi="Arial" w:cs="Arial"/>
          <w:sz w:val="24"/>
          <w:szCs w:val="24"/>
          <w:lang w:val="en-CA"/>
        </w:rPr>
        <w:t xml:space="preserve"> handled daily and measured for their</w:t>
      </w:r>
      <w:r w:rsidRPr="0032287F" w:rsidR="009F5046">
        <w:rPr>
          <w:rFonts w:ascii="Arial" w:hAnsi="Arial" w:cs="Arial"/>
          <w:sz w:val="24"/>
          <w:szCs w:val="24"/>
          <w:lang w:val="en-CA"/>
        </w:rPr>
        <w:t xml:space="preserve"> posture maintenance. </w:t>
      </w:r>
      <w:commentRangeStart w:id="18"/>
      <w:r w:rsidRPr="0032287F" w:rsidR="009F5046">
        <w:rPr>
          <w:rFonts w:ascii="Arial" w:hAnsi="Arial" w:cs="Arial"/>
          <w:sz w:val="24"/>
          <w:szCs w:val="24"/>
          <w:lang w:val="en-CA"/>
        </w:rPr>
        <w:t xml:space="preserve">This would have represented a large increase in the potential for abrasion of the epidermal tissue to occur across treatments, and we saw an even distribution of </w:t>
      </w:r>
      <w:r w:rsidR="004872FA">
        <w:rPr>
          <w:rFonts w:ascii="Arial" w:hAnsi="Arial" w:eastAsia="Times New Roman" w:cs="Arial"/>
          <w:i/>
          <w:iCs/>
          <w:sz w:val="24"/>
          <w:szCs w:val="24"/>
          <w:lang w:val="en-CA" w:eastAsia="en-CA"/>
        </w:rPr>
        <w:t xml:space="preserve">P. californicus </w:t>
      </w:r>
      <w:r w:rsidRPr="0032287F" w:rsidR="009F5046">
        <w:rPr>
          <w:rFonts w:ascii="Arial" w:hAnsi="Arial" w:cs="Arial"/>
          <w:sz w:val="24"/>
          <w:szCs w:val="24"/>
          <w:lang w:val="en-CA"/>
        </w:rPr>
        <w:t>presenting lesions across all treatments (Fig</w:t>
      </w:r>
      <w:r w:rsidR="0082194E">
        <w:rPr>
          <w:rFonts w:ascii="Arial" w:hAnsi="Arial" w:cs="Arial"/>
          <w:sz w:val="24"/>
          <w:szCs w:val="24"/>
          <w:lang w:val="en-CA"/>
        </w:rPr>
        <w:t>.</w:t>
      </w:r>
      <w:r w:rsidRPr="0032287F" w:rsidR="009F5046">
        <w:rPr>
          <w:rFonts w:ascii="Arial" w:hAnsi="Arial" w:cs="Arial"/>
          <w:sz w:val="24"/>
          <w:szCs w:val="24"/>
          <w:lang w:val="en-CA"/>
        </w:rPr>
        <w:t xml:space="preserve"> S1). Major ulcers may have begun as minor ulcers that had become infected in sea cucumbers that were under high levels of stress in the 22</w:t>
      </w:r>
      <w:r w:rsidRPr="0032287F" w:rsidR="009F5046">
        <w:rPr>
          <w:rFonts w:ascii="Arial" w:hAnsi="Arial" w:eastAsia="Times New Roman" w:cs="Arial"/>
          <w:sz w:val="24"/>
          <w:szCs w:val="24"/>
          <w:lang w:val="en-CA" w:eastAsia="en-CA"/>
        </w:rPr>
        <w:t xml:space="preserve">°C treatment. </w:t>
      </w:r>
      <w:commentRangeEnd w:id="18"/>
      <w:r w:rsidR="00E57584">
        <w:rPr>
          <w:rStyle w:val="CommentReference"/>
        </w:rPr>
        <w:commentReference w:id="18"/>
      </w:r>
    </w:p>
    <w:p w:rsidRPr="0032287F" w:rsidR="009F5046" w:rsidP="009F5046" w:rsidRDefault="009F5046" w14:paraId="3819C553" w14:textId="77777777">
      <w:pPr>
        <w:spacing w:line="480" w:lineRule="auto"/>
        <w:rPr>
          <w:rFonts w:ascii="Arial" w:hAnsi="Arial" w:eastAsia="Times New Roman" w:cs="Arial"/>
          <w:i/>
          <w:iCs/>
          <w:sz w:val="24"/>
          <w:szCs w:val="24"/>
          <w:lang w:val="en-CA" w:eastAsia="en-CA"/>
        </w:rPr>
      </w:pPr>
      <w:r w:rsidRPr="0032287F">
        <w:rPr>
          <w:rFonts w:ascii="Arial" w:hAnsi="Arial" w:eastAsia="Times New Roman" w:cs="Arial"/>
          <w:i/>
          <w:iCs/>
          <w:sz w:val="24"/>
          <w:szCs w:val="24"/>
          <w:lang w:val="en-CA" w:eastAsia="en-CA"/>
        </w:rPr>
        <w:t xml:space="preserve">Mortality </w:t>
      </w:r>
    </w:p>
    <w:p w:rsidRPr="0032287F" w:rsidR="009F5046" w:rsidP="009F5046" w:rsidRDefault="009F5046" w14:paraId="4FB3C543" w14:textId="124FF820">
      <w:pPr>
        <w:spacing w:line="480" w:lineRule="auto"/>
        <w:rPr>
          <w:rFonts w:ascii="Arial" w:hAnsi="Arial" w:eastAsia="Times New Roman" w:cs="Arial"/>
          <w:sz w:val="24"/>
          <w:szCs w:val="24"/>
          <w:lang w:val="en-CA" w:eastAsia="en-CA"/>
        </w:rPr>
      </w:pPr>
      <w:r w:rsidRPr="0032287F">
        <w:rPr>
          <w:rFonts w:ascii="Arial" w:hAnsi="Arial" w:eastAsia="Times New Roman" w:cs="Arial"/>
          <w:b/>
          <w:bCs/>
          <w:sz w:val="24"/>
          <w:szCs w:val="24"/>
          <w:lang w:val="en-CA" w:eastAsia="en-CA"/>
        </w:rPr>
        <w:tab/>
      </w:r>
      <w:r w:rsidRPr="0032287F">
        <w:rPr>
          <w:rFonts w:ascii="Arial" w:hAnsi="Arial" w:eastAsia="Times New Roman" w:cs="Arial"/>
          <w:sz w:val="24"/>
          <w:szCs w:val="24"/>
          <w:lang w:val="en-CA" w:eastAsia="en-CA"/>
        </w:rPr>
        <w:t xml:space="preserve">Five </w:t>
      </w:r>
      <w:r w:rsidR="004872FA">
        <w:rPr>
          <w:rFonts w:ascii="Arial" w:hAnsi="Arial" w:eastAsia="Times New Roman" w:cs="Arial"/>
          <w:i/>
          <w:iCs/>
          <w:sz w:val="24"/>
          <w:szCs w:val="24"/>
          <w:lang w:val="en-CA" w:eastAsia="en-CA"/>
        </w:rPr>
        <w:t xml:space="preserve">P. californicus </w:t>
      </w:r>
      <w:r w:rsidRPr="0032287F">
        <w:rPr>
          <w:rFonts w:ascii="Arial" w:hAnsi="Arial" w:eastAsia="Times New Roman" w:cs="Arial"/>
          <w:sz w:val="24"/>
          <w:szCs w:val="24"/>
          <w:lang w:val="en-CA" w:eastAsia="en-CA"/>
        </w:rPr>
        <w:t xml:space="preserve">died in our extreme heat treatment and mortality was not explained by any measured variables outside of temperature treatment. None of these mortalities occurred on the first day of the heat treatment, </w:t>
      </w:r>
      <w:commentRangeStart w:id="19"/>
      <w:commentRangeStart w:id="20"/>
      <w:commentRangeStart w:id="21"/>
      <w:r w:rsidRPr="0032287F">
        <w:rPr>
          <w:rFonts w:ascii="Arial" w:hAnsi="Arial" w:eastAsia="Times New Roman" w:cs="Arial"/>
          <w:sz w:val="24"/>
          <w:szCs w:val="24"/>
          <w:lang w:val="en-CA" w:eastAsia="en-CA"/>
        </w:rPr>
        <w:t xml:space="preserve">indicating that </w:t>
      </w:r>
      <w:commentRangeStart w:id="22"/>
      <w:r w:rsidRPr="0032287F">
        <w:rPr>
          <w:rFonts w:ascii="Arial" w:hAnsi="Arial" w:eastAsia="Times New Roman" w:cs="Arial"/>
          <w:sz w:val="24"/>
          <w:szCs w:val="24"/>
          <w:lang w:val="en-CA" w:eastAsia="en-CA"/>
        </w:rPr>
        <w:t xml:space="preserve">acute </w:t>
      </w:r>
      <w:commentRangeEnd w:id="22"/>
      <w:r w:rsidR="003E0A4D">
        <w:rPr>
          <w:rStyle w:val="CommentReference"/>
        </w:rPr>
        <w:commentReference w:id="22"/>
      </w:r>
      <w:r w:rsidRPr="0032287F">
        <w:rPr>
          <w:rFonts w:ascii="Arial" w:hAnsi="Arial" w:eastAsia="Times New Roman" w:cs="Arial"/>
          <w:sz w:val="24"/>
          <w:szCs w:val="24"/>
          <w:lang w:val="en-CA" w:eastAsia="en-CA"/>
        </w:rPr>
        <w:t>heat shock was not responsible for deaths</w:t>
      </w:r>
      <w:commentRangeEnd w:id="19"/>
      <w:r w:rsidRPr="0032287F">
        <w:rPr>
          <w:rStyle w:val="CommentReference"/>
          <w:rFonts w:ascii="Arial" w:hAnsi="Arial" w:cs="Arial"/>
          <w:sz w:val="24"/>
          <w:szCs w:val="24"/>
        </w:rPr>
        <w:commentReference w:id="19"/>
      </w:r>
      <w:commentRangeEnd w:id="20"/>
      <w:r w:rsidR="00B620F8">
        <w:rPr>
          <w:rStyle w:val="CommentReference"/>
        </w:rPr>
        <w:commentReference w:id="20"/>
      </w:r>
      <w:commentRangeEnd w:id="21"/>
      <w:r w:rsidR="00457416">
        <w:rPr>
          <w:rStyle w:val="CommentReference"/>
        </w:rPr>
        <w:commentReference w:id="21"/>
      </w:r>
      <w:r w:rsidRPr="0032287F">
        <w:rPr>
          <w:rFonts w:ascii="Arial" w:hAnsi="Arial" w:eastAsia="Times New Roman" w:cs="Arial"/>
          <w:sz w:val="24"/>
          <w:szCs w:val="24"/>
          <w:lang w:val="en-CA" w:eastAsia="en-CA"/>
        </w:rPr>
        <w:t xml:space="preserve">. We did not </w:t>
      </w:r>
      <w:r w:rsidRPr="0032287F" w:rsidR="0071670C">
        <w:rPr>
          <w:rFonts w:ascii="Arial" w:hAnsi="Arial" w:eastAsia="Times New Roman" w:cs="Arial"/>
          <w:sz w:val="24"/>
          <w:szCs w:val="24"/>
          <w:lang w:val="en-CA" w:eastAsia="en-CA"/>
        </w:rPr>
        <w:t>observe</w:t>
      </w:r>
      <w:r w:rsidRPr="0032287F">
        <w:rPr>
          <w:rFonts w:ascii="Arial" w:hAnsi="Arial" w:eastAsia="Times New Roman" w:cs="Arial"/>
          <w:sz w:val="24"/>
          <w:szCs w:val="24"/>
          <w:lang w:val="en-CA" w:eastAsia="en-CA"/>
        </w:rPr>
        <w:t xml:space="preserve"> mortality of both </w:t>
      </w:r>
      <w:r w:rsidR="004872FA">
        <w:rPr>
          <w:rFonts w:ascii="Arial" w:hAnsi="Arial" w:eastAsia="Times New Roman" w:cs="Arial"/>
          <w:i/>
          <w:iCs/>
          <w:sz w:val="24"/>
          <w:szCs w:val="24"/>
          <w:lang w:val="en-CA" w:eastAsia="en-CA"/>
        </w:rPr>
        <w:t xml:space="preserve">P. californicus </w:t>
      </w:r>
      <w:r w:rsidRPr="0032287F">
        <w:rPr>
          <w:rFonts w:ascii="Arial" w:hAnsi="Arial" w:eastAsia="Times New Roman" w:cs="Arial"/>
          <w:sz w:val="24"/>
          <w:szCs w:val="24"/>
          <w:lang w:val="en-CA" w:eastAsia="en-CA"/>
        </w:rPr>
        <w:t xml:space="preserve">in a bucket, meaning that bucket water quality or contagious disease presence was unlikely to have affected mortality. Our findings therefore suggest that 22°C exceeds the thermal tolerance of </w:t>
      </w:r>
      <w:r w:rsidRPr="0032287F">
        <w:rPr>
          <w:rFonts w:ascii="Arial" w:hAnsi="Arial" w:eastAsia="Times New Roman" w:cs="Arial"/>
          <w:i/>
          <w:sz w:val="24"/>
          <w:szCs w:val="24"/>
          <w:lang w:val="en-CA" w:eastAsia="en-CA"/>
        </w:rPr>
        <w:t>P. californicus</w:t>
      </w:r>
      <w:r w:rsidRPr="0032287F">
        <w:rPr>
          <w:rFonts w:ascii="Arial" w:hAnsi="Arial" w:eastAsia="Times New Roman" w:cs="Arial"/>
          <w:sz w:val="24"/>
          <w:szCs w:val="24"/>
          <w:lang w:val="en-CA" w:eastAsia="en-CA"/>
        </w:rPr>
        <w:t>, but 17ºC does not.</w:t>
      </w:r>
      <w:r w:rsidR="00964F1A">
        <w:rPr>
          <w:rFonts w:ascii="Arial" w:hAnsi="Arial" w:eastAsia="Times New Roman" w:cs="Arial"/>
          <w:sz w:val="24"/>
          <w:szCs w:val="24"/>
          <w:lang w:val="en-CA" w:eastAsia="en-CA"/>
        </w:rPr>
        <w:t xml:space="preserve"> Although there are no studies on adult </w:t>
      </w:r>
      <w:r w:rsidR="00964F1A">
        <w:rPr>
          <w:rFonts w:ascii="Arial" w:hAnsi="Arial" w:eastAsia="Times New Roman" w:cs="Arial"/>
          <w:i/>
          <w:iCs/>
          <w:sz w:val="24"/>
          <w:szCs w:val="24"/>
          <w:lang w:val="en-CA" w:eastAsia="en-CA"/>
        </w:rPr>
        <w:t>P. californicus</w:t>
      </w:r>
      <w:r w:rsidR="00964F1A">
        <w:rPr>
          <w:rFonts w:ascii="Arial" w:hAnsi="Arial" w:eastAsia="Times New Roman" w:cs="Arial"/>
          <w:sz w:val="24"/>
          <w:szCs w:val="24"/>
          <w:lang w:val="en-CA" w:eastAsia="en-CA"/>
        </w:rPr>
        <w:t xml:space="preserve"> thermal tolerance,</w:t>
      </w:r>
      <w:r w:rsidRPr="0032287F">
        <w:rPr>
          <w:rFonts w:ascii="Arial" w:hAnsi="Arial" w:eastAsia="Times New Roman" w:cs="Arial"/>
          <w:sz w:val="24"/>
          <w:szCs w:val="24"/>
          <w:lang w:val="en-CA" w:eastAsia="en-CA"/>
        </w:rPr>
        <w:t xml:space="preserve"> </w:t>
      </w:r>
      <w:r w:rsidR="00964F1A">
        <w:rPr>
          <w:rFonts w:ascii="Arial" w:hAnsi="Arial" w:eastAsia="Times New Roman" w:cs="Arial"/>
          <w:sz w:val="24"/>
          <w:szCs w:val="24"/>
          <w:lang w:val="en-CA" w:eastAsia="en-CA"/>
        </w:rPr>
        <w:t>our</w:t>
      </w:r>
      <w:commentRangeStart w:id="23"/>
      <w:commentRangeStart w:id="24"/>
      <w:r w:rsidRPr="0032287F">
        <w:rPr>
          <w:rFonts w:ascii="Arial" w:hAnsi="Arial" w:eastAsia="Times New Roman" w:cs="Arial"/>
          <w:sz w:val="24"/>
          <w:szCs w:val="24"/>
          <w:lang w:val="en-CA" w:eastAsia="en-CA"/>
        </w:rPr>
        <w:t xml:space="preserve"> </w:t>
      </w:r>
      <w:commentRangeEnd w:id="23"/>
      <w:r w:rsidRPr="0032287F">
        <w:rPr>
          <w:rStyle w:val="CommentReference"/>
          <w:rFonts w:ascii="Arial" w:hAnsi="Arial" w:cs="Arial"/>
          <w:sz w:val="24"/>
          <w:szCs w:val="24"/>
        </w:rPr>
        <w:commentReference w:id="23"/>
      </w:r>
      <w:commentRangeEnd w:id="24"/>
      <w:r w:rsidR="00077F0A">
        <w:rPr>
          <w:rStyle w:val="CommentReference"/>
        </w:rPr>
        <w:commentReference w:id="24"/>
      </w:r>
      <w:r w:rsidRPr="0032287F">
        <w:rPr>
          <w:rFonts w:ascii="Arial" w:hAnsi="Arial" w:eastAsia="Times New Roman" w:cs="Arial"/>
          <w:sz w:val="24"/>
          <w:szCs w:val="24"/>
          <w:lang w:val="en-CA" w:eastAsia="en-CA"/>
        </w:rPr>
        <w:t xml:space="preserve">findings align with </w:t>
      </w:r>
      <w:r w:rsidR="00964F1A">
        <w:rPr>
          <w:rFonts w:ascii="Arial" w:hAnsi="Arial" w:eastAsia="Times New Roman" w:cs="Arial"/>
          <w:sz w:val="24"/>
          <w:szCs w:val="24"/>
          <w:lang w:val="en-CA" w:eastAsia="en-CA"/>
        </w:rPr>
        <w:lastRenderedPageBreak/>
        <w:t>previous work on larval life stage</w:t>
      </w:r>
      <w:commentRangeStart w:id="25"/>
      <w:r w:rsidR="00964F1A">
        <w:rPr>
          <w:rFonts w:ascii="Arial" w:hAnsi="Arial" w:eastAsia="Times New Roman" w:cs="Arial"/>
          <w:sz w:val="24"/>
          <w:szCs w:val="24"/>
          <w:lang w:val="en-CA" w:eastAsia="en-CA"/>
        </w:rPr>
        <w:t xml:space="preserve">s. </w:t>
      </w:r>
      <w:commentRangeEnd w:id="25"/>
      <w:r w:rsidR="002053B6">
        <w:rPr>
          <w:rStyle w:val="CommentReference"/>
        </w:rPr>
        <w:commentReference w:id="25"/>
      </w:r>
      <w:r w:rsidRPr="0032287F">
        <w:rPr>
          <w:rFonts w:ascii="Arial" w:hAnsi="Arial" w:eastAsia="Times New Roman" w:cs="Arial"/>
          <w:sz w:val="24"/>
          <w:szCs w:val="24"/>
          <w:lang w:val="en-CA" w:eastAsia="en-CA"/>
        </w:rPr>
        <w:t xml:space="preserve">Ren et al. </w:t>
      </w:r>
      <w:r w:rsidRPr="0032287F">
        <w:rPr>
          <w:rFonts w:ascii="Arial" w:hAnsi="Arial" w:eastAsia="Times New Roman" w:cs="Arial"/>
          <w:sz w:val="24"/>
          <w:szCs w:val="24"/>
          <w:lang w:val="en-CA" w:eastAsia="en-CA"/>
        </w:rPr>
        <w:fldChar w:fldCharType="begin" w:fldLock="1"/>
      </w:r>
      <w:r w:rsidRPr="0032287F">
        <w:rPr>
          <w:rFonts w:ascii="Arial" w:hAnsi="Arial" w:eastAsia="Times New Roman" w:cs="Arial"/>
          <w:sz w:val="24"/>
          <w:szCs w:val="24"/>
          <w:lang w:val="en-CA" w:eastAsia="en-CA"/>
        </w:rPr>
        <w:instrText>ADDIN CSL_CITATION {"citationItems":[{"id":"ITEM-1","itemData":{"DOI":"10.1111/ARE.13482","ISSN":"1365-2109","abstract":"The combined effects of stocking density (0.2, 0.5, 1, 2, 4 and 8 inds/ml) and dietary microalgal ration (20,000 and 40,000 cells/ml) and the sole effect of temperature (10, 12, 14, 16, 18 and 22°C) on the specific growth rate (SGR), per cent survival and per cent metamorphosis of auricularia larvae of the California sea cucumber, Parastichopus californicus, were evaluated in two separate experiments. The SGR was not significantly affected by stocking densities in the range of 0.2 to 4 inds/ml, but was significantly reduced at 8 inds/ml. The SGR of larvae fed 20,000 cells/ml was significantly reduced in comparison to those fed 40,000 cells/ml. Larvae had significantly higher per cent survival and per cent metamorphosis when reared at densities of 0.2 and 0.5 inds/ml compared with those reared at 2–8 inds/ml. Microalgal ration level did not significantly impact survival or metamorphosis. Larvae reared at 16 and 18°C had significantly higher SGRs and per cent metamorphosis than those held at all other temperatures, while per cent survival was highest at 16°C. Based on these results, we recommend rearing auricularia larvae of P. californicus at a stocking density at or below 0.5 inds/ml, a dietary ration of 40,000 cells/ml, and a temperature of 16°C.","author":[{"dropping-particle":"","family":"Ren","given":"Yichao","non-dropping-particle":"","parse-names":false,"suffix":""},{"dropping-particle":"","family":"Liu","given":"Wenshan","non-dropping-particle":"","parse-names":false,"suffix":""},{"dropping-particle":"","family":"Pearce","given":"Christopher M.","non-dropping-particle":"","parse-names":false,"suffix":""}],"container-title":"Aquaculture Research","id":"ITEM-1","issue":"1","issued":{"date-parts":[["2018","1","1"]]},"page":"517-525","publisher":"John Wiley &amp; Sons, Ltd","title":"Effects of stocking density, ration and temperature on growth, survival and metamorphosis of auricularia larvae of the California sea cucumber, Parastichopus californicus","type":"article-journal","volume":"49"},"suppress-author":1,"uris":["http://www.mendeley.com/documents/?uuid=e780e311-4a1d-48d0-8c2d-1a4604d971a3"]}],"mendeley":{"formattedCitation":"(2018)","manualFormatting":"(2018)","plainTextFormattedCitation":"(2018)","previouslyFormattedCitation":"(2018)"},"properties":{"noteIndex":0},"schema":"https://github.com/citation-style-language/schema/raw/master/csl-citation.json"}</w:instrText>
      </w:r>
      <w:r w:rsidRPr="0032287F">
        <w:rPr>
          <w:rFonts w:ascii="Arial" w:hAnsi="Arial" w:eastAsia="Times New Roman" w:cs="Arial"/>
          <w:sz w:val="24"/>
          <w:szCs w:val="24"/>
          <w:lang w:val="en-CA" w:eastAsia="en-CA"/>
        </w:rPr>
        <w:fldChar w:fldCharType="separate"/>
      </w:r>
      <w:r w:rsidRPr="0032287F">
        <w:rPr>
          <w:rFonts w:ascii="Arial" w:hAnsi="Arial" w:eastAsia="Times New Roman" w:cs="Arial"/>
          <w:noProof/>
          <w:sz w:val="24"/>
          <w:szCs w:val="24"/>
          <w:lang w:val="en-CA" w:eastAsia="en-CA"/>
        </w:rPr>
        <w:t>(2018)</w:t>
      </w:r>
      <w:r w:rsidRPr="0032287F">
        <w:rPr>
          <w:rFonts w:ascii="Arial" w:hAnsi="Arial" w:eastAsia="Times New Roman" w:cs="Arial"/>
          <w:sz w:val="24"/>
          <w:szCs w:val="24"/>
          <w:lang w:val="en-CA" w:eastAsia="en-CA"/>
        </w:rPr>
        <w:fldChar w:fldCharType="end"/>
      </w:r>
      <w:r w:rsidRPr="0032287F">
        <w:rPr>
          <w:rFonts w:ascii="Arial" w:hAnsi="Arial" w:eastAsia="Times New Roman" w:cs="Arial"/>
          <w:sz w:val="24"/>
          <w:szCs w:val="24"/>
          <w:lang w:val="en-CA" w:eastAsia="en-CA"/>
        </w:rPr>
        <w:t xml:space="preserve"> who found that 22°C but not 16°C or 18°C temperatures limited the survival, specific growth rate, and metamorphosis of larval giant California sea cucumbers. </w:t>
      </w:r>
      <w:commentRangeStart w:id="26"/>
      <w:commentRangeStart w:id="27"/>
      <w:commentRangeStart w:id="28"/>
      <w:r w:rsidRPr="0032287F">
        <w:rPr>
          <w:rFonts w:ascii="Arial" w:hAnsi="Arial" w:eastAsia="Times New Roman" w:cs="Arial"/>
          <w:sz w:val="24"/>
          <w:szCs w:val="24"/>
          <w:lang w:val="en-CA" w:eastAsia="en-CA"/>
        </w:rPr>
        <w:t xml:space="preserve">Together, these findings provide evidence that temperatures above 22°C are physiologically </w:t>
      </w:r>
      <w:r w:rsidR="00C34BD7">
        <w:rPr>
          <w:rFonts w:ascii="Arial" w:hAnsi="Arial" w:eastAsia="Times New Roman" w:cs="Arial"/>
          <w:sz w:val="24"/>
          <w:szCs w:val="24"/>
          <w:lang w:val="en-CA" w:eastAsia="en-CA"/>
        </w:rPr>
        <w:t>detrimental</w:t>
      </w:r>
      <w:r w:rsidRPr="0032287F">
        <w:rPr>
          <w:rFonts w:ascii="Arial" w:hAnsi="Arial" w:eastAsia="Times New Roman" w:cs="Arial"/>
          <w:sz w:val="24"/>
          <w:szCs w:val="24"/>
          <w:lang w:val="en-CA" w:eastAsia="en-CA"/>
        </w:rPr>
        <w:t xml:space="preserve"> to both </w:t>
      </w:r>
      <w:r w:rsidR="007A0AE2">
        <w:rPr>
          <w:rFonts w:ascii="Arial" w:hAnsi="Arial" w:eastAsia="Times New Roman" w:cs="Arial"/>
          <w:sz w:val="24"/>
          <w:szCs w:val="24"/>
          <w:lang w:val="en-CA" w:eastAsia="en-CA"/>
        </w:rPr>
        <w:t xml:space="preserve">larval and adult </w:t>
      </w:r>
      <w:r w:rsidRPr="0032287F">
        <w:rPr>
          <w:rFonts w:ascii="Arial" w:hAnsi="Arial" w:eastAsia="Times New Roman" w:cs="Arial"/>
          <w:sz w:val="24"/>
          <w:szCs w:val="24"/>
          <w:lang w:val="en-CA" w:eastAsia="en-CA"/>
        </w:rPr>
        <w:t xml:space="preserve">stages of </w:t>
      </w:r>
      <w:r w:rsidR="00077F0A">
        <w:rPr>
          <w:rFonts w:ascii="Arial" w:hAnsi="Arial" w:eastAsia="Times New Roman" w:cs="Arial"/>
          <w:i/>
          <w:iCs/>
          <w:sz w:val="24"/>
          <w:szCs w:val="24"/>
          <w:lang w:val="en-CA" w:eastAsia="en-CA"/>
        </w:rPr>
        <w:t>P. californicus</w:t>
      </w:r>
      <w:r w:rsidRPr="0032287F">
        <w:rPr>
          <w:rFonts w:ascii="Arial" w:hAnsi="Arial" w:eastAsia="Times New Roman" w:cs="Arial"/>
          <w:sz w:val="24"/>
          <w:szCs w:val="24"/>
          <w:lang w:val="en-CA" w:eastAsia="en-CA"/>
        </w:rPr>
        <w:t xml:space="preserve">. </w:t>
      </w:r>
      <w:commentRangeEnd w:id="26"/>
      <w:r w:rsidRPr="0032287F">
        <w:rPr>
          <w:rStyle w:val="CommentReference"/>
          <w:rFonts w:ascii="Arial" w:hAnsi="Arial" w:cs="Arial"/>
          <w:sz w:val="24"/>
          <w:szCs w:val="24"/>
          <w:lang w:val="en-CA"/>
        </w:rPr>
        <w:commentReference w:id="26"/>
      </w:r>
      <w:commentRangeEnd w:id="27"/>
      <w:r w:rsidRPr="0032287F">
        <w:rPr>
          <w:rStyle w:val="CommentReference"/>
          <w:rFonts w:ascii="Arial" w:hAnsi="Arial" w:cs="Arial"/>
          <w:sz w:val="24"/>
          <w:szCs w:val="24"/>
        </w:rPr>
        <w:commentReference w:id="27"/>
      </w:r>
      <w:commentRangeEnd w:id="28"/>
      <w:r w:rsidR="00816C4E">
        <w:rPr>
          <w:rStyle w:val="CommentReference"/>
        </w:rPr>
        <w:commentReference w:id="28"/>
      </w:r>
    </w:p>
    <w:p w:rsidRPr="0032287F" w:rsidR="009F5046" w:rsidP="009F5046" w:rsidRDefault="009F5046" w14:paraId="3EA37973" w14:textId="77777777">
      <w:pPr>
        <w:spacing w:line="480" w:lineRule="auto"/>
        <w:rPr>
          <w:rFonts w:ascii="Arial" w:hAnsi="Arial" w:eastAsia="Times New Roman" w:cs="Arial"/>
          <w:i/>
          <w:iCs/>
          <w:sz w:val="24"/>
          <w:szCs w:val="24"/>
          <w:lang w:val="en-CA" w:eastAsia="en-CA"/>
        </w:rPr>
      </w:pPr>
      <w:r w:rsidRPr="0032287F">
        <w:rPr>
          <w:rFonts w:ascii="Arial" w:hAnsi="Arial" w:eastAsia="Times New Roman" w:cs="Arial"/>
          <w:i/>
          <w:iCs/>
          <w:sz w:val="24"/>
          <w:szCs w:val="24"/>
          <w:lang w:val="en-CA" w:eastAsia="en-CA"/>
        </w:rPr>
        <w:t>Stiffness</w:t>
      </w:r>
    </w:p>
    <w:p w:rsidRPr="0032287F" w:rsidR="009F5046" w:rsidP="009F5046" w:rsidRDefault="00FB3DA8" w14:paraId="20771003" w14:textId="58DB79F7">
      <w:pPr>
        <w:spacing w:line="480" w:lineRule="auto"/>
        <w:rPr>
          <w:rFonts w:ascii="Arial" w:hAnsi="Arial" w:eastAsia="Times New Roman" w:cs="Arial"/>
          <w:sz w:val="24"/>
          <w:szCs w:val="24"/>
          <w:lang w:val="en-CA" w:eastAsia="en-CA"/>
        </w:rPr>
      </w:pPr>
      <w:r>
        <w:rPr>
          <w:rFonts w:ascii="Arial" w:hAnsi="Arial" w:eastAsia="Times New Roman" w:cs="Arial"/>
          <w:sz w:val="24"/>
          <w:szCs w:val="24"/>
          <w:lang w:val="en-CA" w:eastAsia="en-CA"/>
        </w:rPr>
        <w:tab/>
      </w:r>
      <w:r>
        <w:rPr>
          <w:rFonts w:ascii="Arial" w:hAnsi="Arial" w:eastAsia="Times New Roman" w:cs="Arial"/>
          <w:sz w:val="24"/>
          <w:szCs w:val="24"/>
          <w:lang w:val="en-CA" w:eastAsia="en-CA"/>
        </w:rPr>
        <w:t>The stiffening behaviour</w:t>
      </w:r>
      <w:r w:rsidR="00056689">
        <w:rPr>
          <w:rFonts w:ascii="Arial" w:hAnsi="Arial" w:eastAsia="Times New Roman" w:cs="Arial"/>
          <w:sz w:val="24"/>
          <w:szCs w:val="24"/>
          <w:lang w:val="en-CA" w:eastAsia="en-CA"/>
        </w:rPr>
        <w:t>s</w:t>
      </w:r>
      <w:r>
        <w:rPr>
          <w:rFonts w:ascii="Arial" w:hAnsi="Arial" w:eastAsia="Times New Roman" w:cs="Arial"/>
          <w:sz w:val="24"/>
          <w:szCs w:val="24"/>
          <w:lang w:val="en-CA" w:eastAsia="en-CA"/>
        </w:rPr>
        <w:t xml:space="preserve"> that </w:t>
      </w:r>
      <w:r w:rsidR="001E6A16">
        <w:rPr>
          <w:rFonts w:ascii="Arial" w:hAnsi="Arial" w:eastAsia="Times New Roman" w:cs="Arial"/>
          <w:sz w:val="24"/>
          <w:szCs w:val="24"/>
          <w:lang w:val="en-CA" w:eastAsia="en-CA"/>
        </w:rPr>
        <w:t xml:space="preserve">we quantified </w:t>
      </w:r>
      <w:r>
        <w:rPr>
          <w:rFonts w:ascii="Arial" w:hAnsi="Arial" w:eastAsia="Times New Roman" w:cs="Arial"/>
          <w:sz w:val="24"/>
          <w:szCs w:val="24"/>
          <w:lang w:val="en-CA" w:eastAsia="en-CA"/>
        </w:rPr>
        <w:t>w</w:t>
      </w:r>
      <w:r w:rsidR="00056689">
        <w:rPr>
          <w:rFonts w:ascii="Arial" w:hAnsi="Arial" w:eastAsia="Times New Roman" w:cs="Arial"/>
          <w:sz w:val="24"/>
          <w:szCs w:val="24"/>
          <w:lang w:val="en-CA" w:eastAsia="en-CA"/>
        </w:rPr>
        <w:t xml:space="preserve">ere both </w:t>
      </w:r>
      <w:r w:rsidR="007D0C54">
        <w:rPr>
          <w:rFonts w:ascii="Arial" w:hAnsi="Arial" w:eastAsia="Times New Roman" w:cs="Arial"/>
          <w:sz w:val="24"/>
          <w:szCs w:val="24"/>
          <w:lang w:val="en-CA" w:eastAsia="en-CA"/>
        </w:rPr>
        <w:t>significantly effected by temperature</w:t>
      </w:r>
      <w:r w:rsidR="001E6A16">
        <w:rPr>
          <w:rFonts w:ascii="Arial" w:hAnsi="Arial" w:eastAsia="Times New Roman" w:cs="Arial"/>
          <w:sz w:val="24"/>
          <w:szCs w:val="24"/>
          <w:lang w:val="en-CA" w:eastAsia="en-CA"/>
        </w:rPr>
        <w:t xml:space="preserve"> and were indicative of two physiological processes: longitudinal </w:t>
      </w:r>
      <w:r w:rsidRPr="0032287F" w:rsidR="001E6A16">
        <w:rPr>
          <w:rFonts w:ascii="Arial" w:hAnsi="Arial" w:eastAsia="Times New Roman" w:cs="Arial"/>
          <w:sz w:val="24"/>
          <w:szCs w:val="24"/>
          <w:lang w:val="en-CA" w:eastAsia="en-CA"/>
        </w:rPr>
        <w:t>muscle contractions and dermal stiffening</w:t>
      </w:r>
      <w:r w:rsidR="00927BC0">
        <w:rPr>
          <w:rFonts w:ascii="Arial" w:hAnsi="Arial" w:eastAsia="Times New Roman" w:cs="Arial"/>
          <w:sz w:val="24"/>
          <w:szCs w:val="24"/>
          <w:lang w:val="en-CA" w:eastAsia="en-CA"/>
        </w:rPr>
        <w:t xml:space="preserve"> (CITE)</w:t>
      </w:r>
      <w:r w:rsidR="001E6A16">
        <w:rPr>
          <w:rFonts w:ascii="Arial" w:hAnsi="Arial" w:eastAsia="Times New Roman" w:cs="Arial"/>
          <w:sz w:val="24"/>
          <w:szCs w:val="24"/>
          <w:lang w:val="en-CA" w:eastAsia="en-CA"/>
        </w:rPr>
        <w:t xml:space="preserve">. </w:t>
      </w:r>
      <w:r w:rsidRPr="0032287F" w:rsidR="009F5046">
        <w:rPr>
          <w:rFonts w:ascii="Arial" w:hAnsi="Arial" w:eastAsia="Times New Roman" w:cs="Arial"/>
          <w:sz w:val="24"/>
          <w:szCs w:val="24"/>
          <w:lang w:val="en-CA" w:eastAsia="en-CA"/>
        </w:rPr>
        <w:t xml:space="preserve">Sea cucumbers have a band of longitudinal muscle along each ambulacral zone, and rings of circular muscle throughout the length body which allow them to contract and lengthen. </w:t>
      </w:r>
      <w:commentRangeStart w:id="29"/>
      <w:r w:rsidR="002E7D8C">
        <w:rPr>
          <w:rFonts w:ascii="Arial" w:hAnsi="Arial" w:eastAsia="Times New Roman" w:cs="Arial"/>
          <w:sz w:val="24"/>
          <w:szCs w:val="24"/>
          <w:lang w:val="en-CA" w:eastAsia="en-CA"/>
        </w:rPr>
        <w:t xml:space="preserve">ADD IN DEETS ABOUT HOW HEAT AFFECTS MUSCLE HERE </w:t>
      </w:r>
      <w:commentRangeEnd w:id="29"/>
      <w:r w:rsidR="002E7D8C">
        <w:rPr>
          <w:rStyle w:val="CommentReference"/>
        </w:rPr>
        <w:commentReference w:id="29"/>
      </w:r>
      <w:commentRangeStart w:id="30"/>
      <w:r w:rsidRPr="0032287F" w:rsidR="009F5046">
        <w:rPr>
          <w:rFonts w:ascii="Arial" w:hAnsi="Arial" w:eastAsia="Times New Roman" w:cs="Arial"/>
          <w:sz w:val="24"/>
          <w:szCs w:val="24"/>
          <w:lang w:val="en-CA" w:eastAsia="en-CA"/>
        </w:rPr>
        <w:t xml:space="preserve">The dermis layer of sea cucumbers is rich in mutable collagenous tissue which allows the dermis to rapidly stiffen as a predator defense mechanism, and to maintain posture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{"citationItems":[{"id":"ITEM-1","itemData":{"DOI":"10.1016/B978-0-12-799953-1.00004-0","ISBN":"9780127999531","ISSN":"01679309","abstract":"Like other sea cucumbers, Apostichopus japonicus has a roughly cylindrical shape. It is radially symmetrical along its longitudinal axis, and has weak transversal bilateral symmetry with defined dorsal and ventral surfaces. There are five ambulacral zones along the length of the body from the mouth to the anus - two on the dorsal surface, and three on the ventral surface. The anterior end of the animal, bearing the mouth, corresponds to the oral pole of other echinoderms (e.g., sea urchin and sea star). The posterior end, where the anus is located, corresponds to the aboral pole. A. japonicus has a well-developed respiratory tree, but no Cuvierian organ. This chapter describes and discusses the anatomy of the body wall, endoskeleton, coelom and coelomocytes, as well as the nervous, digestive, respiratory, water vascular, hemal, and reproductive systems of A. japonicus. The macrostructural, microstructural, and ultrastructural aspects are covered in detail.","author":[{"dropping-particle":"","family":"Gao","given":"Fei","non-dropping-particle":"","parse-names":false,"suffix":""},{"dropping-particle":"","family":"Yang","given":"Hongsheng","non-dropping-particle":"","parse-names":false,"suffix":""}],"container-title":"Developments in Aquaculture and Fisheries Science","id":"ITEM-1","issued":{"date-parts":[["2015"]]},"page":"53-76","title":"Anatomy","type":"article-journal","volume":"39"},"uris":["http://www.mendeley.com/documents/?uuid=b5112486-429d-4524-bbdd-aeadd6436905","http://www.mendeley.com/documents/?uuid=e97ed5a5-1e49-453a-97dc-e8fda1fa0f82"]}],"mendeley":{"formattedCitation":"(Gao &amp; Yang, 2015)","plainTextFormattedCitation":"(Gao &amp; Yang, 2015)","previouslyFormattedCitation":"(Gao &amp; Yang, 2015)"},"properties":{"noteIndex":0},"schema":"https://github.com/citation-style-language/schema/raw/master/csl-citation.json"}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(Gao &amp; Yang, 2015)</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 xml:space="preserve">. Protein-mediated changes in the attractive forces between macromolecules in the extracellular matrix </w:t>
      </w:r>
      <w:commentRangeStart w:id="31"/>
      <w:r w:rsidRPr="0032287F" w:rsidR="009F5046">
        <w:rPr>
          <w:rFonts w:ascii="Arial" w:hAnsi="Arial" w:eastAsia="Times New Roman" w:cs="Arial"/>
          <w:sz w:val="24"/>
          <w:szCs w:val="24"/>
          <w:lang w:val="en-CA" w:eastAsia="en-CA"/>
        </w:rPr>
        <w:t xml:space="preserve">(the bulk of the cell material in mutable collagenous tissue) </w:t>
      </w:r>
      <w:commentRangeEnd w:id="31"/>
      <w:r w:rsidR="00020781">
        <w:rPr>
          <w:rStyle w:val="CommentReference"/>
        </w:rPr>
        <w:commentReference w:id="31"/>
      </w:r>
      <w:r w:rsidRPr="0032287F" w:rsidR="009F5046">
        <w:rPr>
          <w:rFonts w:ascii="Arial" w:hAnsi="Arial" w:eastAsia="Times New Roman" w:cs="Arial"/>
          <w:sz w:val="24"/>
          <w:szCs w:val="24"/>
          <w:lang w:val="en-CA" w:eastAsia="en-CA"/>
        </w:rPr>
        <w:t xml:space="preserve">drives this stiffening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{"citationItems":[{"id":"ITEM-1","itemData":{"DOI":"10.1371/JOURNAL.PONE.0085644","ISSN":"19326203","PMID":"24454910","abstract":"The dermis in the holothurian body wall is a typical catch connective tissue or mutable collagenous tissue that shows rapid changes in stiffness. Some chemical factors that change the stiffness of the tissue were found in previous studies, but the molecular mechanisms of the changes are not yet fully understood. Detection of factors that change the stiffness by working directly on the extracellular matrix was vital to clarify the mechanisms of the change. We isolated from the body wall of the sea cucumber Stichopus chloronotus a novel protein, softenin, that softened the body-wall dermis. The apparent molecular mass was 20 kDa. The N-terminal sequence of 17 amino acids had low homology to that of known proteins. We performed sequential chemical and physical dissections of the dermis and tested the effects of softenin on each dissection stage by dynamic mechanical tests. Softenin softened Triton-treated dermis whose cells had been disrupted by detergent. The Triton-treated dermis was subjected to repetitive freeze-and-thawing to make Triton-Freeze-Thaw (TFT) dermis that was softer than the Triton-treated dermis, implying that some force-bearing structure had been disrupted by this treatment. TFT dermis was stiffened by tensilin, a stiffening protein of sea cucumbers. Softenin softened the tensilin-stiffened TFT dermis while it had no effect on the TFT dermis without tensilin treatment. We isolated collagen from the dermis. When tensilin was applied to the suspending solution of collagen fibrils, they made a large compact aggregate that was dissolved by the application of softenin or by repetitive freeze-and-thawing. These results strongly suggested that softenin decreased dermal stiffness through inhibiting cross-bridge formation between collagen fibrils; the formation was augmented by tensilin and the bridges were broken by the freeze-thaw treatment. Softenin is thus the first softener of catch connective tissue shown to work on the cross-bridges between extracellular materials.© 2014 Takehana et al.","author":[{"dropping-particle":"","family":"Takehana","given":"Yasuhiro","non-dropping-particle":"","parse-names":false,"suffix":""},{"dropping-particle":"","family":"Yamada","given":"Akira","non-dropping-particle":"","parse-names":false,"suffix":""},{"dropping-particle":"","family":"Tamori","given":"Masaki","non-dropping-particle":"","parse-names":false,"suffix":""},{"dropping-particle":"","family":"Motokawa","given":"Tatsuo","non-dropping-particle":"","parse-names":false,"suffix":""}],"container-title":"PLoS ONE","id":"ITEM-1","issue":"1","issued":{"date-parts":[["2014","1","15"]]},"publisher":"Public Library of Science","title":"Softenin, a novel protein that softens the connective tissue of sea Cucumbers through Inhibiting Interaction between collagen fibrils","type":"article-journal","volume":"9"},"uris":["http://www.mendeley.com/documents/?uuid=dd664512-6556-4b63-bdcf-5be6dbe41315"]}],"mendeley":{"formattedCitation":"(Takehana et al., 2014)","plainTextFormattedCitation":"(Takehana et al., 2014)","previouslyFormattedCitation":"(Takehana et al., 2014)"},"properties":{"noteIndex":0},"schema":"https://github.com/citation-style-language/schema/raw/master/csl-citation.json"}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(Takehana et al., 2014)</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 xml:space="preserve">. Based on the lack of stiffening observed at higher temperatures, heat stress may increase the production of the de-stiffening protein softenin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{"citationItems":[{"id":"ITEM-1","itemData":{"DOI":"10.1371/JOURNAL.PONE.0085644","ISSN":"19326203","PMID":"24454910","abstract":"The dermis in the holothurian body wall is a typical catch connective tissue or mutable collagenous tissue that shows rapid changes in stiffness. Some chemical factors that change the stiffness of the tissue were found in previous studies, but the molecular mechanisms of the changes are not yet fully understood. Detection of factors that change the stiffness by working directly on the extracellular matrix was vital to clarify the mechanisms of the change. We isolated from the body wall of the sea cucumber Stichopus chloronotus a novel protein, softenin, that softened the body-wall dermis. The apparent molecular mass was 20 kDa. The N-terminal sequence of 17 amino acids had low homology to that of known proteins. We performed sequential chemical and physical dissections of the dermis and tested the effects of softenin on each dissection stage by dynamic mechanical tests. Softenin softened Triton-treated dermis whose cells had been disrupted by detergent. The Triton-treated dermis was subjected to repetitive freeze-and-thawing to make Triton-Freeze-Thaw (TFT) dermis that was softer than the Triton-treated dermis, implying that some force-bearing structure had been disrupted by this treatment. TFT dermis was stiffened by tensilin, a stiffening protein of sea cucumbers. Softenin softened the tensilin-stiffened TFT dermis while it had no effect on the TFT dermis without tensilin treatment. We isolated collagen from the dermis. When tensilin was applied to the suspending solution of collagen fibrils, they made a large compact aggregate that was dissolved by the application of softenin or by repetitive freeze-and-thawing. These results strongly suggested that softenin decreased dermal stiffness through inhibiting cross-bridge formation between collagen fibrils; the formation was augmented by tensilin and the bridges were broken by the freeze-thaw treatment. Softenin is thus the first softener of catch connective tissue shown to work on the cross-bridges between extracellular materials.© 2014 Takehana et al.","author":[{"dropping-particle":"","family":"Takehana","given":"Yasuhiro","non-dropping-particle":"","parse-names":false,"suffix":""},{"dropping-particle":"","family":"Yamada","given":"Akira","non-dropping-particle":"","parse-names":false,"suffix":""},{"dropping-particle":"","family":"Tamori","given":"Masaki","non-dropping-particle":"","parse-names":false,"suffix":""},{"dropping-particle":"","family":"Motokawa","given":"Tatsuo","non-dropping-particle":"","parse-names":false,"suffix":""}],"container-title":"PLoS ONE","id":"ITEM-1","issue":"1","issued":{"date-parts":[["2014","1","15"]]},"publisher":"Public Library of Science","title":"Softenin, a novel protein that softens the connective tissue of sea Cucumbers through Inhibiting Interaction between collagen fibrils","type":"article-journal","volume":"9"},"uris":["http://www.mendeley.com/documents/?uuid=dd664512-6556-4b63-bdcf-5be6dbe41315"]}],"mendeley":{"formattedCitation":"(Takehana et al., 2014)","plainTextFormattedCitation":"(Takehana et al., 2014)","previouslyFormattedCitation":"(Takehana et al., 2014)"},"properties":{"noteIndex":0},"schema":"https://github.com/citation-style-language/schema/raw/master/csl-citation.json"}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(Takehana et al., 2014)</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 xml:space="preserve">, or denature/decrease the production of the stiffening protein tensilin </w:t>
      </w:r>
      <w:r w:rsidRPr="0032287F" w:rsidR="009F5046">
        <w:rPr>
          <w:rFonts w:ascii="Arial" w:hAnsi="Arial" w:eastAsia="Times New Roman" w:cs="Arial"/>
          <w:sz w:val="24"/>
          <w:szCs w:val="24"/>
          <w:lang w:val="en-CA" w:eastAsia="en-CA"/>
        </w:rPr>
        <w:fldChar w:fldCharType="begin" w:fldLock="1"/>
      </w:r>
      <w:r w:rsidRPr="0032287F" w:rsidR="009F5046">
        <w:rPr>
          <w:rFonts w:ascii="Arial" w:hAnsi="Arial" w:eastAsia="Times New Roman" w:cs="Arial"/>
          <w:sz w:val="24"/>
          <w:szCs w:val="24"/>
          <w:lang w:val="en-CA" w:eastAsia="en-CA"/>
        </w:rPr>
        <w:instrText>ADDIN CSL_CITATION {"citationItems":[{"id":"ITEM-1","itemData":{"DOI":"10.1371/JOURNAL.PONE.0155673","ISSN":"19326203","PMID":"27192546","abstract":"The dermis of sea cucumbers is a catch connective tissue or a mutable collagenous tissue that shows rapid, large and reversible stiffness changes in response to stimulation. The main component of the dermis is the extracellular material composed of collagen fibrils embedded in a hydrogel of proteoglycans. The stiffness of the extracellular material determines that of the dermis. The dermis has three mechanical states: soft (Sa), standard (Sb) and stiff (Sc). We studied the ultrastructural changes associated with the stiffness changes. Transverse sections of collagen fibrils in the dermis showed irregular perimeters with electron-dense protrusions or arms that cross-bridged between fibrils. The number of cross-bridges increased in stiffer dermis. The distance between the fibrils was shorter in Sc than that in other states, which was in accord with the previous report that water exuded from the tissue in the transition Sb→Sc. The ultrastructure of collagen fibrils that had been isolated from the dermis was also studied. Fibrils aggregated by tensilin, which causes the transition Sa→Sb possibly through an increase in cohesive forces between fibrils, had larger diameter than those dispersed by softenin, which antagonizes the effect of tensilin. No cross-bridges were found in isolated collagen fibrils. From the present ultrastructural study we propose that three different mechanisms work together to increase the dermal stiffness. 1.Tensilin makes collagen fibrils stronger and stiffer in Sa→Sb through an increase in cohesive forces between subfibrils that constituted fibrils; 2. Cross-bridging by arms caused the fibrils to be a continuous network of bundles both in Sa→Sb and in Sb→Sc; 3. The matrix embedding the fibril network became stiffer in Sb→Sc, which was produced by bonding associated with water exudation.","author":[{"dropping-particle":"","family":"Tamori","given":"Masaki","non-dropping-particle":"","parse-names":false,"suffix":""},{"dropping-particle":"","family":"Ishida","given":"Kinji","non-dropping-particle":"","parse-names":false,"suffix":""},{"dropping-particle":"","family":"Matsuura","given":"Eri","non-dropping-particle":"","parse-names":false,"suffix":""},{"dropping-particle":"","family":"Ogasawara","given":"Katsutoshi","non-dropping-particle":"","parse-names":false,"suffix":""},{"dropping-particle":"","family":"Hanasaka","given":"Tomohito","non-dropping-particle":"","parse-names":false,"suffix":""},{"dropping-particle":"","family":"Takehana","given":"Yasuhiro","non-dropping-particle":"","parse-names":false,"suffix":""},{"dropping-particle":"","family":"Motokawa","given":"Tatsuo","non-dropping-particle":"","parse-names":false,"suffix":""},{"dropping-particle":"","family":"Osawa","given":"Tokuji","non-dropping-particle":"","parse-names":false,"suffix":""}],"container-title":"PLoS ONE","id":"ITEM-1","issue":"5","issued":{"date-parts":[["2016","5","1"]]},"publisher":"Public Library of Science","title":"Ultrastructural changes associated with reversible stiffening in catch connective tissue of sea cucumbers","type":"article-journal","volume":"11"},"uris":["http://www.mendeley.com/documents/?uuid=a2fecd74-9969-4286-b3b9-4fda89c3e1b8"]},{"id":"ITEM-2","itemData":{"DOI":"10.1242/JEB.044149","abstract":"The dermis of sea cucumbers is a catch connective tissue or mutable collagenous tissue that shows large changes in stiffness. Extensive studies on the dermis revealed that it can adopt three different states having different mechanical properties that can be reversibly converted. These are the stiff, standard and soft states. The standard state is readily produced when a dermal piece is immersed in the sea water containing Ca2+, whereas the soft state can be produced by removal of Ca2+. A stiffening protein, tensilin, has been isolated from some sea cucumbers (Cucumaria frondosa and Holothuria leucospilota. Although tensilin converts the state of the dermis from soft to standard, it cannot convert from standard to stiff. In this study, we isolated and partially purified a novel stiffening factor from the dermis of Holothuria leucospilota. The factor stiffened the dermis in normal artificial sea water (ASW) but did not stiffen the soft dermis in Ca2+-free ASW. It also stiffened the dermis that had been converted to the standard state in Ca2+-free ASW by the action of tensilin. These results suggest that the factor produces the stiff dermis from the standard state but cannot work as a stiffener on the soft dermis. Its addition to longitudinal muscles of the sea cucumber produced no effects, suggesting that its effect is specific to the catch connective tissue. Its stiffening activity was susceptible to trypsin, meaning that it is a polypeptide, and its molecular mass estimated from gel filtration chromatography was 2.4 kDa. © 2010. Published by The Company of Biologists Ltd.","author":[{"dropping-particle":"","family":"Yamada","given":"Akira","non-dropping-particle":"","parse-names":false,"suffix":""},{"dropping-particle":"","family":"Tamori","given":"Masaki","non-dropping-particle":"","parse-names":false,"suffix":""},{"dropping-particle":"","family":"Iketani","given":"Tomoaki","non-dropping-particle":"","parse-names":false,"suffix":""},{"dropping-particle":"","family":"Oiwa","given":"Kazuhiro","non-dropping-particle":"","parse-names":false,"suffix":""},{"dropping-particle":"","family":"Motokawa","given":"Tatsuo","non-dropping-particle":"","parse-names":false,"suffix":""}],"container-title":"Journal of Experimental Biology","id":"ITEM-2","issue":"20","issued":{"date-parts":[["2010","10"]]},"page":"3416-3422","title":"A novel stiffening factor inducing the stiffest state of holothurian catch connective tissue","type":"article-journal","volume":"213"},"uris":["http://www.mendeley.com/documents/?uuid=ca81e528-55d3-4181-8d5d-5d51588dace8"]}],"mendeley":{"formattedCitation":"(Tamori et al., 2016; Yamada et al., 2010)","plainTextFormattedCitation":"(Tamori et al., 2016; Yamada et al., 2010)","previouslyFormattedCitation":"(Tamori et al., 2016; Yamada et al., 2010)"},"properties":{"noteIndex":0},"schema":"https://github.com/citation-style-language/schema/raw/master/csl-citation.json"}</w:instrText>
      </w:r>
      <w:r w:rsidRPr="0032287F" w:rsidR="009F5046">
        <w:rPr>
          <w:rFonts w:ascii="Arial" w:hAnsi="Arial" w:eastAsia="Times New Roman" w:cs="Arial"/>
          <w:sz w:val="24"/>
          <w:szCs w:val="24"/>
          <w:lang w:val="en-CA" w:eastAsia="en-CA"/>
        </w:rPr>
        <w:fldChar w:fldCharType="separate"/>
      </w:r>
      <w:r w:rsidRPr="0032287F" w:rsidR="009F5046">
        <w:rPr>
          <w:rFonts w:ascii="Arial" w:hAnsi="Arial" w:eastAsia="Times New Roman" w:cs="Arial"/>
          <w:noProof/>
          <w:sz w:val="24"/>
          <w:szCs w:val="24"/>
          <w:lang w:val="en-CA" w:eastAsia="en-CA"/>
        </w:rPr>
        <w:t>(Tamori et al., 2016; Yamada et al., 2010)</w:t>
      </w:r>
      <w:r w:rsidRPr="0032287F" w:rsidR="009F5046">
        <w:rPr>
          <w:rFonts w:ascii="Arial" w:hAnsi="Arial" w:eastAsia="Times New Roman" w:cs="Arial"/>
          <w:sz w:val="24"/>
          <w:szCs w:val="24"/>
          <w:lang w:val="en-CA" w:eastAsia="en-CA"/>
        </w:rPr>
        <w:fldChar w:fldCharType="end"/>
      </w:r>
      <w:r w:rsidRPr="0032287F" w:rsidR="009F5046">
        <w:rPr>
          <w:rFonts w:ascii="Arial" w:hAnsi="Arial" w:eastAsia="Times New Roman" w:cs="Arial"/>
          <w:sz w:val="24"/>
          <w:szCs w:val="24"/>
          <w:lang w:val="en-CA" w:eastAsia="en-CA"/>
        </w:rPr>
        <w:t>.</w:t>
      </w:r>
      <w:r w:rsidRPr="0032287F" w:rsidR="006E6C20">
        <w:rPr>
          <w:rFonts w:ascii="Arial" w:hAnsi="Arial" w:eastAsia="Times New Roman" w:cs="Arial"/>
          <w:sz w:val="24"/>
          <w:szCs w:val="24"/>
          <w:lang w:val="en-CA" w:eastAsia="en-CA"/>
        </w:rPr>
        <w:t xml:space="preserve"> </w:t>
      </w:r>
      <w:commentRangeEnd w:id="30"/>
      <w:r w:rsidR="006E6C20">
        <w:rPr>
          <w:rStyle w:val="CommentReference"/>
        </w:rPr>
        <w:commentReference w:id="30"/>
      </w:r>
      <w:r w:rsidR="004267DE">
        <w:rPr>
          <w:rFonts w:ascii="Arial" w:hAnsi="Arial" w:eastAsia="Times New Roman" w:cs="Arial"/>
          <w:sz w:val="24"/>
          <w:szCs w:val="24"/>
          <w:lang w:val="en-CA" w:eastAsia="en-CA"/>
        </w:rPr>
        <w:t>A</w:t>
      </w:r>
      <w:r w:rsidRPr="0032287F" w:rsidR="004267DE">
        <w:rPr>
          <w:rFonts w:ascii="Arial" w:hAnsi="Arial" w:eastAsia="Times New Roman" w:cs="Arial"/>
          <w:sz w:val="24"/>
          <w:szCs w:val="24"/>
          <w:lang w:val="en-CA" w:eastAsia="en-CA"/>
        </w:rPr>
        <w:t>lthough</w:t>
      </w:r>
      <w:r w:rsidRPr="0032287F" w:rsidR="009F5046">
        <w:rPr>
          <w:rFonts w:ascii="Arial" w:hAnsi="Arial" w:eastAsia="Times New Roman" w:cs="Arial"/>
          <w:sz w:val="24"/>
          <w:szCs w:val="24"/>
          <w:lang w:val="en-CA" w:eastAsia="en-CA"/>
        </w:rPr>
        <w:t xml:space="preserve"> the 17°C treatment did not cause any mortality, the sublethal impact of this treatment on stiffening behaviours was </w:t>
      </w:r>
      <w:r w:rsidR="000D5EA1">
        <w:rPr>
          <w:rFonts w:ascii="Arial" w:hAnsi="Arial" w:eastAsia="Times New Roman" w:cs="Arial"/>
          <w:sz w:val="24"/>
          <w:szCs w:val="24"/>
          <w:lang w:val="en-CA" w:eastAsia="en-CA"/>
        </w:rPr>
        <w:t>comparable to</w:t>
      </w:r>
      <w:r w:rsidRPr="0032287F" w:rsidR="009F5046">
        <w:rPr>
          <w:rFonts w:ascii="Arial" w:hAnsi="Arial" w:eastAsia="Times New Roman" w:cs="Arial"/>
          <w:sz w:val="24"/>
          <w:szCs w:val="24"/>
          <w:lang w:val="en-CA" w:eastAsia="en-CA"/>
        </w:rPr>
        <w:t xml:space="preserve"> the 22°C treatment, suggesting that the physiological mechanisms behind stiffening are disrupted </w:t>
      </w:r>
      <w:r w:rsidRPr="0032287F" w:rsidR="009F5046">
        <w:rPr>
          <w:rFonts w:ascii="Arial" w:hAnsi="Arial" w:eastAsia="Times New Roman" w:cs="Arial"/>
          <w:sz w:val="24"/>
          <w:szCs w:val="24"/>
          <w:lang w:val="en-CA" w:eastAsia="en-CA"/>
        </w:rPr>
        <w:lastRenderedPageBreak/>
        <w:t xml:space="preserve">by </w:t>
      </w:r>
      <w:r w:rsidR="005D58AE">
        <w:rPr>
          <w:rFonts w:ascii="Arial" w:hAnsi="Arial" w:eastAsia="Times New Roman" w:cs="Arial"/>
          <w:sz w:val="24"/>
          <w:szCs w:val="24"/>
          <w:lang w:val="en-CA" w:eastAsia="en-CA"/>
        </w:rPr>
        <w:t>heat stress</w:t>
      </w:r>
      <w:r w:rsidRPr="0032287F" w:rsidR="009F5046">
        <w:rPr>
          <w:rFonts w:ascii="Arial" w:hAnsi="Arial" w:eastAsia="Times New Roman" w:cs="Arial"/>
          <w:sz w:val="24"/>
          <w:szCs w:val="24"/>
          <w:lang w:val="en-CA" w:eastAsia="en-CA"/>
        </w:rPr>
        <w:t xml:space="preserve">. </w:t>
      </w:r>
      <w:commentRangeStart w:id="32"/>
      <w:r w:rsidRPr="0032287F" w:rsidR="009F5046">
        <w:rPr>
          <w:rFonts w:ascii="Arial" w:hAnsi="Arial" w:eastAsia="Times New Roman" w:cs="Arial"/>
          <w:sz w:val="24"/>
          <w:szCs w:val="24"/>
          <w:lang w:val="en-CA" w:eastAsia="en-CA"/>
        </w:rPr>
        <w:t xml:space="preserve">Even less extreme temperature fluctuations could have adverse effects on sea cucumber stiffening in a broader ecological context. </w:t>
      </w:r>
      <w:commentRangeEnd w:id="32"/>
      <w:r w:rsidR="000A5C3A">
        <w:rPr>
          <w:rStyle w:val="CommentReference"/>
        </w:rPr>
        <w:commentReference w:id="32"/>
      </w:r>
    </w:p>
    <w:p w:rsidRPr="0032287F" w:rsidR="009F5046" w:rsidP="009F5046" w:rsidRDefault="009F5046" w14:paraId="0E7C6F4A" w14:textId="77777777">
      <w:pPr>
        <w:spacing w:line="480" w:lineRule="auto"/>
        <w:rPr>
          <w:rFonts w:ascii="Arial" w:hAnsi="Arial" w:eastAsia="Times New Roman" w:cs="Arial"/>
          <w:sz w:val="24"/>
          <w:szCs w:val="24"/>
          <w:lang w:val="en-CA" w:eastAsia="en-CA"/>
        </w:rPr>
      </w:pPr>
      <w:r w:rsidRPr="0032287F">
        <w:rPr>
          <w:rFonts w:ascii="Arial" w:hAnsi="Arial" w:eastAsia="Times New Roman" w:cs="Arial"/>
          <w:i/>
          <w:iCs/>
          <w:sz w:val="24"/>
          <w:szCs w:val="24"/>
          <w:lang w:val="en-CA" w:eastAsia="en-CA"/>
        </w:rPr>
        <w:t>Spawning</w:t>
      </w:r>
    </w:p>
    <w:p w:rsidRPr="0032287F" w:rsidR="009F5046" w:rsidP="009F5046" w:rsidRDefault="009F5046" w14:paraId="56C61E42" w14:textId="72064432">
      <w:pPr>
        <w:spacing w:line="480" w:lineRule="auto"/>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ab/>
      </w:r>
      <w:r w:rsidRPr="0032287F">
        <w:rPr>
          <w:rFonts w:ascii="Arial" w:hAnsi="Arial" w:eastAsia="Times New Roman" w:cs="Arial"/>
          <w:sz w:val="24"/>
          <w:szCs w:val="24"/>
          <w:lang w:val="en-CA" w:eastAsia="en-CA"/>
        </w:rPr>
        <w:t xml:space="preserve">While we did not observe any significant trends in per-bucket spawning; 9 of 11 spawning events occurred in temperature treatments. This trend suggests that </w:t>
      </w:r>
      <w:r w:rsidR="003C668B">
        <w:rPr>
          <w:rFonts w:ascii="Arial" w:hAnsi="Arial" w:eastAsia="Times New Roman" w:cs="Arial"/>
          <w:i/>
          <w:iCs/>
          <w:sz w:val="24"/>
          <w:szCs w:val="24"/>
          <w:lang w:val="en-CA" w:eastAsia="en-CA"/>
        </w:rPr>
        <w:t xml:space="preserve">P. californicus </w:t>
      </w:r>
      <w:r w:rsidRPr="0032287F">
        <w:rPr>
          <w:rFonts w:ascii="Arial" w:hAnsi="Arial" w:eastAsia="Times New Roman" w:cs="Arial"/>
          <w:sz w:val="24"/>
          <w:szCs w:val="24"/>
          <w:lang w:val="en-CA" w:eastAsia="en-CA"/>
        </w:rPr>
        <w:t xml:space="preserve">are among </w:t>
      </w:r>
      <w:r w:rsidR="00151743">
        <w:rPr>
          <w:rFonts w:ascii="Arial" w:hAnsi="Arial" w:eastAsia="Times New Roman" w:cs="Arial"/>
          <w:sz w:val="24"/>
          <w:szCs w:val="24"/>
          <w:lang w:val="en-CA" w:eastAsia="en-CA"/>
        </w:rPr>
        <w:t xml:space="preserve">Holothuroidea </w:t>
      </w:r>
      <w:r w:rsidRPr="0032287F">
        <w:rPr>
          <w:rFonts w:ascii="Arial" w:hAnsi="Arial" w:eastAsia="Times New Roman" w:cs="Arial"/>
          <w:sz w:val="24"/>
          <w:szCs w:val="24"/>
          <w:lang w:val="en-CA" w:eastAsia="en-CA"/>
        </w:rPr>
        <w:t xml:space="preserve">that release gametes in response to thermal stress </w:t>
      </w:r>
      <w:r w:rsidRPr="0032287F">
        <w:rPr>
          <w:rFonts w:ascii="Arial" w:hAnsi="Arial" w:eastAsia="Times New Roman" w:cs="Arial"/>
          <w:sz w:val="24"/>
          <w:szCs w:val="24"/>
          <w:lang w:val="en-CA" w:eastAsia="en-CA"/>
        </w:rPr>
        <w:fldChar w:fldCharType="begin" w:fldLock="1"/>
      </w:r>
      <w:r w:rsidRPr="0032287F">
        <w:rPr>
          <w:rFonts w:ascii="Arial" w:hAnsi="Arial" w:eastAsia="Times New Roman" w:cs="Arial"/>
          <w:sz w:val="24"/>
          <w:szCs w:val="24"/>
          <w:lang w:val="en-CA" w:eastAsia="en-CA"/>
        </w:rPr>
        <w:instrText>ADDIN CSL_CITATION {"citationItems":[{"id":"ITEM-1","itemData":{"DOI":"10.1111/ARE.13487","ISSN":"13652109","abstract":"Holothuria tubulosa (Gmelin, 1788) has recently shown an increased demand in Asian markets, becoming one of the intensively exploited holothurian species in the Mediterranean Sea. A risk is that over-harvesting is likely affecting both the species' natural stocks and the benthic communities. In this scenario, sea ranching and restocking through aquaculture could assist in mitigating its overexploitation. This study is the first to demonstrate the successful artificial breeding and rearing of H. tubulosa, and its consequent potential as a new species for the Mediterranean aquaculture industry. Here we describe the spawning induction, larval development and early juvenile growth in hatchery cultures, aimed at developing a spawning and rearing protocol for this species. The trials were conducted from July to October in both 2014 and 2015. Holothuria tubulosa was induced to spawn by testing four different methods. Thermal stimulation plus thermal shock emerged as the most efficient method to obtain active and healthy gametes. Larval development in H. tubulosa progressed through five stages, reaching the juvenile stage in 27 days. Two different microalgal feeding regimens were tested for larval breeding. Under the best feeding conditions, 7% of the larvae metamorphosed into settled juveniles, adhering to artificial substrates previously conditioned with benthic biofilm. Our results indicate that H. tubulosa shows good performance in hatchery rearing during the larval phases, indicating that this species could be a new candidate for aquaculture in the Mediterranean region, both for production and restocking proposes.","author":[{"dropping-particle":"","family":"Rakaj","given":"Arnold","non-dropping-particle":"","parse-names":false,"suffix":""},{"dropping-particle":"","family":"Fianchini","given":"Alessandra","non-dropping-particle":"","parse-names":false,"suffix":""},{"dropping-particle":"","family":"Boncagni","given":"Paola","non-dropping-particle":"","parse-names":false,"suffix":""},{"dropping-particle":"","family":"Lovatelli","given":"Alessandro","non-dropping-particle":"","parse-names":false,"suffix":""},{"dropping-particle":"","family":"Scardi","given":"Michele","non-dropping-particle":"","parse-names":false,"suffix":""},{"dropping-particle":"","family":"Cataudella","given":"Stefano","non-dropping-particle":"","parse-names":false,"suffix":""}],"container-title":"Aquaculture Research","id":"ITEM-1","issue":"1","issued":{"date-parts":[["2018","1","1"]]},"page":"557-568","publisher":"Blackwell Publishing Ltd","title":"Spawning and rearing of Holothuria tubulosa: A new candidate for aquaculture in the Mediterranean region","type":"article-journal","volume":"49"},"uris":["http://www.mendeley.com/documents/?uuid=3c06eeb6-5196-48b0-aaad-9d9989f93ea2"]},{"id":"ITEM-2","itemData":{"DOI":"10.1111/JWAS.12816","ISSN":"17497345","abstract":"The red sea cucumber, Parastichopus tremulus, a cold water species with commercial potential, has recently attracted attention for wild harvest as well as for potential use in integrated multi-trophic aquaculture in Scandinavian countries. Overharvesting has put natural stocks of sea cucumbers at risk in several countries. Our goal was to develop a rearing protocol for P. tremulus to enable sustainable production of this species. This study presents results from spawning and larval rearing conducted in both Norway (NO) and Sweden (SWE) during May–August 2019. We describe spawning induction and behavior, fertilization success, embryonic and auricularia larval development rate for this species under laboratory conditions. The larvae were fed a mixture of three species of live microalgae (SWE) and algal paste (NO). Larval development rate and survival were monitored at four different temperatures (7, 10, 13, and 16°C). Results showed faster development with increasing temperature. Daily food consumption rate was highest at the highest temperature. The combined effects of temperature and food availability on survival were investigated for the same four temperatures and three different feed concentrations. Only food availability affected the mortality rate, with the highest mortality in the low feeding regime of 1,000–2,000 cells ml−1 day−1.","author":[{"dropping-particle":"","family":"Schagerström","given":"Ellen","non-dropping-particle":"","parse-names":false,"suffix":""},{"dropping-particle":"","family":"Christophersen","given":"Gyda","non-dropping-particle":"","parse-names":false,"suffix":""},{"dropping-particle":"","family":"Sunde","given":"Jan","non-dropping-particle":"","parse-names":false,"suffix":""},{"dropping-particle":"","family":"Bakke","given":"Snorre","non-dropping-particle":"","parse-names":false,"suffix":""},{"dropping-particle":"","family":"Matusse","given":"Nédia R.","non-dropping-particle":"","parse-names":false,"suffix":""},{"dropping-particle":"","family":"Dupont","given":"Sam","non-dropping-particle":"","parse-names":false,"suffix":""},{"dropping-particle":"","family":"Sundell","given":"Kristina S.","non-dropping-particle":"","parse-names":false,"suffix":""}],"container-title":"Journal of the World Aquaculture Society","id":"ITEM-2","issued":{"date-parts":[["2021"]]},"publisher":"Blackwell Publishing Inc.","title":"Controlled spawning and rearing of the sea cucumber, Parastichopus tremulus","type":"article-journal"},"uris":["http://www.mendeley.com/documents/?uuid=cf012a39-ab26-4dd7-8c26-515ec275534b"]},{"id":"ITEM-3","itemData":{"DOI":"10.1016/S0044-8486(01)00725-6","ISSN":"0044-8486","abstract":"Tropical sea cucumbers, Holothuria scabra, H. fuscogilva and Actinopyga mauritiana were collected from the wild, held in insulated containers and transported by a combination of sea, air and road transport for up to 12 h. Methods for obtaining reliable supplies of fertilised eggs from wild-caught broodstock were investigated. Of the 779 H. scabra collected, 4.5% eviscerated during transport, compared with 11.0% of the 181 H. fuscogilva and none of the 52 A. mauritiana. Experiments conducted in 20-l containers, with and without sea water and temperature control, determined that H. scabra survived for over 80 h, H. fuscogilva for 8 h and A. mauritiana for 20 h, in static seawater at 29°C. Spawning of H. scabra in Solomon Islands can be induced throughout the year, but only in 3 months for H. fuscogilva (from August to October), and 2 months for A. mauritiana (from October to November). The peak spawning period for all three species was during the dry season: August-November. Collection, transport and thermal stress was an effective spawning induction method for H. scabra and A. mauritiana. Induced egg production in H. scabra was greatest in September, when 35% of broodstock spawned. Spawning appeared to be entrained to a lunar cycle in H. scabra, and occurred more readily during the afternoon and early evening. Addition of dried Schizochytrium sp. induced spawning in H. fuscogilva and was far more effective than thermal induction. Females of all three species were highly fecund and capable of multiple spawning. The mean number of fertilised eggs was: 1.9 million (±0.6 S.E., n = 17) for H. scabra; 2.6 million (±0.2 S.E., n = 5) for H. fuscogilva and 2.6 million (±0.1 S.E., n = 6) for A. mauritiana. The techniques for inducing spawning identified in this study allowed the collection of fertilised eggs for experimental and pilot-scale mass production of juvenile sea cucumbers. Further research should target improved spawning induction through the conditioning and holding of captive broodstock. © 2002 Elsevier Science B.V. All rights reserved.","author":[{"dropping-particle":"","family":"Battaglene","given":"Stephen C.","non-dropping-particle":"","parse-names":false,"suffix":""},{"dropping-particle":"","family":"Seymour","given":"J. Evizel","non-dropping-particle":"","parse-names":false,"suffix":""},{"dropping-particle":"","family":"Ramofafia","given":"Christian","non-dropping-particle":"","parse-names":false,"suffix":""},{"dropping-particle":"","family":"Lane","given":"Idris","non-dropping-particle":"","parse-names":false,"suffix":""}],"container-title":"Aquaculture","id":"ITEM-3","issue":"1-2","issued":{"date-parts":[["2002","4","30"]]},"page":"29-47","publisher":"Elsevier","title":"Spawning induction of three tropical sea cucumbers, Holothuria scabra, H. fuscogilva and Actinopyga mauritiana","type":"article-journal","volume":"207"},"uris":["http://www.mendeley.com/documents/?uuid=408ee8d8-9314-4dbe-8c5d-b04ca5764daf"]}],"mendeley":{"formattedCitation":"(Battaglene et al., 2002; Rakaj et al., 2018; Schagerström et al., 2021)","plainTextFormattedCitation":"(Battaglene et al., 2002; Rakaj et al., 2018; Schagerström et al., 2021)","previouslyFormattedCitation":"(Battaglene et al., 2002; Rakaj et al., 2018; Schagerström et al., 2021)"},"properties":{"noteIndex":0},"schema":"https://github.com/citation-style-language/schema/raw/master/csl-citation.json"}</w:instrText>
      </w:r>
      <w:r w:rsidRPr="0032287F">
        <w:rPr>
          <w:rFonts w:ascii="Arial" w:hAnsi="Arial" w:eastAsia="Times New Roman" w:cs="Arial"/>
          <w:sz w:val="24"/>
          <w:szCs w:val="24"/>
          <w:lang w:val="en-CA" w:eastAsia="en-CA"/>
        </w:rPr>
        <w:fldChar w:fldCharType="separate"/>
      </w:r>
      <w:r w:rsidRPr="0032287F">
        <w:rPr>
          <w:rFonts w:ascii="Arial" w:hAnsi="Arial" w:eastAsia="Times New Roman" w:cs="Arial"/>
          <w:noProof/>
          <w:sz w:val="24"/>
          <w:szCs w:val="24"/>
          <w:lang w:val="en-CA" w:eastAsia="en-CA"/>
        </w:rPr>
        <w:t>(Battaglene et al., 2002; Rakaj et al., 2018; Schagerström et al., 2021)</w:t>
      </w:r>
      <w:r w:rsidRPr="0032287F">
        <w:rPr>
          <w:rFonts w:ascii="Arial" w:hAnsi="Arial" w:eastAsia="Times New Roman" w:cs="Arial"/>
          <w:sz w:val="24"/>
          <w:szCs w:val="24"/>
          <w:lang w:val="en-CA" w:eastAsia="en-CA"/>
        </w:rPr>
        <w:fldChar w:fldCharType="end"/>
      </w:r>
      <w:r w:rsidRPr="0032287F">
        <w:rPr>
          <w:rFonts w:ascii="Arial" w:hAnsi="Arial" w:eastAsia="Times New Roman" w:cs="Arial"/>
          <w:sz w:val="24"/>
          <w:szCs w:val="24"/>
          <w:lang w:val="en-CA" w:eastAsia="en-CA"/>
        </w:rPr>
        <w:t xml:space="preserve">. Our ability to connect spawning to individual </w:t>
      </w:r>
      <w:r w:rsidR="004A1358">
        <w:rPr>
          <w:rFonts w:ascii="Arial" w:hAnsi="Arial" w:eastAsia="Times New Roman" w:cs="Arial"/>
          <w:i/>
          <w:iCs/>
          <w:sz w:val="24"/>
          <w:szCs w:val="24"/>
          <w:lang w:val="en-CA" w:eastAsia="en-CA"/>
        </w:rPr>
        <w:t xml:space="preserve">P. californicus </w:t>
      </w:r>
      <w:r w:rsidRPr="0032287F">
        <w:rPr>
          <w:rFonts w:ascii="Arial" w:hAnsi="Arial" w:eastAsia="Times New Roman" w:cs="Arial"/>
          <w:sz w:val="24"/>
          <w:szCs w:val="24"/>
          <w:lang w:val="en-CA" w:eastAsia="en-CA"/>
        </w:rPr>
        <w:t xml:space="preserve">traits (e.g., size, stiffness, evisceration status) was limited </w:t>
      </w:r>
      <w:r w:rsidR="00447E7E">
        <w:rPr>
          <w:rFonts w:ascii="Arial" w:hAnsi="Arial" w:eastAsia="Times New Roman" w:cs="Arial"/>
          <w:sz w:val="24"/>
          <w:szCs w:val="24"/>
          <w:lang w:val="en-CA" w:eastAsia="en-CA"/>
        </w:rPr>
        <w:t>due to the</w:t>
      </w:r>
      <w:r w:rsidRPr="0032287F">
        <w:rPr>
          <w:rFonts w:ascii="Arial" w:hAnsi="Arial" w:eastAsia="Times New Roman" w:cs="Arial"/>
          <w:sz w:val="24"/>
          <w:szCs w:val="24"/>
          <w:lang w:val="en-CA" w:eastAsia="en-CA"/>
        </w:rPr>
        <w:t xml:space="preserve"> paired bucket experimental design. To better understand spawning, we would recommend keeping </w:t>
      </w:r>
      <w:r w:rsidR="00E33E28">
        <w:rPr>
          <w:rFonts w:ascii="Arial" w:hAnsi="Arial" w:eastAsia="Times New Roman" w:cs="Arial"/>
          <w:sz w:val="24"/>
          <w:szCs w:val="24"/>
          <w:lang w:val="en-CA" w:eastAsia="en-CA"/>
        </w:rPr>
        <w:t>specimens</w:t>
      </w:r>
      <w:r w:rsidRPr="0032287F">
        <w:rPr>
          <w:rFonts w:ascii="Arial" w:hAnsi="Arial" w:eastAsia="Times New Roman" w:cs="Arial"/>
          <w:sz w:val="24"/>
          <w:szCs w:val="24"/>
          <w:lang w:val="en-CA" w:eastAsia="en-CA"/>
        </w:rPr>
        <w:t xml:space="preserve"> in isolated containers to allow researchers to</w:t>
      </w:r>
      <w:r w:rsidR="00C716CC">
        <w:rPr>
          <w:rFonts w:ascii="Arial" w:hAnsi="Arial" w:eastAsia="Times New Roman" w:cs="Arial"/>
          <w:sz w:val="24"/>
          <w:szCs w:val="24"/>
          <w:lang w:val="en-CA" w:eastAsia="en-CA"/>
        </w:rPr>
        <w:t xml:space="preserve"> better track and identify</w:t>
      </w:r>
      <w:r w:rsidRPr="0032287F">
        <w:rPr>
          <w:rFonts w:ascii="Arial" w:hAnsi="Arial" w:eastAsia="Times New Roman" w:cs="Arial"/>
          <w:sz w:val="24"/>
          <w:szCs w:val="24"/>
          <w:lang w:val="en-CA" w:eastAsia="en-CA"/>
        </w:rPr>
        <w:t xml:space="preserve"> </w:t>
      </w:r>
      <w:r w:rsidR="00C716CC">
        <w:rPr>
          <w:rFonts w:ascii="Arial" w:hAnsi="Arial" w:eastAsia="Times New Roman" w:cs="Arial"/>
          <w:sz w:val="24"/>
          <w:szCs w:val="24"/>
          <w:lang w:val="en-CA" w:eastAsia="en-CA"/>
        </w:rPr>
        <w:t>spawning individuals</w:t>
      </w:r>
      <w:r w:rsidR="008151FE">
        <w:rPr>
          <w:rFonts w:ascii="Arial" w:hAnsi="Arial" w:eastAsia="Times New Roman" w:cs="Arial"/>
          <w:sz w:val="24"/>
          <w:szCs w:val="24"/>
          <w:lang w:val="en-CA" w:eastAsia="en-CA"/>
        </w:rPr>
        <w:t>.</w:t>
      </w:r>
      <w:r w:rsidRPr="0032287F">
        <w:rPr>
          <w:rFonts w:ascii="Arial" w:hAnsi="Arial" w:eastAsia="Times New Roman" w:cs="Arial"/>
          <w:sz w:val="24"/>
          <w:szCs w:val="24"/>
          <w:lang w:val="en-CA" w:eastAsia="en-CA"/>
        </w:rPr>
        <w:t xml:space="preserve"> </w:t>
      </w:r>
    </w:p>
    <w:p w:rsidRPr="0032287F" w:rsidR="009F5046" w:rsidP="009F5046" w:rsidRDefault="009F5046" w14:paraId="0983A28C" w14:textId="77777777">
      <w:pPr>
        <w:spacing w:line="480" w:lineRule="auto"/>
        <w:rPr>
          <w:rFonts w:ascii="Arial" w:hAnsi="Arial" w:eastAsia="Times New Roman" w:cs="Arial"/>
          <w:sz w:val="24"/>
          <w:szCs w:val="24"/>
          <w:lang w:val="en-CA" w:eastAsia="en-CA"/>
        </w:rPr>
      </w:pPr>
      <w:r w:rsidRPr="0032287F">
        <w:rPr>
          <w:rFonts w:ascii="Arial" w:hAnsi="Arial" w:eastAsia="Times New Roman" w:cs="Arial"/>
          <w:i/>
          <w:iCs/>
          <w:sz w:val="24"/>
          <w:szCs w:val="24"/>
          <w:lang w:val="en-CA" w:eastAsia="en-CA"/>
        </w:rPr>
        <w:t>Evisceration</w:t>
      </w:r>
      <w:r w:rsidRPr="0032287F">
        <w:rPr>
          <w:rFonts w:ascii="Arial" w:hAnsi="Arial" w:eastAsia="Times New Roman" w:cs="Arial"/>
          <w:sz w:val="24"/>
          <w:szCs w:val="24"/>
          <w:lang w:val="en-CA" w:eastAsia="en-CA"/>
        </w:rPr>
        <w:t xml:space="preserve"> </w:t>
      </w:r>
    </w:p>
    <w:p w:rsidRPr="0032287F" w:rsidR="009F5046" w:rsidP="009F5046" w:rsidRDefault="009F5046" w14:paraId="19FF7CCC" w14:textId="65A5225D">
      <w:pPr>
        <w:spacing w:line="480" w:lineRule="auto"/>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ab/>
      </w:r>
      <w:r w:rsidRPr="0032287F">
        <w:rPr>
          <w:rFonts w:ascii="Arial" w:hAnsi="Arial" w:eastAsia="Times New Roman" w:cs="Arial"/>
          <w:sz w:val="24"/>
          <w:szCs w:val="24"/>
          <w:lang w:val="en-CA" w:eastAsia="en-CA"/>
        </w:rPr>
        <w:t xml:space="preserve">We did not observe a treatment-related trend in digestive tract evisceration. The lack of a trend could have occurred because </w:t>
      </w:r>
      <w:r w:rsidR="004A1358">
        <w:rPr>
          <w:rFonts w:ascii="Arial" w:hAnsi="Arial" w:eastAsia="Times New Roman" w:cs="Arial"/>
          <w:sz w:val="24"/>
          <w:szCs w:val="24"/>
          <w:lang w:val="en-CA" w:eastAsia="en-CA"/>
        </w:rPr>
        <w:t xml:space="preserve">all </w:t>
      </w:r>
      <w:r w:rsidR="004A1358">
        <w:rPr>
          <w:rFonts w:ascii="Arial" w:hAnsi="Arial" w:eastAsia="Times New Roman" w:cs="Arial"/>
          <w:i/>
          <w:iCs/>
          <w:sz w:val="24"/>
          <w:szCs w:val="24"/>
          <w:lang w:val="en-CA" w:eastAsia="en-CA"/>
        </w:rPr>
        <w:t xml:space="preserve">P. californicus </w:t>
      </w:r>
      <w:r w:rsidRPr="0032287F">
        <w:rPr>
          <w:rFonts w:ascii="Arial" w:hAnsi="Arial" w:eastAsia="Times New Roman" w:cs="Arial"/>
          <w:sz w:val="24"/>
          <w:szCs w:val="24"/>
          <w:lang w:val="en-CA" w:eastAsia="en-CA"/>
        </w:rPr>
        <w:t>wer</w:t>
      </w:r>
      <w:r w:rsidR="004A1358">
        <w:rPr>
          <w:rFonts w:ascii="Arial" w:hAnsi="Arial" w:eastAsia="Times New Roman" w:cs="Arial"/>
          <w:sz w:val="24"/>
          <w:szCs w:val="24"/>
          <w:lang w:val="en-CA" w:eastAsia="en-CA"/>
        </w:rPr>
        <w:t>e</w:t>
      </w:r>
      <w:r w:rsidRPr="0032287F">
        <w:rPr>
          <w:rFonts w:ascii="Arial" w:hAnsi="Arial" w:eastAsia="Times New Roman" w:cs="Arial"/>
          <w:sz w:val="24"/>
          <w:szCs w:val="24"/>
          <w:lang w:val="en-CA" w:eastAsia="en-CA"/>
        </w:rPr>
        <w:t xml:space="preserve"> overstimulated and stressed from extensive handling during the experiment </w:t>
      </w:r>
      <w:r w:rsidRPr="0032287F">
        <w:rPr>
          <w:rFonts w:ascii="Arial" w:hAnsi="Arial" w:eastAsia="Times New Roman" w:cs="Arial"/>
          <w:sz w:val="24"/>
          <w:szCs w:val="24"/>
          <w:lang w:val="en-CA" w:eastAsia="en-CA"/>
        </w:rPr>
        <w:fldChar w:fldCharType="begin" w:fldLock="1"/>
      </w:r>
      <w:r w:rsidRPr="0032287F">
        <w:rPr>
          <w:rFonts w:ascii="Arial" w:hAnsi="Arial" w:eastAsia="Times New Roman" w:cs="Arial"/>
          <w:sz w:val="24"/>
          <w:szCs w:val="24"/>
          <w:lang w:val="en-CA" w:eastAsia="en-CA"/>
        </w:rPr>
        <w:instrText>ADDIN CSL_CITATION {"citationItems":[{"id":"ITEM-1","itemData":{"DOI":"10.1016/J.CBD.2019.02.008","ISSN":"1744-117X","PMID":"30851504","abstract":"The sea cucumber Apostichopus japonicus (Selenka) is a valuable economic species in Southeast Asia. It has many fascinating behavioral characteristics, such as autolysis, aestivation, regeneration, and evisceration, thus it is a notable species for studies of special behaviors. Evisceration and autotomy are controlled by the neural network and involve a complicated physiological process. The occurrence of evisceration behavior in sea cucumbers is strongly related to their environment, and it negatively impacts their economic value. Evisceration behavior plays a pivotal role in the survival of A. japonicus, and when it is induced by dramatic changes in the coastal ecological environment and the aquaculture setting it can strongly affect the economic performance of this species. Although numerous studies have focused on intestinal regeneration of A. japonicus, less is known about evisceration behavior, especially its underlying molecular mechanisms. Thus, identification of genes that regulate evisceration in the sea cucumber likely will provide a scientific explanation for this significant specific behavior. In this study, Illumina sequencing (RNA-Seq) was performed on A. japonicus specimens in three states: normal (TCQ), eviscerating (TCZ), and 3 h after evisceration (TCH). In total, 129,905 unigenes were generated with an N50 length of 2651 base pairs, and 54,787 unigenes were annotated from seven functional databases (KEGG, KOG, GO, NR, NT, Interpro, and Swiss-Prot). Additionally, 190, 191, and 320 genes were identified as differentially expressed genes (DEGs) in the comparisons of TCQ vs. TCZ, TCZ vs. TCH, and TCQ vs. TCH, respectively. These DEGs mapped to 157, 113, and 190 signaling pathways in the KEGG database, respectively. KEGG analyses also revealed that potential DEGs enriched in the categories of “environmental information processing,” “organismal system,” “metabolism,” and “cellular processes,” and they were involved in evisceration behavior in A. japonicus. These DEGs are related to muscle contraction, hormone and neurotransmitter secretion, nerve and muscle damage, energy support, cellular stress, and apoptosis. In conclusion, through our comparative analysis of A. japonicus in different stages, we identified many candidate evisceration-related genes and signaling pathways that likely are involved in evisceration behavior. These results should help further elucidate the mechanisms underlying evisceration behavior in sea cucumbers.","author":[{"dropping-particle":"","family":"Ding","given":"Kui","non-dropping-particle":"","parse-names":false,"suffix":""},{"dropping-particle":"","family":"Zhang","given":"Libin","non-dropping-particle":"","parse-names":false,"suffix":""},{"dropping-particle":"","family":"Sun","given":"Lina","non-dropping-particle":"","parse-names":false,"suffix":""},{"dropping-particle":"","family":"Lin","given":"Chenggang","non-dropping-particle":"","parse-names":false,"suffix":""},{"dropping-particle":"","family":"Feng","given":"Qiming","non-dropping-particle":"","parse-names":false,"suffix":""},{"dropping-particle":"","family":"Zhang","given":"Shuangyan","non-dropping-particle":"","parse-names":false,"suffix":""},{"dropping-particle":"","family":"Yang","given":"Hongsheng","non-dropping-particle":"","parse-names":false,"suffix":""},{"dropping-particle":"","family":"Brinkman","given":"Richard","non-dropping-particle":"","parse-names":false,"suffix":""},{"dropping-particle":"","family":"Lin","given":"Gang","non-dropping-particle":"","parse-names":false,"suffix":""},{"dropping-particle":"","family":"Huang","given":"Zhen","non-dropping-particle":"","parse-names":false,"suffix":""}],"container-title":"Comparative Biochemistry and Physiology Part D: Genomics and Proteomics","id":"ITEM-1","issued":{"date-parts":[["2019","6","1"]]},"page":"143-157","publisher":"Elsevier","title":"Transcriptome analysis provides insights into the molecular mechanisms responsible for evisceration behavior in the sea cucumber Apostichopus japonicus","type":"article-journal","volume":"30"},"uris":["http://www.mendeley.com/documents/?uuid=cd5092b7-bc9b-423d-92cc-889143a952b0"]}],"mendeley":{"formattedCitation":"(Ding et al., 2019)","plainTextFormattedCitation":"(Ding et al., 2019)","previouslyFormattedCitation":"(Ding et al., 2019)"},"properties":{"noteIndex":0},"schema":"https://github.com/citation-style-language/schema/raw/master/csl-citation.json"}</w:instrText>
      </w:r>
      <w:r w:rsidRPr="0032287F">
        <w:rPr>
          <w:rFonts w:ascii="Arial" w:hAnsi="Arial" w:eastAsia="Times New Roman" w:cs="Arial"/>
          <w:sz w:val="24"/>
          <w:szCs w:val="24"/>
          <w:lang w:val="en-CA" w:eastAsia="en-CA"/>
        </w:rPr>
        <w:fldChar w:fldCharType="separate"/>
      </w:r>
      <w:r w:rsidRPr="0032287F">
        <w:rPr>
          <w:rFonts w:ascii="Arial" w:hAnsi="Arial" w:eastAsia="Times New Roman" w:cs="Arial"/>
          <w:noProof/>
          <w:sz w:val="24"/>
          <w:szCs w:val="24"/>
          <w:lang w:val="en-CA" w:eastAsia="en-CA"/>
        </w:rPr>
        <w:t>(Ding et al., 2019)</w:t>
      </w:r>
      <w:r w:rsidRPr="0032287F">
        <w:rPr>
          <w:rFonts w:ascii="Arial" w:hAnsi="Arial" w:eastAsia="Times New Roman" w:cs="Arial"/>
          <w:sz w:val="24"/>
          <w:szCs w:val="24"/>
          <w:lang w:val="en-CA" w:eastAsia="en-CA"/>
        </w:rPr>
        <w:fldChar w:fldCharType="end"/>
      </w:r>
      <w:r w:rsidRPr="0032287F">
        <w:rPr>
          <w:rFonts w:ascii="Arial" w:hAnsi="Arial" w:eastAsia="Times New Roman" w:cs="Arial"/>
          <w:sz w:val="24"/>
          <w:szCs w:val="24"/>
          <w:lang w:val="en-CA" w:eastAsia="en-CA"/>
        </w:rPr>
        <w:t>. However, both weight and defecation status had significant effects on evisceration</w:t>
      </w:r>
      <w:r w:rsidR="000E4DBB">
        <w:rPr>
          <w:rFonts w:ascii="Arial" w:hAnsi="Arial" w:eastAsia="Times New Roman" w:cs="Arial"/>
          <w:sz w:val="24"/>
          <w:szCs w:val="24"/>
          <w:lang w:val="en-CA" w:eastAsia="en-CA"/>
        </w:rPr>
        <w:t xml:space="preserve"> (Table S1)</w:t>
      </w:r>
      <w:r w:rsidRPr="0032287F">
        <w:rPr>
          <w:rFonts w:ascii="Arial" w:hAnsi="Arial" w:eastAsia="Times New Roman" w:cs="Arial"/>
          <w:sz w:val="24"/>
          <w:szCs w:val="24"/>
          <w:lang w:val="en-CA" w:eastAsia="en-CA"/>
        </w:rPr>
        <w:t>. In particular, defecation status had a strong</w:t>
      </w:r>
      <w:r w:rsidR="00A87307">
        <w:rPr>
          <w:rFonts w:ascii="Arial" w:hAnsi="Arial" w:eastAsia="Times New Roman" w:cs="Arial"/>
          <w:sz w:val="24"/>
          <w:szCs w:val="24"/>
          <w:lang w:val="en-CA" w:eastAsia="en-CA"/>
        </w:rPr>
        <w:t xml:space="preserve"> predictive power</w:t>
      </w:r>
      <w:r w:rsidR="009C270D">
        <w:rPr>
          <w:rFonts w:ascii="Arial" w:hAnsi="Arial" w:eastAsia="Times New Roman" w:cs="Arial"/>
          <w:sz w:val="24"/>
          <w:szCs w:val="24"/>
          <w:lang w:val="en-CA" w:eastAsia="en-CA"/>
        </w:rPr>
        <w:t xml:space="preserve"> in determining</w:t>
      </w:r>
      <w:r w:rsidRPr="0032287F" w:rsidR="00C56246">
        <w:rPr>
          <w:rFonts w:ascii="Arial" w:hAnsi="Arial" w:eastAsia="Times New Roman" w:cs="Arial"/>
          <w:sz w:val="24"/>
          <w:szCs w:val="24"/>
          <w:lang w:val="en-CA" w:eastAsia="en-CA"/>
        </w:rPr>
        <w:t xml:space="preserve"> </w:t>
      </w:r>
      <w:r w:rsidR="009C270D">
        <w:rPr>
          <w:rFonts w:ascii="Arial" w:hAnsi="Arial" w:eastAsia="Times New Roman" w:cs="Arial"/>
          <w:sz w:val="24"/>
          <w:szCs w:val="24"/>
          <w:lang w:val="en-CA" w:eastAsia="en-CA"/>
        </w:rPr>
        <w:t xml:space="preserve">that </w:t>
      </w:r>
      <w:r w:rsidRPr="0032287F">
        <w:rPr>
          <w:rFonts w:ascii="Arial" w:hAnsi="Arial" w:eastAsia="Times New Roman" w:cs="Arial"/>
          <w:sz w:val="24"/>
          <w:szCs w:val="24"/>
          <w:lang w:val="en-CA" w:eastAsia="en-CA"/>
        </w:rPr>
        <w:t xml:space="preserve">defecating </w:t>
      </w:r>
      <w:r w:rsidR="00B50884">
        <w:rPr>
          <w:rFonts w:ascii="Arial" w:hAnsi="Arial" w:eastAsia="Times New Roman" w:cs="Arial"/>
          <w:i/>
          <w:iCs/>
          <w:sz w:val="24"/>
          <w:szCs w:val="24"/>
          <w:lang w:val="en-CA" w:eastAsia="en-CA"/>
        </w:rPr>
        <w:t>P. californicus</w:t>
      </w:r>
      <w:r w:rsidRPr="0032287F">
        <w:rPr>
          <w:rFonts w:ascii="Arial" w:hAnsi="Arial" w:eastAsia="Times New Roman" w:cs="Arial"/>
          <w:sz w:val="24"/>
          <w:szCs w:val="24"/>
          <w:lang w:val="en-CA" w:eastAsia="en-CA"/>
        </w:rPr>
        <w:t xml:space="preserve"> were less likely to eviscerate</w:t>
      </w:r>
      <w:r w:rsidR="00F44A01">
        <w:rPr>
          <w:rFonts w:ascii="Arial" w:hAnsi="Arial" w:eastAsia="Times New Roman" w:cs="Arial"/>
          <w:sz w:val="24"/>
          <w:szCs w:val="24"/>
          <w:lang w:val="en-CA" w:eastAsia="en-CA"/>
        </w:rPr>
        <w:t>.</w:t>
      </w:r>
      <w:r w:rsidRPr="0032287F">
        <w:rPr>
          <w:rFonts w:ascii="Arial" w:hAnsi="Arial" w:eastAsia="Times New Roman" w:cs="Arial"/>
          <w:sz w:val="24"/>
          <w:szCs w:val="24"/>
          <w:lang w:val="en-CA" w:eastAsia="en-CA"/>
        </w:rPr>
        <w:t xml:space="preserve"> </w:t>
      </w:r>
      <w:r w:rsidR="00F44A01">
        <w:rPr>
          <w:rFonts w:ascii="Arial" w:hAnsi="Arial" w:eastAsia="Times New Roman" w:cs="Arial"/>
          <w:sz w:val="24"/>
          <w:szCs w:val="24"/>
          <w:lang w:val="en-CA" w:eastAsia="en-CA"/>
        </w:rPr>
        <w:t>This</w:t>
      </w:r>
      <w:r w:rsidR="00D91DC0">
        <w:rPr>
          <w:rFonts w:ascii="Arial" w:hAnsi="Arial" w:eastAsia="Times New Roman" w:cs="Arial"/>
          <w:sz w:val="24"/>
          <w:szCs w:val="24"/>
          <w:lang w:val="en-CA" w:eastAsia="en-CA"/>
        </w:rPr>
        <w:t xml:space="preserve"> </w:t>
      </w:r>
      <w:r w:rsidR="00F44A01">
        <w:rPr>
          <w:rFonts w:ascii="Arial" w:hAnsi="Arial" w:eastAsia="Times New Roman" w:cs="Arial"/>
          <w:sz w:val="24"/>
          <w:szCs w:val="24"/>
          <w:lang w:val="en-CA" w:eastAsia="en-CA"/>
        </w:rPr>
        <w:t>indicates that the link between evisceration and defecation likely has</w:t>
      </w:r>
      <w:r w:rsidRPr="0032287F">
        <w:rPr>
          <w:rFonts w:ascii="Arial" w:hAnsi="Arial" w:eastAsia="Times New Roman" w:cs="Arial"/>
          <w:sz w:val="24"/>
          <w:szCs w:val="24"/>
          <w:lang w:val="en-CA" w:eastAsia="en-CA"/>
        </w:rPr>
        <w:t xml:space="preserve"> biological importance </w:t>
      </w:r>
      <w:commentRangeStart w:id="33"/>
      <w:commentRangeStart w:id="34"/>
      <w:r w:rsidRPr="0032287F">
        <w:rPr>
          <w:rFonts w:ascii="Arial" w:hAnsi="Arial" w:eastAsia="Times New Roman" w:cs="Arial"/>
          <w:sz w:val="24"/>
          <w:szCs w:val="24"/>
          <w:lang w:val="en-CA" w:eastAsia="en-CA"/>
        </w:rPr>
        <w:fldChar w:fldCharType="begin" w:fldLock="1"/>
      </w:r>
      <w:r w:rsidRPr="0032287F">
        <w:rPr>
          <w:rFonts w:ascii="Arial" w:hAnsi="Arial" w:eastAsia="Times New Roman" w:cs="Arial"/>
          <w:sz w:val="24"/>
          <w:szCs w:val="24"/>
          <w:lang w:val="en-CA" w:eastAsia="en-CA"/>
        </w:rPr>
        <w:instrText>ADDIN CSL_CITATION {"citationItems":[{"id":"ITEM-1","itemData":{"DOI":"10.1111/j.1469-185X.2007.00027.x","abstract":"Null hypothesis significance testing (NHST) is the dominant statistical approach in biology, although it has many, frequently unappreciated, problems. Most importantly, NHST does not provide us with two crucial pieces of information: (1) the magnitude of an effect of interest, and (2) the precision of the estimate of the magnitude of that effect. All biologists should be ultimately interested in biological importance, which may be assessed using the magnitude of an effect, but not its statistical significance. Therefore, we advocate presentation of measures of the magnitude of effects (i.e. effect size statistics) and their confidence intervals (CIs) in all biological journals. Combined use of an effect size and its CIs enables one to assess the relationships within data more effectively than the use of p values, regardless of statistical significance. In addition, routine presentation of effect sizes will encourage researchers to view their results in the context of previous research and facilitate the incorporation of results into future meta-analysis, which has been increasingly used as the standard method of quantitative review in biology. In this article, we extensively discuss two dimensionless (and thus standardised) classes of effect size statistics: d statistics (standardised mean difference) and r statistics (correlation coefficient), because these can be calculated from almost all study designs and also because their calculations are essential for meta-analysis. However, our focus on these standardised effect size statistics does not mean unstandardised effect size statistics (e.g. mean difference and regression coefficient) are less important. We provide potential solutions for four main technical problems researchers may encounter when calculating effect size and CIs: (1) when covariates exist, (2) when bias in estimating effect size is possible, (3) when data have non-normal error structure and/or variances, and (4) when data are non-independent. Although interpretations of effect sizes are often difficult, we provide some pointers to help researchers. This paper serves both as a beginner's instruction manual and a stimulus for changing statistical practice for the better in the biological sciences.","author":[{"dropping-particle":"","family":"Nakagawa","given":"Shinichi","non-dropping-particle":"","parse-names":false,"suffix":""},{"dropping-particle":"","family":"Cuthill","given":"Innes C","non-dropping-particle":"","parse-names":false,"suffix":""}],"container-title":"Biol. Rev","id":"ITEM-1","issued":{"date-parts":[["2007"]]},"page":"591-605","title":"Effect size, confidence interval and statistical significance: a practical guide for biologists","type":"article-journal","volume":"82"},"uris":["http://www.mendeley.com/documents/?uuid=a800d7a2-7879-4273-9f3f-8f1b7f9ebc60"]}],"mendeley":{"formattedCitation":"(Nakagawa &amp; Cuthill, 2007)","plainTextFormattedCitation":"(Nakagawa &amp; Cuthill, 2007)","previouslyFormattedCitation":"(Nakagawa &amp; Cuthill, 2007)"},"properties":{"noteIndex":0},"schema":"https://github.com/citation-style-language/schema/raw/master/csl-citation.json"}</w:instrText>
      </w:r>
      <w:r w:rsidRPr="0032287F">
        <w:rPr>
          <w:rFonts w:ascii="Arial" w:hAnsi="Arial" w:eastAsia="Times New Roman" w:cs="Arial"/>
          <w:sz w:val="24"/>
          <w:szCs w:val="24"/>
          <w:lang w:val="en-CA" w:eastAsia="en-CA"/>
        </w:rPr>
        <w:fldChar w:fldCharType="separate"/>
      </w:r>
      <w:r w:rsidRPr="0032287F">
        <w:rPr>
          <w:rFonts w:ascii="Arial" w:hAnsi="Arial" w:eastAsia="Times New Roman" w:cs="Arial"/>
          <w:noProof/>
          <w:sz w:val="24"/>
          <w:szCs w:val="24"/>
          <w:lang w:val="en-CA" w:eastAsia="en-CA"/>
        </w:rPr>
        <w:t>(Nakagawa &amp; Cuthill, 2007)</w:t>
      </w:r>
      <w:r w:rsidRPr="0032287F">
        <w:rPr>
          <w:rFonts w:ascii="Arial" w:hAnsi="Arial" w:eastAsia="Times New Roman" w:cs="Arial"/>
          <w:sz w:val="24"/>
          <w:szCs w:val="24"/>
          <w:lang w:val="en-CA" w:eastAsia="en-CA"/>
        </w:rPr>
        <w:fldChar w:fldCharType="end"/>
      </w:r>
      <w:commentRangeEnd w:id="33"/>
      <w:r w:rsidR="00A706A0">
        <w:rPr>
          <w:rStyle w:val="CommentReference"/>
        </w:rPr>
        <w:commentReference w:id="33"/>
      </w:r>
      <w:commentRangeEnd w:id="34"/>
      <w:r w:rsidR="00A23041">
        <w:rPr>
          <w:rStyle w:val="CommentReference"/>
        </w:rPr>
        <w:commentReference w:id="34"/>
      </w:r>
      <w:r w:rsidRPr="0032287F">
        <w:rPr>
          <w:rFonts w:ascii="Arial" w:hAnsi="Arial" w:eastAsia="Times New Roman" w:cs="Arial"/>
          <w:sz w:val="24"/>
          <w:szCs w:val="24"/>
          <w:lang w:val="en-CA" w:eastAsia="en-CA"/>
        </w:rPr>
        <w:t xml:space="preserve">. </w:t>
      </w:r>
      <w:r w:rsidR="00A706A0">
        <w:rPr>
          <w:rFonts w:ascii="Arial" w:hAnsi="Arial" w:eastAsia="Times New Roman" w:cs="Arial"/>
          <w:sz w:val="24"/>
          <w:szCs w:val="24"/>
          <w:lang w:val="en-CA" w:eastAsia="en-CA"/>
        </w:rPr>
        <w:t>Our findings</w:t>
      </w:r>
      <w:r w:rsidRPr="0032287F">
        <w:rPr>
          <w:rFonts w:ascii="Arial" w:hAnsi="Arial" w:eastAsia="Times New Roman" w:cs="Arial"/>
          <w:sz w:val="24"/>
          <w:szCs w:val="24"/>
          <w:lang w:val="en-CA" w:eastAsia="en-CA"/>
        </w:rPr>
        <w:t xml:space="preserve"> may provide further evidence of seasonal evisceration because evisceration was significantly more likely when </w:t>
      </w:r>
      <w:r w:rsidR="00B50884">
        <w:rPr>
          <w:rFonts w:ascii="Arial" w:hAnsi="Arial" w:eastAsia="Times New Roman" w:cs="Arial"/>
          <w:i/>
          <w:iCs/>
          <w:sz w:val="24"/>
          <w:szCs w:val="24"/>
          <w:lang w:val="en-CA" w:eastAsia="en-CA"/>
        </w:rPr>
        <w:t xml:space="preserve">P. californicus </w:t>
      </w:r>
      <w:r w:rsidRPr="0032287F">
        <w:rPr>
          <w:rFonts w:ascii="Arial" w:hAnsi="Arial" w:eastAsia="Times New Roman" w:cs="Arial"/>
          <w:sz w:val="24"/>
          <w:szCs w:val="24"/>
          <w:lang w:val="en-CA" w:eastAsia="en-CA"/>
        </w:rPr>
        <w:t xml:space="preserve">were not observed to be using their digestive tract </w:t>
      </w:r>
      <w:r w:rsidRPr="0032287F">
        <w:rPr>
          <w:rFonts w:ascii="Arial" w:hAnsi="Arial" w:eastAsia="Times New Roman" w:cs="Arial"/>
          <w:sz w:val="24"/>
          <w:szCs w:val="24"/>
          <w:lang w:val="en-CA" w:eastAsia="en-CA"/>
        </w:rPr>
        <w:fldChar w:fldCharType="begin" w:fldLock="1"/>
      </w:r>
      <w:r w:rsidRPr="0032287F">
        <w:rPr>
          <w:rFonts w:ascii="Arial" w:hAnsi="Arial" w:eastAsia="Times New Roman" w:cs="Arial"/>
          <w:sz w:val="24"/>
          <w:szCs w:val="24"/>
          <w:lang w:val="en-CA" w:eastAsia="en-CA"/>
        </w:rPr>
        <w:instrText>ADDIN CSL_CITATION {"citationItems":[{"id":"ITEM-1","itemData":{"DOI":"10.1126/science.133.3458.1078","ISSN":"00368075","author":[{"dropping-particle":"","family":"Swan","given":"Emery F.","non-dropping-particle":"","parse-names":false,"suffix":""}],"container-title":"Science","id":"ITEM-1","issue":"3458","issued":{"date-parts":[["1961"]]},"page":"1078-1079","title":"Seasonal evisceration in the sea cucumber, Parastichopus californicus (Stimpson)","type":"article-journal","volume":"133"},"uris":["http://www.mendeley.com/documents/?uuid=d4c1fe8b-8bb9-459c-a095-f3cd10f4233a"]}],"mendeley":{"formattedCitation":"(Swan, 1961)","plainTextFormattedCitation":"(Swan, 1961)","previouslyFormattedCitation":"(Swan, 1961)"},"properties":{"noteIndex":0},"schema":"https://github.com/citation-style-language/schema/raw/master/csl-citation.json"}</w:instrText>
      </w:r>
      <w:r w:rsidRPr="0032287F">
        <w:rPr>
          <w:rFonts w:ascii="Arial" w:hAnsi="Arial" w:eastAsia="Times New Roman" w:cs="Arial"/>
          <w:sz w:val="24"/>
          <w:szCs w:val="24"/>
          <w:lang w:val="en-CA" w:eastAsia="en-CA"/>
        </w:rPr>
        <w:fldChar w:fldCharType="separate"/>
      </w:r>
      <w:r w:rsidRPr="0032287F">
        <w:rPr>
          <w:rFonts w:ascii="Arial" w:hAnsi="Arial" w:eastAsia="Times New Roman" w:cs="Arial"/>
          <w:noProof/>
          <w:sz w:val="24"/>
          <w:szCs w:val="24"/>
          <w:lang w:val="en-CA" w:eastAsia="en-CA"/>
        </w:rPr>
        <w:t>(Swan, 1961)</w:t>
      </w:r>
      <w:r w:rsidRPr="0032287F">
        <w:rPr>
          <w:rFonts w:ascii="Arial" w:hAnsi="Arial" w:eastAsia="Times New Roman" w:cs="Arial"/>
          <w:sz w:val="24"/>
          <w:szCs w:val="24"/>
          <w:lang w:val="en-CA" w:eastAsia="en-CA"/>
        </w:rPr>
        <w:fldChar w:fldCharType="end"/>
      </w:r>
      <w:r w:rsidRPr="0032287F">
        <w:rPr>
          <w:rFonts w:ascii="Arial" w:hAnsi="Arial" w:eastAsia="Times New Roman" w:cs="Arial"/>
          <w:sz w:val="24"/>
          <w:szCs w:val="24"/>
          <w:lang w:val="en-CA" w:eastAsia="en-CA"/>
        </w:rPr>
        <w:t xml:space="preserve">. </w:t>
      </w:r>
      <w:commentRangeStart w:id="35"/>
      <w:r w:rsidRPr="0032287F">
        <w:rPr>
          <w:rFonts w:ascii="Arial" w:hAnsi="Arial" w:eastAsia="Times New Roman" w:cs="Arial"/>
          <w:sz w:val="24"/>
          <w:szCs w:val="24"/>
          <w:lang w:val="en-CA" w:eastAsia="en-CA"/>
        </w:rPr>
        <w:t xml:space="preserve">Additionally, </w:t>
      </w:r>
      <w:r w:rsidR="00C965A9">
        <w:rPr>
          <w:rFonts w:ascii="Arial" w:hAnsi="Arial" w:eastAsia="Times New Roman" w:cs="Arial"/>
          <w:sz w:val="24"/>
          <w:szCs w:val="24"/>
          <w:lang w:val="en-CA" w:eastAsia="en-CA"/>
        </w:rPr>
        <w:t xml:space="preserve">the </w:t>
      </w:r>
      <w:r w:rsidR="00B50884">
        <w:rPr>
          <w:rFonts w:ascii="Arial" w:hAnsi="Arial" w:eastAsia="Times New Roman" w:cs="Arial"/>
          <w:i/>
          <w:iCs/>
          <w:sz w:val="24"/>
          <w:szCs w:val="24"/>
          <w:lang w:val="en-CA" w:eastAsia="en-CA"/>
        </w:rPr>
        <w:t xml:space="preserve">P. californicus </w:t>
      </w:r>
      <w:r w:rsidR="00C965A9">
        <w:rPr>
          <w:rFonts w:ascii="Arial" w:hAnsi="Arial" w:eastAsia="Times New Roman" w:cs="Arial"/>
          <w:sz w:val="24"/>
          <w:szCs w:val="24"/>
          <w:lang w:val="en-CA" w:eastAsia="en-CA"/>
        </w:rPr>
        <w:lastRenderedPageBreak/>
        <w:t>specimens in our experiment may have been undergoing</w:t>
      </w:r>
      <w:r w:rsidRPr="0032287F">
        <w:rPr>
          <w:rFonts w:ascii="Arial" w:hAnsi="Arial" w:eastAsia="Times New Roman" w:cs="Arial"/>
          <w:sz w:val="24"/>
          <w:szCs w:val="24"/>
          <w:lang w:val="en-CA" w:eastAsia="en-CA"/>
        </w:rPr>
        <w:t xml:space="preserve"> a seasonal senescence</w:t>
      </w:r>
      <w:r w:rsidR="00C965A9">
        <w:rPr>
          <w:rFonts w:ascii="Arial" w:hAnsi="Arial" w:eastAsia="Times New Roman" w:cs="Arial"/>
          <w:sz w:val="24"/>
          <w:szCs w:val="24"/>
          <w:lang w:val="en-CA" w:eastAsia="en-CA"/>
        </w:rPr>
        <w:t>, making them</w:t>
      </w:r>
      <w:r w:rsidRPr="0032287F">
        <w:rPr>
          <w:rFonts w:ascii="Arial" w:hAnsi="Arial" w:eastAsia="Times New Roman" w:cs="Arial"/>
          <w:sz w:val="24"/>
          <w:szCs w:val="24"/>
          <w:lang w:val="en-CA" w:eastAsia="en-CA"/>
        </w:rPr>
        <w:t xml:space="preserve"> more likely to eviscerate their digestive tract in response to handling-induced stress </w:t>
      </w:r>
      <w:r w:rsidRPr="0032287F">
        <w:rPr>
          <w:rFonts w:ascii="Arial" w:hAnsi="Arial" w:eastAsia="Times New Roman" w:cs="Arial"/>
          <w:sz w:val="24"/>
          <w:szCs w:val="24"/>
          <w:lang w:val="en-CA" w:eastAsia="en-CA"/>
        </w:rPr>
        <w:fldChar w:fldCharType="begin" w:fldLock="1"/>
      </w:r>
      <w:r w:rsidRPr="0032287F">
        <w:rPr>
          <w:rFonts w:ascii="Arial" w:hAnsi="Arial" w:eastAsia="Times New Roman" w:cs="Arial"/>
          <w:sz w:val="24"/>
          <w:szCs w:val="24"/>
          <w:lang w:val="en-CA" w:eastAsia="en-CA"/>
        </w:rPr>
        <w:instrText>ADDIN CSL_CITATION {"citationItems":[{"id":"ITEM-1","itemData":{"DOI":"10.1016/J.CBD.2019.02.008","ISSN":"1744-117X","PMID":"30851504","abstract":"The sea cucumber Apostichopus japonicus (Selenka) is a valuable economic species in Southeast Asia. It has many fascinating behavioral characteristics, such as autolysis, aestivation, regeneration, and evisceration, thus it is a notable species for studies of special behaviors. Evisceration and autotomy are controlled by the neural network and involve a complicated physiological process. The occurrence of evisceration behavior in sea cucumbers is strongly related to their environment, and it negatively impacts their economic value. Evisceration behavior plays a pivotal role in the survival of A. japonicus, and when it is induced by dramatic changes in the coastal ecological environment and the aquaculture setting it can strongly affect the economic performance of this species. Although numerous studies have focused on intestinal regeneration of A. japonicus, less is known about evisceration behavior, especially its underlying molecular mechanisms. Thus, identification of genes that regulate evisceration in the sea cucumber likely will provide a scientific explanation for this significant specific behavior. In this study, Illumina sequencing (RNA-Seq) was performed on A. japonicus specimens in three states: normal (TCQ), eviscerating (TCZ), and 3 h after evisceration (TCH). In total, 129,905 unigenes were generated with an N50 length of 2651 base pairs, and 54,787 unigenes were annotated from seven functional databases (KEGG, KOG, GO, NR, NT, Interpro, and Swiss-Prot). Additionally, 190, 191, and 320 genes were identified as differentially expressed genes (DEGs) in the comparisons of TCQ vs. TCZ, TCZ vs. TCH, and TCQ vs. TCH, respectively. These DEGs mapped to 157, 113, and 190 signaling pathways in the KEGG database, respectively. KEGG analyses also revealed that potential DEGs enriched in the categories of “environmental information processing,” “organismal system,” “metabolism,” and “cellular processes,” and they were involved in evisceration behavior in A. japonicus. These DEGs are related to muscle contraction, hormone and neurotransmitter secretion, nerve and muscle damage, energy support, cellular stress, and apoptosis. In conclusion, through our comparative analysis of A. japonicus in different stages, we identified many candidate evisceration-related genes and signaling pathways that likely are involved in evisceration behavior. These results should help further elucidate the mechanisms underlying evisceration behavior in sea cucumbers.","author":[{"dropping-particle":"","family":"Ding","given":"Kui","non-dropping-particle":"","parse-names":false,"suffix":""},{"dropping-particle":"","family":"Zhang","given":"Libin","non-dropping-particle":"","parse-names":false,"suffix":""},{"dropping-particle":"","family":"Sun","given":"Lina","non-dropping-particle":"","parse-names":false,"suffix":""},{"dropping-particle":"","family":"Lin","given":"Chenggang","non-dropping-particle":"","parse-names":false,"suffix":""},{"dropping-particle":"","family":"Feng","given":"Qiming","non-dropping-particle":"","parse-names":false,"suffix":""},{"dropping-particle":"","family":"Zhang","given":"Shuangyan","non-dropping-particle":"","parse-names":false,"suffix":""},{"dropping-particle":"","family":"Yang","given":"Hongsheng","non-dropping-particle":"","parse-names":false,"suffix":""},{"dropping-particle":"","family":"Brinkman","given":"Richard","non-dropping-particle":"","parse-names":false,"suffix":""},{"dropping-particle":"","family":"Lin","given":"Gang","non-dropping-particle":"","parse-names":false,"suffix":""},{"dropping-particle":"","family":"Huang","given":"Zhen","non-dropping-particle":"","parse-names":false,"suffix":""}],"container-title":"Comparative Biochemistry and Physiology Part D: Genomics and Proteomics","id":"ITEM-1","issued":{"date-parts":[["2019","6","1"]]},"page":"143-157","publisher":"Elsevier","title":"Transcriptome analysis provides insights into the molecular mechanisms responsible for evisceration behavior in the sea cucumber Apostichopus japonicus","type":"article-journal","volume":"30"},"uris":["http://www.mendeley.com/documents/?uuid=cd5092b7-bc9b-423d-92cc-889143a952b0"]}],"mendeley":{"formattedCitation":"(Ding et al., 2019)","plainTextFormattedCitation":"(Ding et al., 2019)","previouslyFormattedCitation":"(Ding et al., 2019)"},"properties":{"noteIndex":0},"schema":"https://github.com/citation-style-language/schema/raw/master/csl-citation.json"}</w:instrText>
      </w:r>
      <w:r w:rsidRPr="0032287F">
        <w:rPr>
          <w:rFonts w:ascii="Arial" w:hAnsi="Arial" w:eastAsia="Times New Roman" w:cs="Arial"/>
          <w:sz w:val="24"/>
          <w:szCs w:val="24"/>
          <w:lang w:val="en-CA" w:eastAsia="en-CA"/>
        </w:rPr>
        <w:fldChar w:fldCharType="separate"/>
      </w:r>
      <w:r w:rsidRPr="0032287F">
        <w:rPr>
          <w:rFonts w:ascii="Arial" w:hAnsi="Arial" w:eastAsia="Times New Roman" w:cs="Arial"/>
          <w:noProof/>
          <w:sz w:val="24"/>
          <w:szCs w:val="24"/>
          <w:lang w:val="en-CA" w:eastAsia="en-CA"/>
        </w:rPr>
        <w:t>(Ding et al., 2019)</w:t>
      </w:r>
      <w:r w:rsidRPr="0032287F">
        <w:rPr>
          <w:rFonts w:ascii="Arial" w:hAnsi="Arial" w:eastAsia="Times New Roman" w:cs="Arial"/>
          <w:sz w:val="24"/>
          <w:szCs w:val="24"/>
          <w:lang w:val="en-CA" w:eastAsia="en-CA"/>
        </w:rPr>
        <w:fldChar w:fldCharType="end"/>
      </w:r>
      <w:r w:rsidRPr="0032287F">
        <w:rPr>
          <w:rFonts w:ascii="Arial" w:hAnsi="Arial" w:eastAsia="Times New Roman" w:cs="Arial"/>
          <w:sz w:val="24"/>
          <w:szCs w:val="24"/>
          <w:lang w:val="en-CA" w:eastAsia="en-CA"/>
        </w:rPr>
        <w:t xml:space="preserve">, </w:t>
      </w:r>
      <w:commentRangeStart w:id="36"/>
      <w:r w:rsidRPr="0032287F">
        <w:rPr>
          <w:rFonts w:ascii="Arial" w:hAnsi="Arial" w:eastAsia="Times New Roman" w:cs="Arial"/>
          <w:sz w:val="24"/>
          <w:szCs w:val="24"/>
          <w:lang w:val="en-CA" w:eastAsia="en-CA"/>
        </w:rPr>
        <w:t>as the energetic cost of eviscerating could be lower than sea cucumbers that continued to gather energy from feeding</w:t>
      </w:r>
      <w:commentRangeEnd w:id="36"/>
      <w:r w:rsidR="00C965A9">
        <w:rPr>
          <w:rStyle w:val="CommentReference"/>
        </w:rPr>
        <w:commentReference w:id="36"/>
      </w:r>
      <w:r w:rsidRPr="0032287F">
        <w:rPr>
          <w:rFonts w:ascii="Arial" w:hAnsi="Arial" w:eastAsia="Times New Roman" w:cs="Arial"/>
          <w:sz w:val="24"/>
          <w:szCs w:val="24"/>
          <w:lang w:val="en-CA" w:eastAsia="en-CA"/>
        </w:rPr>
        <w:t xml:space="preserve">. </w:t>
      </w:r>
      <w:commentRangeEnd w:id="35"/>
      <w:r w:rsidR="00C965A9">
        <w:rPr>
          <w:rStyle w:val="CommentReference"/>
        </w:rPr>
        <w:commentReference w:id="35"/>
      </w:r>
      <w:r w:rsidRPr="0032287F">
        <w:rPr>
          <w:rFonts w:ascii="Arial" w:hAnsi="Arial" w:eastAsia="Times New Roman" w:cs="Arial"/>
          <w:sz w:val="24"/>
          <w:szCs w:val="24"/>
          <w:lang w:val="en-CA" w:eastAsia="en-CA"/>
        </w:rPr>
        <w:t xml:space="preserve">Our findings in support of seasonal evisceration do not align with the claims of Fankboner and Cameron </w:t>
      </w:r>
      <w:r w:rsidRPr="0032287F">
        <w:rPr>
          <w:rFonts w:ascii="Arial" w:hAnsi="Arial" w:eastAsia="Times New Roman" w:cs="Arial"/>
          <w:sz w:val="24"/>
          <w:szCs w:val="24"/>
          <w:lang w:val="en-CA" w:eastAsia="en-CA"/>
        </w:rPr>
        <w:fldChar w:fldCharType="begin" w:fldLock="1"/>
      </w:r>
      <w:r w:rsidRPr="0032287F">
        <w:rPr>
          <w:rFonts w:ascii="Arial" w:hAnsi="Arial" w:eastAsia="Times New Roman" w:cs="Arial"/>
          <w:sz w:val="24"/>
          <w:szCs w:val="24"/>
          <w:lang w:val="en-CA" w:eastAsia="en-CA"/>
        </w:rPr>
        <w:instrText>ADDIN CSL_CITATION {"citationItems":[{"id":"ITEM-1","itemData":{"DOI":"10.1139/Z85-432","abstract":"The gut, gonad, respiratory trees, and circulatory system of the commercial sea cucumber Parastichopus californicus are annually lost as a result of atrophy of these organs and not, as originally s...","author":[{"dropping-particle":"V.","family":"Fankboner","given":"Peter","non-dropping-particle":"","parse-names":false,"suffix":""},{"dropping-particle":"","family":"Cameron","given":"J. Lane","non-dropping-particle":"","parse-names":false,"suffix":""}],"container-title":"Canadian Journal of Zoology","id":"ITEM-1","issue":"12","issued":{"date-parts":[["1985","12","1"]]},"page":"2888-2892","publisher":" NRC Research Press Ottawa, Canada ","title":"Seasonal atrophy of the visceral organs in a sea cucumber","type":"article-journal","volume":"63"},"suppress-author":1,"uris":["http://www.mendeley.com/documents/?uuid=642a3979-98b4-4c2b-9363-b42ee3277a22"]}],"mendeley":{"formattedCitation":"(1985)","plainTextFormattedCitation":"(1985)","previouslyFormattedCitation":"(1985)"},"properties":{"noteIndex":0},"schema":"https://github.com/citation-style-language/schema/raw/master/csl-citation.json"}</w:instrText>
      </w:r>
      <w:r w:rsidRPr="0032287F">
        <w:rPr>
          <w:rFonts w:ascii="Arial" w:hAnsi="Arial" w:eastAsia="Times New Roman" w:cs="Arial"/>
          <w:sz w:val="24"/>
          <w:szCs w:val="24"/>
          <w:lang w:val="en-CA" w:eastAsia="en-CA"/>
        </w:rPr>
        <w:fldChar w:fldCharType="separate"/>
      </w:r>
      <w:r w:rsidRPr="0032287F">
        <w:rPr>
          <w:rFonts w:ascii="Arial" w:hAnsi="Arial" w:eastAsia="Times New Roman" w:cs="Arial"/>
          <w:noProof/>
          <w:sz w:val="24"/>
          <w:szCs w:val="24"/>
          <w:lang w:val="en-CA" w:eastAsia="en-CA"/>
        </w:rPr>
        <w:t>(1985)</w:t>
      </w:r>
      <w:r w:rsidRPr="0032287F">
        <w:rPr>
          <w:rFonts w:ascii="Arial" w:hAnsi="Arial" w:eastAsia="Times New Roman" w:cs="Arial"/>
          <w:sz w:val="24"/>
          <w:szCs w:val="24"/>
          <w:lang w:val="en-CA" w:eastAsia="en-CA"/>
        </w:rPr>
        <w:fldChar w:fldCharType="end"/>
      </w:r>
      <w:r w:rsidRPr="0032287F">
        <w:rPr>
          <w:rFonts w:ascii="Arial" w:hAnsi="Arial" w:eastAsia="Times New Roman" w:cs="Arial"/>
          <w:sz w:val="24"/>
          <w:szCs w:val="24"/>
          <w:lang w:val="en-CA" w:eastAsia="en-CA"/>
        </w:rPr>
        <w:t xml:space="preserve">, who provided evidence of seasonal atrophy, rather than evisceration of </w:t>
      </w:r>
      <w:r w:rsidR="009453DA">
        <w:rPr>
          <w:rFonts w:ascii="Arial" w:hAnsi="Arial" w:eastAsia="Times New Roman" w:cs="Arial"/>
          <w:i/>
          <w:iCs/>
          <w:sz w:val="24"/>
          <w:szCs w:val="24"/>
          <w:lang w:val="en-CA" w:eastAsia="en-CA"/>
        </w:rPr>
        <w:t xml:space="preserve">P. californicus </w:t>
      </w:r>
      <w:r w:rsidRPr="0032287F">
        <w:rPr>
          <w:rFonts w:ascii="Arial" w:hAnsi="Arial" w:eastAsia="Times New Roman" w:cs="Arial"/>
          <w:sz w:val="24"/>
          <w:szCs w:val="24"/>
          <w:lang w:val="en-CA" w:eastAsia="en-CA"/>
        </w:rPr>
        <w:t xml:space="preserve">internal organs. We propose that these two explanations may not be mutually exclusive. Instead, intraspecific phenotypic or genetic variation in seasonal organ evisceration or atrophy could maximize fitness in a highly variable environment </w:t>
      </w:r>
      <w:r w:rsidRPr="0032287F">
        <w:rPr>
          <w:rFonts w:ascii="Arial" w:hAnsi="Arial" w:eastAsia="Times New Roman" w:cs="Arial"/>
          <w:sz w:val="24"/>
          <w:szCs w:val="24"/>
          <w:lang w:val="en-CA" w:eastAsia="en-CA"/>
        </w:rPr>
        <w:fldChar w:fldCharType="begin" w:fldLock="1"/>
      </w:r>
      <w:r w:rsidRPr="0032287F">
        <w:rPr>
          <w:rFonts w:ascii="Arial" w:hAnsi="Arial" w:eastAsia="Times New Roman" w:cs="Arial"/>
          <w:sz w:val="24"/>
          <w:szCs w:val="24"/>
          <w:lang w:val="en-CA" w:eastAsia="en-CA"/>
        </w:rPr>
        <w:instrText>ADDIN CSL_CITATION {"citationItems":[{"id":"ITEM-1","itemData":{"DOI":"10.1093/BEHECO/ARM144","ISSN":"10452249","abstract":"The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meta-analysis","type":"article-journal","volume":"19"},"uris":["http://www.mendeley.com/documents/?uuid=6d0e6eb0-4ab2-4749-bfd9-714fe9cdf571"]},{"id":"ITEM-2","itemData":{"DOI":"10.1016/J.DR.2006.02.004","ISSN":"02732297","abstract":"Biological reactivity to psychological stressors comprises a complex, integrated system of central neural and peripheral neuroendocrine responses designed to prepare the organism for challenge or threat. Developmental experience plays a role, along with heritable variation, in calibrating the response dynamics of this system. This calibration occurs through setting of response thresholds in the regulatory mechanisms that coordinate the expression and use of trait-specific gene products and environmental elements that build alternative phenotypes. Whereas natural selection tends to favor developmental plasticity when the fitness of alternative phenotypes can be predicted from observable cues, genetic polymorphisms are most likely to be maintained when the advantages of niche specialization are high and organisms can evaluate and select their niches. Well-developed theories of both adaptive phenotypic plasticity and adaptive genetic variation in the stress-response systems have been advanced in the literature. Taken together, these theories strongly suggest that variation in stress-response phenotypes has been shaped by natural selection, is an adaptation to multiniche environments, and involves an integration of genetic influences and condition-sensitivity. © 2006 Elsevier Inc. All rights reserved.","author":[{"dropping-particle":"","family":"Ellis","given":"Bruce J.","non-dropping-particle":"","parse-names":false,"suffix":""},{"dropping-particle":"","family":"Jackson","given":"Jenée James","non-dropping-particle":"","parse-names":false,"suffix":""},{"dropping-particle":"","family":"Boyce","given":"W. Thomas","non-dropping-particle":"","parse-names":false,"suffix":""}],"container-title":"Developmental Review","id":"ITEM-2","issue":"2","issued":{"date-parts":[["2006","6"]]},"page":"175-212","title":"The stress response systems: Universality and adaptive individual differences","type":"article-journal","volume":"26"},"uris":["http://www.mendeley.com/documents/?uuid=fab1f0d5-7b40-4a26-9461-481a66e55636"]}],"mendeley":{"formattedCitation":"(Ellis et al., 2006; Smith &amp; Blumstein, 2008)","plainTextFormattedCitation":"(Ellis et al., 2006; Smith &amp; Blumstein, 2008)","previouslyFormattedCitation":"(Ellis et al., 2006; Smith &amp; Blumstein, 2008)"},"properties":{"noteIndex":0},"schema":"https://github.com/citation-style-language/schema/raw/master/csl-citation.json"}</w:instrText>
      </w:r>
      <w:r w:rsidRPr="0032287F">
        <w:rPr>
          <w:rFonts w:ascii="Arial" w:hAnsi="Arial" w:eastAsia="Times New Roman" w:cs="Arial"/>
          <w:sz w:val="24"/>
          <w:szCs w:val="24"/>
          <w:lang w:val="en-CA" w:eastAsia="en-CA"/>
        </w:rPr>
        <w:fldChar w:fldCharType="separate"/>
      </w:r>
      <w:r w:rsidRPr="0032287F">
        <w:rPr>
          <w:rFonts w:ascii="Arial" w:hAnsi="Arial" w:eastAsia="Times New Roman" w:cs="Arial"/>
          <w:noProof/>
          <w:sz w:val="24"/>
          <w:szCs w:val="24"/>
          <w:lang w:val="en-CA" w:eastAsia="en-CA"/>
        </w:rPr>
        <w:t>(Ellis et al., 2006; Smith &amp; Blumstein, 2008)</w:t>
      </w:r>
      <w:r w:rsidRPr="0032287F">
        <w:rPr>
          <w:rFonts w:ascii="Arial" w:hAnsi="Arial" w:eastAsia="Times New Roman" w:cs="Arial"/>
          <w:sz w:val="24"/>
          <w:szCs w:val="24"/>
          <w:lang w:val="en-CA" w:eastAsia="en-CA"/>
        </w:rPr>
        <w:fldChar w:fldCharType="end"/>
      </w:r>
      <w:r w:rsidRPr="0032287F">
        <w:rPr>
          <w:rFonts w:ascii="Arial" w:hAnsi="Arial" w:eastAsia="Times New Roman" w:cs="Arial"/>
          <w:sz w:val="24"/>
          <w:szCs w:val="24"/>
          <w:lang w:val="en-CA" w:eastAsia="en-CA"/>
        </w:rPr>
        <w:t xml:space="preserve">. </w:t>
      </w:r>
    </w:p>
    <w:p w:rsidRPr="0032287F" w:rsidR="009F5046" w:rsidP="009F5046" w:rsidRDefault="009F5046" w14:paraId="796370D4" w14:textId="07BEA46D">
      <w:pPr>
        <w:spacing w:line="480" w:lineRule="auto"/>
        <w:ind w:firstLine="720"/>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 xml:space="preserve">Respiratory tract evisceration was an unexpected event that only occurred in two individuals in the high temperature treatment. As it was followed by mortality on both occasions, we do not believe there is an adaptive advantage to respiratory evisceration in </w:t>
      </w:r>
      <w:r w:rsidR="007141D7">
        <w:rPr>
          <w:rFonts w:ascii="Arial" w:hAnsi="Arial" w:eastAsia="Times New Roman" w:cs="Arial"/>
          <w:i/>
          <w:iCs/>
          <w:sz w:val="24"/>
          <w:szCs w:val="24"/>
          <w:lang w:val="en-CA" w:eastAsia="en-CA"/>
        </w:rPr>
        <w:t>P. californicus</w:t>
      </w:r>
      <w:r w:rsidRPr="0032287F">
        <w:rPr>
          <w:rFonts w:ascii="Arial" w:hAnsi="Arial" w:eastAsia="Times New Roman" w:cs="Arial"/>
          <w:sz w:val="24"/>
          <w:szCs w:val="24"/>
          <w:lang w:val="en-CA" w:eastAsia="en-CA"/>
        </w:rPr>
        <w:t xml:space="preserve">. Instead, we postulate that this traumatic event was a physiological response to extreme temperature stress. </w:t>
      </w:r>
    </w:p>
    <w:p w:rsidRPr="0032287F" w:rsidR="009F5046" w:rsidP="009F5046" w:rsidRDefault="009F5046" w14:paraId="76EC633B" w14:textId="77777777">
      <w:pPr>
        <w:spacing w:line="480" w:lineRule="auto"/>
        <w:rPr>
          <w:rFonts w:ascii="Arial" w:hAnsi="Arial" w:eastAsia="Times New Roman" w:cs="Arial"/>
          <w:sz w:val="24"/>
          <w:szCs w:val="24"/>
          <w:lang w:val="en-CA" w:eastAsia="en-CA"/>
        </w:rPr>
      </w:pPr>
      <w:r w:rsidRPr="0032287F">
        <w:rPr>
          <w:rFonts w:ascii="Arial" w:hAnsi="Arial" w:eastAsia="Times New Roman" w:cs="Arial"/>
          <w:i/>
          <w:iCs/>
          <w:sz w:val="24"/>
          <w:szCs w:val="24"/>
          <w:lang w:val="en-CA" w:eastAsia="en-CA"/>
        </w:rPr>
        <w:t>Limitations</w:t>
      </w:r>
    </w:p>
    <w:p w:rsidRPr="003136E6" w:rsidR="003136E6" w:rsidP="002D0B24" w:rsidRDefault="009F5046" w14:paraId="30514B9F" w14:textId="1F34546C">
      <w:pPr>
        <w:spacing w:line="480" w:lineRule="auto"/>
        <w:ind w:firstLine="720"/>
        <w:rPr>
          <w:rFonts w:ascii="Arial" w:hAnsi="Arial" w:cs="Arial"/>
          <w:sz w:val="24"/>
          <w:szCs w:val="24"/>
          <w:lang w:val="en-CA"/>
        </w:rPr>
      </w:pPr>
      <w:r w:rsidRPr="0032287F">
        <w:rPr>
          <w:rFonts w:ascii="Arial" w:hAnsi="Arial" w:cs="Arial"/>
          <w:sz w:val="24"/>
          <w:szCs w:val="24"/>
        </w:rPr>
        <w:t>There are several limitations to our study</w:t>
      </w:r>
      <w:r w:rsidR="001A1A75">
        <w:rPr>
          <w:rFonts w:ascii="Arial" w:hAnsi="Arial" w:cs="Arial"/>
          <w:sz w:val="24"/>
          <w:szCs w:val="24"/>
        </w:rPr>
        <w:t xml:space="preserve"> that</w:t>
      </w:r>
      <w:r w:rsidRPr="0032287F">
        <w:rPr>
          <w:rFonts w:ascii="Arial" w:hAnsi="Arial" w:cs="Arial"/>
          <w:sz w:val="24"/>
          <w:szCs w:val="24"/>
        </w:rPr>
        <w:t xml:space="preserve"> are worth noting. First, we did not find any wasting symptoms and thus are unable to refute or support evidence that a link may exist between seasonal evisceration and wasting disease in </w:t>
      </w:r>
      <w:r w:rsidR="004A35BC">
        <w:rPr>
          <w:rFonts w:ascii="Arial" w:hAnsi="Arial" w:eastAsia="Times New Roman" w:cs="Arial"/>
          <w:i/>
          <w:iCs/>
          <w:sz w:val="24"/>
          <w:szCs w:val="24"/>
          <w:lang w:val="en-CA" w:eastAsia="en-CA"/>
        </w:rPr>
        <w:t>P. californicus</w:t>
      </w:r>
      <w:r w:rsidRPr="0032287F">
        <w:rPr>
          <w:rFonts w:ascii="Arial" w:hAnsi="Arial" w:cs="Arial"/>
          <w:sz w:val="24"/>
          <w:szCs w:val="24"/>
        </w:rPr>
        <w:t xml:space="preserve"> </w:t>
      </w:r>
      <w:r w:rsidRPr="0032287F">
        <w:rPr>
          <w:rFonts w:ascii="Arial" w:hAnsi="Arial" w:cs="Arial"/>
          <w:sz w:val="24"/>
          <w:szCs w:val="24"/>
        </w:rPr>
        <w:fldChar w:fldCharType="begin" w:fldLock="1"/>
      </w:r>
      <w:r w:rsidRPr="0032287F">
        <w:rPr>
          <w:rFonts w:ascii="Arial" w:hAnsi="Arial" w:cs="Arial"/>
          <w:sz w:val="24"/>
          <w:szCs w:val="24"/>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Virome","type":"article-journal","volume":"12"},"uris":["http://www.mendeley.com/documents/?uuid=d2ee8ac9-6679-4d24-b028-07857eb0c51a"]}],"mendeley":{"formattedCitation":"(Hewson et al., 2020a)","plainTextFormattedCitation":"(Hewson et al., 2020a)","previouslyFormattedCitation":"(Hewson et al., 2020a)"},"properties":{"noteIndex":0},"schema":"https://github.com/citation-style-language/schema/raw/master/csl-citation.json"}</w:instrText>
      </w:r>
      <w:r w:rsidRPr="0032287F">
        <w:rPr>
          <w:rFonts w:ascii="Arial" w:hAnsi="Arial" w:cs="Arial"/>
          <w:sz w:val="24"/>
          <w:szCs w:val="24"/>
        </w:rPr>
        <w:fldChar w:fldCharType="separate"/>
      </w:r>
      <w:r w:rsidRPr="0032287F">
        <w:rPr>
          <w:rFonts w:ascii="Arial" w:hAnsi="Arial" w:cs="Arial"/>
          <w:noProof/>
          <w:sz w:val="24"/>
          <w:szCs w:val="24"/>
        </w:rPr>
        <w:t>(Hewson et al., 2020a)</w:t>
      </w:r>
      <w:r w:rsidRPr="0032287F">
        <w:rPr>
          <w:rFonts w:ascii="Arial" w:hAnsi="Arial" w:cs="Arial"/>
          <w:sz w:val="24"/>
          <w:szCs w:val="24"/>
        </w:rPr>
        <w:fldChar w:fldCharType="end"/>
      </w:r>
      <w:r w:rsidRPr="0032287F">
        <w:rPr>
          <w:rFonts w:ascii="Arial" w:hAnsi="Arial" w:cs="Arial"/>
          <w:sz w:val="24"/>
          <w:szCs w:val="24"/>
        </w:rPr>
        <w:t>. Second, we</w:t>
      </w:r>
      <w:r w:rsidRPr="0032287F">
        <w:rPr>
          <w:rFonts w:ascii="Arial" w:hAnsi="Arial" w:cs="Arial"/>
          <w:sz w:val="24"/>
          <w:szCs w:val="24"/>
          <w:lang w:val="en-CA"/>
        </w:rPr>
        <w:t xml:space="preserve"> obtained </w:t>
      </w:r>
      <w:r w:rsidR="004A35BC">
        <w:rPr>
          <w:rFonts w:ascii="Arial" w:hAnsi="Arial" w:eastAsia="Times New Roman" w:cs="Arial"/>
          <w:i/>
          <w:iCs/>
          <w:sz w:val="24"/>
          <w:szCs w:val="24"/>
          <w:lang w:val="en-CA" w:eastAsia="en-CA"/>
        </w:rPr>
        <w:t xml:space="preserve">P. californicus </w:t>
      </w:r>
      <w:r w:rsidRPr="0032287F">
        <w:rPr>
          <w:rFonts w:ascii="Arial" w:hAnsi="Arial" w:cs="Arial"/>
          <w:sz w:val="24"/>
          <w:szCs w:val="24"/>
          <w:lang w:val="en-CA"/>
        </w:rPr>
        <w:t xml:space="preserve">from Bamfield, B.C., a population where wasting symptoms have not been reported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(Hewson et al., 2020b)</w:t>
      </w:r>
      <w:r w:rsidRPr="0032287F">
        <w:rPr>
          <w:rFonts w:ascii="Arial" w:hAnsi="Arial" w:cs="Arial"/>
          <w:sz w:val="24"/>
          <w:szCs w:val="24"/>
          <w:lang w:val="en-CA"/>
        </w:rPr>
        <w:fldChar w:fldCharType="end"/>
      </w:r>
      <w:r w:rsidRPr="0032287F">
        <w:rPr>
          <w:rFonts w:ascii="Arial" w:hAnsi="Arial" w:cs="Arial"/>
          <w:sz w:val="24"/>
          <w:szCs w:val="24"/>
          <w:lang w:val="en-CA"/>
        </w:rPr>
        <w:t xml:space="preserve">. While no population genetic studies have specifically examined </w:t>
      </w:r>
      <w:r w:rsidRPr="0032287F">
        <w:rPr>
          <w:rFonts w:ascii="Arial" w:hAnsi="Arial" w:cs="Arial"/>
          <w:i/>
          <w:iCs/>
          <w:sz w:val="24"/>
          <w:szCs w:val="24"/>
          <w:lang w:val="en-CA"/>
        </w:rPr>
        <w:t>P. californicus</w:t>
      </w:r>
      <w:r w:rsidRPr="0032287F">
        <w:rPr>
          <w:rFonts w:ascii="Arial" w:hAnsi="Arial" w:cs="Arial"/>
          <w:sz w:val="24"/>
          <w:szCs w:val="24"/>
          <w:lang w:val="en-CA"/>
        </w:rPr>
        <w:t xml:space="preserve"> in Bamfield, we assume that they are closely related to the Tofino, B.C. subpopulation </w:t>
      </w:r>
      <w:r w:rsidRPr="0032287F">
        <w:rPr>
          <w:rFonts w:ascii="Arial" w:hAnsi="Arial" w:cs="Arial"/>
          <w:sz w:val="24"/>
          <w:szCs w:val="24"/>
          <w:lang w:val="en-CA"/>
        </w:rPr>
        <w:lastRenderedPageBreak/>
        <w:fldChar w:fldCharType="begin" w:fldLock="1"/>
      </w:r>
      <w:r w:rsidRPr="0032287F">
        <w:rPr>
          <w:rFonts w:ascii="Arial" w:hAnsi="Arial" w:cs="Arial"/>
          <w:sz w:val="24"/>
          <w:szCs w:val="24"/>
          <w:lang w:val="en-CA"/>
        </w:rPr>
        <w:instrText>ADDIN CSL_CITATION {"citationItems":[{"id":"ITEM-1","itemData":{"DOI":"10.1111/MEC.14589","ISSN":"1365294X","PMID":"29654703","abstract":"Marine populations are typically characterized by weak genetic differentiation due to the potential for long-distance dispersal favouring high levels of gene flow. However, strong directional advection of water masses or retentive hydrodynamic forces can influence the degree of genetic exchange among marine populations. To determine the oceanographic drivers of genetic structure in a highly dispersive marine invertebrate, the giant California sea cucumber (Parastichopus californicus), we first tested for the presence of genetic discontinuities along the coast of North America in the northeastern Pacific Ocean. Then, we tested two hypotheses regarding spatial processes influencing population structure: (i) isolation by distance (IBD: genetic structure is explained by geographic distance) and (ii) isolation by resistance (IBR: genetic structure is driven by ocean circulation). Using RADseq, we genotyped 717 individuals from 24 sampling locations across 2,719 neutral SNPs to assess the degree of population differentiation and integrated estimates of genetic variation with inferred connectivity probabilities from a biophysical model of larval dispersal mediated by ocean currents. We identified two clusters separating north and south regions, as well as significant, albeit weak, substructure within regions (FST = 0.002, p =.001). After modelling the asymmetric nature of ocean currents, we demonstrated that local oceanography (IBR) was a better predictor of genetic variation (R2 =.49) than geographic distance (IBD) (R2 =.18), and directional processes played an important role in shaping fine-scale structure. Our study contributes to the growing body of literature identifying significant population structure in marine systems and has important implications for the spatial management of P. californicus and other exploited marine species.","author":[{"dropping-particle":"","family":"Xuereb","given":"Amanda","non-dropping-particle":"","parse-names":false,"suffix":""},{"dropping-particle":"","family":"Benestan","given":"Laura","non-dropping-particle":"","parse-names":false,"suffix":""},{"dropping-particle":"","family":"Normandeau","given":"Éric","non-dropping-particle":"","parse-names":false,"suffix":""},{"dropping-particle":"","family":"Daigle","given":"Rémi M.","non-dropping-particle":"","parse-names":false,"suffix":""},{"dropping-particle":"","family":"Curtis","given":"Janelle M.R.","non-dropping-particle":"","parse-names":false,"suffix":""},{"dropping-particle":"","family":"Bernatchez","given":"Louis","non-dropping-particle":"","parse-names":false,"suffix":""},{"dropping-particle":"","family":"Fortin","given":"Marie Josée","non-dropping-particle":"","parse-names":false,"suffix":""}],"container-title":"Molecular Ecology","id":"ITEM-1","issue":"10","issued":{"date-parts":[["2018","5","1"]]},"page":"2347-2364","publisher":"Blackwell Publishing Ltd","title":"Asymmetric oceanographic processes mediate connectivity and population genetic structure, as revealed by RADseq, in a highly dispersive marine invertebrate (Parastichopus californicus)","type":"article-journal","volume":"27"},"uris":["http://www.mendeley.com/documents/?uuid=798f095f-f311-4e25-9015-8f1687ace348"]}],"mendeley":{"formattedCitation":"(Xuereb et al., 2018)","plainTextFormattedCitation":"(Xuereb et al., 2018)","previouslyFormattedCitation":"(Xuereb et al., 2018)"},"properties":{"noteIndex":0},"schema":"https://github.com/citation-style-language/schema/raw/master/csl-citation.json"}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(Xuereb et al., 2018)</w:t>
      </w:r>
      <w:r w:rsidRPr="0032287F">
        <w:rPr>
          <w:rFonts w:ascii="Arial" w:hAnsi="Arial" w:cs="Arial"/>
          <w:sz w:val="24"/>
          <w:szCs w:val="24"/>
          <w:lang w:val="en-CA"/>
        </w:rPr>
        <w:fldChar w:fldCharType="end"/>
      </w:r>
      <w:r w:rsidRPr="0032287F">
        <w:rPr>
          <w:rFonts w:ascii="Arial" w:hAnsi="Arial" w:cs="Arial"/>
          <w:sz w:val="24"/>
          <w:szCs w:val="24"/>
          <w:lang w:val="en-CA"/>
        </w:rPr>
        <w:t xml:space="preserve">. The Tofino subpopulation receives significant genetic influx from the </w:t>
      </w:r>
      <w:r w:rsidRPr="0032287F">
        <w:rPr>
          <w:rFonts w:ascii="Arial" w:hAnsi="Arial" w:cs="Arial"/>
          <w:i/>
          <w:iCs/>
          <w:sz w:val="24"/>
          <w:szCs w:val="24"/>
          <w:lang w:val="en-CA"/>
        </w:rPr>
        <w:t>P. californicus</w:t>
      </w:r>
      <w:r w:rsidRPr="0032287F">
        <w:rPr>
          <w:rFonts w:ascii="Arial" w:hAnsi="Arial" w:cs="Arial"/>
          <w:sz w:val="24"/>
          <w:szCs w:val="24"/>
          <w:lang w:val="en-CA"/>
        </w:rPr>
        <w:t xml:space="preserve"> population in the Strait of Georgia where wasting has been reported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{"citationItems":[{"id":"ITEM-1","itemData":{"DOI":"10.1111/MEC.14589","ISSN":"1365294X","PMID":"29654703","abstract":"Marine populations are typically characterized by weak genetic differentiation due to the potential for long-distance dispersal favouring high levels of gene flow. However, strong directional advection of water masses or retentive hydrodynamic forces can influence the degree of genetic exchange among marine populations. To determine the oceanographic drivers of genetic structure in a highly dispersive marine invertebrate, the giant California sea cucumber (Parastichopus californicus), we first tested for the presence of genetic discontinuities along the coast of North America in the northeastern Pacific Ocean. Then, we tested two hypotheses regarding spatial processes influencing population structure: (i) isolation by distance (IBD: genetic structure is explained by geographic distance) and (ii) isolation by resistance (IBR: genetic structure is driven by ocean circulation). Using RADseq, we genotyped 717 individuals from 24 sampling locations across 2,719 neutral SNPs to assess the degree of population differentiation and integrated estimates of genetic variation with inferred connectivity probabilities from a biophysical model of larval dispersal mediated by ocean currents. We identified two clusters separating north and south regions, as well as significant, albeit weak, substructure within regions (FST = 0.002, p =.001). After modelling the asymmetric nature of ocean currents, we demonstrated that local oceanography (IBR) was a better predictor of genetic variation (R2 =.49) than geographic distance (IBD) (R2 =.18), and directional processes played an important role in shaping fine-scale structure. Our study contributes to the growing body of literature identifying significant population structure in marine systems and has important implications for the spatial management of P. californicus and other exploited marine species.","author":[{"dropping-particle":"","family":"Xuereb","given":"Amanda","non-dropping-particle":"","parse-names":false,"suffix":""},{"dropping-particle":"","family":"Benestan","given":"Laura","non-dropping-particle":"","parse-names":false,"suffix":""},{"dropping-particle":"","family":"Normandeau","given":"Éric","non-dropping-particle":"","parse-names":false,"suffix":""},{"dropping-particle":"","family":"Daigle","given":"Rémi M.","non-dropping-particle":"","parse-names":false,"suffix":""},{"dropping-particle":"","family":"Curtis","given":"Janelle M.R.","non-dropping-particle":"","parse-names":false,"suffix":""},{"dropping-particle":"","family":"Bernatchez","given":"Louis","non-dropping-particle":"","parse-names":false,"suffix":""},{"dropping-particle":"","family":"Fortin","given":"Marie Josée","non-dropping-particle":"","parse-names":false,"suffix":""}],"container-title":"Molecular Ecology","id":"ITEM-1","issue":"10","issued":{"date-parts":[["2018","5","1"]]},"page":"2347-2364","publisher":"Blackwell Publishing Ltd","title":"Asymmetric oceanographic processes mediate connectivity and population genetic structure, as revealed by RADseq, in a highly dispersive marine invertebrate (Parastichopus californicus)","type":"article-journal","volume":"27"},"uris":["http://www.mendeley.com/documents/?uuid=798f095f-f311-4e25-9015-8f1687ace348"]}],"mendeley":{"formattedCitation":"(Xuereb et al., 2018)","plainTextFormattedCitation":"(Xuereb et al., 2018)","previouslyFormattedCitation":"(Xuereb et al., 2018)"},"properties":{"noteIndex":0},"schema":"https://github.com/citation-style-language/schema/raw/master/csl-citation.json"}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(Xuereb et al., 2018)</w:t>
      </w:r>
      <w:r w:rsidRPr="0032287F">
        <w:rPr>
          <w:rFonts w:ascii="Arial" w:hAnsi="Arial" w:cs="Arial"/>
          <w:sz w:val="24"/>
          <w:szCs w:val="24"/>
          <w:lang w:val="en-CA"/>
        </w:rPr>
        <w:fldChar w:fldCharType="end"/>
      </w:r>
      <w:r w:rsidRPr="0032287F">
        <w:rPr>
          <w:rFonts w:ascii="Arial" w:hAnsi="Arial" w:cs="Arial"/>
          <w:sz w:val="24"/>
          <w:szCs w:val="24"/>
          <w:lang w:val="en-CA"/>
        </w:rPr>
        <w:t xml:space="preserve">. Therefore, we do not expect that genetic differentiation could confer differential vulnerability to wasting </w:t>
      </w:r>
      <w:r w:rsidR="00C02EA6">
        <w:rPr>
          <w:rFonts w:ascii="Arial" w:hAnsi="Arial" w:cs="Arial"/>
          <w:sz w:val="24"/>
          <w:szCs w:val="24"/>
          <w:lang w:val="en-CA"/>
        </w:rPr>
        <w:t xml:space="preserve">for </w:t>
      </w:r>
      <w:r w:rsidRPr="00C02EA6" w:rsidR="00C02EA6">
        <w:rPr>
          <w:rFonts w:ascii="Arial" w:hAnsi="Arial" w:cs="Arial"/>
          <w:i/>
          <w:iCs/>
          <w:sz w:val="24"/>
          <w:szCs w:val="24"/>
          <w:lang w:val="en-CA"/>
        </w:rPr>
        <w:t xml:space="preserve"> </w:t>
      </w:r>
      <w:r w:rsidRPr="0032287F" w:rsidR="00C02EA6">
        <w:rPr>
          <w:rFonts w:ascii="Arial" w:hAnsi="Arial" w:cs="Arial"/>
          <w:i/>
          <w:iCs/>
          <w:sz w:val="24"/>
          <w:szCs w:val="24"/>
          <w:lang w:val="en-CA"/>
        </w:rPr>
        <w:t>P. californicus</w:t>
      </w:r>
      <w:r w:rsidR="00C02EA6">
        <w:rPr>
          <w:rFonts w:ascii="Arial" w:hAnsi="Arial" w:cs="Arial"/>
          <w:i/>
          <w:iCs/>
          <w:sz w:val="24"/>
          <w:szCs w:val="24"/>
          <w:lang w:val="en-CA"/>
        </w:rPr>
        <w:t xml:space="preserve"> </w:t>
      </w:r>
      <w:r w:rsidR="00C02EA6">
        <w:rPr>
          <w:rFonts w:ascii="Arial" w:hAnsi="Arial" w:cs="Arial"/>
          <w:sz w:val="24"/>
          <w:szCs w:val="24"/>
          <w:lang w:val="en-CA"/>
        </w:rPr>
        <w:t>from</w:t>
      </w:r>
      <w:r w:rsidRPr="0032287F">
        <w:rPr>
          <w:rFonts w:ascii="Arial" w:hAnsi="Arial" w:cs="Arial"/>
          <w:sz w:val="24"/>
          <w:szCs w:val="24"/>
          <w:lang w:val="en-CA"/>
        </w:rPr>
        <w:t xml:space="preserve"> Bamfield</w:t>
      </w:r>
      <w:r w:rsidR="00C02EA6">
        <w:rPr>
          <w:rFonts w:ascii="Arial" w:hAnsi="Arial" w:cs="Arial"/>
          <w:sz w:val="24"/>
          <w:szCs w:val="24"/>
          <w:lang w:val="en-CA"/>
        </w:rPr>
        <w:t xml:space="preserve"> </w:t>
      </w:r>
      <w:r w:rsidRPr="0032287F">
        <w:rPr>
          <w:rFonts w:ascii="Arial" w:hAnsi="Arial" w:cs="Arial"/>
          <w:sz w:val="24"/>
          <w:szCs w:val="24"/>
          <w:lang w:val="en-CA"/>
        </w:rPr>
        <w:t xml:space="preserve">compared to </w:t>
      </w:r>
      <w:r w:rsidR="00C02EA6">
        <w:rPr>
          <w:rFonts w:ascii="Arial" w:hAnsi="Arial" w:cs="Arial"/>
          <w:sz w:val="24"/>
          <w:szCs w:val="24"/>
          <w:lang w:val="en-CA"/>
        </w:rPr>
        <w:t xml:space="preserve">those in </w:t>
      </w:r>
      <w:r w:rsidRPr="0032287F">
        <w:rPr>
          <w:rFonts w:ascii="Arial" w:hAnsi="Arial" w:cs="Arial"/>
          <w:sz w:val="24"/>
          <w:szCs w:val="24"/>
          <w:lang w:val="en-CA"/>
        </w:rPr>
        <w:t>Nanoose. Third,</w:t>
      </w:r>
      <w:r w:rsidR="0076012F">
        <w:rPr>
          <w:rFonts w:ascii="Arial" w:hAnsi="Arial" w:cs="Arial"/>
          <w:sz w:val="24"/>
          <w:szCs w:val="24"/>
          <w:lang w:val="en-CA"/>
        </w:rPr>
        <w:t xml:space="preserve"> </w:t>
      </w:r>
      <w:r w:rsidR="00842C22">
        <w:rPr>
          <w:rFonts w:ascii="Arial" w:hAnsi="Arial" w:cs="Arial"/>
          <w:sz w:val="24"/>
          <w:szCs w:val="24"/>
          <w:lang w:val="en-CA"/>
        </w:rPr>
        <w:t xml:space="preserve">seasonality may explain the lack of wasting symptoms, as </w:t>
      </w:r>
      <w:r w:rsidRPr="0032287F">
        <w:rPr>
          <w:rFonts w:ascii="Arial" w:hAnsi="Arial" w:cs="Arial"/>
          <w:sz w:val="24"/>
          <w:szCs w:val="24"/>
          <w:lang w:val="en-CA"/>
        </w:rPr>
        <w:t xml:space="preserve">our experiment was conducted during November 2021 while the wasting event in Nanoose Bay occurred between August and October 2021. </w:t>
      </w:r>
      <w:r w:rsidR="00842C22">
        <w:rPr>
          <w:rFonts w:ascii="Arial" w:hAnsi="Arial" w:cs="Arial"/>
          <w:sz w:val="24"/>
          <w:szCs w:val="24"/>
          <w:lang w:val="en-CA"/>
        </w:rPr>
        <w:t>However,</w:t>
      </w:r>
      <w:r w:rsidR="0096264D">
        <w:rPr>
          <w:rFonts w:ascii="Arial" w:hAnsi="Arial" w:cs="Arial"/>
          <w:sz w:val="24"/>
          <w:szCs w:val="24"/>
          <w:lang w:val="en-CA"/>
        </w:rPr>
        <w:t xml:space="preserve"> </w:t>
      </w:r>
      <w:r w:rsidRPr="0032287F">
        <w:rPr>
          <w:rFonts w:ascii="Arial" w:hAnsi="Arial" w:cs="Arial"/>
          <w:sz w:val="24"/>
          <w:szCs w:val="24"/>
          <w:lang w:val="en-CA"/>
        </w:rPr>
        <w:t>wasting</w:t>
      </w:r>
      <w:r w:rsidR="00440AAB">
        <w:rPr>
          <w:rFonts w:ascii="Arial" w:hAnsi="Arial" w:cs="Arial"/>
          <w:sz w:val="24"/>
          <w:szCs w:val="24"/>
          <w:lang w:val="en-CA"/>
        </w:rPr>
        <w:t xml:space="preserve"> in </w:t>
      </w:r>
      <w:r w:rsidR="00440AAB">
        <w:rPr>
          <w:rFonts w:ascii="Arial" w:hAnsi="Arial" w:cs="Arial"/>
          <w:i/>
          <w:sz w:val="24"/>
          <w:szCs w:val="24"/>
          <w:lang w:val="en-CA"/>
        </w:rPr>
        <w:t>P. californicus</w:t>
      </w:r>
      <w:r w:rsidRPr="0032287F">
        <w:rPr>
          <w:rFonts w:ascii="Arial" w:hAnsi="Arial" w:cs="Arial"/>
          <w:sz w:val="24"/>
          <w:szCs w:val="24"/>
          <w:lang w:val="en-CA"/>
        </w:rPr>
        <w:t xml:space="preserve"> has been previously reported </w:t>
      </w:r>
      <w:r w:rsidR="00D00852">
        <w:rPr>
          <w:rFonts w:ascii="Arial" w:hAnsi="Arial" w:cs="Arial"/>
          <w:sz w:val="24"/>
          <w:szCs w:val="24"/>
          <w:lang w:val="en-CA"/>
        </w:rPr>
        <w:t>year-round</w:t>
      </w:r>
      <w:r w:rsidRPr="0032287F">
        <w:rPr>
          <w:rFonts w:ascii="Arial" w:hAnsi="Arial" w:cs="Arial"/>
          <w:sz w:val="24"/>
          <w:szCs w:val="24"/>
          <w:lang w:val="en-CA"/>
        </w:rPr>
        <w:t xml:space="preserve">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(Hewson et al., 2020b)</w:t>
      </w:r>
      <w:r w:rsidRPr="0032287F">
        <w:rPr>
          <w:rFonts w:ascii="Arial" w:hAnsi="Arial" w:cs="Arial"/>
          <w:sz w:val="24"/>
          <w:szCs w:val="24"/>
          <w:lang w:val="en-CA"/>
        </w:rPr>
        <w:fldChar w:fldCharType="end"/>
      </w:r>
      <w:r w:rsidRPr="0032287F">
        <w:rPr>
          <w:rFonts w:ascii="Arial" w:hAnsi="Arial" w:cs="Arial"/>
          <w:sz w:val="24"/>
          <w:szCs w:val="24"/>
          <w:lang w:val="en-CA"/>
        </w:rPr>
        <w:t xml:space="preserve">. The final limitation of our study was its short duration. We only exposed sea cucumbers to heat stress for a total of 82 hours and the majority of minor and major ulcers formed in the later days of our experiment. We cannot confirm that they would not have developed into more severe, wasting-like lesions provided with a more extended duration of extreme temperature. However, during </w:t>
      </w:r>
      <w:r w:rsidR="00403630">
        <w:rPr>
          <w:rFonts w:ascii="Arial" w:hAnsi="Arial" w:cs="Arial"/>
          <w:sz w:val="24"/>
          <w:szCs w:val="24"/>
          <w:lang w:val="en-CA"/>
        </w:rPr>
        <w:t xml:space="preserve">our </w:t>
      </w:r>
      <w:r w:rsidR="00C55F5A">
        <w:rPr>
          <w:rFonts w:ascii="Arial" w:hAnsi="Arial" w:cs="Arial"/>
          <w:sz w:val="24"/>
          <w:szCs w:val="24"/>
          <w:lang w:val="en-CA"/>
        </w:rPr>
        <w:t>short-term</w:t>
      </w:r>
      <w:r w:rsidR="00403630">
        <w:rPr>
          <w:rFonts w:ascii="Arial" w:hAnsi="Arial" w:cs="Arial"/>
          <w:sz w:val="24"/>
          <w:szCs w:val="24"/>
          <w:lang w:val="en-CA"/>
        </w:rPr>
        <w:t xml:space="preserve"> experiment</w:t>
      </w:r>
      <w:r w:rsidRPr="0032287F">
        <w:rPr>
          <w:rFonts w:ascii="Arial" w:hAnsi="Arial" w:cs="Arial"/>
          <w:sz w:val="24"/>
          <w:szCs w:val="24"/>
          <w:lang w:val="en-CA"/>
        </w:rPr>
        <w:t xml:space="preserve"> we observed mortality and a significant stiffness-based behavioural response</w:t>
      </w:r>
      <w:r w:rsidR="00CE54C8">
        <w:rPr>
          <w:rFonts w:ascii="Arial" w:hAnsi="Arial" w:cs="Arial"/>
          <w:sz w:val="24"/>
          <w:szCs w:val="24"/>
          <w:lang w:val="en-CA"/>
        </w:rPr>
        <w:t xml:space="preserve">. </w:t>
      </w:r>
      <w:r w:rsidR="003136E6">
        <w:rPr>
          <w:rFonts w:ascii="Arial" w:hAnsi="Arial" w:cs="Arial"/>
          <w:sz w:val="24"/>
          <w:szCs w:val="24"/>
          <w:lang w:val="en-CA"/>
        </w:rPr>
        <w:t xml:space="preserve">Despite our findings that </w:t>
      </w:r>
      <w:r w:rsidR="003136E6">
        <w:rPr>
          <w:rFonts w:ascii="Arial" w:hAnsi="Arial" w:cs="Arial"/>
          <w:i/>
          <w:iCs/>
          <w:sz w:val="24"/>
          <w:szCs w:val="24"/>
          <w:lang w:val="en-CA"/>
        </w:rPr>
        <w:t>P. californicus</w:t>
      </w:r>
      <w:r w:rsidR="003136E6">
        <w:rPr>
          <w:rFonts w:ascii="Arial" w:hAnsi="Arial" w:cs="Arial"/>
          <w:sz w:val="24"/>
          <w:szCs w:val="24"/>
          <w:lang w:val="en-CA"/>
        </w:rPr>
        <w:t xml:space="preserve"> was under extreme thermal stress, wasting did not occur. If wasting was induced by physiological heat stress as an isolated factor, we expect that it would have occurred under these conditions.</w:t>
      </w:r>
    </w:p>
    <w:p w:rsidRPr="0032287F" w:rsidR="009F5046" w:rsidP="009F5046" w:rsidRDefault="009F5046" w14:paraId="72CE8807" w14:textId="77777777">
      <w:pPr>
        <w:spacing w:line="480" w:lineRule="auto"/>
        <w:rPr>
          <w:rFonts w:ascii="Arial" w:hAnsi="Arial" w:eastAsia="Times New Roman" w:cs="Arial"/>
          <w:i/>
          <w:iCs/>
          <w:sz w:val="24"/>
          <w:szCs w:val="24"/>
          <w:lang w:val="en-CA" w:eastAsia="en-CA"/>
        </w:rPr>
      </w:pPr>
      <w:r w:rsidRPr="0032287F">
        <w:rPr>
          <w:rFonts w:ascii="Arial" w:hAnsi="Arial" w:eastAsia="Times New Roman" w:cs="Arial"/>
          <w:i/>
          <w:iCs/>
          <w:sz w:val="24"/>
          <w:szCs w:val="24"/>
          <w:lang w:val="en-CA" w:eastAsia="en-CA"/>
        </w:rPr>
        <w:t>Synthesis</w:t>
      </w:r>
    </w:p>
    <w:p w:rsidR="009E1CAA" w:rsidP="005B26A3" w:rsidRDefault="009F5046" w14:paraId="0B8B5F08" w14:textId="297C34BC">
      <w:pPr>
        <w:spacing w:line="480" w:lineRule="auto"/>
        <w:ind w:firstLine="720"/>
        <w:rPr>
          <w:rFonts w:ascii="Arial" w:hAnsi="Arial" w:cs="Arial"/>
          <w:sz w:val="24"/>
          <w:szCs w:val="24"/>
          <w:lang w:val="en-CA"/>
        </w:rPr>
      </w:pPr>
      <w:r w:rsidRPr="0032287F">
        <w:rPr>
          <w:rFonts w:ascii="Arial" w:hAnsi="Arial" w:cs="Arial"/>
          <w:sz w:val="24"/>
          <w:szCs w:val="24"/>
          <w:lang w:val="en-CA"/>
        </w:rPr>
        <w:t>White skin ulcerations like those that we observed are a well-documented disease phenomenon in sea cucumbers, described as a S</w:t>
      </w:r>
      <w:r w:rsidR="006757EC">
        <w:rPr>
          <w:rFonts w:ascii="Arial" w:hAnsi="Arial" w:cs="Arial"/>
          <w:sz w:val="24"/>
          <w:szCs w:val="24"/>
          <w:lang w:val="en-CA"/>
        </w:rPr>
        <w:t>k</w:t>
      </w:r>
      <w:r w:rsidRPr="0032287F">
        <w:rPr>
          <w:rFonts w:ascii="Arial" w:hAnsi="Arial" w:cs="Arial"/>
          <w:sz w:val="24"/>
          <w:szCs w:val="24"/>
          <w:lang w:val="en-CA"/>
        </w:rPr>
        <w:t>in Ulceration Disease or Skin Ulceration Syndrome (SUS)</w:t>
      </w:r>
      <w:r w:rsidR="005723EA">
        <w:rPr>
          <w:rFonts w:ascii="Arial" w:hAnsi="Arial" w:cs="Arial"/>
          <w:sz w:val="24"/>
          <w:szCs w:val="24"/>
          <w:lang w:val="en-CA"/>
        </w:rPr>
        <w:t xml:space="preserve"> </w:t>
      </w:r>
      <w:r w:rsidRPr="0032287F" w:rsidR="005723EA">
        <w:rPr>
          <w:rFonts w:ascii="Arial" w:hAnsi="Arial" w:cs="Arial"/>
          <w:i/>
          <w:sz w:val="24"/>
          <w:szCs w:val="24"/>
          <w:lang w:val="en-CA"/>
        </w:rPr>
        <w:fldChar w:fldCharType="begin" w:fldLock="1"/>
      </w:r>
      <w:r w:rsidRPr="0032287F" w:rsidR="005723EA">
        <w:rPr>
          <w:rFonts w:ascii="Arial" w:hAnsi="Arial" w:cs="Arial"/>
          <w:i/>
          <w:sz w:val="24"/>
          <w:szCs w:val="24"/>
          <w:lang w:val="en-CA"/>
        </w:rPr>
        <w:instrText>ADDIN CSL_CITATION {"citationItems":[{"id":"ITEM-1","itemData":{"DOI":"10.1038/S41598-020-78876-0","abstract":"Aquacultivated sea cucumbers often suffer from SKin Ulceration Diseases (SKUDs). SKUDs have been observed in six holothuroid species from nine countries. All SKUDs present a similar symptom—the skin ulceration—and can be induced by bacteria, viruses, or abiotic factors. We here provide an update on SKUDs in holothuroids and analyse the case of the SKUD observed in Holothuria scabra in Madagascar. Field observations revealed a seasonality of the disease (i.e. wintertime maximum peak). Morphological analyses of integument ulcers showed that sea cucumbers react by forming a collagen fibre plug. Metagenomic analyses revealed a higher proportion of Vibrionaceae (Gammaproteobacteria) in ulcers in comparison to the healthy integument of the same individuals. Experimental infection assays were performed with ulcer crude extracts and bacteria isolated from these extracts (e.g. Vibrio parahaemolyticus) but did not significantly induce skin ulceration. Our results suggest that the disease is not induced by a pathogen or, at the very least, that the pathogen is not found within the ulcers as the disease is not transmissible by contact. An initial cause of the SKUD in Madagascar might be the repeated and prolonged exposures to cold temperatures. Opportunistic bacteria could settle in the dermis of ulcerated individuals and promote the ulcer extension. We propose a general nomenclature for SKUDs based on the acronym of the disease, the affected sea cucumber species (e.g. Hs for Holothuria scabra), the concerned region using an ISO code 3166-2 (e.g. MG for Madagascar), the description date (e.g. 20 for the year 2020), and, when known, the inducing agent (first letter of the general taxon, b for bacteria, v for virus in currently known cases; a a if it is an abiotic inducing parameter; nothing if the inducing cause has not been precisely identified). The disease described in this work will be designated under the name SKUD Hs-MG-20.","author":[{"dropping-particle":"","family":"Delroisse","given":"Jérôme","non-dropping-particle":"","parse-names":false,"suffix":""},{"dropping-particle":"","family":"Wayneberghe","given":"Kévin","non-dropping-particle":"Van","parse-names":false,"suffix":""},{"dropping-particle":"","family":"Flammang","given":"Patrick","non-dropping-particle":"","parse-names":false,"suffix":""},{"dropping-particle":"","family":"Gillan","given":"David","non-dropping-particle":"","parse-names":false,"suffix":""},{"dropping-particle":"","family":"Gerbaux","given":"Pascal","non-dropping-particle":"","parse-names":false,"suffix":""},{"dropping-particle":"","family":"Opina","given":"Noel","non-dropping-particle":"","parse-names":false,"suffix":""},{"dropping-particle":"","family":"Todinanahary","given":"Gildas Georges Boleslas","non-dropping-particle":"","parse-names":false,"suffix":""},{"dropping-particle":"","family":"Eeckhaut","given":"Igor","non-dropping-particle":"","parse-names":false,"suffix":""}],"container-title":"Scientific Reports","id":"ITEM-1","issue":"1","issued":{"date-parts":[["2020","12","1"]]},"publisher":"Nature Research","title":"Epidemiology of a SKin Ulceration Disease (SKUD) in the sea cucumber Holothuria scabra with a review on the SKUDs in Holothuroidea (Echinodermata)","type":"article-journal","volume":"10"},"uris":["http://www.mendeley.com/documents/?uuid=466b4247-e830-4aa9-9d9b-d456db6f0cc3"]}],"mendeley":{"formattedCitation":"(Delroisse et al., 2020)","plainTextFormattedCitation":"(Delroisse et al., 2020)","previouslyFormattedCitation":"(Delroisse et al., 2020)"},"properties":{"noteIndex":0},"schema":"https://github.com/citation-style-language/schema/raw/master/csl-citation.json"}</w:instrText>
      </w:r>
      <w:r w:rsidRPr="0032287F" w:rsidR="005723EA">
        <w:rPr>
          <w:rFonts w:ascii="Arial" w:hAnsi="Arial" w:cs="Arial"/>
          <w:i/>
          <w:sz w:val="24"/>
          <w:szCs w:val="24"/>
          <w:lang w:val="en-CA"/>
        </w:rPr>
        <w:fldChar w:fldCharType="separate"/>
      </w:r>
      <w:r w:rsidRPr="0032287F" w:rsidR="005723EA">
        <w:rPr>
          <w:rFonts w:ascii="Arial" w:hAnsi="Arial" w:cs="Arial"/>
          <w:noProof/>
          <w:sz w:val="24"/>
          <w:szCs w:val="24"/>
          <w:lang w:val="en-CA"/>
        </w:rPr>
        <w:t>(Delroisse et al., 2020)</w:t>
      </w:r>
      <w:r w:rsidRPr="0032287F" w:rsidR="005723EA">
        <w:rPr>
          <w:rFonts w:ascii="Arial" w:hAnsi="Arial" w:cs="Arial"/>
          <w:i/>
          <w:sz w:val="24"/>
          <w:szCs w:val="24"/>
          <w:lang w:val="en-CA"/>
        </w:rPr>
        <w:fldChar w:fldCharType="end"/>
      </w:r>
      <w:r w:rsidR="005723EA">
        <w:rPr>
          <w:rFonts w:ascii="Arial" w:hAnsi="Arial" w:cs="Arial"/>
          <w:sz w:val="24"/>
          <w:szCs w:val="24"/>
          <w:lang w:val="en-CA"/>
        </w:rPr>
        <w:t>.</w:t>
      </w:r>
      <w:r w:rsidRPr="0032287F">
        <w:rPr>
          <w:rFonts w:ascii="Arial" w:hAnsi="Arial" w:cs="Arial"/>
          <w:sz w:val="24"/>
          <w:szCs w:val="24"/>
          <w:lang w:val="en-CA"/>
        </w:rPr>
        <w:t xml:space="preserve"> </w:t>
      </w:r>
      <w:r w:rsidR="005723EA">
        <w:rPr>
          <w:rFonts w:ascii="Arial" w:hAnsi="Arial" w:cs="Arial"/>
          <w:sz w:val="24"/>
          <w:szCs w:val="24"/>
          <w:lang w:val="en-CA"/>
        </w:rPr>
        <w:t xml:space="preserve">SUS has been documented in </w:t>
      </w:r>
      <w:r w:rsidR="00F21B7A">
        <w:rPr>
          <w:rFonts w:ascii="Arial" w:hAnsi="Arial" w:cs="Arial"/>
          <w:sz w:val="24"/>
          <w:szCs w:val="24"/>
          <w:lang w:val="en-CA"/>
        </w:rPr>
        <w:t xml:space="preserve">commercially farmed </w:t>
      </w:r>
      <w:r w:rsidR="005F413C">
        <w:rPr>
          <w:rFonts w:ascii="Arial" w:hAnsi="Arial" w:cs="Arial"/>
          <w:sz w:val="24"/>
          <w:szCs w:val="24"/>
          <w:lang w:val="en-CA"/>
        </w:rPr>
        <w:t xml:space="preserve">sea cucumbers, </w:t>
      </w:r>
      <w:r w:rsidRPr="0032287F">
        <w:rPr>
          <w:rFonts w:ascii="Arial" w:hAnsi="Arial" w:cs="Arial"/>
          <w:i/>
          <w:sz w:val="24"/>
          <w:szCs w:val="24"/>
          <w:lang w:val="en-CA"/>
        </w:rPr>
        <w:t>Apostichopus japonicus</w:t>
      </w:r>
      <w:r w:rsidRPr="0032287F">
        <w:rPr>
          <w:rFonts w:ascii="Arial" w:hAnsi="Arial" w:cs="Arial"/>
          <w:sz w:val="24"/>
          <w:szCs w:val="24"/>
          <w:lang w:val="en-CA"/>
        </w:rPr>
        <w:t xml:space="preserve"> and </w:t>
      </w:r>
      <w:r w:rsidRPr="0032287F">
        <w:rPr>
          <w:rFonts w:ascii="Arial" w:hAnsi="Arial" w:cs="Arial"/>
          <w:i/>
          <w:sz w:val="24"/>
          <w:szCs w:val="24"/>
          <w:lang w:val="en-CA"/>
        </w:rPr>
        <w:t>Holothuria scabra</w:t>
      </w:r>
      <w:r w:rsidR="00243EF6">
        <w:rPr>
          <w:rFonts w:ascii="Arial" w:hAnsi="Arial" w:cs="Arial"/>
          <w:i/>
          <w:sz w:val="24"/>
          <w:szCs w:val="24"/>
          <w:lang w:val="en-CA"/>
        </w:rPr>
        <w:t>,</w:t>
      </w:r>
      <w:r w:rsidRPr="0032287F">
        <w:rPr>
          <w:rFonts w:ascii="Arial" w:hAnsi="Arial" w:cs="Arial"/>
          <w:i/>
          <w:sz w:val="24"/>
          <w:szCs w:val="24"/>
          <w:lang w:val="en-CA"/>
        </w:rPr>
        <w:t xml:space="preserve"> </w:t>
      </w:r>
      <w:r w:rsidR="005723EA">
        <w:rPr>
          <w:rFonts w:ascii="Arial" w:hAnsi="Arial" w:cs="Arial"/>
          <w:iCs/>
          <w:sz w:val="24"/>
          <w:szCs w:val="24"/>
          <w:lang w:val="en-CA"/>
        </w:rPr>
        <w:t xml:space="preserve">and </w:t>
      </w:r>
      <w:r w:rsidRPr="0032287F">
        <w:rPr>
          <w:rFonts w:ascii="Arial" w:hAnsi="Arial" w:cs="Arial"/>
          <w:sz w:val="24"/>
          <w:szCs w:val="24"/>
          <w:lang w:val="en-CA"/>
        </w:rPr>
        <w:t xml:space="preserve">has been characterized by white ulcers on the oral and aboral sides of the body </w:t>
      </w:r>
      <w:r w:rsidRPr="0032287F">
        <w:rPr>
          <w:rFonts w:ascii="Arial" w:hAnsi="Arial" w:cs="Arial"/>
          <w:sz w:val="24"/>
          <w:szCs w:val="24"/>
          <w:lang w:val="en-CA"/>
        </w:rPr>
        <w:lastRenderedPageBreak/>
        <w:t xml:space="preserve">wall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{"citationItems":[{"id":"ITEM-1","itemData":{"DOI":"10.1016/j.fsi.2018.06.001","ISSN":"10959947","PMID":"29864588","abstract":"Accumulative evidence has supported the pivotal roles of gut microbiota in shaping host health in a wide range of animals. However, the relationship between gut microbiota and sea cucumber disease is poorly understood. Using the Illumina sequencing of bacterial 16 S rRNA gene, we investigated the divergence of gut bacterial communities between healthy and skin ulceration syndrome (SUS) diseased Apostichopus japonicus. The results showed that bacterial phylotypes in both groups were closely related at phylum level with predominant component of Proteobacteria (&gt;90%). However, Firmicutes and Verrucomicrobia displayed opposite trends in two groups with higher abundance of Firmicutes and lower of Verrucomicrobia in diseased group. Further KEGG enrichment revealed that bacterial-mediated infectious diseases and signal transduction pathways were significantly induced in the SUS group. We also identified one OTU of Lactococcus garvieae from Firmicutes exhibited significantly different abundances in diseased sea cucumber as compared to healthy subjects. The relative abundance of the species was 27.67% ± 10.52% in diseased group compared to 2.78% ± 2.59% in healthy sea cucumber. Three virulence genes of hly</w:instrText>
      </w:r>
      <w:r w:rsidRPr="0032287F">
        <w:rPr>
          <w:rFonts w:hint="eastAsia" w:ascii="MS Gothic" w:hAnsi="MS Gothic" w:eastAsia="MS Gothic" w:cs="MS Gothic"/>
          <w:sz w:val="24"/>
          <w:szCs w:val="24"/>
          <w:lang w:val="en-CA"/>
        </w:rPr>
        <w:instrText>Ⅲ</w:instrText>
      </w:r>
      <w:r w:rsidRPr="0032287F">
        <w:rPr>
          <w:rFonts w:ascii="Arial" w:hAnsi="Arial" w:cs="Arial"/>
          <w:sz w:val="24"/>
          <w:szCs w:val="24"/>
          <w:lang w:val="en-CA"/>
        </w:rPr>
        <w:instrText xml:space="preserve"> fbp and pva encoded by L. garvieae were investigated by qPCR, and were found to be significantly induced (P &lt; 0.05) in diseased sea cucumbers as compared to healthy ones. All our results supported that L. garvieae might be a potential pathogen for SUS outbreak and could be served as a bio-indicator for this disease monitoring.","author":[{"dropping-particle":"","family":"Zhang","given":"Zhen","non-dropping-particle":"","parse-names":false,"suffix":""},{"dropping-particle":"","family":"Xing","given":"Ronglian","non-dropping-particle":"","parse-names":false,"suffix":""},{"dropping-particle":"","family":"Lv","given":"Zhimeng","non-dropping-particle":"","parse-names":false,"suffix":""},{"dropping-particle":"","family":"Shao","given":"Yina","non-dropping-particle":"","parse-names":false,"suffix":""},{"dropping-particle":"","family":"Zhang","given":"Weiwei","non-dropping-particle":"","parse-names":false,"suffix":""},{"dropping-particle":"","family":"Zhao","given":"Xuelin","non-dropping-particle":"","parse-names":false,"suffix":""},{"dropping-particle":"","family":"Li","given":"Chenghua","non-dropping-particle":"","parse-names":false,"suffix":""}],"container-title":"Fish and Shellfish Immunology","id":"ITEM-1","issue":"May","issued":{"date-parts":[["2018"]]},"note":"BACTERIA CAUSE","page":"148-154","publisher":"Elsevier","title":"Analysis of gut microbiota revealed Lactococcus garviaeae could be an indicative of skin ulceration syndrome in farmed sea cucumber Apostichopus japonicus","type":"article-journal","volume":"80"},"uris":["http://www.mendeley.com/documents/?uuid=53da8175-073f-4902-a84b-eb70a3ea5f9f"]},{"id":"ITEM-2","itemData":{"DOI":"10.1016/j.aquaculture.2008.10.015","ISSN":"00448486","abstract":"The diseases of cultured sea cucumber have been the bottle-neck for the sustainable development of sea cucumber (Apostichopus japonicus) cultivation in China. Two diseases that occurred from 2004 and caused mass mortalities of sea cucumbers are still prevalent in Liaoning and Shandong provinces in China. One is skin ulceration syndrome and the other is viscera rejection syndrome. The epidemiology and pathogenicity of the diseases were investigated. Microscopic observations were made on healthy and diseased individuals of sea cucumbers to record the bacteria, mold and parasites on the surface of body wall, and the relationship of microbes between skin ulceration disease and viscera ejection disease. The two diseases expressed several differences. Six predominant isolates of bacteria (2004A, 2004B, 04101, 04102, 04103 and 04104) were isolated from the sea cucumbers suffering from skin ulceration in indoor ponds for wintering and outdoor ponds for culturing. Two isolates of bacteria (041201 and 041202) were isolated from the sea cucumbers suffering from viscera ejection syndrome in indoor wintering ponds. Induced infection experiments with these isolates of bacteria showed that all eight predominant isolates of bacteria were pathogenic as they showed the same signs as naturally infected and re-isolates from diseased sea cucumber had the same morphological characteristics. Physiological and biochemical tests and the sequence similarity analysis of the 16S rRNA genes of these bacterial isolates indicated that isolate 2004A was similar to Vibrio cyclitrophicus, 2004B similar to V. splendidus, isolates 04101 and 04103 similar to V. harveyi, 04102 similar to V. tasmaniensis, isolate 04104 similar to Photobacterium sp. isolate 041201 similar to Arthrobacter protophormiae, and isolate 041202 similar to Staphylococcus equorum. Antibiotic sensitive test showed that the eight isolates of bacteria were sensitive to Ofloxacin, Levofloxacin hydrochloride, Cefobid, Doxycycline, Novobiocin, but not sensitive to Oxacillin sodium, Aminobenzylpenicillin, Spectinomycin, or Cefradine. © 2008 Elsevier B.V. All rights reserved.","author":[{"dropping-particle":"","family":"Deng","given":"Huan","non-dropping-particle":"","parse-names":false,"suffix":""},{"dropping-particle":"","family":"He","given":"Chongbo","non-dropping-particle":"","parse-names":false,"suffix":""},{"dropping-particle":"","family":"Zhou","given":"Zunchun","non-dropping-particle":"","parse-names":false,"suffix":""},{"dropping-particle":"","family":"Liu","given":"Chang","non-dropping-particle":"","parse-names":false,"suffix":""},{"dropping-particle":"","family":"Tan","given":"Kefei","non-dropping-particle":"","parse-names":false,"suffix":""},{"dropping-particle":"","family":"Wang","given":"Nianbin","non-dropping-particle":"","parse-names":false,"suffix":""},{"dropping-particle":"","family":"Jiang","given":"Bei","non-dropping-particle":"","parse-names":false,"suffix":""},{"dropping-particle":"","family":"Gao","given":"Xianggang","non-dropping-particle":"","parse-names":false,"suffix":""},{"dropping-particle":"","family":"Liu","given":"Weidong","non-dropping-particle":"","parse-names":false,"suffix":""}],"container-title":"Aquaculture","id":"ITEM-2","issue":"1-2","issued":{"date-parts":[["2009"]]},"page":"18-27","publisher":"Elsevier B.V.","title":"Isolation and pathogenicity of pathogens from skin ulceration disease and viscera ejection syndrome of the sea cucumber Apostichopus japonicus","type":"article-journal","volume":"287"},"uris":["http://www.mendeley.com/documents/?uuid=16caeb42-cf12-4a7d-8de7-d3bc04db64c0"]},{"id":"ITEM-3","itemData":{"DOI":"10.1016/j.jip.2007.03.001","ISSN":"00222011","PMID":"17462667","abstract":"Acute peristome edema disease (APED) is a new disease that broke out in cultured sea cucumber along the Shangdong and Liaoning province coasts in China, PR, and has caused a great deal of death in Apostichopus japonicus (Selenka) since 2004. Here we report virus-like particles found in intestine epithelium of sea cucumbers reared in North China. It is the first time that sea cucumbers are reported to be infected by virus. Histological examinations showed that the viral inclusion bodies existed in intestine epithelium cells. Electron microscopic examinations show that the virions were spherical, 80-100 nm in diameter, and composed of a helical nucleocapsid within an envelope with surface projections. Detailed studies on the morphogenesis of these viruses found many characteristics previously described for coronaviruses. Virus particles always congregated, and formed a virus vesicle with an encircling membrane. The most obvious cellular pathologic feature is large granular areas of cytoplasm, relatively devoid of organelles. Tubular structures within virus-containing vesicles, nucleocapsid inclusions, and double-membrane vesicles are also found in the cytopathic cells. No rickettsia, chlamydia, bacteria, or other parasitic organisms were found. © 2007 Elsevier Inc. All rights reserved.","author":[{"dropping-particle":"","family":"Wang","given":"Pinhong","non-dropping-particle":"","parse-names":false,"suffix":""},{"dropping-particle":"","family":"Chang","given":"Yaqing","non-dropping-particle":"","parse-names":false,"suffix":""},{"dropping-particle":"","family":"Yu","given":"Jinhai","non-dropping-particle":"","parse-names":false,"suffix":""},{"dropping-particle":"","family":"Li","given":"Chunyan","non-dropping-particle":"","parse-names":false,"suffix":""},{"dropping-particle":"","family":"Xu","given":"Gaorong","non-dropping-particle":"","parse-names":false,"suffix":""}],"container-title":"Journal of Invertebrate Pathology","id":"ITEM-3","issue":"1","issued":{"date-parts":[["2007","9"]]},"page":"11-17","title":"Acute peristome edema disease in juvenile and adult sea cucumbers Apostichopus japonicus (Selenka) reared in North China","type":"article-journal","volume":"96"},"uris":["http://www.mendeley.com/documents/?uuid=efcd9514-a7a3-4a53-9928-dba420a0b01c"]},{"id":"ITEM-4","itemData":{"DOI":"10.1016/j.fsi.2012.04.013","ISSN":"10959947","abstract":"MicroRNAs (miRNAs) constitute a family of small RNA species which have been demonstrated to be one of key effectors in mediating host-pathogen interaction. In this study, two haemocytes miRNA libraries were constructed with deep sequenced by illumina Hiseq2000 from healthy (L1) and skin ulceration syndrome Apostichopus japonicus (L2). The high throughput solexa sequencing resulted in 9,579,038 and 7,742,558 clean data from L1 and L2, respectively. Sequences analysis revealed that 40 conserved miRNAs were found in both libraries, in which let-7 and mir-125 were speculated to be clustered together and expressed accordingly. Eighty-six miRNA candidates were also identified by reference genome search and stem-loop structure prediction. Importantly, mir-31 and mir-2008 displayed signifi{ligature}cant differential expression between the two libraries according to FPKM model, which might be considered as promising targets for elucidating the intrinsic mechanism of skin ulceration syndrome outbreak in the species. © 2012 Elsevier Ltd.","author":[{"dropping-particle":"","family":"Li","given":"Chenghua","non-dropping-particle":"","parse-names":false,"suffix":""},{"dropping-particle":"","family":"Feng","given":"Weida","non-dropping-particle":"","parse-names":false,"suffix":""},{"dropping-particle":"","family":"Qiu","given":"Lihua","non-dropping-particle":"","parse-names":false,"suffix":""},{"dropping-particle":"","family":"Xia","given":"Changge","non-dropping-particle":"","parse-names":false,"suffix":""},{"dropping-particle":"","family":"Su","given":"Xiurong","non-dropping-particle":"","parse-names":false,"suffix":""},{"dropping-particle":"","family":"Jin","given":"Chunhua","non-dropping-particle":"","parse-names":false,"suffix":""},{"dropping-particle":"","family":"Zhou","given":"Tingting","non-dropping-particle":"","parse-names":false,"suffix":""},{"dropping-particle":"","family":"Zeng","given":"Yuan","non-dropping-particle":"","parse-names":false,"suffix":""},{"dropping-particle":"","family":"Li","given":"Taiwu","non-dropping-particle":"","parse-names":false,"suffix":""}],"container-title":"Fish and Shellfish Immunology","id":"ITEM-4","issue":"2","issued":{"date-parts":[["2012"]]},"page":"436-441","publisher":"Elsevier Ltd","title":"Characterization of skin ulceration syndrome associated microRNAs in sea cucumber Apostichopus japonicus by deep sequencing","type":"article-journal","volume":"33"},"uris":["http://www.mendeley.com/documents/?uuid=440fe4c4-e95d-42d0-a272-99f814ab509f"]}],"mendeley":{"formattedCitation":"(Deng et al., 2009; Li et al., 2012; Wang et al., 2007; Zhang et al., 2018)","plainTextFormattedCitation":"(Deng et al., 2009; Li et al., 2012; Wang et al., 2007; Zhang et al., 2018)","previouslyFormattedCitation":"(Deng et al., 2009; Li et al., 2012; Wang et al., 2007; Zhang et al., 2018)"},"properties":{"noteIndex":0},"schema":"https://github.com/citation-style-language/schema/raw/master/csl-citation.json"}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(Deng et al., 2009; Li et al., 2012; Wang et al., 2007; Zhang et al., 2018)</w:t>
      </w:r>
      <w:r w:rsidRPr="0032287F">
        <w:rPr>
          <w:rFonts w:ascii="Arial" w:hAnsi="Arial" w:cs="Arial"/>
          <w:sz w:val="24"/>
          <w:szCs w:val="24"/>
          <w:lang w:val="en-CA"/>
        </w:rPr>
        <w:fldChar w:fldCharType="end"/>
      </w:r>
      <w:r w:rsidRPr="0032287F">
        <w:rPr>
          <w:rFonts w:ascii="Arial" w:hAnsi="Arial" w:cs="Arial"/>
          <w:sz w:val="24"/>
          <w:szCs w:val="24"/>
          <w:lang w:val="en-CA"/>
        </w:rPr>
        <w:t>.</w:t>
      </w:r>
      <w:r w:rsidR="009C7426">
        <w:rPr>
          <w:rFonts w:ascii="Arial" w:hAnsi="Arial" w:cs="Arial"/>
          <w:sz w:val="24"/>
          <w:szCs w:val="24"/>
          <w:lang w:val="en-CA"/>
        </w:rPr>
        <w:t xml:space="preserve"> Ba</w:t>
      </w:r>
      <w:commentRangeStart w:id="37"/>
      <w:r w:rsidRPr="0032287F" w:rsidR="009C7426">
        <w:rPr>
          <w:rFonts w:ascii="Arial" w:hAnsi="Arial" w:cs="Arial"/>
          <w:sz w:val="24"/>
          <w:szCs w:val="24"/>
          <w:lang w:val="en-CA"/>
        </w:rPr>
        <w:t xml:space="preserve">sed on the photographic evidence provided by Zhang et al. (2018) and Deng et al. (2009), </w:t>
      </w:r>
      <w:r w:rsidR="00C15C14">
        <w:rPr>
          <w:rFonts w:ascii="Arial" w:hAnsi="Arial" w:cs="Arial"/>
          <w:sz w:val="24"/>
          <w:szCs w:val="24"/>
          <w:lang w:val="en-CA"/>
        </w:rPr>
        <w:t xml:space="preserve">minor </w:t>
      </w:r>
      <w:r w:rsidRPr="0032287F" w:rsidR="009C7426">
        <w:rPr>
          <w:rFonts w:ascii="Arial" w:hAnsi="Arial" w:cs="Arial"/>
          <w:sz w:val="24"/>
          <w:szCs w:val="24"/>
          <w:lang w:val="en-CA"/>
        </w:rPr>
        <w:t>SUS</w:t>
      </w:r>
      <w:r w:rsidR="00FE0178">
        <w:rPr>
          <w:rFonts w:ascii="Arial" w:hAnsi="Arial" w:cs="Arial"/>
          <w:sz w:val="24"/>
          <w:szCs w:val="24"/>
          <w:lang w:val="en-CA"/>
        </w:rPr>
        <w:t xml:space="preserve"> symptoms</w:t>
      </w:r>
      <w:r w:rsidR="0013016B">
        <w:rPr>
          <w:rFonts w:ascii="Arial" w:hAnsi="Arial" w:cs="Arial"/>
          <w:sz w:val="24"/>
          <w:szCs w:val="24"/>
          <w:lang w:val="en-CA"/>
        </w:rPr>
        <w:t xml:space="preserve"> in </w:t>
      </w:r>
      <w:r w:rsidR="003B7A32">
        <w:rPr>
          <w:rFonts w:ascii="Arial" w:hAnsi="Arial" w:cs="Arial"/>
          <w:i/>
          <w:iCs/>
          <w:sz w:val="24"/>
          <w:szCs w:val="24"/>
          <w:lang w:val="en-CA"/>
        </w:rPr>
        <w:t>A. japonicus</w:t>
      </w:r>
      <w:r w:rsidRPr="0032287F" w:rsidR="009C7426">
        <w:rPr>
          <w:rFonts w:ascii="Arial" w:hAnsi="Arial" w:cs="Arial"/>
          <w:sz w:val="24"/>
          <w:szCs w:val="24"/>
          <w:lang w:val="en-CA"/>
        </w:rPr>
        <w:t xml:space="preserve"> and the major ulcers in our </w:t>
      </w:r>
      <w:r w:rsidRPr="0032287F" w:rsidR="009C7426">
        <w:rPr>
          <w:rFonts w:ascii="Arial" w:hAnsi="Arial" w:cs="Arial"/>
          <w:i/>
          <w:sz w:val="24"/>
          <w:szCs w:val="24"/>
          <w:lang w:val="en-CA"/>
        </w:rPr>
        <w:t>P. californicus</w:t>
      </w:r>
      <w:r w:rsidRPr="0032287F" w:rsidR="009C7426">
        <w:rPr>
          <w:rFonts w:ascii="Arial" w:hAnsi="Arial" w:cs="Arial"/>
          <w:sz w:val="24"/>
          <w:szCs w:val="24"/>
          <w:lang w:val="en-CA"/>
        </w:rPr>
        <w:t xml:space="preserve"> </w:t>
      </w:r>
      <w:r w:rsidR="009C7426">
        <w:rPr>
          <w:rFonts w:ascii="Arial" w:hAnsi="Arial" w:cs="Arial"/>
          <w:sz w:val="24"/>
          <w:szCs w:val="24"/>
          <w:lang w:val="en-CA"/>
        </w:rPr>
        <w:t>specimens</w:t>
      </w:r>
      <w:r w:rsidR="00337D28">
        <w:rPr>
          <w:rFonts w:ascii="Arial" w:hAnsi="Arial" w:cs="Arial"/>
          <w:sz w:val="24"/>
          <w:szCs w:val="24"/>
          <w:lang w:val="en-CA"/>
        </w:rPr>
        <w:t xml:space="preserve"> </w:t>
      </w:r>
      <w:commentRangeStart w:id="38"/>
      <w:commentRangeStart w:id="39"/>
      <w:r w:rsidR="00337D28">
        <w:rPr>
          <w:rFonts w:ascii="Arial" w:hAnsi="Arial" w:cs="Arial"/>
          <w:sz w:val="24"/>
          <w:szCs w:val="24"/>
          <w:lang w:val="en-CA"/>
        </w:rPr>
        <w:t xml:space="preserve">are </w:t>
      </w:r>
      <w:r w:rsidR="004E4628">
        <w:rPr>
          <w:rFonts w:ascii="Arial" w:hAnsi="Arial" w:cs="Arial"/>
          <w:sz w:val="24"/>
          <w:szCs w:val="24"/>
          <w:lang w:val="en-CA"/>
        </w:rPr>
        <w:t>visually</w:t>
      </w:r>
      <w:r w:rsidR="00337D28">
        <w:rPr>
          <w:rFonts w:ascii="Arial" w:hAnsi="Arial" w:cs="Arial"/>
          <w:sz w:val="24"/>
          <w:szCs w:val="24"/>
          <w:lang w:val="en-CA"/>
        </w:rPr>
        <w:t xml:space="preserve"> similar</w:t>
      </w:r>
      <w:commentRangeEnd w:id="38"/>
      <w:r w:rsidR="00F56E08">
        <w:rPr>
          <w:rStyle w:val="CommentReference"/>
        </w:rPr>
        <w:commentReference w:id="38"/>
      </w:r>
      <w:commentRangeEnd w:id="39"/>
      <w:r w:rsidR="000E64A1">
        <w:rPr>
          <w:rStyle w:val="CommentReference"/>
        </w:rPr>
        <w:commentReference w:id="39"/>
      </w:r>
      <w:r w:rsidRPr="0032287F" w:rsidR="009C7426">
        <w:rPr>
          <w:rFonts w:ascii="Arial" w:hAnsi="Arial" w:cs="Arial"/>
          <w:sz w:val="24"/>
          <w:szCs w:val="24"/>
          <w:lang w:val="en-CA"/>
        </w:rPr>
        <w:t xml:space="preserve">. </w:t>
      </w:r>
      <w:commentRangeStart w:id="40"/>
      <w:r w:rsidRPr="0032287F" w:rsidR="009C7426">
        <w:rPr>
          <w:rFonts w:ascii="Arial" w:hAnsi="Arial" w:cs="Arial"/>
          <w:sz w:val="24"/>
          <w:szCs w:val="24"/>
          <w:lang w:val="en-CA"/>
        </w:rPr>
        <w:t>Unlike in SUS reports</w:t>
      </w:r>
      <w:commentRangeEnd w:id="40"/>
      <w:r w:rsidR="009E6B81">
        <w:rPr>
          <w:rStyle w:val="CommentReference"/>
        </w:rPr>
        <w:commentReference w:id="40"/>
      </w:r>
      <w:r w:rsidRPr="0032287F" w:rsidR="009C7426">
        <w:rPr>
          <w:rFonts w:ascii="Arial" w:hAnsi="Arial" w:cs="Arial"/>
          <w:sz w:val="24"/>
          <w:szCs w:val="24"/>
          <w:lang w:val="en-CA"/>
        </w:rPr>
        <w:t xml:space="preserve">, we did not see any indication of swelling or discolouration of the peristomes, and we did not see an initial abundance of ulcers around the mouth or cloaca </w:t>
      </w:r>
      <w:r w:rsidRPr="0032287F" w:rsidR="009C7426">
        <w:rPr>
          <w:rFonts w:ascii="Arial" w:hAnsi="Arial" w:cs="Arial"/>
          <w:sz w:val="24"/>
          <w:szCs w:val="24"/>
          <w:lang w:val="en-CA"/>
        </w:rPr>
        <w:fldChar w:fldCharType="begin" w:fldLock="1"/>
      </w:r>
      <w:r w:rsidRPr="0032287F" w:rsidR="009C7426">
        <w:rPr>
          <w:rFonts w:ascii="Arial" w:hAnsi="Arial" w:cs="Arial"/>
          <w:sz w:val="24"/>
          <w:szCs w:val="24"/>
          <w:lang w:val="en-CA"/>
        </w:rPr>
        <w:instrText>ADDIN CSL_CITATION {"citationItems":[{"id":"ITEM-1","itemData":{"DOI":"10.1016/j.aquaculture.2003.11.018","ISSN":"00448486","abstract":"It is frequently reported that cultivated holothuroids can suffer from a disease affecting their integument. We report here on a disease of juvenile Holothuria scabra, the widely marketed edible sea cucumber, reared in the Aqua-Lab hatchery of Toliara, Madagascar. This disease, which has been called skin ulceration disease, is very contagious and results from a severe bacterial infection that causes death within 3 days. The first sign of the infection is a white spot that appears on the integument of individuals, close to the cloacal aperture. The spot extends quickly onto the whole integument leading to the death of individuals. Microscopic (histology, scanning and transmission electron microscopies) and biomolecular (denaturing gradient gel electrophoresis (DGGE) and sequencing) techniques have been used to describe the lesions and to investigate the infecting microbial communities. The lesions consist in a zone where the epidermis is totally destroyed and where collagen fibres and ossicles are exposed to the external medium. This zone is surrounded by a border line where degrading epidermis is mixed with the connective tissue. Lesions include three bacterial morphotypes: rod-shaped bacteria, rough ovoid bacteria, and smooth ovoid bacteria. The last morphotype is the only one found on the ossicles and is assumed to be responsible for their degradation. Three species of bacteria have been put in evidence in the lesions thanks to biomolecular analyses: Vibrio sp., Bacteroides sp., and an α-Proteobacterium. Infection assays of healthy holothuroids have been performed from lesions and from bacterial cultures but the causative agent has not been identified. It is suggested that combined events or agents, including bacteria, are required to induce the disease. © 2003 Elsevier B.V. All rights reserved.","author":[{"dropping-particle":"","family":"Becker","given":"P.","non-dropping-particle":"","parse-names":false,"suffix":""},{"dropping-particle":"","family":"Gillan","given":"D.","non-dropping-particle":"","parse-names":false,"suffix":""},{"dropping-particle":"","family":"Lanterbecq","given":"D.","non-dropping-particle":"","parse-names":false,"suffix":""},{"dropping-particle":"","family":"Jangoux","given":"M.","non-dropping-particle":"","parse-names":false,"suffix":""},{"dropping-particle":"","family":"Rasolofonirina","given":"R.","non-dropping-particle":"","parse-names":false,"suffix":""},{"dropping-particle":"","family":"Rakotovao","given":"J.","non-dropping-particle":"","parse-names":false,"suffix":""},{"dropping-particle":"","family":"Eeckhaut","given":"I.","non-dropping-particle":"","parse-names":false,"suffix":""}],"container-title":"Aquaculture","id":"ITEM-1","issue":"1-4","issued":{"date-parts":[["2004"]]},"page":"13-30","title":"The skin ulceration disease in cultivated juveniles of Holothuria scabra (Holothuroidea, Echinodermata)","type":"article-journal","volume":"242"},"uris":["http://www.mendeley.com/documents/?uuid=469855b9-8f5f-4f85-9145-a36cf70eac79"]},{"id":"ITEM-2","itemData":{"DOI":"10.1016/j.jip.2007.03.001","ISSN":"00222011","PMID":"17462667","abstract":"Acute peristome edema disease (APED) is a new disease that broke out in cultured sea cucumber along the Shangdong and Liaoning province coasts in China, PR, and has caused a great deal of death in Apostichopus japonicus (Selenka) since 2004. Here we report virus-like particles found in intestine epithelium of sea cucumbers reared in North China. It is the first time that sea cucumbers are reported to be infected by virus. Histological examinations showed that the viral inclusion bodies existed in intestine epithelium cells. Electron microscopic examinations show that the virions were spherical, 80-100 nm in diameter, and composed of a helical nucleocapsid within an envelope with surface projections. Detailed studies on the morphogenesis of these viruses found many characteristics previously described for coronaviruses. Virus particles always congregated, and formed a virus vesicle with an encircling membrane. The most obvious cellular pathologic feature is large granular areas of cytoplasm, relatively devoid of organelles. Tubular structures within virus-containing vesicles, nucleocapsid inclusions, and double-membrane vesicles are also found in the cytopathic cells. No rickettsia, chlamydia, bacteria, or other parasitic organisms were found. © 2007 Elsevier Inc. All rights reserved.","author":[{"dropping-particle":"","family":"Wang","given":"Pinhong","non-dropping-particle":"","parse-names":false,"suffix":""},{"dropping-particle":"","family":"Chang","given":"Yaqing","non-dropping-particle":"","parse-names":false,"suffix":""},{"dropping-particle":"","family":"Yu","given":"Jinhai","non-dropping-particle":"","parse-names":false,"suffix":""},{"dropping-particle":"","family":"Li","given":"Chunyan","non-dropping-particle":"","parse-names":false,"suffix":""},{"dropping-particle":"","family":"Xu","given":"Gaorong","non-dropping-particle":"","parse-names":false,"suffix":""}],"container-title":"Journal of Invertebrate Pathology","id":"ITEM-2","issue":"1","issued":{"date-parts":[["2007","9"]]},"page":"11-17","title":"Acute peristome edema disease in juvenile and adult sea cucumbers Apostichopus japonicus (Selenka) reared in North China","type":"article-journal","volume":"96"},"uris":["http://www.mendeley.com/documents/?uuid=efcd9514-a7a3-4a53-9928-dba420a0b01c"]},{"id":"ITEM-3","itemData":{"DOI":"10.1038/S41598-020-78876-0","abstract":"Aquacultivated sea cucumbers often suffer from SKin Ulceration Diseases (SKUDs). SKUDs have been observed in six holothuroid species from nine countries. All SKUDs present a similar symptom—the skin ulceration—and can be induced by bacteria, viruses, or abiotic factors. We here provide an update on SKUDs in holothuroids and analyse the case of the SKUD observed in Holothuria scabra in Madagascar. Field observations revealed a seasonality of the disease (i.e. wintertime maximum peak). Morphological analyses of integument ulcers showed that sea cucumbers react by forming a collagen fibre plug. Metagenomic analyses revealed a higher proportion of Vibrionaceae (Gammaproteobacteria) in ulcers in comparison to the healthy integument of the same individuals. Experimental infection assays were performed with ulcer crude extracts and bacteria isolated from these extracts (e.g. Vibrio parahaemolyticus) but did not significantly induce skin ulceration. Our results suggest that the disease is not induced by a pathogen or, at the very least, that the pathogen is not found within the ulcers as the disease is not transmissible by contact. An initial cause of the SKUD in Madagascar might be the repeated and prolonged exposures to cold temperatures. Opportunistic bacteria could settle in the dermis of ulcerated individuals and promote the ulcer extension. We propose a general nomenclature for SKUDs based on the acronym of the disease, the affected sea cucumber species (e.g. Hs for Holothuria scabra), the concerned region using an ISO code 3166-2 (e.g. MG for Madagascar), the description date (e.g. 20 for the year 2020), and, when known, the inducing agent (first letter of the general taxon, b for bacteria, v for virus in currently known cases; a a if it is an abiotic inducing parameter; nothing if the inducing cause has not been precisely identified). The disease described in this work will be designated under the name SKUD Hs-MG-20.","author":[{"dropping-particle":"","family":"Delroisse","given":"Jérôme","non-dropping-particle":"","parse-names":false,"suffix":""},{"dropping-particle":"","family":"Wayneberghe","given":"Kévin","non-dropping-particle":"Van","parse-names":false,"suffix":""},{"dropping-particle":"","family":"Flammang","given":"Patrick","non-dropping-particle":"","parse-names":false,"suffix":""},{"dropping-particle":"","family":"Gillan","given":"David","non-dropping-particle":"","parse-names":false,"suffix":""},{"dropping-particle":"","family":"Gerbaux","given":"Pascal","non-dropping-particle":"","parse-names":false,"suffix":""},{"dropping-particle":"","family":"Opina","given":"Noel","non-dropping-particle":"","parse-names":false,"suffix":""},{"dropping-particle":"","family":"Todinanahary","given":"Gildas Georges Boleslas","non-dropping-particle":"","parse-names":false,"suffix":""},{"dropping-particle":"","family":"Eeckhaut","given":"Igor","non-dropping-particle":"","parse-names":false,"suffix":""}],"container-title":"Scientific Reports","id":"ITEM-3","issue":"1","issued":{"date-parts":[["2020","12","1"]]},"publisher":"Nature Research","title":"Epidemiology of a SKin Ulceration Disease (SKUD) in the sea cucumber Holothuria scabra with a review on the SKUDs in Holothuroidea (Echinodermata)","type":"article-journal","volume":"10"},"uris":["http://www.mendeley.com/documents/?uuid=466b4247-e830-4aa9-9d9b-d456db6f0cc3"]}],"mendeley":{"formattedCitation":"(Becker et al., 2004; Delroisse et al., 2020; Wang et al., 2007)","plainTextFormattedCitation":"(Becker et al., 2004; Delroisse et al., 2020; Wang et al., 2007)","previouslyFormattedCitation":"(Becker et al., 2004; Delroisse et al., 2020; Wang et al., 2007)"},"properties":{"noteIndex":0},"schema":"https://github.com/citation-style-language/schema/raw/master/csl-citation.json"}</w:instrText>
      </w:r>
      <w:r w:rsidRPr="0032287F" w:rsidR="009C7426">
        <w:rPr>
          <w:rFonts w:ascii="Arial" w:hAnsi="Arial" w:cs="Arial"/>
          <w:sz w:val="24"/>
          <w:szCs w:val="24"/>
          <w:lang w:val="en-CA"/>
        </w:rPr>
        <w:fldChar w:fldCharType="separate"/>
      </w:r>
      <w:r w:rsidRPr="0032287F" w:rsidR="009C7426">
        <w:rPr>
          <w:rFonts w:ascii="Arial" w:hAnsi="Arial" w:cs="Arial"/>
          <w:noProof/>
          <w:sz w:val="24"/>
          <w:szCs w:val="24"/>
          <w:lang w:val="en-CA"/>
        </w:rPr>
        <w:t>(Becker et al., 2004; Delroisse et al., 2020; Wang et al., 2007)</w:t>
      </w:r>
      <w:r w:rsidRPr="0032287F" w:rsidR="009C7426">
        <w:rPr>
          <w:rFonts w:ascii="Arial" w:hAnsi="Arial" w:cs="Arial"/>
          <w:sz w:val="24"/>
          <w:szCs w:val="24"/>
          <w:lang w:val="en-CA"/>
        </w:rPr>
        <w:fldChar w:fldCharType="end"/>
      </w:r>
      <w:r w:rsidRPr="0032287F" w:rsidR="009C7426">
        <w:rPr>
          <w:rFonts w:ascii="Arial" w:hAnsi="Arial" w:cs="Arial"/>
          <w:sz w:val="24"/>
          <w:szCs w:val="24"/>
          <w:lang w:val="en-CA"/>
        </w:rPr>
        <w:t xml:space="preserve">. </w:t>
      </w:r>
      <w:commentRangeEnd w:id="37"/>
      <w:r w:rsidR="009C7426">
        <w:rPr>
          <w:rStyle w:val="CommentReference"/>
        </w:rPr>
        <w:commentReference w:id="37"/>
      </w:r>
      <w:r w:rsidR="00E65D0D">
        <w:rPr>
          <w:rFonts w:ascii="Arial" w:hAnsi="Arial" w:cs="Arial"/>
          <w:sz w:val="24"/>
          <w:szCs w:val="24"/>
          <w:lang w:val="en-CA"/>
        </w:rPr>
        <w:t>In severe cases, SUS also resembles wasting-like symptoms reported in</w:t>
      </w:r>
      <w:r w:rsidR="00F540D8">
        <w:rPr>
          <w:rFonts w:ascii="Arial" w:hAnsi="Arial" w:cs="Arial"/>
          <w:sz w:val="24"/>
          <w:szCs w:val="24"/>
          <w:lang w:val="en-CA"/>
        </w:rPr>
        <w:t xml:space="preserve"> wild</w:t>
      </w:r>
      <w:r w:rsidR="00E65D0D">
        <w:rPr>
          <w:rFonts w:ascii="Arial" w:hAnsi="Arial" w:cs="Arial"/>
          <w:sz w:val="24"/>
          <w:szCs w:val="24"/>
          <w:lang w:val="en-CA"/>
        </w:rPr>
        <w:t xml:space="preserve"> </w:t>
      </w:r>
      <w:r w:rsidR="00E65D0D">
        <w:rPr>
          <w:rFonts w:ascii="Arial" w:hAnsi="Arial" w:cs="Arial"/>
          <w:i/>
          <w:iCs/>
          <w:sz w:val="24"/>
          <w:szCs w:val="24"/>
          <w:lang w:val="en-CA"/>
        </w:rPr>
        <w:t>P. californicus</w:t>
      </w:r>
      <w:r w:rsidR="009C3F5C">
        <w:rPr>
          <w:rFonts w:ascii="Arial" w:hAnsi="Arial" w:cs="Arial"/>
          <w:i/>
          <w:iCs/>
          <w:sz w:val="24"/>
          <w:szCs w:val="24"/>
          <w:lang w:val="en-CA"/>
        </w:rPr>
        <w:t xml:space="preserve"> </w:t>
      </w:r>
      <w:r w:rsidR="009C3F5C">
        <w:rPr>
          <w:rFonts w:ascii="Arial" w:hAnsi="Arial" w:cs="Arial"/>
          <w:sz w:val="24"/>
          <w:szCs w:val="24"/>
          <w:lang w:val="en-CA"/>
        </w:rPr>
        <w:t xml:space="preserve">in Nanoose </w:t>
      </w:r>
      <w:r w:rsidR="00FC60DD">
        <w:rPr>
          <w:rFonts w:ascii="Arial" w:hAnsi="Arial" w:cs="Arial"/>
          <w:sz w:val="24"/>
          <w:szCs w:val="24"/>
          <w:lang w:val="en-CA"/>
        </w:rPr>
        <w:t xml:space="preserve">and elsewhere (CITE HEWSON) </w:t>
      </w:r>
      <w:r w:rsidR="009C3F5C">
        <w:rPr>
          <w:rFonts w:ascii="Arial" w:hAnsi="Arial" w:cs="Arial"/>
          <w:sz w:val="24"/>
          <w:szCs w:val="24"/>
          <w:lang w:val="en-CA"/>
        </w:rPr>
        <w:t xml:space="preserve">(Em Lim, </w:t>
      </w:r>
      <w:r w:rsidR="009C3F5C">
        <w:rPr>
          <w:rFonts w:ascii="Arial" w:hAnsi="Arial" w:cs="Arial"/>
          <w:i/>
          <w:iCs/>
          <w:sz w:val="24"/>
          <w:szCs w:val="24"/>
          <w:lang w:val="en-CA"/>
        </w:rPr>
        <w:t>personal</w:t>
      </w:r>
      <w:r w:rsidR="00A30B56">
        <w:rPr>
          <w:rFonts w:ascii="Arial" w:hAnsi="Arial" w:cs="Arial"/>
          <w:i/>
          <w:iCs/>
          <w:sz w:val="24"/>
          <w:szCs w:val="24"/>
          <w:lang w:val="en-CA"/>
        </w:rPr>
        <w:t xml:space="preserve"> communication</w:t>
      </w:r>
      <w:r w:rsidR="00A30B56">
        <w:rPr>
          <w:rFonts w:ascii="Arial" w:hAnsi="Arial" w:cs="Arial"/>
          <w:sz w:val="24"/>
          <w:szCs w:val="24"/>
          <w:lang w:val="en-CA"/>
        </w:rPr>
        <w:t>)</w:t>
      </w:r>
      <w:r w:rsidR="00BA4CF4">
        <w:rPr>
          <w:rFonts w:ascii="Arial" w:hAnsi="Arial" w:cs="Arial"/>
          <w:sz w:val="24"/>
          <w:szCs w:val="24"/>
          <w:lang w:val="en-CA"/>
        </w:rPr>
        <w:t>.</w:t>
      </w:r>
      <w:r w:rsidR="00491732">
        <w:rPr>
          <w:rFonts w:ascii="Arial" w:hAnsi="Arial" w:cs="Arial"/>
          <w:sz w:val="24"/>
          <w:szCs w:val="24"/>
          <w:lang w:val="en-CA"/>
        </w:rPr>
        <w:t xml:space="preserve"> </w:t>
      </w:r>
      <w:r w:rsidR="00491732">
        <w:rPr>
          <w:rFonts w:ascii="Arial" w:hAnsi="Arial" w:cs="Arial"/>
          <w:i/>
          <w:sz w:val="24"/>
          <w:szCs w:val="24"/>
          <w:lang w:val="en-CA"/>
        </w:rPr>
        <w:t>A. japonicus</w:t>
      </w:r>
      <w:r w:rsidR="00491732">
        <w:rPr>
          <w:rFonts w:ascii="Arial" w:hAnsi="Arial" w:cs="Arial"/>
          <w:iCs/>
          <w:sz w:val="24"/>
          <w:szCs w:val="24"/>
          <w:lang w:val="en-CA"/>
        </w:rPr>
        <w:t xml:space="preserve"> is similar to </w:t>
      </w:r>
      <w:r w:rsidR="00491732">
        <w:rPr>
          <w:rFonts w:ascii="Arial" w:hAnsi="Arial" w:cs="Arial"/>
          <w:i/>
          <w:sz w:val="24"/>
          <w:szCs w:val="24"/>
          <w:lang w:val="en-CA"/>
        </w:rPr>
        <w:t>P. californicus</w:t>
      </w:r>
      <w:r w:rsidR="00491732">
        <w:rPr>
          <w:rFonts w:ascii="Arial" w:hAnsi="Arial" w:cs="Arial"/>
          <w:iCs/>
          <w:sz w:val="24"/>
          <w:szCs w:val="24"/>
          <w:lang w:val="en-CA"/>
        </w:rPr>
        <w:t xml:space="preserve"> as it is a temperate species with a similar life history strategy (CITE), </w:t>
      </w:r>
      <w:r w:rsidR="00491732">
        <w:rPr>
          <w:rFonts w:ascii="Arial" w:hAnsi="Arial" w:cs="Arial"/>
          <w:sz w:val="24"/>
          <w:szCs w:val="24"/>
          <w:lang w:val="en-CA"/>
        </w:rPr>
        <w:t xml:space="preserve">but because of their geographic and morphological differences </w:t>
      </w:r>
      <w:r w:rsidRPr="0032287F" w:rsidR="00491732">
        <w:rPr>
          <w:rFonts w:ascii="Arial" w:hAnsi="Arial" w:cs="Arial"/>
          <w:sz w:val="24"/>
          <w:szCs w:val="24"/>
          <w:lang w:val="en-CA"/>
        </w:rPr>
        <w:t>it is difficult to fully apply knowledge abo</w:t>
      </w:r>
      <w:r w:rsidR="00491732">
        <w:rPr>
          <w:rFonts w:ascii="Arial" w:hAnsi="Arial" w:cs="Arial"/>
          <w:sz w:val="24"/>
          <w:szCs w:val="24"/>
          <w:lang w:val="en-CA"/>
        </w:rPr>
        <w:t>ut</w:t>
      </w:r>
      <w:r w:rsidRPr="0032287F" w:rsidR="00491732">
        <w:rPr>
          <w:rFonts w:ascii="Arial" w:hAnsi="Arial" w:cs="Arial"/>
          <w:sz w:val="24"/>
          <w:szCs w:val="24"/>
          <w:lang w:val="en-CA"/>
        </w:rPr>
        <w:t xml:space="preserve"> SUS to</w:t>
      </w:r>
      <w:r w:rsidR="00491732">
        <w:rPr>
          <w:rFonts w:ascii="Arial" w:hAnsi="Arial" w:cs="Arial"/>
          <w:sz w:val="24"/>
          <w:szCs w:val="24"/>
          <w:lang w:val="en-CA"/>
        </w:rPr>
        <w:t xml:space="preserve"> skin ulceration in</w:t>
      </w:r>
      <w:r w:rsidRPr="0032287F" w:rsidR="00491732">
        <w:rPr>
          <w:rFonts w:ascii="Arial" w:hAnsi="Arial" w:cs="Arial"/>
          <w:sz w:val="24"/>
          <w:szCs w:val="24"/>
          <w:lang w:val="en-CA"/>
        </w:rPr>
        <w:t xml:space="preserve"> </w:t>
      </w:r>
      <w:r w:rsidRPr="0032287F" w:rsidR="00491732">
        <w:rPr>
          <w:rFonts w:ascii="Arial" w:hAnsi="Arial" w:cs="Arial"/>
          <w:i/>
          <w:sz w:val="24"/>
          <w:szCs w:val="24"/>
          <w:lang w:val="en-CA"/>
        </w:rPr>
        <w:t>P. californicus</w:t>
      </w:r>
      <w:r w:rsidRPr="0032287F" w:rsidR="00491732">
        <w:rPr>
          <w:rFonts w:ascii="Arial" w:hAnsi="Arial" w:cs="Arial"/>
          <w:sz w:val="24"/>
          <w:szCs w:val="24"/>
          <w:lang w:val="en-CA"/>
        </w:rPr>
        <w:t>.</w:t>
      </w:r>
      <w:r w:rsidR="00491732">
        <w:rPr>
          <w:rFonts w:ascii="Arial" w:hAnsi="Arial" w:cs="Arial"/>
          <w:sz w:val="24"/>
          <w:szCs w:val="24"/>
          <w:lang w:val="en-CA"/>
        </w:rPr>
        <w:t xml:space="preserve"> However,</w:t>
      </w:r>
      <w:r w:rsidR="00BA4CF4">
        <w:rPr>
          <w:rFonts w:ascii="Arial" w:hAnsi="Arial" w:cs="Arial"/>
          <w:sz w:val="24"/>
          <w:szCs w:val="24"/>
          <w:lang w:val="en-CA"/>
        </w:rPr>
        <w:t xml:space="preserve"> </w:t>
      </w:r>
      <w:r w:rsidR="00491732">
        <w:rPr>
          <w:rFonts w:ascii="Arial" w:hAnsi="Arial" w:cs="Arial"/>
          <w:sz w:val="24"/>
          <w:szCs w:val="24"/>
          <w:lang w:val="en-CA"/>
        </w:rPr>
        <w:t>s</w:t>
      </w:r>
      <w:r w:rsidR="004652D2">
        <w:rPr>
          <w:rFonts w:ascii="Arial" w:hAnsi="Arial" w:cs="Arial"/>
          <w:sz w:val="24"/>
          <w:szCs w:val="24"/>
          <w:lang w:val="en-CA"/>
        </w:rPr>
        <w:t>evere</w:t>
      </w:r>
      <w:r w:rsidR="008726E4">
        <w:rPr>
          <w:rFonts w:ascii="Arial" w:hAnsi="Arial" w:cs="Arial"/>
          <w:sz w:val="24"/>
          <w:szCs w:val="24"/>
          <w:lang w:val="en-CA"/>
        </w:rPr>
        <w:t xml:space="preserve"> cases of </w:t>
      </w:r>
      <w:r w:rsidRPr="0032287F">
        <w:rPr>
          <w:rFonts w:ascii="Arial" w:hAnsi="Arial" w:cs="Arial"/>
          <w:sz w:val="24"/>
          <w:szCs w:val="24"/>
          <w:lang w:val="en-CA"/>
        </w:rPr>
        <w:t xml:space="preserve">SUS </w:t>
      </w:r>
      <w:r w:rsidR="00D6466F">
        <w:rPr>
          <w:rFonts w:ascii="Arial" w:hAnsi="Arial" w:cs="Arial"/>
          <w:sz w:val="24"/>
          <w:szCs w:val="24"/>
          <w:lang w:val="en-CA"/>
        </w:rPr>
        <w:t>have</w:t>
      </w:r>
      <w:r w:rsidRPr="0032287F" w:rsidR="00C4330A">
        <w:rPr>
          <w:rFonts w:ascii="Arial" w:hAnsi="Arial" w:cs="Arial"/>
          <w:sz w:val="24"/>
          <w:szCs w:val="24"/>
          <w:lang w:val="en-CA"/>
        </w:rPr>
        <w:t xml:space="preserve"> high transmissibility and mortality</w:t>
      </w:r>
      <w:r w:rsidR="00193E16">
        <w:rPr>
          <w:rFonts w:ascii="Arial" w:hAnsi="Arial" w:cs="Arial"/>
          <w:sz w:val="24"/>
          <w:szCs w:val="24"/>
          <w:lang w:val="en-CA"/>
        </w:rPr>
        <w:t xml:space="preserve"> (CITE)</w:t>
      </w:r>
      <w:r w:rsidR="004447C8">
        <w:rPr>
          <w:rFonts w:ascii="Arial" w:hAnsi="Arial" w:cs="Arial"/>
          <w:sz w:val="24"/>
          <w:szCs w:val="24"/>
          <w:lang w:val="en-CA"/>
        </w:rPr>
        <w:t>, and</w:t>
      </w:r>
      <w:r w:rsidR="005B3965">
        <w:rPr>
          <w:rFonts w:ascii="Arial" w:hAnsi="Arial" w:cs="Arial"/>
          <w:sz w:val="24"/>
          <w:szCs w:val="24"/>
          <w:lang w:val="en-CA"/>
        </w:rPr>
        <w:t xml:space="preserve"> </w:t>
      </w:r>
      <w:r w:rsidR="004447C8">
        <w:rPr>
          <w:rFonts w:ascii="Arial" w:hAnsi="Arial" w:cs="Arial"/>
          <w:sz w:val="24"/>
          <w:szCs w:val="24"/>
          <w:lang w:val="en-CA"/>
        </w:rPr>
        <w:t xml:space="preserve">similar to </w:t>
      </w:r>
      <w:r w:rsidR="00281467">
        <w:rPr>
          <w:rFonts w:ascii="Arial" w:hAnsi="Arial" w:cs="Arial"/>
          <w:sz w:val="24"/>
          <w:szCs w:val="24"/>
          <w:lang w:val="en-CA"/>
        </w:rPr>
        <w:t xml:space="preserve">wasting </w:t>
      </w:r>
      <w:r w:rsidR="00143ECD">
        <w:rPr>
          <w:rFonts w:ascii="Arial" w:hAnsi="Arial" w:cs="Arial"/>
          <w:sz w:val="24"/>
          <w:szCs w:val="24"/>
          <w:lang w:val="en-CA"/>
        </w:rPr>
        <w:t xml:space="preserve">outbreaks in </w:t>
      </w:r>
      <w:r w:rsidR="00143ECD">
        <w:rPr>
          <w:rFonts w:ascii="Arial" w:hAnsi="Arial" w:cs="Arial"/>
          <w:i/>
          <w:iCs/>
          <w:sz w:val="24"/>
          <w:szCs w:val="24"/>
          <w:lang w:val="en-CA"/>
        </w:rPr>
        <w:t>P. californicus</w:t>
      </w:r>
      <w:r w:rsidR="00143ECD">
        <w:rPr>
          <w:rFonts w:ascii="Arial" w:hAnsi="Arial" w:cs="Arial"/>
          <w:sz w:val="24"/>
          <w:szCs w:val="24"/>
          <w:lang w:val="en-CA"/>
        </w:rPr>
        <w:t xml:space="preserve"> </w:t>
      </w:r>
      <w:r w:rsidR="003C479F">
        <w:rPr>
          <w:rFonts w:ascii="Arial" w:hAnsi="Arial" w:cs="Arial"/>
          <w:sz w:val="24"/>
          <w:szCs w:val="24"/>
          <w:lang w:val="en-CA"/>
        </w:rPr>
        <w:t xml:space="preserve">the </w:t>
      </w:r>
      <w:r w:rsidR="006C33EE">
        <w:rPr>
          <w:rFonts w:ascii="Arial" w:hAnsi="Arial" w:cs="Arial"/>
          <w:sz w:val="24"/>
          <w:szCs w:val="24"/>
          <w:lang w:val="en-CA"/>
        </w:rPr>
        <w:t xml:space="preserve">cause remains </w:t>
      </w:r>
      <w:r w:rsidR="008917AA">
        <w:rPr>
          <w:rFonts w:ascii="Arial" w:hAnsi="Arial" w:cs="Arial"/>
          <w:sz w:val="24"/>
          <w:szCs w:val="24"/>
          <w:lang w:val="en-CA"/>
        </w:rPr>
        <w:t>uncertain.</w:t>
      </w:r>
      <w:r w:rsidRPr="0032287F">
        <w:rPr>
          <w:rFonts w:ascii="Arial" w:hAnsi="Arial" w:cs="Arial"/>
          <w:sz w:val="24"/>
          <w:szCs w:val="24"/>
          <w:lang w:val="en-CA"/>
        </w:rPr>
        <w:t xml:space="preserve"> </w:t>
      </w:r>
      <w:r w:rsidR="003E7F0D">
        <w:rPr>
          <w:rFonts w:ascii="Arial" w:hAnsi="Arial" w:cs="Arial"/>
          <w:sz w:val="24"/>
          <w:szCs w:val="24"/>
          <w:lang w:val="en-CA"/>
        </w:rPr>
        <w:t>In SUS,</w:t>
      </w:r>
      <w:r w:rsidRPr="0032287F">
        <w:rPr>
          <w:rFonts w:ascii="Arial" w:hAnsi="Arial" w:cs="Arial"/>
          <w:sz w:val="24"/>
          <w:szCs w:val="24"/>
          <w:lang w:val="en-CA"/>
        </w:rPr>
        <w:t xml:space="preserve"> experiments have </w:t>
      </w:r>
      <w:r w:rsidR="00F93197">
        <w:rPr>
          <w:rFonts w:ascii="Arial" w:hAnsi="Arial" w:cs="Arial"/>
          <w:sz w:val="24"/>
          <w:szCs w:val="24"/>
          <w:lang w:val="en-CA"/>
        </w:rPr>
        <w:t>identified</w:t>
      </w:r>
      <w:r w:rsidRPr="0032287F">
        <w:rPr>
          <w:rFonts w:ascii="Arial" w:hAnsi="Arial" w:cs="Arial"/>
          <w:sz w:val="24"/>
          <w:szCs w:val="24"/>
          <w:lang w:val="en-CA"/>
        </w:rPr>
        <w:t xml:space="preserve"> bacterial pathogenetic origins through</w:t>
      </w:r>
      <w:r w:rsidR="00B35C3B">
        <w:rPr>
          <w:rFonts w:ascii="Arial" w:hAnsi="Arial" w:cs="Arial"/>
          <w:sz w:val="24"/>
          <w:szCs w:val="24"/>
          <w:lang w:val="en-CA"/>
        </w:rPr>
        <w:t xml:space="preserve"> </w:t>
      </w:r>
      <w:commentRangeStart w:id="41"/>
      <w:r w:rsidR="00B35C3B">
        <w:rPr>
          <w:rFonts w:ascii="Arial" w:hAnsi="Arial" w:cs="Arial"/>
          <w:sz w:val="24"/>
          <w:szCs w:val="24"/>
          <w:lang w:val="en-CA"/>
        </w:rPr>
        <w:t xml:space="preserve">sampling </w:t>
      </w:r>
      <w:r w:rsidR="00A21684">
        <w:rPr>
          <w:rFonts w:ascii="Arial" w:hAnsi="Arial" w:cs="Arial"/>
          <w:sz w:val="24"/>
          <w:szCs w:val="24"/>
          <w:lang w:val="en-CA"/>
        </w:rPr>
        <w:t xml:space="preserve">infected tissue </w:t>
      </w:r>
      <w:commentRangeEnd w:id="41"/>
      <w:r w:rsidR="00267953">
        <w:rPr>
          <w:rStyle w:val="CommentReference"/>
        </w:rPr>
        <w:commentReference w:id="41"/>
      </w:r>
      <w:r w:rsidR="00A21684">
        <w:rPr>
          <w:rFonts w:ascii="Arial" w:hAnsi="Arial" w:cs="Arial"/>
          <w:sz w:val="24"/>
          <w:szCs w:val="24"/>
          <w:lang w:val="en-CA"/>
        </w:rPr>
        <w:t>and</w:t>
      </w:r>
      <w:r w:rsidRPr="0032287F">
        <w:rPr>
          <w:rFonts w:ascii="Arial" w:hAnsi="Arial" w:cs="Arial"/>
          <w:sz w:val="24"/>
          <w:szCs w:val="24"/>
          <w:lang w:val="en-CA"/>
        </w:rPr>
        <w:t xml:space="preserve"> injection experiments, </w:t>
      </w:r>
      <w:r w:rsidR="00087A4C">
        <w:rPr>
          <w:rFonts w:ascii="Arial" w:hAnsi="Arial" w:cs="Arial"/>
          <w:sz w:val="24"/>
          <w:szCs w:val="24"/>
          <w:lang w:val="en-CA"/>
        </w:rPr>
        <w:t xml:space="preserve">but </w:t>
      </w:r>
      <w:r w:rsidRPr="0032287F">
        <w:rPr>
          <w:rFonts w:ascii="Arial" w:hAnsi="Arial" w:cs="Arial"/>
          <w:sz w:val="24"/>
          <w:szCs w:val="24"/>
          <w:lang w:val="en-CA"/>
        </w:rPr>
        <w:t>SUS has not been linked to a</w:t>
      </w:r>
      <w:r w:rsidR="00F15055">
        <w:rPr>
          <w:rFonts w:ascii="Arial" w:hAnsi="Arial" w:cs="Arial"/>
          <w:sz w:val="24"/>
          <w:szCs w:val="24"/>
          <w:lang w:val="en-CA"/>
        </w:rPr>
        <w:t>ny specific</w:t>
      </w:r>
      <w:r w:rsidRPr="0032287F">
        <w:rPr>
          <w:rFonts w:ascii="Arial" w:hAnsi="Arial" w:cs="Arial"/>
          <w:sz w:val="24"/>
          <w:szCs w:val="24"/>
          <w:lang w:val="en-CA"/>
        </w:rPr>
        <w:t xml:space="preserve"> bacteria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{"citationItems":[{"id":"ITEM-1","itemData":{"DOI":"10.1016/J.JIP.2010.05.016","ISSN":"0022-2011","abstract":"The aquaculture of sea cucumbers Apostichopus japonicus (Selenka) has developed rapidly in China in recent years, but is increasingly affected by diseases such as skin ulceration and peristome tumescence. Previous studies on the pathogens causing these diseases focused largely on bacterial causes. In December 2008, we isolated four dominant bacterial species from lesions present in A. japonicus with the aforementioned diseases, from a farm in Yangkou (Qingdao, China). With two of these bacterial species, experimental infection of healthy A. japonicus resulted in the same disease symptoms that occurred in naturally infected A. japonicus. These two species were identified as Pseudoalteromonas sp. and Pseudoalteromonas tetraodonis. The early symptoms of infection for these bacterial species were ulcer spots on the dorsal skin and abdominal parapodia, followed by an increase in the number of ulcer spots or their merging into larger spots. Additionally, we isolated a spherical virus 100-250 nm in diameter and with a bilayer capsule, from A. japonicus with another disease from four different farms. By experimental infection with crude extracts of the virus, healthy laboratory-acclimatized A. japonicus developed the same symptoms as in natural infected cases. The early symptoms of viral infection comprised a decrease in tentacle activity, decay of dorsal papillate podia, peristome tumescence and abdominal ulceration. Our study demonstrates that the bacteria and virus were both responsible for skin ulceration and peristome tumescence in A. japonicus, but resulted in different early disease symptoms. © 2010.","author":[{"dropping-particle":"","family":"Liu","given":"Hongzhan","non-dropping-particle":"","parse-names":false,"suffix":""},{"dropping-particle":"","family":"Zheng","given":"Fengrong","non-dropping-particle":"","parse-names":false,"suffix":""},{"dropping-particle":"","family":"Sun","given":"Xiuqin","non-dropping-particle":"","parse-names":false,"suffix":""},{"dropping-particle":"","family":"Hong","given":"Xuguang","non-dropping-particle":"","parse-names":false,"suffix":""},{"dropping-particle":"","family":"Dong","given":"Shuanglin","non-dropping-particle":"","parse-names":false,"suffix":""},{"dropping-particle":"","family":"Wang","given":"Bo","non-dropping-particle":"","parse-names":false,"suffix":""},{"dropping-particle":"","family":"Tang","given":"Xuexi","non-dropping-particle":"","parse-names":false,"suffix":""},{"dropping-particle":"","family":"Wang","given":"Yongqiang","non-dropping-particle":"","parse-names":false,"suffix":""}],"container-title":"Journal of Invertebrate Pathology","id":"ITEM-1","issue":"3","issued":{"date-parts":[["2010","11","1"]]},"note":"With two of these bacterial species, experimental infection of healthy A. japonicus resulted in the same disease symptoms that occurred in naturally infected A. japonicus. These two species were identified as Pseudoalteromonas sp. and Pseudoalteromonas tetraodonis.\n\n\nEarly symptoms of infection for these bacterial species were ulcer spots on the dorsal skin and abdominal parapodia, followed by an increase in the number of ulcer spots or their merging into larger spots.","page":"236-242","publisher":"Academic Press","title":"Identification of the pathogens associated with skin ulceration and peristome tumescence in cultured sea cucumbers Apostichopus japonicus (Selenka)","type":"article-journal","volume":"105"},"uris":["http://www.mendeley.com/documents/?uuid=47abcc92-0376-4522-b40f-dae9b515a57c"]},{"id":"ITEM-2","itemData":{"DOI":"10.1016/j.fsi.2018.06.001","ISSN":"10959947","PMID":"29864588","abstract":"Accumulative evidence has supported the pivotal roles of gut microbiota in shaping host health in a wide range of animals. However, the relationship between gut microbiota and sea cucumber disease is poorly understood. Using the Illumina sequencing of bacterial 16 S rRNA gene, we investigated the divergence of gut bacterial communities between healthy and skin ulceration syndrome (SUS) diseased Apostichopus japonicus. The results showed that bacterial phylotypes in both groups were closely related at phylum level with predominant component of Proteobacteria (&gt;90%). However, Firmicutes and Verrucomicrobia displayed opposite trends in two groups with higher abundance of Firmicutes and lower of Verrucomicrobia in diseased group. Further KEGG enrichment revealed that bacterial-mediated infectious diseases and signal transduction pathways were significantly induced in the SUS group. We also identified one OTU of Lactococcus garvieae from Firmicutes exhibited significantly different abundances in diseased sea cucumber as compared to healthy subjects. The relative abundance of the species was 27.67% ± 10.52% in diseased group compared to 2.78% ± 2.59% in healthy sea cucumber. Three virulence genes of hly</w:instrText>
      </w:r>
      <w:r w:rsidRPr="0032287F">
        <w:rPr>
          <w:rFonts w:hint="eastAsia" w:ascii="MS Gothic" w:hAnsi="MS Gothic" w:eastAsia="MS Gothic" w:cs="MS Gothic"/>
          <w:sz w:val="24"/>
          <w:szCs w:val="24"/>
          <w:lang w:val="en-CA"/>
        </w:rPr>
        <w:instrText>Ⅲ</w:instrText>
      </w:r>
      <w:r w:rsidRPr="0032287F">
        <w:rPr>
          <w:rFonts w:ascii="Arial" w:hAnsi="Arial" w:cs="Arial"/>
          <w:sz w:val="24"/>
          <w:szCs w:val="24"/>
          <w:lang w:val="en-CA"/>
        </w:rPr>
        <w:instrText xml:space="preserve"> fbp and pva encoded by L. garvieae were investigated by qPCR, and were found to be significantly induced (P &lt; 0.05) in diseased sea cucumbers as compared to healthy ones. All our results supported that L. garvieae might be a potential pathogen for SUS outbreak and could be served as a bio-indicator for this disease monitoring.","author":[{"dropping-particle":"","family":"Zhang","given":"Zhen","non-dropping-particle":"","parse-names":false,"suffix":""},{"dropping-particle":"","family":"Xing","given":"Ronglian","non-dropping-particle":"","parse-names":false,"suffix":""},{"dropping-particle":"","family":"Lv","given":"Zhimeng","non-dropping-particle":"","parse-names":false,"suffix":""},{"dropping-particle":"","family":"Shao","given":"Yina","non-dropping-particle":"","parse-names":false,"suffix":""},{"dropping-particle":"","family":"Zhang","given":"Weiwei","non-dropping-particle":"","parse-names":false,"suffix":""},{"dropping-particle":"","family":"Zhao","given":"Xuelin","non-dropping-particle":"","parse-names":false,"suffix":""},{"dropping-particle":"","family":"Li","given":"Chenghua","non-dropping-particle":"","parse-names":false,"suffix":""}],"container-title":"Fish and Shellfish Immunology","id":"ITEM-2","issue":"May","issued":{"date-parts":[["2018"]]},"note":"BACTERIA CAUSE","page":"148-154","publisher":"Elsevier","title":"Analysis of gut microbiota revealed Lactococcus garviaeae could be an indicative of skin ulceration syndrome in farmed sea cucumber Apostichopus japonicus","type":"article-journal","volume":"80"},"uris":["http://www.mendeley.com/documents/?uuid=53da8175-073f-4902-a84b-eb70a3ea5f9f"]},{"id":"ITEM-3","itemData":{"DOI":"10.1038/S41598-020-78876-0","abstract":"Aquacultivated sea cucumbers often suffer from SKin Ulceration Diseases (SKUDs). SKUDs have been observed in six holothuroid species from nine countries. All SKUDs present a similar symptom—the skin ulceration—and can be induced by bacteria, viruses, or abiotic factors. We here provide an update on SKUDs in holothuroids and analyse the case of the SKUD observed in Holothuria scabra in Madagascar. Field observations revealed a seasonality of the disease (i.e. wintertime maximum peak). Morphological analyses of integument ulcers showed that sea cucumbers react by forming a collagen fibre plug. Metagenomic analyses revealed a higher proportion of Vibrionaceae (Gammaproteobacteria) in ulcers in comparison to the healthy integument of the same individuals. Experimental infection assays were performed with ulcer crude extracts and bacteria isolated from these extracts (e.g. Vibrio parahaemolyticus) but did not significantly induce skin ulceration. Our results suggest that the disease is not induced by a pathogen or, at the very least, that the pathogen is not found within the ulcers as the disease is not transmissible by contact. An initial cause of the SKUD in Madagascar might be the repeated and prolonged exposures to cold temperatures. Opportunistic bacteria could settle in the dermis of ulcerated individuals and promote the ulcer extension. We propose a general nomenclature for SKUDs based on the acronym of the disease, the affected sea cucumber species (e.g. Hs for Holothuria scabra), the concerned region using an ISO code 3166-2 (e.g. MG for Madagascar), the description date (e.g. 20 for the year 2020), and, when known, the inducing agent (first letter of the general taxon, b for bacteria, v for virus in currently known cases; a a if it is an abiotic inducing parameter; nothing if the inducing cause has not been precisely identified). The disease described in this work will be designated under the name SKUD Hs-MG-20.","author":[{"dropping-particle":"","family":"Delroisse","given":"Jérôme","non-dropping-particle":"","parse-names":false,"suffix":""},{"dropping-particle":"","family":"Wayneberghe","given":"Kévin","non-dropping-particle":"Van","parse-names":false,"suffix":""},{"dropping-particle":"","family":"Flammang","given":"Patrick","non-dropping-particle":"","parse-names":false,"suffix":""},{"dropping-particle":"","family":"Gillan","given":"David","non-dropping-particle":"","parse-names":false,"suffix":""},{"dropping-particle":"","family":"Gerbaux","given":"Pascal","non-dropping-particle":"","parse-names":false,"suffix":""},{"dropping-particle":"","family":"Opina","given":"Noel","non-dropping-particle":"","parse-names":false,"suffix":""},{"dropping-particle":"","family":"Todinanahary","given":"Gildas Georges Boleslas","non-dropping-particle":"","parse-names":false,"suffix":""},{"dropping-particle":"","family":"Eeckhaut","given":"Igor","non-dropping-particle":"","parse-names":false,"suffix":""}],"container-title":"Scientific Reports","id":"ITEM-3","issue":"1","issued":{"date-parts":[["2020","12","1"]]},"publisher":"Nature Research","title":"Epidemiology of a SKin Ulceration Disease (SKUD) in the sea cucumber Holothuria scabra with a review on the SKUDs in Holothuroidea (Echinodermata)","type":"article-journal","volume":"10"},"uris":["http://www.mendeley.com/documents/?uuid=466b4247-e830-4aa9-9d9b-d456db6f0cc3"]}],"mendeley":{"formattedCitation":"(Delroisse et al., 2020; Liu et al., 2010a; Zhang et al., 2018)","plainTextFormattedCitation":"(Delroisse et al., 2020; Liu et al., 2010a; Zhang et al., 2018)","previouslyFormattedCitation":"(Delroisse et al., 2020; Liu et al., 2010a; Zhang et al., 2018)"},"properties":{"noteIndex":0},"schema":"https://github.com/citation-style-language/schema/raw/master/csl-citation.json"}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(Delroisse et al., 2020; Liu et al., 2010a; Zhang et al., 2018)</w:t>
      </w:r>
      <w:r w:rsidRPr="0032287F">
        <w:rPr>
          <w:rFonts w:ascii="Arial" w:hAnsi="Arial" w:cs="Arial"/>
          <w:sz w:val="24"/>
          <w:szCs w:val="24"/>
          <w:lang w:val="en-CA"/>
        </w:rPr>
        <w:fldChar w:fldCharType="end"/>
      </w:r>
      <w:r w:rsidRPr="0032287F">
        <w:rPr>
          <w:rFonts w:ascii="Arial" w:hAnsi="Arial" w:cs="Arial"/>
          <w:sz w:val="24"/>
          <w:szCs w:val="24"/>
          <w:lang w:val="en-CA"/>
        </w:rPr>
        <w:t xml:space="preserve">. </w:t>
      </w:r>
      <w:commentRangeStart w:id="42"/>
      <w:r w:rsidRPr="0032287F">
        <w:rPr>
          <w:rFonts w:ascii="Arial" w:hAnsi="Arial" w:cs="Arial"/>
          <w:sz w:val="24"/>
          <w:szCs w:val="24"/>
          <w:lang w:val="en-CA"/>
        </w:rPr>
        <w:t xml:space="preserve">Viruses have also been considered as a </w:t>
      </w:r>
      <w:r w:rsidR="00B00EDA">
        <w:rPr>
          <w:rFonts w:ascii="Arial" w:hAnsi="Arial" w:cs="Arial"/>
          <w:sz w:val="24"/>
          <w:szCs w:val="24"/>
          <w:lang w:val="en-CA"/>
        </w:rPr>
        <w:t xml:space="preserve">potential </w:t>
      </w:r>
      <w:r w:rsidRPr="0032287F">
        <w:rPr>
          <w:rFonts w:ascii="Arial" w:hAnsi="Arial" w:cs="Arial"/>
          <w:sz w:val="24"/>
          <w:szCs w:val="24"/>
          <w:lang w:val="en-CA"/>
        </w:rPr>
        <w:t>causal agent</w:t>
      </w:r>
      <w:r w:rsidR="00267953">
        <w:rPr>
          <w:rFonts w:ascii="Arial" w:hAnsi="Arial" w:cs="Arial"/>
          <w:sz w:val="24"/>
          <w:szCs w:val="24"/>
          <w:lang w:val="en-CA"/>
        </w:rPr>
        <w:t xml:space="preserve"> </w:t>
      </w:r>
      <w:r w:rsidR="00345FA1">
        <w:rPr>
          <w:rFonts w:ascii="Arial" w:hAnsi="Arial" w:cs="Arial"/>
          <w:sz w:val="24"/>
          <w:szCs w:val="24"/>
          <w:lang w:val="en-CA"/>
        </w:rPr>
        <w:t>based on affected</w:t>
      </w:r>
      <w:r w:rsidR="000D0FD5">
        <w:rPr>
          <w:rFonts w:ascii="Arial" w:hAnsi="Arial" w:cs="Arial"/>
          <w:sz w:val="24"/>
          <w:szCs w:val="24"/>
          <w:lang w:val="en-CA"/>
        </w:rPr>
        <w:t xml:space="preserve"> </w:t>
      </w:r>
      <w:r w:rsidR="00184667">
        <w:rPr>
          <w:rFonts w:ascii="Arial" w:hAnsi="Arial" w:cs="Arial"/>
          <w:sz w:val="24"/>
          <w:szCs w:val="24"/>
          <w:lang w:val="en-CA"/>
        </w:rPr>
        <w:t>tissue samples</w:t>
      </w:r>
      <w:r w:rsidRPr="0032287F">
        <w:rPr>
          <w:rFonts w:ascii="Arial" w:hAnsi="Arial" w:cs="Arial"/>
          <w:sz w:val="24"/>
          <w:szCs w:val="24"/>
          <w:lang w:val="en-CA"/>
        </w:rPr>
        <w:t xml:space="preserve">, </w:t>
      </w:r>
      <w:r w:rsidR="00F60BCF">
        <w:rPr>
          <w:rFonts w:ascii="Arial" w:hAnsi="Arial" w:cs="Arial"/>
          <w:sz w:val="24"/>
          <w:szCs w:val="24"/>
          <w:lang w:val="en-CA"/>
        </w:rPr>
        <w:t xml:space="preserve">but </w:t>
      </w:r>
      <w:r w:rsidR="00BE61D7">
        <w:rPr>
          <w:rFonts w:ascii="Arial" w:hAnsi="Arial" w:cs="Arial"/>
          <w:sz w:val="24"/>
          <w:szCs w:val="24"/>
          <w:lang w:val="en-CA"/>
        </w:rPr>
        <w:t>th</w:t>
      </w:r>
      <w:r w:rsidR="00B00EDA">
        <w:rPr>
          <w:rFonts w:ascii="Arial" w:hAnsi="Arial" w:cs="Arial"/>
          <w:sz w:val="24"/>
          <w:szCs w:val="24"/>
          <w:lang w:val="en-CA"/>
        </w:rPr>
        <w:t>is</w:t>
      </w:r>
      <w:r w:rsidR="00BE61D7">
        <w:rPr>
          <w:rFonts w:ascii="Arial" w:hAnsi="Arial" w:cs="Arial"/>
          <w:sz w:val="24"/>
          <w:szCs w:val="24"/>
          <w:lang w:val="en-CA"/>
        </w:rPr>
        <w:t xml:space="preserve"> ha</w:t>
      </w:r>
      <w:r w:rsidR="00F60BCF">
        <w:rPr>
          <w:rFonts w:ascii="Arial" w:hAnsi="Arial" w:cs="Arial"/>
          <w:sz w:val="24"/>
          <w:szCs w:val="24"/>
          <w:lang w:val="en-CA"/>
        </w:rPr>
        <w:t>s</w:t>
      </w:r>
      <w:r w:rsidR="00BE61D7">
        <w:rPr>
          <w:rFonts w:ascii="Arial" w:hAnsi="Arial" w:cs="Arial"/>
          <w:sz w:val="24"/>
          <w:szCs w:val="24"/>
          <w:lang w:val="en-CA"/>
        </w:rPr>
        <w:t xml:space="preserve"> not been corroborated with</w:t>
      </w:r>
      <w:r w:rsidRPr="0032287F">
        <w:rPr>
          <w:rFonts w:ascii="Arial" w:hAnsi="Arial" w:cs="Arial"/>
          <w:sz w:val="24"/>
          <w:szCs w:val="24"/>
          <w:lang w:val="en-CA"/>
        </w:rPr>
        <w:t xml:space="preserve"> injection experiments </w:t>
      </w:r>
      <w:commentRangeEnd w:id="42"/>
      <w:r w:rsidR="00F159B5">
        <w:rPr>
          <w:rStyle w:val="CommentReference"/>
        </w:rPr>
        <w:commentReference w:id="42"/>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{"citationItems":[{"id":"ITEM-1","itemData":{"DOI":"10.1016/J.JIP.2010.05.016","ISSN":"0022-2011","abstract":"The aquaculture of sea cucumbers Apostichopus japonicus (Selenka) has developed rapidly in China in recent years, but is increasingly affected by diseases such as skin ulceration and peristome tumescence. Previous studies on the pathogens causing these diseases focused largely on bacterial causes. In December 2008, we isolated four dominant bacterial species from lesions present in A. japonicus with the aforementioned diseases, from a farm in Yangkou (Qingdao, China). With two of these bacterial species, experimental infection of healthy A. japonicus resulted in the same disease symptoms that occurred in naturally infected A. japonicus. These two species were identified as Pseudoalteromonas sp. and Pseudoalteromonas tetraodonis. The early symptoms of infection for these bacterial species were ulcer spots on the dorsal skin and abdominal parapodia, followed by an increase in the number of ulcer spots or their merging into larger spots. Additionally, we isolated a spherical virus 100-250 nm in diameter and with a bilayer capsule, from A. japonicus with another disease from four different farms. By experimental infection with crude extracts of the virus, healthy laboratory-acclimatized A. japonicus developed the same symptoms as in natural infected cases. The early symptoms of viral infection comprised a decrease in tentacle activity, decay of dorsal papillate podia, peristome tumescence and abdominal ulceration. Our study demonstrates that the bacteria and virus were both responsible for skin ulceration and peristome tumescence in A. japonicus, but resulted in different early disease symptoms. © 2010.","author":[{"dropping-particle":"","family":"Liu","given":"Hongzhan","non-dropping-particle":"","parse-names":false,"suffix":""},{"dropping-particle":"","family":"Zheng","given":"Fengrong","non-dropping-particle":"","parse-names":false,"suffix":""},{"dropping-particle":"","family":"Sun","given":"Xiuqin","non-dropping-particle":"","parse-names":false,"suffix":""},{"dropping-particle":"","family":"Hong","given":"Xuguang","non-dropping-particle":"","parse-names":false,"suffix":""},{"dropping-particle":"","family":"Dong","given":"Shuanglin","non-dropping-particle":"","parse-names":false,"suffix":""},{"dropping-particle":"","family":"Wang","given":"Bo","non-dropping-particle":"","parse-names":false,"suffix":""},{"dropping-particle":"","family":"Tang","given":"Xuexi","non-dropping-particle":"","parse-names":false,"suffix":""},{"dropping-particle":"","family":"Wang","given":"Yongqiang","non-dropping-particle":"","parse-names":false,"suffix":""}],"container-title":"Journal of Invertebrate Pathology","id":"ITEM-1","issue":"3","issued":{"date-parts":[["2010","11","1"]]},"note":"With two of these bacterial species, experimental infection of healthy A. japonicus resulted in the same disease symptoms that occurred in naturally infected A. japonicus. These two species were identified as Pseudoalteromonas sp. and Pseudoalteromonas tetraodonis.\n\n\nEarly symptoms of infection for these bacterial species were ulcer spots on the dorsal skin and abdominal parapodia, followed by an increase in the number of ulcer spots or their merging into larger spots.","page":"236-242","publisher":"Academic Press","title":"Identification of the pathogens associated with skin ulceration and peristome tumescence in cultured sea cucumbers Apostichopus japonicus (Selenka)","type":"article-journal","volume":"105"},"uris":["http://www.mendeley.com/documents/?uuid=47abcc92-0376-4522-b40f-dae9b515a57c"]},{"id":"ITEM-2","itemData":{"DOI":"10.1007/S12250-008-2863-9","abstract":"A outbreak of disease with symptoms of evisceration and skin ulteration led to mass mortality in sea cucumber Apostichopus japonicus cultivated in indoor ponds near the Dalian coast from December 2004 to April 2005. Spherical virus particles with a diameter of 75-200 nm were found in the cytoplasm of cells in the water-system, the alimentary canal and in the respiratory trees of the diseased and dying sea cucumber individuals by electron microscopic observation of ultrathin sections. Examination by negative stained samples revealed that all the diseased sea cucumbers were infected by the virus, while the healthly ones cultivated outside the contagious area were not. Two bacterial strains were also isolated from the diseased animals. When exposed to a medium containing the virus particles, regardless of whether the bacterial suspension was added, healthy sea cucumbers exhibited identical disease symptoms as the ones in the indoor ponds, and had a mortality of 90%-100%. However, when exposed to a medium in which there was only one of the two bacterial strains, 30%-80% of the sea cucumbers were infected and nearly 20% died. Negative staining showed that the viral particles were detected only in the bodies of the tested animals that were exposed to the viral medium. Histopathologically, the diseased sea cucumbers are characterized by karyopycnosis, and disintegration of the endoplasmic reticula and mitochondria in the epithelial cells in the water-system, the respiratory tree and the alimentary canal.","author":[{"dropping-particle":"","family":"Deng","given":"Huan","non-dropping-particle":"","parse-names":false,"suffix":""},{"dropping-particle":"","family":"Zhou","given":"Zun Chun","non-dropping-particle":"","parse-names":false,"suffix":""},{"dropping-particle":"Bin","family":"Wang","given":"Nian","non-dropping-particle":"","parse-names":false,"suffix":""},{"dropping-particle":"","family":"Liu","given":"Chang","non-dropping-particle":"","parse-names":false,"suffix":""}],"container-title":"Virologica Sinica","id":"ITEM-2","issue":"1","issued":{"date-parts":[["2008","2"]]},"page":"63-67","title":"The syndrome of sea cucumber (Apostichopus japonicus) infected by virus and bacteria","type":"article-journal","volume":"23"},"uris":["http://www.mendeley.com/documents/?uuid=dadf7cc9-aec6-495f-a196-79eb2065700c"]},{"id":"ITEM-3","itemData":{"DOI":"10.1016/j.jip.2007.03.001","ISSN":"00222011","PMID":"17462667","abstract":"Acute peristome edema disease (APED) is a new disease that broke out in cultured sea cucumber along the Shangdong and Liaoning province coasts in China, PR, and has caused a great deal of death in Apostichopus japonicus (Selenka) since 2004. Here we report virus-like particles found in intestine epithelium of sea cucumbers reared in North China. It is the first time that sea cucumbers are reported to be infected by virus. Histological examinations showed that the viral inclusion bodies existed in intestine epithelium cells. Electron microscopic examinations show that the virions were spherical, 80-100 nm in diameter, and composed of a helical nucleocapsid within an envelope with surface projections. Detailed studies on the morphogenesis of these viruses found many characteristics previously described for coronaviruses. Virus particles always congregated, and formed a virus vesicle with an encircling membrane. The most obvious cellular pathologic feature is large granular areas of cytoplasm, relatively devoid of organelles. Tubular structures within virus-containing vesicles, nucleocapsid inclusions, and double-membrane vesicles are also found in the cytopathic cells. No rickettsia, chlamydia, bacteria, or other parasitic organisms were found. © 2007 Elsevier Inc. All rights reserved.","author":[{"dropping-particle":"","family":"Wang","given":"Pinhong","non-dropping-particle":"","parse-names":false,"suffix":""},{"dropping-particle":"","family":"Chang","given":"Yaqing","non-dropping-particle":"","parse-names":false,"suffix":""},{"dropping-particle":"","family":"Yu","given":"Jinhai","non-dropping-particle":"","parse-names":false,"suffix":""},{"dropping-particle":"","family":"Li","given":"Chunyan","non-dropping-particle":"","parse-names":false,"suffix":""},{"dropping-particle":"","family":"Xu","given":"Gaorong","non-dropping-particle":"","parse-names":false,"suffix":""}],"container-title":"Journal of Invertebrate Pathology","id":"ITEM-3","issue":"1","issued":{"date-parts":[["2007","9"]]},"page":"11-17","title":"Acute peristome edema disease in juvenile and adult sea cucumbers Apostichopus japonicus (Selenka) reared in North China","type":"article-journal","volume":"96"},"uris":["http://www.mendeley.com/documents/?uuid=efcd9514-a7a3-4a53-9928-dba420a0b01c"]},{"id":"ITEM-4","itemData":{"DOI":"10.3390/V12091057","abstract":"Sea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R.","non-dropping-particle":"","parse-names":false,"suffix":""}],"container-title":"Viruses","id":"ITEM-4","issue":"9","issued":{"date-parts":[["2020","9","1"]]},"publisher":"MDPI AG","title":"An unconventional flavivirus and other RNA viruses in the sea cucumber (Holothuroidea; Echinodermata) virome","type":"article-journal","volume":"12"},"uris":["http://www.mendeley.com/documents/?uuid=7680dc20-2976-49c3-9f45-408da734fbf5"]}],"mendeley":{"formattedCitation":"(Deng et al., 2008; Hewson et al., 2020b; Liu et al., 2010a; Wang et al., 2007)","plainTextFormattedCitation":"(Deng et al., 2008; Hewson et al., 2020b; Liu et al., 2010a; Wang et al., 2007)","previouslyFormattedCitation":"(Deng et al., 2008; Hewson et al., 2020b; Liu et al., 2010a; Wang et al., 2007)"},"properties":{"noteIndex":0},"schema":"https://github.com/citation-style-language/schema/raw/master/csl-citation.json"}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(Deng et al., 2008; Hewson et al., 2020b; Liu et al., 2010a; Wang et al., 2007)</w:t>
      </w:r>
      <w:r w:rsidRPr="0032287F">
        <w:rPr>
          <w:rFonts w:ascii="Arial" w:hAnsi="Arial" w:cs="Arial"/>
          <w:sz w:val="24"/>
          <w:szCs w:val="24"/>
          <w:lang w:val="en-CA"/>
        </w:rPr>
        <w:fldChar w:fldCharType="end"/>
      </w:r>
      <w:commentRangeStart w:id="43"/>
      <w:commentRangeEnd w:id="43"/>
      <w:r w:rsidRPr="0032287F">
        <w:rPr>
          <w:rStyle w:val="CommentReference"/>
          <w:rFonts w:ascii="Arial" w:hAnsi="Arial" w:cs="Arial"/>
          <w:sz w:val="24"/>
          <w:szCs w:val="24"/>
          <w:lang w:val="en-CA"/>
        </w:rPr>
        <w:commentReference w:id="43"/>
      </w:r>
      <w:r w:rsidRPr="0032287F">
        <w:rPr>
          <w:rFonts w:ascii="Arial" w:hAnsi="Arial" w:cs="Arial"/>
          <w:sz w:val="24"/>
          <w:szCs w:val="24"/>
          <w:lang w:val="en-CA"/>
        </w:rPr>
        <w:t>.</w:t>
      </w:r>
      <w:r w:rsidR="00782872">
        <w:rPr>
          <w:rFonts w:ascii="Arial" w:hAnsi="Arial" w:cs="Arial"/>
          <w:i/>
          <w:sz w:val="24"/>
          <w:szCs w:val="24"/>
          <w:lang w:val="en-CA"/>
        </w:rPr>
        <w:t xml:space="preserve"> </w:t>
      </w:r>
    </w:p>
    <w:p w:rsidRPr="0032287F" w:rsidR="009F5046" w:rsidP="00521EB9" w:rsidRDefault="009F5046" w14:paraId="18525B1B" w14:textId="0A22FAEC">
      <w:pPr>
        <w:spacing w:line="480" w:lineRule="auto"/>
        <w:ind w:firstLine="720"/>
        <w:rPr>
          <w:rFonts w:ascii="Arial" w:hAnsi="Arial" w:cs="Arial"/>
          <w:sz w:val="24"/>
          <w:szCs w:val="24"/>
          <w:lang w:val="en-CA"/>
        </w:rPr>
      </w:pPr>
      <w:r w:rsidRPr="0032287F">
        <w:rPr>
          <w:rFonts w:ascii="Arial" w:hAnsi="Arial" w:cs="Arial"/>
          <w:sz w:val="24"/>
          <w:szCs w:val="24"/>
          <w:lang w:val="en-CA"/>
        </w:rPr>
        <w:t>We observed major ulcers only in 2 of 18 sea cucumbers in the 22ºC treatment, and the lack of similarity between these ulcers and wasting symptoms further suggests that the wasting event in Nanoose was not triggered solely by thermal stress</w:t>
      </w:r>
      <w:r w:rsidRPr="0032287F">
        <w:rPr>
          <w:rStyle w:val="CommentReference"/>
          <w:rFonts w:ascii="Arial" w:hAnsi="Arial" w:cs="Arial"/>
          <w:sz w:val="24"/>
          <w:szCs w:val="24"/>
        </w:rPr>
        <w:t>.</w:t>
      </w:r>
      <w:r w:rsidRPr="0032287F">
        <w:rPr>
          <w:rFonts w:ascii="Arial" w:hAnsi="Arial" w:cs="Arial"/>
          <w:sz w:val="24"/>
          <w:szCs w:val="24"/>
          <w:lang w:val="en-CA"/>
        </w:rPr>
        <w:t xml:space="preserve"> </w:t>
      </w:r>
      <w:r w:rsidRPr="0032287F" w:rsidR="00482291">
        <w:rPr>
          <w:rFonts w:ascii="Arial" w:hAnsi="Arial" w:cs="Arial"/>
          <w:sz w:val="24"/>
          <w:szCs w:val="24"/>
          <w:lang w:val="en-CA"/>
        </w:rPr>
        <w:t>Future research on sea cucumber wasting should investigate</w:t>
      </w:r>
      <w:r w:rsidR="00C07873">
        <w:rPr>
          <w:rFonts w:ascii="Arial" w:hAnsi="Arial" w:cs="Arial"/>
          <w:sz w:val="24"/>
          <w:szCs w:val="24"/>
          <w:lang w:val="en-CA"/>
        </w:rPr>
        <w:t xml:space="preserve"> the potential for</w:t>
      </w:r>
      <w:r w:rsidRPr="0032287F" w:rsidR="00482291">
        <w:rPr>
          <w:rFonts w:ascii="Arial" w:hAnsi="Arial" w:cs="Arial"/>
          <w:sz w:val="24"/>
          <w:szCs w:val="24"/>
          <w:lang w:val="en-CA"/>
        </w:rPr>
        <w:t xml:space="preserve"> </w:t>
      </w:r>
      <w:r w:rsidR="00C9691E">
        <w:rPr>
          <w:rFonts w:ascii="Arial" w:hAnsi="Arial" w:cs="Arial"/>
          <w:sz w:val="24"/>
          <w:szCs w:val="24"/>
          <w:lang w:val="en-CA"/>
        </w:rPr>
        <w:t xml:space="preserve">shared pathology </w:t>
      </w:r>
      <w:r w:rsidR="00C9691E">
        <w:rPr>
          <w:rFonts w:ascii="Arial" w:hAnsi="Arial" w:cs="Arial"/>
          <w:sz w:val="24"/>
          <w:szCs w:val="24"/>
          <w:lang w:val="en-CA"/>
        </w:rPr>
        <w:lastRenderedPageBreak/>
        <w:t>with</w:t>
      </w:r>
      <w:r w:rsidRPr="0032287F" w:rsidR="00482291">
        <w:rPr>
          <w:rFonts w:ascii="Arial" w:hAnsi="Arial" w:cs="Arial"/>
          <w:sz w:val="24"/>
          <w:szCs w:val="24"/>
          <w:lang w:val="en-CA"/>
        </w:rPr>
        <w:t xml:space="preserve"> SUS, given the symptomatic similarities between </w:t>
      </w:r>
      <w:r w:rsidRPr="0032287F" w:rsidR="00482291">
        <w:rPr>
          <w:rFonts w:ascii="Arial" w:hAnsi="Arial" w:cs="Arial"/>
          <w:i/>
          <w:iCs/>
          <w:sz w:val="24"/>
          <w:szCs w:val="24"/>
          <w:lang w:val="en-CA"/>
        </w:rPr>
        <w:t xml:space="preserve">P. californicus </w:t>
      </w:r>
      <w:r w:rsidRPr="0032287F" w:rsidR="00482291">
        <w:rPr>
          <w:rFonts w:ascii="Arial" w:hAnsi="Arial" w:cs="Arial"/>
          <w:sz w:val="24"/>
          <w:szCs w:val="24"/>
          <w:lang w:val="en-CA"/>
        </w:rPr>
        <w:t xml:space="preserve">wasting and SUS in </w:t>
      </w:r>
      <w:r w:rsidRPr="0032287F" w:rsidR="00482291">
        <w:rPr>
          <w:rFonts w:ascii="Arial" w:hAnsi="Arial" w:cs="Arial"/>
          <w:i/>
          <w:iCs/>
          <w:sz w:val="24"/>
          <w:szCs w:val="24"/>
          <w:lang w:val="en-CA"/>
        </w:rPr>
        <w:t>A. japonicus</w:t>
      </w:r>
      <w:r w:rsidR="00482291">
        <w:rPr>
          <w:rFonts w:ascii="Arial" w:hAnsi="Arial" w:cs="Arial"/>
          <w:sz w:val="24"/>
          <w:szCs w:val="24"/>
          <w:lang w:val="en-CA"/>
        </w:rPr>
        <w:t>.</w:t>
      </w:r>
      <w:r w:rsidR="00AD7CA2">
        <w:rPr>
          <w:rFonts w:ascii="Arial" w:hAnsi="Arial" w:cs="Arial"/>
          <w:sz w:val="24"/>
          <w:szCs w:val="24"/>
          <w:lang w:val="en-CA"/>
        </w:rPr>
        <w:t xml:space="preserve"> Furthermore, studies should </w:t>
      </w:r>
      <w:r w:rsidRPr="0032287F">
        <w:rPr>
          <w:rFonts w:ascii="Arial" w:hAnsi="Arial" w:cs="Arial"/>
          <w:sz w:val="24"/>
          <w:szCs w:val="24"/>
          <w:lang w:val="en-CA"/>
        </w:rPr>
        <w:t>investigate the potential for a pathogenic causal agent, as this has been previously linked to</w:t>
      </w:r>
      <w:r w:rsidR="00055FF1">
        <w:rPr>
          <w:rFonts w:ascii="Arial" w:hAnsi="Arial" w:cs="Arial"/>
          <w:sz w:val="24"/>
          <w:szCs w:val="24"/>
          <w:lang w:val="en-CA"/>
        </w:rPr>
        <w:t xml:space="preserve"> wasting</w:t>
      </w:r>
      <w:r w:rsidR="00AD7CA2">
        <w:rPr>
          <w:rFonts w:ascii="Arial" w:hAnsi="Arial" w:cs="Arial"/>
          <w:sz w:val="24"/>
          <w:szCs w:val="24"/>
          <w:lang w:val="en-CA"/>
        </w:rPr>
        <w:t>-like</w:t>
      </w:r>
      <w:r w:rsidR="00055FF1">
        <w:rPr>
          <w:rFonts w:ascii="Arial" w:hAnsi="Arial" w:cs="Arial"/>
          <w:sz w:val="24"/>
          <w:szCs w:val="24"/>
          <w:lang w:val="en-CA"/>
        </w:rPr>
        <w:t xml:space="preserve"> </w:t>
      </w:r>
      <w:r w:rsidRPr="0032287F">
        <w:rPr>
          <w:rFonts w:ascii="Arial" w:hAnsi="Arial" w:cs="Arial"/>
          <w:sz w:val="24"/>
          <w:szCs w:val="24"/>
          <w:lang w:val="en-CA"/>
        </w:rPr>
        <w:t>symptoms both in</w:t>
      </w:r>
      <w:r w:rsidR="00BF0CBE">
        <w:rPr>
          <w:rFonts w:ascii="Arial" w:hAnsi="Arial" w:cs="Arial"/>
          <w:sz w:val="24"/>
          <w:szCs w:val="24"/>
          <w:lang w:val="en-CA"/>
        </w:rPr>
        <w:t xml:space="preserve"> other</w:t>
      </w:r>
      <w:r w:rsidRPr="0032287F">
        <w:rPr>
          <w:rFonts w:ascii="Arial" w:hAnsi="Arial" w:cs="Arial"/>
          <w:sz w:val="24"/>
          <w:szCs w:val="24"/>
          <w:lang w:val="en-CA"/>
        </w:rPr>
        <w:t xml:space="preserve"> sea cucumbers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{"citationItems":[{"id":"ITEM-1","itemData":{"DOI":"10.1007/S12250-008-2863-9","abstract":"A outbreak of disease with symptoms of evisceration and skin ulteration led to mass mortality in sea cucumber Apostichopus japonicus cultivated in indoor ponds near the Dalian coast from December 2004 to April 2005. Spherical virus particles with a diameter of 75-200 nm were found in the cytoplasm of cells in the water-system, the alimentary canal and in the respiratory trees of the diseased and dying sea cucumber individuals by electron microscopic observation of ultrathin sections. Examination by negative stained samples revealed that all the diseased sea cucumbers were infected by the virus, while the healthly ones cultivated outside the contagious area were not. Two bacterial strains were also isolated from the diseased animals. When exposed to a medium containing the virus particles, regardless of whether the bacterial suspension was added, healthy sea cucumbers exhibited identical disease symptoms as the ones in the indoor ponds, and had a mortality of 90%-100%. However, when exposed to a medium in which there was only one of the two bacterial strains, 30%-80% of the sea cucumbers were infected and nearly 20% died. Negative staining showed that the viral particles were detected only in the bodies of the tested animals that were exposed to the viral medium. Histopathologically, the diseased sea cucumbers are characterized by karyopycnosis, and disintegration of the endoplasmic reticula and mitochondria in the epithelial cells in the water-system, the respiratory tree and the alimentary canal.","author":[{"dropping-particle":"","family":"Deng","given":"Huan","non-dropping-particle":"","parse-names":false,"suffix":""},{"dropping-particle":"","family":"Zhou","given":"Zun Chun","non-dropping-particle":"","parse-names":false,"suffix":""},{"dropping-particle":"Bin","family":"Wang","given":"Nian","non-dropping-particle":"","parse-names":false,"suffix":""},{"dropping-particle":"","family":"Liu","given":"Chang","non-dropping-particle":"","parse-names":false,"suffix":""}],"container-title":"Virologica Sinica","id":"ITEM-1","issue":"1","issued":{"date-parts":[["2008","2"]]},"page":"63-67","title":"The syndrome of sea cucumber (Apostichopus japonicus) infected by virus and bacteria","type":"article-journal","volume":"23"},"uris":["http://www.mendeley.com/documents/?uuid=dadf7cc9-aec6-495f-a196-79eb2065700c"]},{"id":"ITEM-2","itemData":{"DOI":"10.1016/J.JIP.2010.05.016","ISSN":"0022-2011","abstract":"The aquaculture of sea cucumbers Apostichopus japonicus (Selenka) has developed rapidly in China in recent years, but is increasingly affected by diseases such as skin ulceration and peristome tumescence. Previous studies on the pathogens causing these diseases focused largely on bacterial causes. In December 2008, we isolated four dominant bacterial species from lesions present in A. japonicus with the aforementioned diseases, from a farm in Yangkou (Qingdao, China). With two of these bacterial species, experimental infection of healthy A. japonicus resulted in the same disease symptoms that occurred in naturally infected A. japonicus. These two species were identified as Pseudoalteromonas sp. and Pseudoalteromonas tetraodonis. The early symptoms of infection for these bacterial species were ulcer spots on the dorsal skin and abdominal parapodia, followed by an increase in the number of ulcer spots or their merging into larger spots. Additionally, we isolated a spherical virus 100-250 nm in diameter and with a bilayer capsule, from A. japonicus with another disease from four different farms. By experimental infection with crude extracts of the virus, healthy laboratory-acclimatized A. japonicus developed the same symptoms as in natural infected cases. The early symptoms of viral infection comprised a decrease in tentacle activity, decay of dorsal papillate podia, peristome tumescence and abdominal ulceration. Our study demonstrates that the bacteria and virus were both responsible for skin ulceration and peristome tumescence in A. japonicus, but resulted in different early disease symptoms. © 2010.","author":[{"dropping-particle":"","family":"Liu","given":"Hongzhan","non-dropping-particle":"","parse-names":false,"suffix":""},{"dropping-particle":"","family":"Zheng","given":"Fengrong","non-dropping-particle":"","parse-names":false,"suffix":""},{"dropping-particle":"","family":"Sun","given":"Xiuqin","non-dropping-particle":"","parse-names":false,"suffix":""},{"dropping-particle":"","family":"Hong","given":"Xuguang","non-dropping-particle":"","parse-names":false,"suffix":""},{"dropping-particle":"","family":"Dong","given":"Shuanglin","non-dropping-particle":"","parse-names":false,"suffix":""},{"dropping-particle":"","family":"Wang","given":"Bo","non-dropping-particle":"","parse-names":false,"suffix":""},{"dropping-particle":"","family":"Tang","given":"Xuexi","non-dropping-particle":"","parse-names":false,"suffix":""},{"dropping-particle":"","family":"Wang","given":"Yongqiang","non-dropping-particle":"","parse-names":false,"suffix":""}],"container-title":"Journal of Invertebrate Pathology","id":"ITEM-2","issue":"3","issued":{"date-parts":[["2010","11","1"]]},"page":"236-242","publisher":"Academic Press","title":"Identification of the pathogens associated with skin ulceration and peristome tumescence in cultured sea cucumbers Apostichopus japonicus (Selenka)","type":"article-journal","volume":"105"},"uris":["http://www.mendeley.com/documents/?uuid=fb16e264-0e4f-4bd4-ad9c-c7a52c3aaf2e"]},{"id":"ITEM-3","itemData":{"DOI":"10.1016/j.aquaculture.2008.10.015","ISSN":"00448486","abstract":"The diseases of cultured sea cucumber have been the bottle-neck for the sustainable development of sea cucumber (Apostichopus japonicus) cultivation in China. Two diseases that occurred from 2004 and caused mass mortalities of sea cucumbers are still prevalent in Liaoning and Shandong provinces in China. One is skin ulceration syndrome and the other is viscera rejection syndrome. The epidemiology and pathogenicity of the diseases were investigated. Microscopic observations were made on healthy and diseased individuals of sea cucumbers to record the bacteria, mold and parasites on the surface of body wall, and the relationship of microbes between skin ulceration disease and viscera ejection disease. The two diseases expressed several differences. Six predominant isolates of bacteria (2004A, 2004B, 04101, 04102, 04103 and 04104) were isolated from the sea cucumbers suffering from skin ulceration in indoor ponds for wintering and outdoor ponds for culturing. Two isolates of bacteria (041201 and 041202) were isolated from the sea cucumbers suffering from viscera ejection syndrome in indoor wintering ponds. Induced infection experiments with these isolates of bacteria showed that all eight predominant isolates of bacteria were pathogenic as they showed the same signs as naturally infected and re-isolates from diseased sea cucumber had the same morphological characteristics. Physiological and biochemical tests and the sequence similarity analysis of the 16S rRNA genes of these bacterial isolates indicated that isolate 2004A was similar to Vibrio cyclitrophicus, 2004B similar to V. splendidus, isolates 04101 and 04103 similar to V. harveyi, 04102 similar to V. tasmaniensis, isolate 04104 similar to Photobacterium sp. isolate 041201 similar to Arthrobacter protophormiae, and isolate 041202 similar to Staphylococcus equorum. Antibiotic sensitive test showed that the eight isolates of bacteria were sensitive to Ofloxacin, Levofloxacin hydrochloride, Cefobid, Doxycycline, Novobiocin, but not sensitive to Oxacillin sodium, Aminobenzylpenicillin, Spectinomycin, or Cefradine. © 2008 Elsevier B.V. All rights reserved.","author":[{"dropping-particle":"","family":"Deng","given":"Huan","non-dropping-particle":"","parse-names":false,"suffix":""},{"dropping-particle":"","family":"He","given":"Chongbo","non-dropping-particle":"","parse-names":false,"suffix":""},{"dropping-particle":"","family":"Zhou","given":"Zunchun","non-dropping-particle":"","parse-names":false,"suffix":""},{"dropping-particle":"","family":"Liu","given":"Chang","non-dropping-particle":"","parse-names":false,"suffix":""},{"dropping-particle":"","family":"Tan","given":"Kefei","non-dropping-particle":"","parse-names":false,"suffix":""},{"dropping-particle":"","family":"Wang","given":"Nianbin","non-dropping-particle":"","parse-names":false,"suffix":""},{"dropping-particle":"","family":"Jiang","given":"Bei","non-dropping-particle":"","parse-names":false,"suffix":""},{"dropping-particle":"","family":"Gao","given":"Xianggang","non-dropping-particle":"","parse-names":false,"suffix":""},{"dropping-particle":"","family":"Liu","given":"Weidong","non-dropping-particle":"","parse-names":false,"suffix":""}],"container-title":"Aquaculture","id":"ITEM-3","issue":"1-2","issued":{"date-parts":[["2009"]]},"page":"18-27","publisher":"Elsevier B.V.","title":"Isolation and pathogenicity of pathogens from skin ulceration disease and viscera ejection syndrome of the sea cucumber Apostichopus japonicus","type":"article-journal","volume":"287"},"uris":["http://www.mendeley.com/documents/?uuid=16caeb42-cf12-4a7d-8de7-d3bc04db64c0"]}],"mendeley":{"formattedCitation":"(Deng et al., 2008, 2009; Liu et al., 2010b)","plainTextFormattedCitation":"(Deng et al., 2008, 2009; Liu et al., 2010b)","previouslyFormattedCitation":"(Deng et al., 2008, 2009; Liu et al., 2010b)"},"properties":{"noteIndex":0},"schema":"https://github.com/citation-style-language/schema/raw/master/csl-citation.json"}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(Deng et al., 2008, 2009; Liu et al., 2010b)</w:t>
      </w:r>
      <w:r w:rsidRPr="0032287F">
        <w:rPr>
          <w:rFonts w:ascii="Arial" w:hAnsi="Arial" w:cs="Arial"/>
          <w:sz w:val="24"/>
          <w:szCs w:val="24"/>
          <w:lang w:val="en-CA"/>
        </w:rPr>
        <w:fldChar w:fldCharType="end"/>
      </w:r>
      <w:r w:rsidRPr="0032287F">
        <w:rPr>
          <w:rFonts w:ascii="Arial" w:hAnsi="Arial" w:cs="Arial"/>
          <w:sz w:val="24"/>
          <w:szCs w:val="24"/>
          <w:lang w:val="en-CA"/>
        </w:rPr>
        <w:t xml:space="preserve"> and sea stars </w:t>
      </w:r>
      <w:r w:rsidRPr="0032287F">
        <w:rPr>
          <w:rFonts w:ascii="Arial" w:hAnsi="Arial" w:cs="Arial"/>
          <w:sz w:val="24"/>
          <w:szCs w:val="24"/>
          <w:lang w:val="en-CA"/>
        </w:rPr>
        <w:fldChar w:fldCharType="begin" w:fldLock="1"/>
      </w:r>
      <w:r w:rsidRPr="0032287F" w:rsidR="00C03FB7">
        <w:rPr>
          <w:rFonts w:ascii="Arial" w:hAnsi="Arial" w:cs="Arial"/>
          <w:sz w:val="24"/>
          <w:szCs w:val="24"/>
          <w:lang w:val="en-CA"/>
        </w:rPr>
        <w:instrText>ADDIN CSL_CITATION {"citationItems":[{"id":"ITEM-1","itemData":{"DOI":"10.3389/fmars.2018.00077","ISSN":"22967745","abstract":"Sea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Science","id":"ITEM-1","issue":"MAR","issued":{"date-parts":[["2018","3"]]},"publisher":"Frontiers Media S. A","title":"Investigating the complex association between viral ecology, environment, and northeast Pacific Sea Star Wasting","type":"article-journal","volume":"5"},"uris":["http://www.mendeley.com/documents/?uuid=6a4f2abb-4c22-4e10-b936-c0c275a9fa57"]},{"id":"ITEM-2","itemData":{"DOI":"10.1073/PNAS.1416625111","abstract":"Populations of at least 20 asteroid species on the Northeast Pacific Coast have recently experienced an extensive outbreak of sea-star (asteroid) wasting disease (SSWD). The disease leads to behavioral changes, lesions, loss of turgor, limb autotomy, and death characterized by rapid degradation (\"melting\"). Here, we present evidence from experimental challenge studies and field observations that link the mass mortalities to a densovirus (Parvoviridae). Virus-sized material (i.e., &lt;0.2 μm) from symptomatic tissues that was inoculated into asymptomatic asteroids consistently resulted in SSWD signs whereas animals receiving heat-killed (i.e., control) virus-sized inoculum remained asymptomatic. Viral metagenomic investigations revealed the sea star-associated densovirus (SSaDV) as the most likely candidate virus associated with tissues from symptomatic asteroids. Quantification of SSaDV during transmission trials indicated that progression of SSWD paralleled increased SSaDV load. In field surveys, SSaDV loads were more abundant in symptomatic than in asymptomatic asteroids. SSaDV could be detected in plankton, sediments and in nonasteroid echinoderms, providing a possible mechanism for viral spread. SSaDV was detected in museum specimens of asteroids from 1942, suggesting that it has been present on the North American Pacific Coast for at least 72 y. SSaDV is therefore themost promising candidate disease agent responsible for asteroid mass mortality.","author":[{"dropping-particle":"","family":"Hewson","given":"Ian","non-dropping-particle":"","parse-names":false,"suffix":""},{"dropping-particle":"","family":"Button","given":"Jason B.","non-dropping-particle":"","parse-names":false,"suffix":""},{"dropping-particle":"","family":"Gudenkauf","given":"Brent M.","non-dropping-particle":"","parse-names":false,"suffix":""},{"dropping-particle":"","family":"Miner","given":"Benjamin","non-dropping-particle":"","parse-names":false,"suffix":""},{"dropping-particle":"","family":"Newton","given":"Alisa L.","non-dropping-particle":"","parse-names":false,"suffix":""},{"dropping-particle":"","family":"Gaydos","given":"Joseph K.","non-dropping-particle":"","parse-names":false,"suffix":""},{"dropping-particle":"","family":"Wynne","given":"Janna","non-dropping-particle":"","parse-names":false,"suffix":""},{"dropping-particle":"","family":"Groves","given":"Cathy L.","non-dropping-particle":"","parse-names":false,"suffix":""},{"dropping-particle":"","family":"Hendler","given":"Gordon","non-dropping-particle":"","parse-names":false,"suffix":""},{"dropping-particle":"","family":"Murray","given":"Michael","non-dropping-particle":"","parse-names":false,"suffix":""},{"dropping-particle":"","family":"Fradkin","given":"Steven","non-dropping-particle":"","parse-names":false,"suffix":""},{"dropping-particle":"","family":"Breitbart","given":"Mya","non-dropping-particle":"","parse-names":false,"suffix":""},{"dropping-particle":"","family":"Fahsbender","given":"Elizabeth","non-dropping-particle":"","parse-names":false,"suffix":""},{"dropping-particle":"","family":"Lafferty","given":"Kevin D.","non-dropping-particle":"","parse-names":false,"suffix":""},{"dropping-particle":"","family":"Kilpatrick","given":"A. Marm","non-dropping-particle":"","parse-names":false,"suffix":""},{"dropping-particle":"","family":"Miner","given":"C. Melissa","non-dropping-particle":"","parse-names":false,"suffix":""},{"dropping-particle":"","family":"Raimondi","given":"Peter","non-dropping-particle":"","parse-names":false,"suffix":""},{"dropping-particle":"","family":"Lahner","given":"Lesanna","non-dropping-particle":"","parse-names":false,"suffix":""},{"dropping-particle":"","family":"Friedman","given":"Carolyn S.","non-dropping-particle":"","parse-names":false,"suffix":""},{"dropping-particle":"","family":"Daniels","given":"Stephen","non-dropping-particle":"","parse-names":false,"suffix":""},{"dropping-particle":"","family":"Haulena","given":"Martin","non-dropping-particle":"","parse-names":false,"suffix":""},{"dropping-particle":"","family":"Marliave","given":"Jeffrey","non-dropping-particle":"","parse-names":false,"suffix":""},{"dropping-particle":"","family":"Burge","given":"Colleen A.","non-dropping-particle":"","parse-names":false,"suffix":""},{"dropping-particle":"","family":"Eisenlord","given":"Morgan E.","non-dropping-particle":"","parse-names":false,"suffix":""},{"dropping-particle":"","family":"Harvell","given":"C. Drew","non-dropping-particle":"","parse-names":false,"suffix":""}],"container-title":"Proceedings of the National Academy of Sciences of the United States of America","id":"ITEM-2","issue":"48","issued":{"date-parts":[["2014","12","2"]]},"page":"17278-17283","publisher":"National Academy of Sciences","title":"Densovirus associated with sea-star wasting disease and mass mortality","type":"article-journal","volume":"111"},"uris":["http://www.mendeley.com/documents/?uuid=9ec74c0d-8b66-4650-90ce-d3e987b8ba4a"]},{"id":"ITEM-3","itemData":{"DOI":"10.3354/DAO03598","ISSN":"16161580","PMID":"34080580","abstract":"Sea star wasting disease (SSWD) refers to a suite of poorly described non-specific clinical signs including abnormal posture, epidermal ulceration, and limb autotomy (sloughing) causing mortalities of over 20 species of sea stars and subsequent ecological shifts throughout the northeastern Pacific. While SSWD is widely assumed to be infectious, with environmental conditions facilitating disease progression, few data exist on cellular changes associated with the disease. This is unfortunate, because such observations could inform mechanisms of disease pathogenesis and host susceptibility. Here, we replicated SSWD by exposing captive Pisaster ochraceus to a suite of non-infectious organic substances and show that development of gross lesions is a basal-to-surface process involving inflammation (e.g. infiltration of coelomocytes) of ossicles and mutable collagenous tissue, leading to epidermal ulceration. Affected sea stars also manifest increases in a heretofore undocumented coelomocyte type, spindle cells, that might be a useful marker of inflammation in this species. Finally, compared to purple morphs, orange P. ochraceus developed more severe lesions but survived longer. Longer-lived, and presumably more visible, severely-lesioned orange sea stars could have important demographic implications in terms of detectability of lesioned animals in the wild and measures of apparent prevalence of disease.","author":[{"dropping-particle":"","family":"Work","given":"Thierry M.","non-dropping-particle":"","parse-names":false,"suffix":""},{"dropping-particle":"","family":"Weatherby","given":"Tina M.","non-dropping-particle":"","parse-names":false,"suffix":""},{"dropping-particle":"","family":"DeRito","given":"Christopher M.","non-dropping-particle":"","parse-names":false,"suffix":""},{"dropping-particle":"","family":"Besemer","given":"Ryan M.","non-dropping-particle":"","parse-names":false,"suffix":""},{"dropping-particle":"","family":"Hewson","given":"Ian","non-dropping-particle":"","parse-names":false,"suffix":""}],"container-title":"Diseases of Aquatic Organisms","id":"ITEM-3","issued":{"date-parts":[["2021"]]},"page":"21-33","publisher":"Inter-Research","title":"Sea star wasting disease pathology in Pisaster ochraceus shows a basal-to-surface process affecting color phenotypes differently","type":"article-journal","volume":"145"},"uris":["http://www.mendeley.com/documents/?uuid=9797fe55-2262-40aa-b7d2-c4d2f661ef0b"]}],"mendeley":{"formattedCitation":"(Hewson et al., 2014, 2018; Work et al., 2021)","plainTextFormattedCitation":"(Hewson et al., 2014, 2018; Work et al., 2021)","previouslyFormattedCitation":"(Hewson et al., 2014, 2018; Work et al., 2021)"},"properties":{"noteIndex":0},"schema":"https://github.com/citation-style-language/schema/raw/master/csl-citation.json"}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(Hewson et al., 2014, 2018; Work et al., 2021)</w:t>
      </w:r>
      <w:r w:rsidRPr="0032287F">
        <w:rPr>
          <w:rFonts w:ascii="Arial" w:hAnsi="Arial" w:cs="Arial"/>
          <w:sz w:val="24"/>
          <w:szCs w:val="24"/>
          <w:lang w:val="en-CA"/>
        </w:rPr>
        <w:fldChar w:fldCharType="end"/>
      </w:r>
      <w:r w:rsidRPr="0032287F">
        <w:rPr>
          <w:rFonts w:ascii="Arial" w:hAnsi="Arial" w:cs="Arial"/>
          <w:sz w:val="24"/>
          <w:szCs w:val="24"/>
          <w:lang w:val="en-CA"/>
        </w:rPr>
        <w:t xml:space="preserve">. Infection experiments examining </w:t>
      </w:r>
      <w:r w:rsidR="00142477">
        <w:rPr>
          <w:rFonts w:ascii="Arial" w:hAnsi="Arial" w:cs="Arial"/>
          <w:sz w:val="24"/>
          <w:szCs w:val="24"/>
          <w:lang w:val="en-CA"/>
        </w:rPr>
        <w:t>vectors</w:t>
      </w:r>
      <w:r w:rsidRPr="0032287F">
        <w:rPr>
          <w:rFonts w:ascii="Arial" w:hAnsi="Arial" w:cs="Arial"/>
          <w:sz w:val="24"/>
          <w:szCs w:val="24"/>
          <w:lang w:val="en-CA"/>
        </w:rPr>
        <w:t xml:space="preserve"> of varying size fraction (parasitic, bacterial, viral) will be an essential part of this future research. </w:t>
      </w:r>
      <w:r w:rsidR="005A12AF">
        <w:rPr>
          <w:rFonts w:ascii="Arial" w:hAnsi="Arial" w:cs="Arial"/>
          <w:sz w:val="24"/>
          <w:szCs w:val="24"/>
          <w:lang w:val="en-CA"/>
        </w:rPr>
        <w:t>A</w:t>
      </w:r>
      <w:r w:rsidR="00521EB9">
        <w:rPr>
          <w:rFonts w:ascii="Arial" w:hAnsi="Arial" w:cs="Arial"/>
          <w:sz w:val="24"/>
          <w:szCs w:val="24"/>
          <w:lang w:val="en-CA"/>
        </w:rPr>
        <w:t>biotic factors</w:t>
      </w:r>
      <w:r w:rsidRPr="0032287F">
        <w:rPr>
          <w:rFonts w:ascii="Arial" w:hAnsi="Arial" w:cs="Arial"/>
          <w:sz w:val="24"/>
          <w:szCs w:val="24"/>
          <w:lang w:val="en-CA"/>
        </w:rPr>
        <w:t xml:space="preserve"> that may act alone or in combination with pathogenic agents to trigger wasting in </w:t>
      </w:r>
      <w:r w:rsidRPr="0032287F">
        <w:rPr>
          <w:rFonts w:ascii="Arial" w:hAnsi="Arial" w:cs="Arial"/>
          <w:i/>
          <w:iCs/>
          <w:sz w:val="24"/>
          <w:szCs w:val="24"/>
          <w:lang w:val="en-CA"/>
        </w:rPr>
        <w:t>P. californicu</w:t>
      </w:r>
      <w:r w:rsidR="00521EB9">
        <w:rPr>
          <w:rFonts w:ascii="Arial" w:hAnsi="Arial" w:cs="Arial"/>
          <w:i/>
          <w:iCs/>
          <w:sz w:val="24"/>
          <w:szCs w:val="24"/>
          <w:lang w:val="en-CA"/>
        </w:rPr>
        <w:t xml:space="preserve">s </w:t>
      </w:r>
      <w:r w:rsidR="00521EB9">
        <w:rPr>
          <w:rFonts w:ascii="Arial" w:hAnsi="Arial" w:cs="Arial"/>
          <w:sz w:val="24"/>
          <w:szCs w:val="24"/>
          <w:lang w:val="en-CA"/>
        </w:rPr>
        <w:t xml:space="preserve">should also be </w:t>
      </w:r>
      <w:r w:rsidR="00326E91">
        <w:rPr>
          <w:rFonts w:ascii="Arial" w:hAnsi="Arial" w:cs="Arial"/>
          <w:sz w:val="24"/>
          <w:szCs w:val="24"/>
          <w:lang w:val="en-CA"/>
        </w:rPr>
        <w:t>further</w:t>
      </w:r>
      <w:r w:rsidR="00035908">
        <w:rPr>
          <w:rFonts w:ascii="Arial" w:hAnsi="Arial" w:cs="Arial"/>
          <w:sz w:val="24"/>
          <w:szCs w:val="24"/>
          <w:lang w:val="en-CA"/>
        </w:rPr>
        <w:t xml:space="preserve"> investigated</w:t>
      </w:r>
      <w:r w:rsidRPr="0032287F">
        <w:rPr>
          <w:rFonts w:ascii="Arial" w:hAnsi="Arial" w:cs="Arial"/>
          <w:sz w:val="24"/>
          <w:szCs w:val="24"/>
          <w:lang w:val="en-CA"/>
        </w:rPr>
        <w:t xml:space="preserve">. </w:t>
      </w:r>
      <w:r w:rsidR="00DC3452">
        <w:rPr>
          <w:rFonts w:ascii="Arial" w:hAnsi="Arial" w:cs="Arial"/>
          <w:sz w:val="24"/>
          <w:szCs w:val="24"/>
          <w:lang w:val="en-CA"/>
        </w:rPr>
        <w:t>Studies conducted in locations where wasting has no</w:t>
      </w:r>
      <w:r w:rsidR="00141B34">
        <w:rPr>
          <w:rFonts w:ascii="Arial" w:hAnsi="Arial" w:cs="Arial"/>
          <w:sz w:val="24"/>
          <w:szCs w:val="24"/>
          <w:lang w:val="en-CA"/>
        </w:rPr>
        <w:t>t</w:t>
      </w:r>
      <w:r w:rsidR="00DC3452">
        <w:rPr>
          <w:rFonts w:ascii="Arial" w:hAnsi="Arial" w:cs="Arial"/>
          <w:sz w:val="24"/>
          <w:szCs w:val="24"/>
          <w:lang w:val="en-CA"/>
        </w:rPr>
        <w:t xml:space="preserve"> previously occurred (e.g., Bamfield) </w:t>
      </w:r>
      <w:r w:rsidR="005C2E5F">
        <w:rPr>
          <w:rFonts w:ascii="Arial" w:hAnsi="Arial" w:cs="Arial"/>
          <w:sz w:val="24"/>
          <w:szCs w:val="24"/>
          <w:lang w:val="en-CA"/>
        </w:rPr>
        <w:t xml:space="preserve">could provide insight </w:t>
      </w:r>
      <w:r w:rsidR="001F2D2B">
        <w:rPr>
          <w:rFonts w:ascii="Arial" w:hAnsi="Arial" w:cs="Arial"/>
          <w:sz w:val="24"/>
          <w:szCs w:val="24"/>
          <w:lang w:val="en-CA"/>
        </w:rPr>
        <w:t xml:space="preserve">into </w:t>
      </w:r>
      <w:r w:rsidR="00A25B91">
        <w:rPr>
          <w:rFonts w:ascii="Arial" w:hAnsi="Arial" w:cs="Arial"/>
          <w:sz w:val="24"/>
          <w:szCs w:val="24"/>
          <w:lang w:val="en-CA"/>
        </w:rPr>
        <w:t xml:space="preserve">whether wasting </w:t>
      </w:r>
      <w:r w:rsidR="0025440C">
        <w:rPr>
          <w:rFonts w:ascii="Arial" w:hAnsi="Arial" w:cs="Arial"/>
          <w:sz w:val="24"/>
          <w:szCs w:val="24"/>
          <w:lang w:val="en-CA"/>
        </w:rPr>
        <w:t xml:space="preserve">can occur </w:t>
      </w:r>
      <w:r w:rsidR="00705BD2">
        <w:rPr>
          <w:rFonts w:ascii="Arial" w:hAnsi="Arial" w:cs="Arial"/>
          <w:sz w:val="24"/>
          <w:szCs w:val="24"/>
          <w:lang w:val="en-CA"/>
        </w:rPr>
        <w:t xml:space="preserve">in populations </w:t>
      </w:r>
      <w:commentRangeStart w:id="44"/>
      <w:r w:rsidR="00705BD2">
        <w:rPr>
          <w:rFonts w:ascii="Arial" w:hAnsi="Arial" w:cs="Arial"/>
          <w:sz w:val="24"/>
          <w:szCs w:val="24"/>
          <w:lang w:val="en-CA"/>
        </w:rPr>
        <w:t>with</w:t>
      </w:r>
      <w:r w:rsidR="00F8141F">
        <w:rPr>
          <w:rFonts w:ascii="Arial" w:hAnsi="Arial" w:cs="Arial"/>
          <w:sz w:val="24"/>
          <w:szCs w:val="24"/>
          <w:lang w:val="en-CA"/>
        </w:rPr>
        <w:t>out pre-existing vulnerability to wasting</w:t>
      </w:r>
      <w:commentRangeEnd w:id="44"/>
      <w:r w:rsidR="00867F25">
        <w:rPr>
          <w:rStyle w:val="CommentReference"/>
        </w:rPr>
        <w:commentReference w:id="44"/>
      </w:r>
      <w:r w:rsidR="00F8141F">
        <w:rPr>
          <w:rFonts w:ascii="Arial" w:hAnsi="Arial" w:cs="Arial"/>
          <w:sz w:val="24"/>
          <w:szCs w:val="24"/>
          <w:lang w:val="en-CA"/>
        </w:rPr>
        <w:t xml:space="preserve">. </w:t>
      </w:r>
      <w:r w:rsidRPr="0032287F">
        <w:rPr>
          <w:rFonts w:ascii="Arial" w:hAnsi="Arial" w:cs="Arial"/>
          <w:sz w:val="24"/>
          <w:szCs w:val="24"/>
          <w:lang w:val="en-CA"/>
        </w:rPr>
        <w:t xml:space="preserve">In the face of </w:t>
      </w:r>
      <w:commentRangeStart w:id="45"/>
      <w:r w:rsidRPr="0032287F">
        <w:rPr>
          <w:rFonts w:ascii="Arial" w:hAnsi="Arial" w:cs="Arial"/>
          <w:sz w:val="24"/>
          <w:szCs w:val="24"/>
          <w:lang w:val="en-CA"/>
        </w:rPr>
        <w:t>widespread environmental degradation</w:t>
      </w:r>
      <w:commentRangeEnd w:id="45"/>
      <w:r w:rsidRPr="0032287F">
        <w:rPr>
          <w:rStyle w:val="CommentReference"/>
          <w:rFonts w:ascii="Arial" w:hAnsi="Arial" w:cs="Arial"/>
          <w:sz w:val="24"/>
          <w:szCs w:val="24"/>
        </w:rPr>
        <w:commentReference w:id="45"/>
      </w:r>
      <w:r w:rsidRPr="0032287F">
        <w:rPr>
          <w:rFonts w:ascii="Arial" w:hAnsi="Arial" w:cs="Arial"/>
          <w:sz w:val="24"/>
          <w:szCs w:val="24"/>
          <w:lang w:val="en-CA"/>
        </w:rPr>
        <w:t xml:space="preserve"> and climate change </w:t>
      </w:r>
      <w:r w:rsidRPr="0032287F">
        <w:rPr>
          <w:rFonts w:ascii="Arial" w:hAnsi="Arial" w:cs="Arial"/>
          <w:sz w:val="24"/>
          <w:szCs w:val="24"/>
          <w:lang w:val="en-CA"/>
        </w:rPr>
        <w:fldChar w:fldCharType="begin" w:fldLock="1"/>
      </w:r>
      <w:r w:rsidRPr="0032287F">
        <w:rPr>
          <w:rFonts w:ascii="Arial" w:hAnsi="Arial" w:cs="Arial"/>
          <w:sz w:val="24"/>
          <w:szCs w:val="24"/>
          <w:lang w:val="en-CA"/>
        </w:rPr>
        <w:instrText>ADDIN CSL_CITATION {"citationItems":[{"id":"ITEM-1","itemData":{"DOI":"10.20506/RST.27.2.1820","ISSN":"16080645","PMID":"18819673","abstract":"Climate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ecosystems.","author":[{"dropping-particle":"","family":"Marcogliese","given":"D. J.","non-dropping-particle":"","parse-names":false,"suffix":""}],"container-title":"OIE Revue Scientifique et Technique","id":"ITEM-1","issue":"2","issued":{"date-parts":[["2008"]]},"page":"467-484","publisher":"Office International des Epizootes","title":"The impact of climate change on the parasites and infectious diseases of aquatic animals","type":"article-journal","volume":"27"},"uris":["http://www.mendeley.com/documents/?uuid=667d17d8-4f69-4674-b2c3-ea483961f09a"]},{"id":"ITEM-2","itemData":{"abstract":"IPCC, 2021: Summary for Policymakers. In: Climate Change 2021: The Physical Science Basis. Contribution of Working Group I to the Sixth Assessment Report of the Intergovernmental Panel on Climate Change [Masson-Delmotte, V., P. Zhai, A. Pirani, S. L. Connors, C. Péan, S. Berger, N. Caud, Y. Chen, L. Goldfarb, M. I. Gomis, M. Huang, K. Leitzell, E. Lonnoy, J.B.R. Matthews, T. K. Maycock, T. Waterfield, O. Yelekçi, R. Yu and B. Zhou (eds.)]. Cambridge University Press. In Press. This Summary for Policymakers (SPM) presents key findings of the Working Group I (WGI) contribution to the IPCC’s Sixth Assessment Report (AR6)1 on the physical science basis of climate change. The report builds upon the 2013 Working Group I contribution to the IPCC’s Fifth Assessment Report (AR5) and the 2018–2019 IPCC Special Reports2 of the AR6 cycle and incorporates subsequent new evidence from climate science3. This","author":[{"dropping-particle":"","family":"Allan","given":"Richard P.","non-dropping-particle":"","parse-names":false,"suffix":""},{"dropping-particle":"","family":"Arias","given":"Paola A.","non-dropping-particle":"","parse-names":false,"suffix":""},{"dropping-particle":"","family":"Berger","given":"Sophie","non-dropping-particle":"","parse-names":false,"suffix":""},{"dropping-particle":"","family":"Canadell","given":"Josep G.","non-dropping-particle":"","parse-names":false,"suffix":""},{"dropping-particle":"","family":"Cassou","given":"Cristophe","non-dropping-particle":"","parse-names":false,"suffix":""},{"dropping-particle":"","family":"Chen","given":"Deliang","non-dropping-particle":"","parse-names":false,"suffix":""},{"dropping-particle":"","family":"Cherchi","given":"Annalisa","non-dropping-particle":"","parse-names":false,"suffix":""},{"dropping-particle":"","family":"Connors","given":"Sarah L.","non-dropping-particle":"","parse-names":false,"suffix":""},{"dropping-particle":"","family":"Coppola","given":"Erika","non-dropping-particle":"","parse-names":false,"suffix":""},{"dropping-particle":"","family":"Cruz","given":"Faye Abigail","non-dropping-particle":"","parse-names":false,"suffix":""},{"dropping-particle":"","family":"Diongue-Niang","given":"Aïda","non-dropping-particle":"","parse-names":false,"suffix":""},{"dropping-particle":"","family":"Doblas-Reyes","given":"Francisco J.","non-dropping-particle":"","parse-names":false,"suffix":""},{"dropping-particle":"","family":"Douville","given":"Hervé","non-dropping-particle":"","parse-names":false,"suffix":""},{"dropping-particle":"","family":"Driouech","given":"Fatima","non-dropping-particle":"","parse-names":false,"suffix":""},{"dropping-particle":"","family":"Edwards","given":"Tamsin L.","non-dropping-particle":"","parse-names":false,"suffix":""},{"dropping-particle":"","family":"Engelbrecht","given":"François","non-dropping-particle":"","parse-names":false,"suffix":""},{"dropping-particle":"","family":"Eyring","given":"Veronika","non-dropping-particle":"","parse-names":false,"suffix":""},{"dropping-particle":"","family":"Fischer","given":"Erich","non-dropping-particle":"","parse-names":false,"suffix":""},{"dropping-particle":"","family":"Flato","given":"Gregory M.","non-dropping-particle":"","parse-names":false,"suffix":""},{"dropping-particle":"","family":"Forster","given":"Piers","non-dropping-particle":"","parse-names":false,"suffix":""},{"dropping-particle":"","family":"Fox-Kemper","given":"Baylor","non-dropping-particle":"","parse-names":false,"suffix":""},{"dropping-particle":"","family":"Fuglestvedt","given":"Jan S.","non-dropping-particle":"","parse-names":false,"suffix":""},{"dropping-particle":"","family":"Fyfe","given":"John C.","non-dropping-particle":"","parse-names":false,"suffix":""},{"dropping-particle":"","family":"Gillett","given":"Nathan P.","non-dropping-particle":"","parse-names":false,"suffix":""},{"dropping-particle":"","family":"Gomis","given":"Melissa I.","non-dropping-particle":"","parse-names":false,"suffix":""},{"dropping-particle":"","family":"Gulev","given":"Sergey K.","non-dropping-particle":"","parse-names":false,"suffix":""},{"dropping-particle":"","family":"Gutiérrez","given":"José Manuel","non-dropping-particle":"","parse-names":false,"suffix":""},{"dropping-particle":"","family":"Hamdi","given":"Rafiq","non-dropping-particle":"","parse-names":false,"suffix":""},{"dropping-particle":"","family":"Harold","given":"Jordan","non-dropping-particle":"","parse-names":false,"suffix":""},{"dropping-particle":"","family":"Hauser","given":"Mathias","non-dropping-particle":"","parse-names":false,"suffix":""},{"dropping-particle":"","family":"Hawkins","given":"Ed","non-dropping-particle":"","parse-names":false,"suffix":""},{"dropping-particle":"","family":"Hewitt","given":"Helene T.","non-dropping-particle":"","parse-names":false,"suffix":""},{"dropping-particle":"","family":"Johansen","given":"Tom Gabriel","non-dropping-particle":"","parse-names":false,"suffix":""},{"dropping-particle":"","family":"Jones","given":"Christopher","non-dropping-particle":"","parse-names":false,"suffix":""},{"dropping-particle":"","family":"Jones","given":"Richard G.","non-dropping-particle":"","parse-names":false,"suffix":""},{"dropping-particle":"","family":"Kaufman","given":"Darrell S.","non-dropping-particle":"","parse-names":false,"suffix":""},{"dropping-particle":"","family":"Klimont","given":"Zbigniew","non-dropping-particle":"","parse-names":false,"suffix":""},{"dropping-particle":"","family":"Kopp","given":"Robert E.","non-dropping-particle":"","parse-names":false,"suffix":""},{"dropping-particle":"","family":"Koven","given":"Charles","non-dropping-particle":"","parse-names":false,"suffix":""},{"dropping-particle":"","family":"Krinner","given":"Gerhard","non-dropping-particle":"","parse-names":false,"suffix":""},{"dropping-particle":"","family":"Lee","given":"June-Yi","non-dropping-particle":"","parse-names":false,"suffix":""},{"dropping-particle":"","family":"Lorenzoni","given":"Irene","non-dropping-particle":"","parse-names":false,"suffix":""},{"dropping-particle":"","family":"Marotzke","given":"Jochem","non-dropping-particle":"","parse-names":false,"suffix":""},{"dropping-particle":"","family":"Masson-Delmotte","given":"Valérie","non-dropping-particle":"","parse-names":false,"suffix":""},{"dropping-particle":"","family":"Maycock","given":"Thomas K.","non-dropping-particle":"","parse-names":false,"suffix":""},{"dropping-particle":"","family":"Meinshausen","given":"Malte","non-dropping-particle":"","parse-names":false,"suffix":""},{"dropping-particle":"","family":"Monteiro","given":"Pedro M.S.","non-dropping-particle":"","parse-names":false,"suffix":""},{"dropping-particle":"","family":"Morelli","given":"Angela","non-dropping-particle":"","parse-names":false,"suffix":""},{"dropping-particle":"","family":"Naik","given":"Vaishali","non-dropping-particle":"","parse-names":false,"suffix":""},{"dropping-particle":"","family":"Notz","given":"Dirk","non-dropping-particle":"","parse-names":false,"suffix":""},{"dropping-particle":"","family":"Otto","given":"Friederike","non-dropping-particle":"","parse-names":false,"suffix":""},{"dropping-particle":"","family":"Palmer","given":"Matthew D.","non-dropping-particle":"","parse-names":false,"suffix":""},{"dropping-particle":"","family":"Pinto","given":"Izidine","non-dropping-particle":"","parse-names":false,"suffix":""},{"dropping-particle":"","family":"Pirani","given":"Anna","non-dropping-particle":"","parse-names":false,"suffix":""},{"dropping-particle":"","family":"Plattner","given":"Gian-Kasper","non-dropping-particle":"","parse-names":false,"suffix":""},{"dropping-particle":"","family":"Raghavan","given":"Krishnan","non-dropping-particle":"","parse-names":false,"suffix":""},{"dropping-particle":"","family":"Ranasinghe","given":"Roshanka","non-dropping-particle":"","parse-names":false,"suffix":""},{"dropping-particle":"","family":"Rogelj","given":"Joeri","non-dropping-particle":"","parse-names":false,"suffix":""},{"dropping-particle":"","family":"Rojas","given":"Maisa","non-dropping-particle":"","parse-names":false,"suffix":""},{"dropping-particle":"","family":"Ruane","given":"Alex C.","non-dropping-particle":"","parse-names":false,"suffix":""},{"dropping-particle":"","family":"Sallée","given":"Jean-Baptiste","non-dropping-particle":"","parse-names":false,"suffix":""},{"dropping-particle":"","family":"Samset","given":"Bjørn H.","non-dropping-particle":"","parse-names":false,"suffix":""},{"dropping-particle":"","family":"Seneviratne","given":"Sonia I.","non-dropping-particle":"","parse-names":false,"suffix":""},{"dropping-particle":"","family":"Sillmann","given":"Jana","non-dropping-particle":"","parse-names":false,"suffix":""},{"dropping-particle":"","family":"Sörensson","given":"Anna A.","non-dropping-particle":"","parse-names":false,"suffix":""},{"dropping-particle":"","family":"Stephenson","given":"Tannecia S.","non-dropping-particle":"","parse-names":false,"suffix":""},{"dropping-particle":"","family":"Storelvmo","given":"Trude","non-dropping-particle":"","parse-names":false,"suffix":""},{"dropping-particle":"","family":"Szopa","given":"Sophie","non-dropping-particle":"","parse-names":false,"suffix":""},{"dropping-particle":"","family":"Thorne","given":"Peter W.","non-dropping-particle":"","parse-names":false,"suffix":""},{"dropping-particle":"","family":"Trewin","given":"Blair","non-dropping-particle":"","parse-names":false,"suffix":""},{"dropping-particle":"","family":"Vautard","given":"Robert","non-dropping-particle":"","parse-names":false,"suffix":""},{"dropping-particle":"","family":"Vera","given":"Carolina","non-dropping-particle":"","parse-names":false,"suffix":""},{"dropping-particle":"","family":"Yassaa","given":"Noureddine","non-dropping-particle":"","parse-names":false,"suffix":""},{"dropping-particle":"","family":"Zaehle","given":"Sönke","non-dropping-particle":"","parse-names":false,"suffix":""},{"dropping-particle":"","family":"Zhai","given":"Panmao","non-dropping-particle":"","parse-names":false,"suffix":""},{"dropping-particle":"","family":"Zhang","given":"Xuebin","non-dropping-particle":"","parse-names":false,"suffix":""},{"dropping-particle":"","family":"Zickfeld","given":"Kirsten","non-dropping-particle":"","parse-names":false,"suffix":""}],"container-title":"Cambridge University Press. In Press.","id":"ITEM-2","issued":{"date-parts":[["2021"]]},"page":"42","title":"IPCC: Climate Change 2021: The Physical Science Basis","type":"article-journal"},"uris":["http://www.mendeley.com/documents/?uuid=2ab9a7bb-0602-4ee1-8423-f090e009fb88"]}],"mendeley":{"formattedCitation":"(Allan et al., 2021; Marcogliese, 2008)","plainTextFormattedCitation":"(Allan et al., 2021; Marcogliese, 2008)","previouslyFormattedCitation":"(Allan et al., 2021; Marcogliese, 2008)"},"properties":{"noteIndex":0},"schema":"https://github.com/citation-style-language/schema/raw/master/csl-citation.json"}</w:instrText>
      </w:r>
      <w:r w:rsidRPr="0032287F">
        <w:rPr>
          <w:rFonts w:ascii="Arial" w:hAnsi="Arial" w:cs="Arial"/>
          <w:sz w:val="24"/>
          <w:szCs w:val="24"/>
          <w:lang w:val="en-CA"/>
        </w:rPr>
        <w:fldChar w:fldCharType="separate"/>
      </w:r>
      <w:r w:rsidRPr="0032287F">
        <w:rPr>
          <w:rFonts w:ascii="Arial" w:hAnsi="Arial" w:cs="Arial"/>
          <w:noProof/>
          <w:sz w:val="24"/>
          <w:szCs w:val="24"/>
          <w:lang w:val="en-CA"/>
        </w:rPr>
        <w:t>(Allan et al., 2021; Marcogliese, 2008)</w:t>
      </w:r>
      <w:r w:rsidRPr="0032287F">
        <w:rPr>
          <w:rFonts w:ascii="Arial" w:hAnsi="Arial" w:cs="Arial"/>
          <w:sz w:val="24"/>
          <w:szCs w:val="24"/>
          <w:lang w:val="en-CA"/>
        </w:rPr>
        <w:fldChar w:fldCharType="end"/>
      </w:r>
      <w:r w:rsidRPr="0032287F">
        <w:rPr>
          <w:rFonts w:ascii="Arial" w:hAnsi="Arial" w:cs="Arial"/>
          <w:sz w:val="24"/>
          <w:szCs w:val="24"/>
          <w:lang w:val="en-CA"/>
        </w:rPr>
        <w:t xml:space="preserve">, multifactorial stressors will likely increase the severity of wasting across the Pacific Northeast Ocean. </w:t>
      </w:r>
    </w:p>
    <w:p w:rsidRPr="0042463A" w:rsidR="009F5046" w:rsidP="0042463A" w:rsidRDefault="003A7EE4" w14:paraId="2A7DC7B1" w14:textId="3FF1F43C">
      <w:pPr>
        <w:spacing w:line="480" w:lineRule="auto"/>
        <w:ind w:firstLine="720"/>
        <w:rPr>
          <w:rFonts w:ascii="Arial" w:hAnsi="Arial" w:cs="Arial"/>
          <w:sz w:val="24"/>
          <w:szCs w:val="24"/>
          <w:lang w:val="en-CA"/>
        </w:rPr>
      </w:pPr>
      <w:commentRangeStart w:id="46"/>
      <w:commentRangeStart w:id="47"/>
      <w:r>
        <w:rPr>
          <w:rFonts w:ascii="Arial" w:hAnsi="Arial" w:cs="Arial"/>
          <w:sz w:val="24"/>
          <w:szCs w:val="24"/>
          <w:lang w:val="en-CA"/>
        </w:rPr>
        <w:t xml:space="preserve">In this study we have demonstrated </w:t>
      </w:r>
      <w:r w:rsidR="005705A1">
        <w:rPr>
          <w:rFonts w:ascii="Arial" w:hAnsi="Arial" w:cs="Arial"/>
          <w:sz w:val="24"/>
          <w:szCs w:val="24"/>
          <w:lang w:val="en-CA"/>
        </w:rPr>
        <w:t>that</w:t>
      </w:r>
      <w:r w:rsidR="00E33659">
        <w:rPr>
          <w:rFonts w:ascii="Arial" w:hAnsi="Arial" w:cs="Arial"/>
          <w:sz w:val="24"/>
          <w:szCs w:val="24"/>
          <w:lang w:val="en-CA"/>
        </w:rPr>
        <w:t xml:space="preserve"> </w:t>
      </w:r>
      <w:r w:rsidR="00CB798D">
        <w:rPr>
          <w:rFonts w:ascii="Arial" w:hAnsi="Arial" w:cs="Arial"/>
          <w:i/>
          <w:iCs/>
          <w:sz w:val="24"/>
          <w:szCs w:val="24"/>
          <w:lang w:val="en-CA"/>
        </w:rPr>
        <w:t xml:space="preserve">P. californicus </w:t>
      </w:r>
      <w:r w:rsidR="00E33659">
        <w:rPr>
          <w:rFonts w:ascii="Arial" w:hAnsi="Arial" w:cs="Arial"/>
          <w:sz w:val="24"/>
          <w:szCs w:val="24"/>
          <w:lang w:val="en-CA"/>
        </w:rPr>
        <w:t xml:space="preserve">stiffening behaviour </w:t>
      </w:r>
      <w:r w:rsidR="00B3210D">
        <w:rPr>
          <w:rFonts w:ascii="Arial" w:hAnsi="Arial" w:cs="Arial"/>
          <w:sz w:val="24"/>
          <w:szCs w:val="24"/>
          <w:lang w:val="en-CA"/>
        </w:rPr>
        <w:t xml:space="preserve">degrades </w:t>
      </w:r>
      <w:r w:rsidR="00E33659">
        <w:rPr>
          <w:rFonts w:ascii="Arial" w:hAnsi="Arial" w:cs="Arial"/>
          <w:sz w:val="24"/>
          <w:szCs w:val="24"/>
          <w:lang w:val="en-CA"/>
        </w:rPr>
        <w:t>under</w:t>
      </w:r>
      <w:r w:rsidR="00700DE5">
        <w:rPr>
          <w:rFonts w:ascii="Arial" w:hAnsi="Arial" w:cs="Arial"/>
          <w:sz w:val="24"/>
          <w:szCs w:val="24"/>
          <w:lang w:val="en-CA"/>
        </w:rPr>
        <w:t xml:space="preserve"> extreme thermal stress, but we </w:t>
      </w:r>
      <w:r w:rsidR="0042463A">
        <w:rPr>
          <w:rFonts w:ascii="Arial" w:hAnsi="Arial" w:cs="Arial"/>
          <w:sz w:val="24"/>
          <w:szCs w:val="24"/>
          <w:lang w:val="en-CA"/>
        </w:rPr>
        <w:t xml:space="preserve">found no evidence that wasting is triggered by </w:t>
      </w:r>
      <w:r w:rsidR="00930B59">
        <w:rPr>
          <w:rFonts w:ascii="Arial" w:hAnsi="Arial" w:cs="Arial"/>
          <w:sz w:val="24"/>
          <w:szCs w:val="24"/>
          <w:lang w:val="en-CA"/>
        </w:rPr>
        <w:t xml:space="preserve">temperature </w:t>
      </w:r>
      <w:r w:rsidR="000B22BF">
        <w:rPr>
          <w:rFonts w:ascii="Arial" w:hAnsi="Arial" w:cs="Arial"/>
          <w:sz w:val="24"/>
          <w:szCs w:val="24"/>
          <w:lang w:val="en-CA"/>
        </w:rPr>
        <w:t xml:space="preserve">stress in the absence of pathogenic agents. </w:t>
      </w:r>
      <w:commentRangeEnd w:id="46"/>
      <w:r w:rsidR="00B44DA0">
        <w:rPr>
          <w:rStyle w:val="CommentReference"/>
        </w:rPr>
        <w:commentReference w:id="46"/>
      </w:r>
      <w:commentRangeEnd w:id="47"/>
      <w:r w:rsidR="00C270CB">
        <w:rPr>
          <w:rStyle w:val="CommentReference"/>
        </w:rPr>
        <w:commentReference w:id="47"/>
      </w:r>
      <w:r w:rsidRPr="0032287F" w:rsidR="009F5046">
        <w:rPr>
          <w:rFonts w:ascii="Arial" w:hAnsi="Arial" w:cs="Arial"/>
          <w:sz w:val="24"/>
          <w:szCs w:val="24"/>
          <w:lang w:val="en-CA"/>
        </w:rPr>
        <w:t xml:space="preserve">Determining the factors that cause and </w:t>
      </w:r>
      <w:r w:rsidR="0068551E">
        <w:rPr>
          <w:rFonts w:ascii="Arial" w:hAnsi="Arial" w:cs="Arial"/>
          <w:sz w:val="24"/>
          <w:szCs w:val="24"/>
          <w:lang w:val="en-CA"/>
        </w:rPr>
        <w:t>exacerbate</w:t>
      </w:r>
      <w:r w:rsidRPr="0032287F" w:rsidR="009F5046">
        <w:rPr>
          <w:rFonts w:ascii="Arial" w:hAnsi="Arial" w:cs="Arial"/>
          <w:sz w:val="24"/>
          <w:szCs w:val="24"/>
          <w:lang w:val="en-CA"/>
        </w:rPr>
        <w:t xml:space="preserve"> wasting in </w:t>
      </w:r>
      <w:r w:rsidRPr="0032287F" w:rsidR="009F5046">
        <w:rPr>
          <w:rFonts w:ascii="Arial" w:hAnsi="Arial" w:cs="Arial"/>
          <w:i/>
          <w:iCs/>
          <w:sz w:val="24"/>
          <w:szCs w:val="24"/>
          <w:lang w:val="en-CA"/>
        </w:rPr>
        <w:t>P. californicus</w:t>
      </w:r>
      <w:r w:rsidRPr="0032287F" w:rsidR="009F5046">
        <w:rPr>
          <w:rFonts w:ascii="Arial" w:hAnsi="Arial" w:cs="Arial"/>
          <w:sz w:val="24"/>
          <w:szCs w:val="24"/>
          <w:lang w:val="en-CA"/>
        </w:rPr>
        <w:t xml:space="preserve"> </w:t>
      </w:r>
      <w:r w:rsidR="00D4045C">
        <w:rPr>
          <w:rFonts w:ascii="Arial" w:hAnsi="Arial" w:cs="Arial"/>
          <w:sz w:val="24"/>
          <w:szCs w:val="24"/>
          <w:lang w:val="en-CA"/>
        </w:rPr>
        <w:t>will be</w:t>
      </w:r>
      <w:r w:rsidRPr="0032287F" w:rsidR="009F5046">
        <w:rPr>
          <w:rFonts w:ascii="Arial" w:hAnsi="Arial" w:cs="Arial"/>
          <w:sz w:val="24"/>
          <w:szCs w:val="24"/>
          <w:lang w:val="en-CA"/>
        </w:rPr>
        <w:t xml:space="preserve"> essential for preventing the mass mortality of these ecologically important echinoderms, as seen in sea star wasting </w:t>
      </w:r>
      <w:r w:rsidRPr="0032287F" w:rsidR="009F5046">
        <w:rPr>
          <w:rFonts w:ascii="Arial" w:hAnsi="Arial" w:cs="Arial"/>
          <w:sz w:val="24"/>
          <w:szCs w:val="24"/>
          <w:lang w:val="en-CA"/>
        </w:rPr>
        <w:fldChar w:fldCharType="begin" w:fldLock="1"/>
      </w:r>
      <w:r w:rsidRPr="0032287F" w:rsidR="009F5046">
        <w:rPr>
          <w:rFonts w:ascii="Arial" w:hAnsi="Arial" w:cs="Arial"/>
          <w:sz w:val="24"/>
          <w:szCs w:val="24"/>
          <w:lang w:val="en-CA"/>
        </w:rPr>
        <w:instrText>ADDIN CSL_CITATION {"citationItems":[{"id":"ITEM-1","itemData":{"DOI":"10.3389/fmars.2018.00077","ISSN":"22967745","abstract":"Sea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Science","id":"ITEM-1","issue":"MAR","issued":{"date-parts":[["2018","3"]]},"publisher":"Frontiers Media S. A","title":"Investigating the complex association between viral ecology, environment, and northeast Pacific Sea Star Wasting","type":"article-journal","volume":"5"},"uris":["http://www.mendeley.com/documents/?uuid=6a4f2abb-4c22-4e10-b936-c0c275a9fa57"]},{"id":"ITEM-2","itemData":{"DOI":"10.3354/DAO03598","ISSN":"16161580","PMID":"34080580","abstract":"Sea star wasting disease (SSWD) refers to a suite of poorly described non-specific clinical signs including abnormal posture, epidermal ulceration, and limb autotomy (sloughing) causing mortalities of over 20 species of sea stars and subsequent ecological shifts throughout the northeastern Pacific. While SSWD is widely assumed to be infectious, with environmental conditions facilitating disease progression, few data exist on cellular changes associated with the disease. This is unfortunate, because such observations could inform mechanisms of disease pathogenesis and host susceptibility. Here, we replicated SSWD by exposing captive Pisaster ochraceus to a suite of non-infectious organic substances and show that development of gross lesions is a basal-to-surface process involving inflammation (e.g. infiltration of coelomocytes) of ossicles and mutable collagenous tissue, leading to epidermal ulceration. Affected sea stars also manifest increases in a heretofore undocumented coelomocyte type, spindle cells, that might be a useful marker of inflammation in this species. Finally, compared to purple morphs, orange P. ochraceus developed more severe lesions but survived longer. Longer-lived, and presumably more visible, severely-lesioned orange sea stars could have important demographic implications in terms of detectability of lesioned animals in the wild and measures of apparent prevalence of disease.","author":[{"dropping-particle":"","family":"Work","given":"Thierry M.","non-dropping-particle":"","parse-names":false,"suffix":""},{"dropping-particle":"","family":"Weatherby","given":"Tina M.","non-dropping-particle":"","parse-names":false,"suffix":""},{"dropping-particle":"","family":"DeRito","given":"Christopher M.","non-dropping-particle":"","parse-names":false,"suffix":""},{"dropping-particle":"","family":"Besemer","given":"Ryan M.","non-dropping-particle":"","parse-names":false,"suffix":""},{"dropping-particle":"","family":"Hewson","given":"Ian","non-dropping-particle":"","parse-names":false,"suffix":""}],"container-title":"Diseases of Aquatic Organisms","id":"ITEM-2","issued":{"date-parts":[["2021"]]},"page":"21-33","publisher":"Inter-Research","title":"Sea star wasting disease pathology in Pisaster ochraceus shows a basal-to-surface process affecting color phenotypes differently","type":"article-journal","volume":"145"},"uris":["http://www.mendeley.com/documents/?uuid=9797fe55-2262-40aa-b7d2-c4d2f661ef0b"]},{"id":"ITEM-3","itemData":{"DOI":"10.1073/PNAS.1416625111","abstract":"Populations of at least 20 asteroid species on the Northeast Pacific Coast have recently experienced an extensive outbreak of sea-star (asteroid) wasting disease (SSWD). The disease leads to behavioral changes, lesions, loss of turgor, limb autotomy, and death characterized by rapid degradation (\"melting\"). Here, we present evidence from experimental challenge studies and field observations that link the mass mortalities to a densovirus (Parvoviridae). Virus-sized material (i.e., &lt;0.2 μm) from symptomatic tissues that was inoculated into asymptomatic asteroids consistently resulted in SSWD signs whereas animals receiving heat-killed (i.e., control) virus-sized inoculum remained asymptomatic. Viral metagenomic investigations revealed the sea star-associated densovirus (SSaDV) as the most likely candidate virus associated with tissues from symptomatic asteroids. Quantification of SSaDV during transmission trials indicated that progression of SSWD paralleled increased SSaDV load. In field surveys, SSaDV loads were more abundant in symptomatic than in asymptomatic asteroids. SSaDV could be detected in plankton, sediments and in nonasteroid echinoderms, providing a possible mechanism for viral spread. SSaDV was detected in museum specimens of asteroids from 1942, suggesting that it has been present on the North American Pacific Coast for at least 72 y. SSaDV is therefore themost promising candidate disease agent responsible for asteroid mass mortality.","author":[{"dropping-particle":"","family":"Hewson","given":"Ian","non-dropping-particle":"","parse-names":false,"suffix":""},{"dropping-particle":"","family":"Button","given":"Jason B.","non-dropping-particle":"","parse-names":false,"suffix":""},{"dropping-particle":"","family":"Gudenkauf","given":"Brent M.","non-dropping-particle":"","parse-names":false,"suffix":""},{"dropping-particle":"","family":"Miner","given":"Benjamin","non-dropping-particle":"","parse-names":false,"suffix":""},{"dropping-particle":"","family":"Newton","given":"Alisa L.","non-dropping-particle":"","parse-names":false,"suffix":""},{"dropping-particle":"","family":"Gaydos","given":"Joseph K.","non-dropping-particle":"","parse-names":false,"suffix":""},{"dropping-particle":"","family":"Wynne","given":"Janna","non-dropping-particle":"","parse-names":false,"suffix":""},{"dropping-particle":"","family":"Groves","given":"Cathy L.","non-dropping-particle":"","parse-names":false,"suffix":""},{"dropping-particle":"","family":"Hendler","given":"Gordon","non-dropping-particle":"","parse-names":false,"suffix":""},{"dropping-particle":"","family":"Murray","given":"Michael","non-dropping-particle":"","parse-names":false,"suffix":""},{"dropping-particle":"","family":"Fradkin","given":"Steven","non-dropping-particle":"","parse-names":false,"suffix":""},{"dropping-particle":"","family":"Breitbart","given":"Mya","non-dropping-particle":"","parse-names":false,"suffix":""},{"dropping-particle":"","family":"Fahsbender","given":"Elizabeth","non-dropping-particle":"","parse-names":false,"suffix":""},{"dropping-particle":"","family":"Lafferty","given":"Kevin D.","non-dropping-particle":"","parse-names":false,"suffix":""},{"dropping-particle":"","family":"Kilpatrick","given":"A. Marm","non-dropping-particle":"","parse-names":false,"suffix":""},{"dropping-particle":"","family":"Miner","given":"C. Melissa","non-dropping-particle":"","parse-names":false,"suffix":""},{"dropping-particle":"","family":"Raimondi","given":"Peter","non-dropping-particle":"","parse-names":false,"suffix":""},{"dropping-particle":"","family":"Lahner","given":"Lesanna","non-dropping-particle":"","parse-names":false,"suffix":""},{"dropping-particle":"","family":"Friedman","given":"Carolyn S.","non-dropping-particle":"","parse-names":false,"suffix":""},{"dropping-particle":"","family":"Daniels","given":"Stephen","non-dropping-particle":"","parse-names":false,"suffix":""},{"dropping-particle":"","family":"Haulena","given":"Martin","non-dropping-particle":"","parse-names":false,"suffix":""},{"dropping-particle":"","family":"Marliave","given":"Jeffrey","non-dropping-particle":"","parse-names":false,"suffix":""},{"dropping-particle":"","family":"Burge","given":"Colleen A.","non-dropping-particle":"","parse-names":false,"suffix":""},{"dropping-particle":"","family":"Eisenlord","given":"Morgan E.","non-dropping-particle":"","parse-names":false,"suffix":""},{"dropping-particle":"","family":"Harvell","given":"C. Drew","non-dropping-particle":"","parse-names":false,"suffix":""}],"container-title":"Proceedings of the National Academy of Sciences of the United States of America","id":"ITEM-3","issue":"48","issued":{"date-parts":[["2014","12","2"]]},"page":"17278-17283","publisher":"National Academy of Sciences","title":"Densovirus associated with sea-star wasting disease and mass mortality","type":"article-journal","volume":"111"},"uris":["http://www.mendeley.com/documents/?uuid=9ec74c0d-8b66-4650-90ce-d3e987b8ba4a"]}],"mendeley":{"formattedCitation":"(Hewson et al., 2014, 2018; Work et al., 2021)","plainTextFormattedCitation":"(Hewson et al., 2014, 2018; Work et al., 2021)","previouslyFormattedCitation":"(Hewson et al., 2014, 2018; Work et al., 2021)"},"properties":{"noteIndex":0},"schema":"https://github.com/citation-style-language/schema/raw/master/csl-citation.json"}</w:instrText>
      </w:r>
      <w:r w:rsidRPr="0032287F" w:rsidR="009F5046">
        <w:rPr>
          <w:rFonts w:ascii="Arial" w:hAnsi="Arial" w:cs="Arial"/>
          <w:sz w:val="24"/>
          <w:szCs w:val="24"/>
          <w:lang w:val="en-CA"/>
        </w:rPr>
        <w:fldChar w:fldCharType="separate"/>
      </w:r>
      <w:r w:rsidRPr="0032287F" w:rsidR="009F5046">
        <w:rPr>
          <w:rFonts w:ascii="Arial" w:hAnsi="Arial" w:cs="Arial"/>
          <w:noProof/>
          <w:sz w:val="24"/>
          <w:szCs w:val="24"/>
          <w:lang w:val="en-CA"/>
        </w:rPr>
        <w:t>(Hewson et al., 2014, 2018; Work et al., 2021)</w:t>
      </w:r>
      <w:r w:rsidRPr="0032287F" w:rsidR="009F5046">
        <w:rPr>
          <w:rFonts w:ascii="Arial" w:hAnsi="Arial" w:cs="Arial"/>
          <w:sz w:val="24"/>
          <w:szCs w:val="24"/>
          <w:lang w:val="en-CA"/>
        </w:rPr>
        <w:fldChar w:fldCharType="end"/>
      </w:r>
      <w:r w:rsidRPr="0032287F" w:rsidR="009F5046">
        <w:rPr>
          <w:rFonts w:ascii="Arial" w:hAnsi="Arial" w:cs="Arial"/>
          <w:sz w:val="24"/>
          <w:szCs w:val="24"/>
          <w:lang w:val="en-CA"/>
        </w:rPr>
        <w:t xml:space="preserve"> and SUS </w:t>
      </w:r>
      <w:r w:rsidRPr="0032287F" w:rsidR="009F5046">
        <w:rPr>
          <w:rFonts w:ascii="Arial" w:hAnsi="Arial" w:cs="Arial"/>
          <w:sz w:val="24"/>
          <w:szCs w:val="24"/>
          <w:lang w:val="en-CA"/>
        </w:rPr>
        <w:fldChar w:fldCharType="begin" w:fldLock="1"/>
      </w:r>
      <w:r w:rsidRPr="0032287F" w:rsidR="009F5046">
        <w:rPr>
          <w:rFonts w:ascii="Arial" w:hAnsi="Arial" w:cs="Arial"/>
          <w:sz w:val="24"/>
          <w:szCs w:val="24"/>
          <w:lang w:val="en-CA"/>
        </w:rPr>
        <w:instrText>ADDIN CSL_CITATION {"citationItems":[{"id":"ITEM-1","itemData":{"ISBN":"1424403324","abstract":"The regional review on the population status, fisheries and trade of commercially important sea cucumbers in Asia covers the east and southeast Asian regions including Indonesia, Malaysia, Thailand, Myanmar, Viet Nam, Philippines, Singapore, the Spratly Islands, Japan, Democratic People’s Republic Korea, Republic of Korea, Far East Russian Federation, China Hong Kong Special Administrative Region (SAR) and Taiwan Province of China (PC). A total of 52 species are commercially exploited as food with most of them comprising tropical and sub-tropical species from the families Holothuriidae and Stichopodidae, including the genus Holothuria, Actinopyga, Bohadschia and Stichopus. Fisheries in the Asian tropical and sub-tropical waters are multi-species, while the fishery in temperate waters is single species, comprising predominantly only one species, Apostichopus japonicus. Fishing and seafaring communities in Asia had been involved in sea cucumber fishing and processing since the sixteenth century. The fresh animals caught were processed into dried forms known as “trepang”. Indonesia is the world’s top producer of Holothuroidea from the capture fishery. Indonesia, together with the Philippines produced an annual average of 47 percent of the world’s Holothuroidea landings, comprising an annual average of 2 572 tonnes (wet weight) between 2000 and 2005. The highest capture fishery producer of the temperate species, A. japonicus is Japan, with an average production of 8 101 tonnes per year between 2000 and 2005. The sea cucumber capture statistics obtained from the Food and Agriculture Organisation (FAO) are recorded in wet weights; for landings in Southeast Asia the figures appear to be grossly underestimated, and the statistics need to be verified as to whether the data reported were actually dried and not wet weight. Except for China, where a substantial amount of sea cucumber production is from aquaculture (an estimated annual production of 10 000 tonnes dry weight), the production in the other Asian countries is derived predominantly, if not exclusively, from capture fisheries. Apart from gleaning, the most common fishing methods for sea cucumbers include small bottom trawl nets in sandy bottoms, scallop-drag gear in nearshore rocky-bottom habitats, spears, hooks and scoop nets for reefs, and SCUBA and hookah for deeper reef and lagoons. Overfishing is the main problem contributing to the depletion of sea cucumber resources. Except for Japan, other Asian c…","author":[{"dropping-particle":"","family":"Choo","given":"Poh-Sze","non-dropping-particle":"","parse-names":false,"suffix":""}],"container-title":"The WorldFish Center","id":"ITEM-1","issued":{"date-parts":[["2008"]]},"number-of-pages":"79-118","title":"Population status, fisheries and trade of sea cucumbers in Asia","type":"report","volume":"1"},"uris":["http://www.mendeley.com/documents/?uuid=b118b819-6b14-40d4-a6dc-96c29e086572"]}],"mendeley":{"formattedCitation":"(Choo, 2008)","plainTextFormattedCitation":"(Choo, 2008)","previouslyFormattedCitation":"(Choo, 2008)"},"properties":{"noteIndex":0},"schema":"https://github.com/citation-style-language/schema/raw/master/csl-citation.json"}</w:instrText>
      </w:r>
      <w:r w:rsidRPr="0032287F" w:rsidR="009F5046">
        <w:rPr>
          <w:rFonts w:ascii="Arial" w:hAnsi="Arial" w:cs="Arial"/>
          <w:sz w:val="24"/>
          <w:szCs w:val="24"/>
          <w:lang w:val="en-CA"/>
        </w:rPr>
        <w:fldChar w:fldCharType="separate"/>
      </w:r>
      <w:r w:rsidRPr="0032287F" w:rsidR="009F5046">
        <w:rPr>
          <w:rFonts w:ascii="Arial" w:hAnsi="Arial" w:cs="Arial"/>
          <w:noProof/>
          <w:sz w:val="24"/>
          <w:szCs w:val="24"/>
          <w:lang w:val="en-CA"/>
        </w:rPr>
        <w:t>(Choo, 2008)</w:t>
      </w:r>
      <w:r w:rsidRPr="0032287F" w:rsidR="009F5046">
        <w:rPr>
          <w:rFonts w:ascii="Arial" w:hAnsi="Arial" w:cs="Arial"/>
          <w:sz w:val="24"/>
          <w:szCs w:val="24"/>
          <w:lang w:val="en-CA"/>
        </w:rPr>
        <w:fldChar w:fldCharType="end"/>
      </w:r>
      <w:r w:rsidRPr="0032287F" w:rsidR="009F5046">
        <w:rPr>
          <w:rFonts w:ascii="Arial" w:hAnsi="Arial" w:cs="Arial"/>
          <w:sz w:val="24"/>
          <w:szCs w:val="24"/>
          <w:lang w:val="en-CA"/>
        </w:rPr>
        <w:t xml:space="preserve">. </w:t>
      </w:r>
      <w:r w:rsidRPr="0032287F" w:rsidR="009F5046">
        <w:rPr>
          <w:rFonts w:ascii="Arial" w:hAnsi="Arial" w:eastAsia="Times New Roman" w:cs="Arial"/>
          <w:sz w:val="24"/>
          <w:szCs w:val="24"/>
          <w:lang w:val="en-CA" w:eastAsia="en-CA"/>
        </w:rPr>
        <w:t xml:space="preserve">Sea cucumbers, often underappreciated, provide several important ecological and economic services. As benthic detritivores, sea cucumbers break down organic matter, recycle nutrients and maintain sediment health </w:t>
      </w:r>
      <w:r w:rsidRPr="0032287F" w:rsidR="009F5046">
        <w:rPr>
          <w:rFonts w:ascii="Arial" w:hAnsi="Arial" w:eastAsia="Times New Roman" w:cs="Arial"/>
          <w:color w:val="000000"/>
          <w:sz w:val="24"/>
          <w:szCs w:val="24"/>
          <w:shd w:val="clear" w:color="auto" w:fill="E1E3E6"/>
          <w:lang w:val="en-CA" w:eastAsia="en-CA"/>
        </w:rPr>
        <w:fldChar w:fldCharType="begin" w:fldLock="1"/>
      </w:r>
      <w:r w:rsidRPr="0032287F" w:rsidR="009F5046">
        <w:rPr>
          <w:rFonts w:ascii="Arial" w:hAnsi="Arial" w:eastAsia="Times New Roman" w:cs="Arial"/>
          <w:color w:val="000000"/>
          <w:sz w:val="24"/>
          <w:szCs w:val="24"/>
          <w:shd w:val="clear" w:color="auto" w:fill="E1E3E6"/>
          <w:lang w:val="en-CA" w:eastAsia="en-CA"/>
        </w:rPr>
        <w:instrText>ADDIN CSL_CITATION {"citationItems":[{"id":"ITEM-1","itemData":{"DOI":"10.1007/S00227-007-0683-3","abstract":"Movement rate, oxygen consumption, and respiratory tree ammonium concentration were measured in situ in the holothurians Pearsonothuria graeffei and Holothuria edulis in the Agan-an Marine Reserve, Sibulan, Philippines (9°20′30″N, 123°18′31″E). Measurements were made both day and night for both species during April-July 2005. P. graeffei had significantly higher movement rate during the day than at night (1.14 and 0.27 m h-1, respectively; three-way ANOVA, P &lt; 0.05) while H. edulis had higher movement rate at night compared to the day (0.83 and 0.07 m h -1, respectively), spending the daylight hours sheltering under coral. More than 80% of H. edulis had movement rate of zero during the day. Oxygen consumption of P. graeffei was significantly higher during the day than at night (1.61 and 0.83 μmol O2 g-1 h-1, respectively; two-way ANCOVA, P &lt; 0.05), but the reduction at night was not as pronounced as the reduction in movement. H. edulis had a 75% reduction in oxygen consumption during the day compared to night (0.51 and 1.96 μmol O2 g-1 h-1, respectively), matching this species' reduced movement rates during the day. Ammonium concentration in water withdrawn from the respiratory trees of P. graeffei during the day (12.0 μM) was three times higher than in respiratory tree water sampled at night (4.3 μM) and 15 times higher than ambient seawater (0.8 μM; three-way ANOVA, P &lt; 0.05). Ammonium concentration in the respiratory tree water of H. edulis was six times higher at night (14.6 μM) than during the day (2.2 μM) and 16 times higher than that of ambient seawater (0.9 μM). Even though H. edulis and P. graeffei are found within the same coral reef environment, they may affect different substrates and reef organisms due to their different habitats and distinct but opposite diel cycles. © 2007 Springer-Verlag.","author":[{"dropping-particle":"","family":"Wheeling","given":"Robert J.","non-dropping-particle":"","parse-names":false,"suffix":""},{"dropping-particle":"","family":"Verde","given":"E. Alan","non-dropping-particle":"","parse-names":false,"suffix":""},{"dropping-particle":"","family":"Nestler","given":"James R.","non-dropping-particle":"","parse-names":false,"suffix":""}],"container-title":"Marine Biology","id":"ITEM-1","issue":"2","issued":{"date-parts":[["2007","8"]]},"page":"297-305","title":"Diel cycles of activity, metabolism, and ammonium concentration in tropical holothurians","type":"article-journal","volume":"152"},"uris":["http://www.mendeley.com/documents/?uuid=d01290f9-fb04-47c7-b0de-6a98a242ca15"]},{"id":"ITEM-2","itemData":{"DOI":"10.1201/9781315368597-8","ISBN":"9781315368597","abstract":"Sea cucumbers (Echinodermata: Holothuroidea) are large and abundant members of marine benthic communities. Over-exploitation worldwide has raised concern because they have important functions within ecosystems. The ecological roles of commercially-exploited sea cucumbers (Aspidochirotida and Dendrochirotida) are reviewed here, focussing on recent literature. Of the 70+ species commercially exploited, at least 12 regularly bury into sand and mud, playing major roles in bioturbation. Most aspidochirotids are deposit feeders, reducing the organic load and redistributing surface sediments, making them bioremediators for coastal mariculture. Sea cucumbers excrete inorganic nitrogen and phosphorus, enhancing the productivity of benthic biota. This form of nutrient recycling is crucial in ecosystems in oligotrophic waters such as coral reefs. Feeding and excretion by sea cucumbers also act to increase seawater alkalinity and dissolved inorganic carbon of surrounding waters, which contributes to local buffering of ocean acidification. Sea cucumbers host more than 200 species of parasitic and commensal symbionts from seven phyla, thereby enhancing ecosystem biodiversity. They are preyed upon by many taxa, thereby transferring animal tissue and nutrients (derived from detritus and microalgae) to higher trophic levels. Over- exploitation of sea cucumbers is likely to decrease sediment health, reduce nutrient recycling and the capacity of ecosystems to buffer against ocean acidification, diminish biodiversity of associated symbionts and reduce the transfer of organic matter from detritus to higher trophic levels. Ecosystem-Based Fisheries Management needs to consider the importance of sea cucumbers in marine ecosystems and implement regulatory measures to safeguard their ecological roles.","author":[{"dropping-particle":"","family":"Purcell","given":"Steven","non-dropping-particle":"","parse-names":false,"suffix":""},{"dropping-particle":"","family":"Conand","given":"Chantal","non-dropping-particle":"","parse-names":false,"suffix":""},{"dropping-particle":"","family":"Uthicke","given":"Sven","non-dropping-particle":"","parse-names":false,"suffix":""},{"dropping-particle":"","family":"Byrne","given":"Maria","non-dropping-particle":"","parse-names":false,"suffix":""}],"container-title":"Oceanography and Marine Biology: An Annual Review","id":"ITEM-2","issued":{"date-parts":[["2016"]]},"page":"367-386","title":"Ecological Roles of Exploited Sea Cucumbers","type":"article-journal","volume":"54"},"uris":["http://www.mendeley.com/documents/?uuid=912990e8-366f-40c6-abaa-1fcf7682d419"]}],"mendeley":{"formattedCitation":"(Purcell et al., 2016; Wheeling et al., 2007)","plainTextFormattedCitation":"(Purcell et al., 2016; Wheeling et al., 2007)","previouslyFormattedCitation":"(Purcell et al., 2016; Wheeling et al., 2007)"},"properties":{"noteIndex":0},"schema":"https://github.com/citation-style-language/schema/raw/master/csl-citation.json"}</w:instrText>
      </w:r>
      <w:r w:rsidRPr="0032287F" w:rsidR="009F5046">
        <w:rPr>
          <w:rFonts w:ascii="Arial" w:hAnsi="Arial" w:eastAsia="Times New Roman" w:cs="Arial"/>
          <w:color w:val="000000"/>
          <w:sz w:val="24"/>
          <w:szCs w:val="24"/>
          <w:shd w:val="clear" w:color="auto" w:fill="E1E3E6"/>
          <w:lang w:val="en-CA" w:eastAsia="en-CA"/>
        </w:rPr>
        <w:fldChar w:fldCharType="separate"/>
      </w:r>
      <w:r w:rsidRPr="0032287F" w:rsidR="009F5046">
        <w:rPr>
          <w:rFonts w:ascii="Arial" w:hAnsi="Arial" w:eastAsia="Times New Roman" w:cs="Arial"/>
          <w:noProof/>
          <w:color w:val="000000"/>
          <w:sz w:val="24"/>
          <w:szCs w:val="24"/>
          <w:shd w:val="clear" w:color="auto" w:fill="E1E3E6"/>
          <w:lang w:val="en-CA" w:eastAsia="en-CA"/>
        </w:rPr>
        <w:t>(Purcell et al., 2016; Wheeling et al., 2007)</w:t>
      </w:r>
      <w:r w:rsidRPr="0032287F" w:rsidR="009F5046">
        <w:rPr>
          <w:rFonts w:ascii="Arial" w:hAnsi="Arial" w:eastAsia="Times New Roman" w:cs="Arial"/>
          <w:color w:val="000000"/>
          <w:sz w:val="24"/>
          <w:szCs w:val="24"/>
          <w:shd w:val="clear" w:color="auto" w:fill="E1E3E6"/>
          <w:lang w:val="en-CA" w:eastAsia="en-CA"/>
        </w:rPr>
        <w:fldChar w:fldCharType="end"/>
      </w:r>
      <w:r w:rsidRPr="0032287F" w:rsidR="009F5046">
        <w:rPr>
          <w:rFonts w:ascii="Arial" w:hAnsi="Arial" w:eastAsia="Times New Roman" w:cs="Arial"/>
          <w:color w:val="000000"/>
          <w:sz w:val="24"/>
          <w:szCs w:val="24"/>
          <w:shd w:val="clear" w:color="auto" w:fill="E1E3E6"/>
          <w:lang w:val="en-CA" w:eastAsia="en-CA"/>
        </w:rPr>
        <w:t xml:space="preserve">. </w:t>
      </w:r>
      <w:r w:rsidRPr="0032287F" w:rsidR="009F5046">
        <w:rPr>
          <w:rFonts w:ascii="Arial" w:hAnsi="Arial" w:eastAsia="Times New Roman" w:cs="Arial"/>
          <w:sz w:val="24"/>
          <w:szCs w:val="24"/>
          <w:lang w:val="en-CA" w:eastAsia="en-CA"/>
        </w:rPr>
        <w:t xml:space="preserve">In North America, sea cucumber harvest is a growing industry </w:t>
      </w:r>
      <w:r w:rsidRPr="0032287F" w:rsidR="009F5046">
        <w:rPr>
          <w:rFonts w:ascii="Arial" w:hAnsi="Arial" w:eastAsia="Times New Roman" w:cs="Arial"/>
          <w:color w:val="000000"/>
          <w:sz w:val="24"/>
          <w:szCs w:val="24"/>
          <w:shd w:val="clear" w:color="auto" w:fill="E1E3E6"/>
          <w:lang w:val="en-CA" w:eastAsia="en-CA"/>
        </w:rPr>
        <w:t xml:space="preserve">(Hannah et al., </w:t>
      </w:r>
      <w:r w:rsidRPr="0032287F" w:rsidR="009F5046">
        <w:rPr>
          <w:rFonts w:ascii="Arial" w:hAnsi="Arial" w:eastAsia="Times New Roman" w:cs="Arial"/>
          <w:color w:val="000000"/>
          <w:sz w:val="24"/>
          <w:szCs w:val="24"/>
          <w:shd w:val="clear" w:color="auto" w:fill="E1E3E6"/>
          <w:lang w:val="en-CA" w:eastAsia="en-CA"/>
        </w:rPr>
        <w:lastRenderedPageBreak/>
        <w:t>2013; van Dam-Bates et al., 2016)</w:t>
      </w:r>
      <w:r w:rsidRPr="0032287F" w:rsidR="009F5046">
        <w:rPr>
          <w:rFonts w:ascii="Arial" w:hAnsi="Arial" w:eastAsia="Times New Roman" w:cs="Arial"/>
          <w:sz w:val="24"/>
          <w:szCs w:val="24"/>
          <w:lang w:val="en-CA" w:eastAsia="en-CA"/>
        </w:rPr>
        <w:t xml:space="preserve">, that is worth 10.2 million dollars in British Columbia alone </w:t>
      </w:r>
      <w:r w:rsidRPr="0032287F" w:rsidR="009F5046">
        <w:rPr>
          <w:rFonts w:ascii="Arial" w:hAnsi="Arial" w:eastAsia="Times New Roman" w:cs="Arial"/>
          <w:color w:val="000000"/>
          <w:sz w:val="24"/>
          <w:szCs w:val="24"/>
          <w:shd w:val="clear" w:color="auto" w:fill="E1E3E6"/>
          <w:lang w:val="en-CA" w:eastAsia="en-CA"/>
        </w:rPr>
        <w:t>(Fisheries and Oceans Canada, 2021)</w:t>
      </w:r>
      <w:r w:rsidRPr="0032287F" w:rsidR="009F5046">
        <w:rPr>
          <w:rFonts w:ascii="Arial" w:hAnsi="Arial" w:eastAsia="Times New Roman" w:cs="Arial"/>
          <w:sz w:val="24"/>
          <w:szCs w:val="24"/>
          <w:lang w:val="en-CA" w:eastAsia="en-CA"/>
        </w:rPr>
        <w:t xml:space="preserve">. </w:t>
      </w:r>
      <w:commentRangeStart w:id="48"/>
      <w:commentRangeStart w:id="49"/>
      <w:r w:rsidRPr="0032287F" w:rsidR="009F5046">
        <w:rPr>
          <w:rFonts w:ascii="Arial" w:hAnsi="Arial" w:eastAsia="Times New Roman" w:cs="Arial"/>
          <w:sz w:val="24"/>
          <w:szCs w:val="24"/>
          <w:lang w:val="en-CA" w:eastAsia="en-CA"/>
        </w:rPr>
        <w:t xml:space="preserve">Efforts to protect, manage and harvest giant California sea cucumbers in the face of global climate change and environmental degradation will require a comprehensive understanding of sea cucumber wasting. </w:t>
      </w:r>
      <w:commentRangeEnd w:id="48"/>
      <w:r w:rsidRPr="0032287F" w:rsidR="009F5046">
        <w:rPr>
          <w:rStyle w:val="CommentReference"/>
          <w:rFonts w:ascii="Arial" w:hAnsi="Arial" w:cs="Arial"/>
          <w:sz w:val="24"/>
          <w:szCs w:val="24"/>
        </w:rPr>
        <w:commentReference w:id="48"/>
      </w:r>
      <w:commentRangeEnd w:id="49"/>
      <w:r w:rsidR="00526CA7">
        <w:rPr>
          <w:rStyle w:val="CommentReference"/>
        </w:rPr>
        <w:commentReference w:id="49"/>
      </w:r>
    </w:p>
    <w:p w:rsidRPr="0032287F" w:rsidR="009F5046" w:rsidP="009F5046" w:rsidRDefault="009F5046" w14:paraId="3662A393" w14:textId="77777777">
      <w:pPr>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br w:type="page"/>
      </w:r>
    </w:p>
    <w:p w:rsidRPr="0032287F" w:rsidR="009F5046" w:rsidP="009F5046" w:rsidRDefault="009F5046" w14:paraId="012A02D1" w14:textId="77777777">
      <w:pPr>
        <w:spacing w:after="0" w:line="480" w:lineRule="auto"/>
        <w:jc w:val="center"/>
        <w:textAlignment w:val="baseline"/>
        <w:rPr>
          <w:rFonts w:ascii="Arial" w:hAnsi="Arial" w:eastAsia="Times New Roman" w:cs="Arial"/>
          <w:sz w:val="24"/>
          <w:szCs w:val="24"/>
          <w:lang w:val="en-CA" w:eastAsia="en-CA"/>
        </w:rPr>
      </w:pPr>
      <w:r w:rsidRPr="0032287F">
        <w:rPr>
          <w:rFonts w:ascii="Arial" w:hAnsi="Arial" w:eastAsia="Times New Roman" w:cs="Arial"/>
          <w:b/>
          <w:bCs/>
          <w:sz w:val="24"/>
          <w:szCs w:val="24"/>
          <w:lang w:val="en-CA" w:eastAsia="en-CA"/>
        </w:rPr>
        <w:lastRenderedPageBreak/>
        <w:t>Literature Cited</w:t>
      </w:r>
      <w:r w:rsidRPr="0032287F">
        <w:rPr>
          <w:rFonts w:ascii="Arial" w:hAnsi="Arial" w:eastAsia="Times New Roman" w:cs="Arial"/>
          <w:sz w:val="24"/>
          <w:szCs w:val="24"/>
          <w:lang w:val="en-CA" w:eastAsia="en-CA"/>
        </w:rPr>
        <w:t> </w:t>
      </w:r>
    </w:p>
    <w:p w:rsidRPr="0032287F" w:rsidR="009F5046" w:rsidP="009F5046" w:rsidRDefault="009F5046" w14:paraId="43BAB92F"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Allan, R. P., Arias, P. A., Berger, S., Canadell, J. G., Cassou, C., Chen, D., Cherchi, A., Connors, S. L., Coppola, E., Cruz, F. A., Diongue-Niang, A., Doblas-Reyes, F. J., Douville, H., Driouech, F., Edwards, T. L., Engelbrecht, F., Eyring, V., Fischer, E., Flato, G. M., … Zickfeld, K. (2021). IPCC: Climate Change 2021: The Physical Science Basis. </w:t>
      </w:r>
      <w:r w:rsidRPr="0032287F">
        <w:rPr>
          <w:rFonts w:ascii="Arial" w:hAnsi="Arial" w:eastAsia="Times New Roman" w:cs="Arial"/>
          <w:i/>
          <w:iCs/>
          <w:color w:val="000000"/>
          <w:sz w:val="24"/>
          <w:szCs w:val="24"/>
          <w:shd w:val="clear" w:color="auto" w:fill="E1E3E6"/>
          <w:lang w:val="en-CA" w:eastAsia="en-CA"/>
        </w:rPr>
        <w:t>Cambridge University Press. In Press.</w:t>
      </w:r>
      <w:r w:rsidRPr="0032287F">
        <w:rPr>
          <w:rFonts w:ascii="Arial" w:hAnsi="Arial" w:eastAsia="Times New Roman" w:cs="Arial"/>
          <w:color w:val="000000"/>
          <w:sz w:val="24"/>
          <w:szCs w:val="24"/>
          <w:shd w:val="clear" w:color="auto" w:fill="E1E3E6"/>
          <w:lang w:val="en-CA" w:eastAsia="en-CA"/>
        </w:rPr>
        <w:t>, 42. https://www.ipcc.ch/report/ar6/wg</w:t>
      </w:r>
    </w:p>
    <w:p w:rsidRPr="0032287F" w:rsidR="009F5046" w:rsidP="009F5046" w:rsidRDefault="009F5046" w14:paraId="6D5F0ED3"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Aquino, C. A., Besemer, R. M., DeRito, C. M., Kocian, J., Porter, I. R., Raimondi, P. T., Rede, J. E., Schiebelhut, L. M., Sparks, J. P., Wares, J. P., &amp; Hewson, I. (2021). Evidence That Microorganisms at the Animal-Water Interface Drive Sea Star Wasting Disease. </w:t>
      </w:r>
      <w:r w:rsidRPr="0032287F">
        <w:rPr>
          <w:rFonts w:ascii="Arial" w:hAnsi="Arial" w:eastAsia="Times New Roman" w:cs="Arial"/>
          <w:i/>
          <w:iCs/>
          <w:color w:val="000000"/>
          <w:sz w:val="24"/>
          <w:szCs w:val="24"/>
          <w:shd w:val="clear" w:color="auto" w:fill="E1E3E6"/>
          <w:lang w:val="en-CA" w:eastAsia="en-CA"/>
        </w:rPr>
        <w:t>Frontiers in Microbiology</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11</w:t>
      </w:r>
      <w:r w:rsidRPr="0032287F">
        <w:rPr>
          <w:rFonts w:ascii="Arial" w:hAnsi="Arial" w:eastAsia="Times New Roman" w:cs="Arial"/>
          <w:color w:val="000000"/>
          <w:sz w:val="24"/>
          <w:szCs w:val="24"/>
          <w:shd w:val="clear" w:color="auto" w:fill="E1E3E6"/>
          <w:lang w:val="en-CA" w:eastAsia="en-CA"/>
        </w:rPr>
        <w:t>. https://doi.org/10.3389/fmicb.2020.610009</w:t>
      </w:r>
      <w:r w:rsidRPr="0032287F">
        <w:rPr>
          <w:rFonts w:ascii="Arial" w:hAnsi="Arial" w:eastAsia="Times New Roman" w:cs="Arial"/>
          <w:sz w:val="24"/>
          <w:szCs w:val="24"/>
          <w:lang w:val="en-CA" w:eastAsia="en-CA"/>
        </w:rPr>
        <w:t> </w:t>
      </w:r>
    </w:p>
    <w:p w:rsidRPr="0032287F" w:rsidR="009F5046" w:rsidP="009F5046" w:rsidRDefault="009F5046" w14:paraId="72C89648"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Bates, A. E., Hilton, B. J., &amp; Harley, C. D. G. (2009). Effects of temperature, season and locality on wasting disease in the keystone predatory sea star Pisaster ochraceus. </w:t>
      </w:r>
      <w:r w:rsidRPr="0032287F">
        <w:rPr>
          <w:rFonts w:ascii="Arial" w:hAnsi="Arial" w:eastAsia="Times New Roman" w:cs="Arial"/>
          <w:i/>
          <w:iCs/>
          <w:color w:val="000000"/>
          <w:sz w:val="24"/>
          <w:szCs w:val="24"/>
          <w:shd w:val="clear" w:color="auto" w:fill="E1E3E6"/>
          <w:lang w:val="en-CA" w:eastAsia="en-CA"/>
        </w:rPr>
        <w:t>Diseases of Aquatic Organisms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86</w:t>
      </w:r>
      <w:r w:rsidRPr="0032287F">
        <w:rPr>
          <w:rFonts w:ascii="Arial" w:hAnsi="Arial" w:eastAsia="Times New Roman" w:cs="Arial"/>
          <w:color w:val="000000"/>
          <w:sz w:val="24"/>
          <w:szCs w:val="24"/>
          <w:shd w:val="clear" w:color="auto" w:fill="E1E3E6"/>
          <w:lang w:val="en-CA" w:eastAsia="en-CA"/>
        </w:rPr>
        <w:t>(3), 245–251. https://doi.org/10.3354/dao02125</w:t>
      </w:r>
      <w:r w:rsidRPr="0032287F">
        <w:rPr>
          <w:rFonts w:ascii="Arial" w:hAnsi="Arial" w:eastAsia="Times New Roman" w:cs="Arial"/>
          <w:sz w:val="24"/>
          <w:szCs w:val="24"/>
          <w:lang w:val="en-CA" w:eastAsia="en-CA"/>
        </w:rPr>
        <w:t> </w:t>
      </w:r>
    </w:p>
    <w:p w:rsidRPr="0032287F" w:rsidR="009F5046" w:rsidP="009F5046" w:rsidRDefault="009F5046" w14:paraId="143A3C13"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Battaglene, S. C., Seymour, J. E., Ramofafia, C., &amp; Lane, I. (2002). Spawning induction of three tropical sea cucumbers, Holothuria scabra, H. fuscogilva and Actinopyga mauritiana. </w:t>
      </w:r>
      <w:r w:rsidRPr="0032287F">
        <w:rPr>
          <w:rFonts w:ascii="Arial" w:hAnsi="Arial" w:eastAsia="Times New Roman" w:cs="Arial"/>
          <w:i/>
          <w:iCs/>
          <w:color w:val="000000"/>
          <w:sz w:val="24"/>
          <w:szCs w:val="24"/>
          <w:shd w:val="clear" w:color="auto" w:fill="E1E3E6"/>
          <w:lang w:val="en-CA" w:eastAsia="en-CA"/>
        </w:rPr>
        <w:t>Aquaculture</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207</w:t>
      </w:r>
      <w:r w:rsidRPr="0032287F">
        <w:rPr>
          <w:rFonts w:ascii="Arial" w:hAnsi="Arial" w:eastAsia="Times New Roman" w:cs="Arial"/>
          <w:color w:val="000000"/>
          <w:sz w:val="24"/>
          <w:szCs w:val="24"/>
          <w:shd w:val="clear" w:color="auto" w:fill="E1E3E6"/>
          <w:lang w:val="en-CA" w:eastAsia="en-CA"/>
        </w:rPr>
        <w:t>(1–2), 29–47. https://doi.org/10.1016/S0044-8486(01)00725-6</w:t>
      </w:r>
      <w:r w:rsidRPr="0032287F">
        <w:rPr>
          <w:rFonts w:ascii="Arial" w:hAnsi="Arial" w:eastAsia="Times New Roman" w:cs="Arial"/>
          <w:sz w:val="24"/>
          <w:szCs w:val="24"/>
          <w:lang w:val="en-CA" w:eastAsia="en-CA"/>
        </w:rPr>
        <w:t> </w:t>
      </w:r>
    </w:p>
    <w:p w:rsidRPr="0032287F" w:rsidR="009F5046" w:rsidP="009F5046" w:rsidRDefault="009F5046" w14:paraId="191F5861"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 xml:space="preserve">Brothers, C. J., Lee, R. W., &amp; Nestler, J. R. (2015). The uptake of dissolved organic material by the sea cucumber Parastichopus californicus (Stimpson) and its </w:t>
      </w:r>
      <w:r w:rsidRPr="0032287F">
        <w:rPr>
          <w:rFonts w:ascii="Arial" w:hAnsi="Arial" w:eastAsia="Times New Roman" w:cs="Arial"/>
          <w:color w:val="000000"/>
          <w:sz w:val="24"/>
          <w:szCs w:val="24"/>
          <w:shd w:val="clear" w:color="auto" w:fill="E1E3E6"/>
          <w:lang w:val="en-CA" w:eastAsia="en-CA"/>
        </w:rPr>
        <w:lastRenderedPageBreak/>
        <w:t>potential role in visceral regeneration. </w:t>
      </w:r>
      <w:r w:rsidRPr="0032287F">
        <w:rPr>
          <w:rFonts w:ascii="Arial" w:hAnsi="Arial" w:eastAsia="Times New Roman" w:cs="Arial"/>
          <w:i/>
          <w:iCs/>
          <w:color w:val="000000"/>
          <w:sz w:val="24"/>
          <w:szCs w:val="24"/>
          <w:shd w:val="clear" w:color="auto" w:fill="E1E3E6"/>
          <w:lang w:val="en-CA" w:eastAsia="en-CA"/>
        </w:rPr>
        <w:t>Journal of Experimental Marine Biology and Ecology</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469</w:t>
      </w:r>
      <w:r w:rsidRPr="0032287F">
        <w:rPr>
          <w:rFonts w:ascii="Arial" w:hAnsi="Arial" w:eastAsia="Times New Roman" w:cs="Arial"/>
          <w:color w:val="000000"/>
          <w:sz w:val="24"/>
          <w:szCs w:val="24"/>
          <w:shd w:val="clear" w:color="auto" w:fill="E1E3E6"/>
          <w:lang w:val="en-CA" w:eastAsia="en-CA"/>
        </w:rPr>
        <w:t>, 69–75. https://doi.org/10.1016/J.JEMBE.2015.04.016</w:t>
      </w:r>
      <w:r w:rsidRPr="0032287F">
        <w:rPr>
          <w:rFonts w:ascii="Arial" w:hAnsi="Arial" w:eastAsia="Times New Roman" w:cs="Arial"/>
          <w:sz w:val="24"/>
          <w:szCs w:val="24"/>
          <w:lang w:val="en-CA" w:eastAsia="en-CA"/>
        </w:rPr>
        <w:t> </w:t>
      </w:r>
    </w:p>
    <w:p w:rsidRPr="0032287F" w:rsidR="009F5046" w:rsidP="009F5046" w:rsidRDefault="009F5046" w14:paraId="628E52E9"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Case, R. J., Longford, S. R., Campbell, A. H., Low, A., Tujula, N., Steinberg, P. D., &amp; Kjelleberg, S. (2011). Temperature induced bacterial virulence and bleaching disease in a chemically defended marine macroalga. </w:t>
      </w:r>
      <w:r w:rsidRPr="0032287F">
        <w:rPr>
          <w:rFonts w:ascii="Arial" w:hAnsi="Arial" w:eastAsia="Times New Roman" w:cs="Arial"/>
          <w:i/>
          <w:iCs/>
          <w:color w:val="000000"/>
          <w:sz w:val="24"/>
          <w:szCs w:val="24"/>
          <w:shd w:val="clear" w:color="auto" w:fill="E1E3E6"/>
          <w:lang w:val="en-CA" w:eastAsia="en-CA"/>
        </w:rPr>
        <w:t>Environmental Microbiology</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13</w:t>
      </w:r>
      <w:r w:rsidRPr="0032287F">
        <w:rPr>
          <w:rFonts w:ascii="Arial" w:hAnsi="Arial" w:eastAsia="Times New Roman" w:cs="Arial"/>
          <w:color w:val="000000"/>
          <w:sz w:val="24"/>
          <w:szCs w:val="24"/>
          <w:shd w:val="clear" w:color="auto" w:fill="E1E3E6"/>
          <w:lang w:val="en-CA" w:eastAsia="en-CA"/>
        </w:rPr>
        <w:t>(2), 529–537. https://doi.org/10.1111/j.1462-2920.2010.02356.x</w:t>
      </w:r>
      <w:r w:rsidRPr="0032287F">
        <w:rPr>
          <w:rFonts w:ascii="Arial" w:hAnsi="Arial" w:eastAsia="Times New Roman" w:cs="Arial"/>
          <w:sz w:val="24"/>
          <w:szCs w:val="24"/>
          <w:lang w:val="en-CA" w:eastAsia="en-CA"/>
        </w:rPr>
        <w:t> </w:t>
      </w:r>
    </w:p>
    <w:p w:rsidRPr="0032287F" w:rsidR="009F5046" w:rsidP="009F5046" w:rsidRDefault="009F5046" w14:paraId="090F8E0A"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Cavole, L. M., Demko, A. M., Diner, R. E., Giddings, A., Koester, I., Pagniello, C. M. L. S., Paulsen, M. L., Ramirez-Valdez, A., Schwenck, S. M., Yen, N. K., Zill, M. E., &amp; Franks, P. J. S. (2016). Biological impacts of the 2013–2015 warm-water anomaly in the northeast Pacific: Winners, Losers, and the Future. </w:t>
      </w:r>
      <w:r w:rsidRPr="0032287F">
        <w:rPr>
          <w:rFonts w:ascii="Arial" w:hAnsi="Arial" w:eastAsia="Times New Roman" w:cs="Arial"/>
          <w:i/>
          <w:iCs/>
          <w:color w:val="000000"/>
          <w:sz w:val="24"/>
          <w:szCs w:val="24"/>
          <w:shd w:val="clear" w:color="auto" w:fill="E1E3E6"/>
          <w:lang w:val="en-CA" w:eastAsia="en-CA"/>
        </w:rPr>
        <w:t>Oceanography</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29</w:t>
      </w:r>
      <w:r w:rsidRPr="0032287F">
        <w:rPr>
          <w:rFonts w:ascii="Arial" w:hAnsi="Arial" w:eastAsia="Times New Roman" w:cs="Arial"/>
          <w:color w:val="000000"/>
          <w:sz w:val="24"/>
          <w:szCs w:val="24"/>
          <w:shd w:val="clear" w:color="auto" w:fill="E1E3E6"/>
          <w:lang w:val="en-CA" w:eastAsia="en-CA"/>
        </w:rPr>
        <w:t>(2), 273–285. https://doi.org/10.5670/oceanog.2016.32</w:t>
      </w:r>
      <w:r w:rsidRPr="0032287F">
        <w:rPr>
          <w:rFonts w:ascii="Arial" w:hAnsi="Arial" w:eastAsia="Times New Roman" w:cs="Arial"/>
          <w:sz w:val="24"/>
          <w:szCs w:val="24"/>
          <w:lang w:val="en-CA" w:eastAsia="en-CA"/>
        </w:rPr>
        <w:t> </w:t>
      </w:r>
    </w:p>
    <w:p w:rsidRPr="0032287F" w:rsidR="009F5046" w:rsidP="009F5046" w:rsidRDefault="009F5046" w14:paraId="34C8BD7F"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Chen, Z., Shi, J., Liu, Q., Chen, H., &amp; Li, C. (2021a). A Persistent and Intense Marine Heatwave in the Northeast Pacific During 2019–2020. </w:t>
      </w:r>
      <w:r w:rsidRPr="0032287F">
        <w:rPr>
          <w:rFonts w:ascii="Arial" w:hAnsi="Arial" w:eastAsia="Times New Roman" w:cs="Arial"/>
          <w:i/>
          <w:iCs/>
          <w:color w:val="000000"/>
          <w:sz w:val="24"/>
          <w:szCs w:val="24"/>
          <w:shd w:val="clear" w:color="auto" w:fill="E1E3E6"/>
          <w:lang w:val="en-CA" w:eastAsia="en-CA"/>
        </w:rPr>
        <w:t>Geophysical Research Letters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48</w:t>
      </w:r>
      <w:r w:rsidRPr="0032287F">
        <w:rPr>
          <w:rFonts w:ascii="Arial" w:hAnsi="Arial" w:eastAsia="Times New Roman" w:cs="Arial"/>
          <w:color w:val="000000"/>
          <w:sz w:val="24"/>
          <w:szCs w:val="24"/>
          <w:shd w:val="clear" w:color="auto" w:fill="E1E3E6"/>
          <w:lang w:val="en-CA" w:eastAsia="en-CA"/>
        </w:rPr>
        <w:t>(13). https://doi.org/10.1029/2021GL093239</w:t>
      </w:r>
      <w:r w:rsidRPr="0032287F">
        <w:rPr>
          <w:rFonts w:ascii="Arial" w:hAnsi="Arial" w:eastAsia="Times New Roman" w:cs="Arial"/>
          <w:sz w:val="24"/>
          <w:szCs w:val="24"/>
          <w:lang w:val="en-CA" w:eastAsia="en-CA"/>
        </w:rPr>
        <w:t> </w:t>
      </w:r>
    </w:p>
    <w:p w:rsidRPr="0032287F" w:rsidR="009F5046" w:rsidP="009F5046" w:rsidRDefault="009F5046" w14:paraId="141A7CE4"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Chen, Z., Shi, J., Liu, Q., Chen, H., &amp; Li, C. (2021b). A Persistent and Intense Marine Heatwave in the Northeast Pacific During 2019–2020. </w:t>
      </w:r>
      <w:r w:rsidRPr="0032287F">
        <w:rPr>
          <w:rFonts w:ascii="Arial" w:hAnsi="Arial" w:eastAsia="Times New Roman" w:cs="Arial"/>
          <w:i/>
          <w:iCs/>
          <w:color w:val="000000"/>
          <w:sz w:val="24"/>
          <w:szCs w:val="24"/>
          <w:shd w:val="clear" w:color="auto" w:fill="E1E3E6"/>
          <w:lang w:val="en-CA" w:eastAsia="en-CA"/>
        </w:rPr>
        <w:t>Geophysical Research Letters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48</w:t>
      </w:r>
      <w:r w:rsidRPr="0032287F">
        <w:rPr>
          <w:rFonts w:ascii="Arial" w:hAnsi="Arial" w:eastAsia="Times New Roman" w:cs="Arial"/>
          <w:color w:val="000000"/>
          <w:sz w:val="24"/>
          <w:szCs w:val="24"/>
          <w:shd w:val="clear" w:color="auto" w:fill="E1E3E6"/>
          <w:lang w:val="en-CA" w:eastAsia="en-CA"/>
        </w:rPr>
        <w:t>(13). https://doi.org/10.1029/2021GL093239</w:t>
      </w:r>
      <w:r w:rsidRPr="0032287F">
        <w:rPr>
          <w:rFonts w:ascii="Arial" w:hAnsi="Arial" w:eastAsia="Times New Roman" w:cs="Arial"/>
          <w:sz w:val="24"/>
          <w:szCs w:val="24"/>
          <w:lang w:val="en-CA" w:eastAsia="en-CA"/>
        </w:rPr>
        <w:t> </w:t>
      </w:r>
    </w:p>
    <w:p w:rsidRPr="0032287F" w:rsidR="009F5046" w:rsidP="009F5046" w:rsidRDefault="009F5046" w14:paraId="573602CE"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Cox, D. R. (1972). Regression Models and Life-Tables. </w:t>
      </w:r>
      <w:r w:rsidRPr="0032287F">
        <w:rPr>
          <w:rFonts w:ascii="Arial" w:hAnsi="Arial" w:eastAsia="Times New Roman" w:cs="Arial"/>
          <w:i/>
          <w:iCs/>
          <w:color w:val="000000"/>
          <w:sz w:val="24"/>
          <w:szCs w:val="24"/>
          <w:shd w:val="clear" w:color="auto" w:fill="E1E3E6"/>
          <w:lang w:val="en-CA" w:eastAsia="en-CA"/>
        </w:rPr>
        <w:t>Journal of the Royal Statistical Society: Series B (Methodological)</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34</w:t>
      </w:r>
      <w:r w:rsidRPr="0032287F">
        <w:rPr>
          <w:rFonts w:ascii="Arial" w:hAnsi="Arial" w:eastAsia="Times New Roman" w:cs="Arial"/>
          <w:color w:val="000000"/>
          <w:sz w:val="24"/>
          <w:szCs w:val="24"/>
          <w:shd w:val="clear" w:color="auto" w:fill="E1E3E6"/>
          <w:lang w:val="en-CA" w:eastAsia="en-CA"/>
        </w:rPr>
        <w:t>(2), 187–202. https://doi.org/10.1111/J.2517-6161.1972.TB00899.X</w:t>
      </w:r>
      <w:r w:rsidRPr="0032287F">
        <w:rPr>
          <w:rFonts w:ascii="Arial" w:hAnsi="Arial" w:eastAsia="Times New Roman" w:cs="Arial"/>
          <w:sz w:val="24"/>
          <w:szCs w:val="24"/>
          <w:lang w:val="en-CA" w:eastAsia="en-CA"/>
        </w:rPr>
        <w:t> </w:t>
      </w:r>
    </w:p>
    <w:p w:rsidRPr="0032287F" w:rsidR="009F5046" w:rsidP="009F5046" w:rsidRDefault="009F5046" w14:paraId="4E1679B8"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 xml:space="preserve">Delroisse, J., Van Wayneberghe, K., Flammang, P., Gillan, D., Gerbaux, P., Opina, N., Todinanahary, G. G. B., &amp; Eeckhaut, I. (2020). Epidemiology of a SKin Ulceration Disease (SKUD) in the sea cucumber Holothuria scabra with a review on the </w:t>
      </w:r>
      <w:r w:rsidRPr="0032287F">
        <w:rPr>
          <w:rFonts w:ascii="Arial" w:hAnsi="Arial" w:eastAsia="Times New Roman" w:cs="Arial"/>
          <w:color w:val="000000"/>
          <w:sz w:val="24"/>
          <w:szCs w:val="24"/>
          <w:shd w:val="clear" w:color="auto" w:fill="E1E3E6"/>
          <w:lang w:val="en-CA" w:eastAsia="en-CA"/>
        </w:rPr>
        <w:lastRenderedPageBreak/>
        <w:t>SKUDs in Holothuroidea (Echinodermata). </w:t>
      </w:r>
      <w:r w:rsidRPr="0032287F">
        <w:rPr>
          <w:rFonts w:ascii="Arial" w:hAnsi="Arial" w:eastAsia="Times New Roman" w:cs="Arial"/>
          <w:i/>
          <w:iCs/>
          <w:color w:val="000000"/>
          <w:sz w:val="24"/>
          <w:szCs w:val="24"/>
          <w:shd w:val="clear" w:color="auto" w:fill="E1E3E6"/>
          <w:lang w:val="en-CA" w:eastAsia="en-CA"/>
        </w:rPr>
        <w:t>Scientific Reports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10</w:t>
      </w:r>
      <w:r w:rsidRPr="0032287F">
        <w:rPr>
          <w:rFonts w:ascii="Arial" w:hAnsi="Arial" w:eastAsia="Times New Roman" w:cs="Arial"/>
          <w:color w:val="000000"/>
          <w:sz w:val="24"/>
          <w:szCs w:val="24"/>
          <w:shd w:val="clear" w:color="auto" w:fill="E1E3E6"/>
          <w:lang w:val="en-CA" w:eastAsia="en-CA"/>
        </w:rPr>
        <w:t>(1). https://doi.org/10.1038/S41598-020-78876-0</w:t>
      </w:r>
      <w:r w:rsidRPr="0032287F">
        <w:rPr>
          <w:rFonts w:ascii="Arial" w:hAnsi="Arial" w:eastAsia="Times New Roman" w:cs="Arial"/>
          <w:sz w:val="24"/>
          <w:szCs w:val="24"/>
          <w:lang w:val="en-CA" w:eastAsia="en-CA"/>
        </w:rPr>
        <w:t> </w:t>
      </w:r>
    </w:p>
    <w:p w:rsidRPr="0032287F" w:rsidR="009F5046" w:rsidP="009F5046" w:rsidRDefault="009F5046" w14:paraId="4F485C5D"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Deng, H., Zhou, Z. C., Wang, N. Bin, &amp; Liu, C. (2008). The syndrome of sea cucumber (Apostichopus japonicus) infected by virus and bacteria. </w:t>
      </w:r>
      <w:r w:rsidRPr="0032287F">
        <w:rPr>
          <w:rFonts w:ascii="Arial" w:hAnsi="Arial" w:eastAsia="Times New Roman" w:cs="Arial"/>
          <w:i/>
          <w:iCs/>
          <w:color w:val="000000"/>
          <w:sz w:val="24"/>
          <w:szCs w:val="24"/>
          <w:shd w:val="clear" w:color="auto" w:fill="E1E3E6"/>
          <w:lang w:val="en-CA" w:eastAsia="en-CA"/>
        </w:rPr>
        <w:t>Virologica Sinica</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23</w:t>
      </w:r>
      <w:r w:rsidRPr="0032287F">
        <w:rPr>
          <w:rFonts w:ascii="Arial" w:hAnsi="Arial" w:eastAsia="Times New Roman" w:cs="Arial"/>
          <w:color w:val="000000"/>
          <w:sz w:val="24"/>
          <w:szCs w:val="24"/>
          <w:shd w:val="clear" w:color="auto" w:fill="E1E3E6"/>
          <w:lang w:val="en-CA" w:eastAsia="en-CA"/>
        </w:rPr>
        <w:t>(1), 63–67. https://doi.org/10.1007/S12250-008-2863-9</w:t>
      </w:r>
      <w:r w:rsidRPr="0032287F">
        <w:rPr>
          <w:rFonts w:ascii="Arial" w:hAnsi="Arial" w:eastAsia="Times New Roman" w:cs="Arial"/>
          <w:sz w:val="24"/>
          <w:szCs w:val="24"/>
          <w:lang w:val="en-CA" w:eastAsia="en-CA"/>
        </w:rPr>
        <w:t> </w:t>
      </w:r>
    </w:p>
    <w:p w:rsidRPr="0032287F" w:rsidR="009F5046" w:rsidP="009F5046" w:rsidRDefault="009F5046" w14:paraId="260C316E"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Di Lorenzo, E., &amp; Mantua, N. (2016). Multi-year persistence of the 2014/15 North Pacific marine heatwave. </w:t>
      </w:r>
      <w:r w:rsidRPr="0032287F">
        <w:rPr>
          <w:rFonts w:ascii="Arial" w:hAnsi="Arial" w:eastAsia="Times New Roman" w:cs="Arial"/>
          <w:i/>
          <w:iCs/>
          <w:color w:val="000000"/>
          <w:sz w:val="24"/>
          <w:szCs w:val="24"/>
          <w:shd w:val="clear" w:color="auto" w:fill="E1E3E6"/>
          <w:lang w:val="en-CA" w:eastAsia="en-CA"/>
        </w:rPr>
        <w:t>Nature Climate Change</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6</w:t>
      </w:r>
      <w:r w:rsidRPr="0032287F">
        <w:rPr>
          <w:rFonts w:ascii="Arial" w:hAnsi="Arial" w:eastAsia="Times New Roman" w:cs="Arial"/>
          <w:color w:val="000000"/>
          <w:sz w:val="24"/>
          <w:szCs w:val="24"/>
          <w:shd w:val="clear" w:color="auto" w:fill="E1E3E6"/>
          <w:lang w:val="en-CA" w:eastAsia="en-CA"/>
        </w:rPr>
        <w:t>(11), 1042–1047. https://doi.org/10.1038/nclimate3082</w:t>
      </w:r>
      <w:r w:rsidRPr="0032287F">
        <w:rPr>
          <w:rFonts w:ascii="Arial" w:hAnsi="Arial" w:eastAsia="Times New Roman" w:cs="Arial"/>
          <w:sz w:val="24"/>
          <w:szCs w:val="24"/>
          <w:lang w:val="en-CA" w:eastAsia="en-CA"/>
        </w:rPr>
        <w:t> </w:t>
      </w:r>
    </w:p>
    <w:p w:rsidRPr="0032287F" w:rsidR="009F5046" w:rsidP="009F5046" w:rsidRDefault="009F5046" w14:paraId="3CD1140A"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Di Santo, V., &amp; Lobel, P. S. (2017). Body size and thermal tolerance in tropical gobies. </w:t>
      </w:r>
      <w:r w:rsidRPr="0032287F">
        <w:rPr>
          <w:rFonts w:ascii="Arial" w:hAnsi="Arial" w:eastAsia="Times New Roman" w:cs="Arial"/>
          <w:i/>
          <w:iCs/>
          <w:color w:val="000000"/>
          <w:sz w:val="24"/>
          <w:szCs w:val="24"/>
          <w:shd w:val="clear" w:color="auto" w:fill="E1E3E6"/>
          <w:lang w:val="en-CA" w:eastAsia="en-CA"/>
        </w:rPr>
        <w:t>Journal of Experimental Marine Biology and Ecology</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487</w:t>
      </w:r>
      <w:r w:rsidRPr="0032287F">
        <w:rPr>
          <w:rFonts w:ascii="Arial" w:hAnsi="Arial" w:eastAsia="Times New Roman" w:cs="Arial"/>
          <w:color w:val="000000"/>
          <w:sz w:val="24"/>
          <w:szCs w:val="24"/>
          <w:shd w:val="clear" w:color="auto" w:fill="E1E3E6"/>
          <w:lang w:val="en-CA" w:eastAsia="en-CA"/>
        </w:rPr>
        <w:t>, 11–17. https://doi.org/10.1016/J.JEMBE.2016.11.007</w:t>
      </w:r>
      <w:r w:rsidRPr="0032287F">
        <w:rPr>
          <w:rFonts w:ascii="Arial" w:hAnsi="Arial" w:eastAsia="Times New Roman" w:cs="Arial"/>
          <w:sz w:val="24"/>
          <w:szCs w:val="24"/>
          <w:lang w:val="en-CA" w:eastAsia="en-CA"/>
        </w:rPr>
        <w:t> </w:t>
      </w:r>
    </w:p>
    <w:p w:rsidRPr="0032287F" w:rsidR="009F5046" w:rsidP="009F5046" w:rsidRDefault="009F5046" w14:paraId="3BFA9D9F"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Dong, Y. wei, Yu, S. shan, Wang, Q. lin, &amp; Dong, S. lin. (2011). Physiological responses in a variable environment: Relationships between metabolism, hsp and thermotolerance in an intertidal-subtidal species. </w:t>
      </w:r>
      <w:r w:rsidRPr="0032287F">
        <w:rPr>
          <w:rFonts w:ascii="Arial" w:hAnsi="Arial" w:eastAsia="Times New Roman" w:cs="Arial"/>
          <w:i/>
          <w:iCs/>
          <w:color w:val="000000"/>
          <w:sz w:val="24"/>
          <w:szCs w:val="24"/>
          <w:shd w:val="clear" w:color="auto" w:fill="E1E3E6"/>
          <w:lang w:val="en-CA" w:eastAsia="en-CA"/>
        </w:rPr>
        <w:t>PLoS ONE</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6</w:t>
      </w:r>
      <w:r w:rsidRPr="0032287F">
        <w:rPr>
          <w:rFonts w:ascii="Arial" w:hAnsi="Arial" w:eastAsia="Times New Roman" w:cs="Arial"/>
          <w:color w:val="000000"/>
          <w:sz w:val="24"/>
          <w:szCs w:val="24"/>
          <w:shd w:val="clear" w:color="auto" w:fill="E1E3E6"/>
          <w:lang w:val="en-CA" w:eastAsia="en-CA"/>
        </w:rPr>
        <w:t>(10). https://doi.org/10.1371/journal.pone.0026446</w:t>
      </w:r>
      <w:r w:rsidRPr="0032287F">
        <w:rPr>
          <w:rFonts w:ascii="Arial" w:hAnsi="Arial" w:eastAsia="Times New Roman" w:cs="Arial"/>
          <w:sz w:val="24"/>
          <w:szCs w:val="24"/>
          <w:lang w:val="en-CA" w:eastAsia="en-CA"/>
        </w:rPr>
        <w:t> </w:t>
      </w:r>
    </w:p>
    <w:p w:rsidRPr="0032287F" w:rsidR="009F5046" w:rsidP="009F5046" w:rsidRDefault="009F5046" w14:paraId="187DBC5F"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Eisenlord, M. E., Groner, M. L., Yoshioka, R. M., Elliott, J., Maynard, J., Fradkin, S., Turner, M., Pyne, K., Rivlin, N., Van Hooidonk, R., &amp; Harvell, C. D. (2016). Ochre star mortality during the 2014 wasting disease epizootic: Role of population size structure and temperature. </w:t>
      </w:r>
      <w:r w:rsidRPr="0032287F">
        <w:rPr>
          <w:rFonts w:ascii="Arial" w:hAnsi="Arial" w:eastAsia="Times New Roman" w:cs="Arial"/>
          <w:i/>
          <w:iCs/>
          <w:color w:val="000000"/>
          <w:sz w:val="24"/>
          <w:szCs w:val="24"/>
          <w:shd w:val="clear" w:color="auto" w:fill="E1E3E6"/>
          <w:lang w:val="en-CA" w:eastAsia="en-CA"/>
        </w:rPr>
        <w:t>Philosophical Transactions of the Royal Society B: Biological Sciences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371</w:t>
      </w:r>
      <w:r w:rsidRPr="0032287F">
        <w:rPr>
          <w:rFonts w:ascii="Arial" w:hAnsi="Arial" w:eastAsia="Times New Roman" w:cs="Arial"/>
          <w:color w:val="000000"/>
          <w:sz w:val="24"/>
          <w:szCs w:val="24"/>
          <w:shd w:val="clear" w:color="auto" w:fill="E1E3E6"/>
          <w:lang w:val="en-CA" w:eastAsia="en-CA"/>
        </w:rPr>
        <w:t>(1689). https://doi.org/10.1098/rstb.2015.0212</w:t>
      </w:r>
      <w:r w:rsidRPr="0032287F">
        <w:rPr>
          <w:rFonts w:ascii="Arial" w:hAnsi="Arial" w:eastAsia="Times New Roman" w:cs="Arial"/>
          <w:sz w:val="24"/>
          <w:szCs w:val="24"/>
          <w:lang w:val="en-CA" w:eastAsia="en-CA"/>
        </w:rPr>
        <w:t> </w:t>
      </w:r>
    </w:p>
    <w:p w:rsidRPr="0032287F" w:rsidR="009F5046" w:rsidP="009F5046" w:rsidRDefault="009F5046" w14:paraId="2AB059A9"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Fankboner, P. V., &amp; Cameron, J. L. (1985). Seasonal atrophy of the visceral organs in a sea cucumber. </w:t>
      </w:r>
      <w:r w:rsidRPr="0032287F">
        <w:rPr>
          <w:rFonts w:ascii="Arial" w:hAnsi="Arial" w:eastAsia="Times New Roman" w:cs="Arial"/>
          <w:i/>
          <w:iCs/>
          <w:color w:val="000000"/>
          <w:sz w:val="24"/>
          <w:szCs w:val="24"/>
          <w:shd w:val="clear" w:color="auto" w:fill="E1E3E6"/>
          <w:lang w:val="en-CA" w:eastAsia="en-CA"/>
        </w:rPr>
        <w:t>Canadian Journal of Zoology</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63</w:t>
      </w:r>
      <w:r w:rsidRPr="0032287F">
        <w:rPr>
          <w:rFonts w:ascii="Arial" w:hAnsi="Arial" w:eastAsia="Times New Roman" w:cs="Arial"/>
          <w:color w:val="000000"/>
          <w:sz w:val="24"/>
          <w:szCs w:val="24"/>
          <w:shd w:val="clear" w:color="auto" w:fill="E1E3E6"/>
          <w:lang w:val="en-CA" w:eastAsia="en-CA"/>
        </w:rPr>
        <w:t>(12), 2888–2892. https://doi.org/10.1139/Z85-432</w:t>
      </w:r>
      <w:r w:rsidRPr="0032287F">
        <w:rPr>
          <w:rFonts w:ascii="Arial" w:hAnsi="Arial" w:eastAsia="Times New Roman" w:cs="Arial"/>
          <w:sz w:val="24"/>
          <w:szCs w:val="24"/>
          <w:lang w:val="en-CA" w:eastAsia="en-CA"/>
        </w:rPr>
        <w:t> </w:t>
      </w:r>
    </w:p>
    <w:p w:rsidRPr="0032287F" w:rsidR="009F5046" w:rsidP="009F5046" w:rsidRDefault="009F5046" w14:paraId="4A6C775E"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lastRenderedPageBreak/>
        <w:t>Fisheries and Oceans Canada. (2021). </w:t>
      </w:r>
      <w:r w:rsidRPr="0032287F">
        <w:rPr>
          <w:rFonts w:ascii="Arial" w:hAnsi="Arial" w:eastAsia="Times New Roman" w:cs="Arial"/>
          <w:i/>
          <w:iCs/>
          <w:color w:val="000000"/>
          <w:sz w:val="24"/>
          <w:szCs w:val="24"/>
          <w:shd w:val="clear" w:color="auto" w:fill="E1E3E6"/>
          <w:lang w:val="en-CA" w:eastAsia="en-CA"/>
        </w:rPr>
        <w:t>Integrated Fisheries Management Plan Summary, Sea Cucumber (Apostichopus californicus) By Dive, Pacific Region</w:t>
      </w:r>
      <w:r w:rsidRPr="0032287F">
        <w:rPr>
          <w:rFonts w:ascii="Arial" w:hAnsi="Arial" w:eastAsia="Times New Roman" w:cs="Arial"/>
          <w:color w:val="000000"/>
          <w:sz w:val="24"/>
          <w:szCs w:val="24"/>
          <w:shd w:val="clear" w:color="auto" w:fill="E1E3E6"/>
          <w:lang w:val="en-CA" w:eastAsia="en-CA"/>
        </w:rPr>
        <w:t>. https://www.pac.dfo-mpo.gc.ca/fm-gp/mplans/sea-cucumber-holothurie-ifmp-pgip-sm-eng.pdf</w:t>
      </w:r>
      <w:r w:rsidRPr="0032287F">
        <w:rPr>
          <w:rFonts w:ascii="Arial" w:hAnsi="Arial" w:eastAsia="Times New Roman" w:cs="Arial"/>
          <w:sz w:val="24"/>
          <w:szCs w:val="24"/>
          <w:lang w:val="en-CA" w:eastAsia="en-CA"/>
        </w:rPr>
        <w:t> </w:t>
      </w:r>
    </w:p>
    <w:p w:rsidRPr="0032287F" w:rsidR="009F5046" w:rsidP="009F5046" w:rsidRDefault="009F5046" w14:paraId="3E2C3C39"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Frölicher, T. L., Fischer, E. M., &amp; Gruber, N. (2018). Marine heatwaves under global warming. </w:t>
      </w:r>
      <w:r w:rsidRPr="0032287F">
        <w:rPr>
          <w:rFonts w:ascii="Arial" w:hAnsi="Arial" w:eastAsia="Times New Roman" w:cs="Arial"/>
          <w:i/>
          <w:iCs/>
          <w:color w:val="000000"/>
          <w:sz w:val="24"/>
          <w:szCs w:val="24"/>
          <w:shd w:val="clear" w:color="auto" w:fill="E1E3E6"/>
          <w:lang w:val="en-CA" w:eastAsia="en-CA"/>
        </w:rPr>
        <w:t>Nature</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560</w:t>
      </w:r>
      <w:r w:rsidRPr="0032287F">
        <w:rPr>
          <w:rFonts w:ascii="Arial" w:hAnsi="Arial" w:eastAsia="Times New Roman" w:cs="Arial"/>
          <w:color w:val="000000"/>
          <w:sz w:val="24"/>
          <w:szCs w:val="24"/>
          <w:shd w:val="clear" w:color="auto" w:fill="E1E3E6"/>
          <w:lang w:val="en-CA" w:eastAsia="en-CA"/>
        </w:rPr>
        <w:t>(7718), 360–364. https://doi.org/10.1038/s41586-018-0383-9</w:t>
      </w:r>
      <w:r w:rsidRPr="0032287F">
        <w:rPr>
          <w:rFonts w:ascii="Arial" w:hAnsi="Arial" w:eastAsia="Times New Roman" w:cs="Arial"/>
          <w:sz w:val="24"/>
          <w:szCs w:val="24"/>
          <w:lang w:val="en-CA" w:eastAsia="en-CA"/>
        </w:rPr>
        <w:t> </w:t>
      </w:r>
    </w:p>
    <w:p w:rsidRPr="0032287F" w:rsidR="009F5046" w:rsidP="009F5046" w:rsidRDefault="009F5046" w14:paraId="420F1FD6"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Hannah, L., Pearce, C. M., &amp; Cross, S. F. (2013). Growth and survival of California sea cucumbers (Parastichopus californicus) cultivated with sablefish (Anoplopoma fimbria) at an integrated multi-trophic aquaculture site. </w:t>
      </w:r>
      <w:r w:rsidRPr="0032287F">
        <w:rPr>
          <w:rFonts w:ascii="Arial" w:hAnsi="Arial" w:eastAsia="Times New Roman" w:cs="Arial"/>
          <w:i/>
          <w:iCs/>
          <w:color w:val="000000"/>
          <w:sz w:val="24"/>
          <w:szCs w:val="24"/>
          <w:shd w:val="clear" w:color="auto" w:fill="E1E3E6"/>
          <w:lang w:val="en-CA" w:eastAsia="en-CA"/>
        </w:rPr>
        <w:t>Aquaculture</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406</w:t>
      </w:r>
      <w:r w:rsidRPr="0032287F">
        <w:rPr>
          <w:rFonts w:ascii="Arial" w:hAnsi="Arial" w:eastAsia="Times New Roman" w:cs="Arial"/>
          <w:color w:val="000000"/>
          <w:sz w:val="24"/>
          <w:szCs w:val="24"/>
          <w:shd w:val="clear" w:color="auto" w:fill="E1E3E6"/>
          <w:lang w:val="en-CA" w:eastAsia="en-CA"/>
        </w:rPr>
        <w:t>–</w:t>
      </w:r>
      <w:r w:rsidRPr="0032287F">
        <w:rPr>
          <w:rFonts w:ascii="Arial" w:hAnsi="Arial" w:eastAsia="Times New Roman" w:cs="Arial"/>
          <w:i/>
          <w:iCs/>
          <w:color w:val="000000"/>
          <w:sz w:val="24"/>
          <w:szCs w:val="24"/>
          <w:shd w:val="clear" w:color="auto" w:fill="E1E3E6"/>
          <w:lang w:val="en-CA" w:eastAsia="en-CA"/>
        </w:rPr>
        <w:t>407</w:t>
      </w:r>
      <w:r w:rsidRPr="0032287F">
        <w:rPr>
          <w:rFonts w:ascii="Arial" w:hAnsi="Arial" w:eastAsia="Times New Roman" w:cs="Arial"/>
          <w:color w:val="000000"/>
          <w:sz w:val="24"/>
          <w:szCs w:val="24"/>
          <w:shd w:val="clear" w:color="auto" w:fill="E1E3E6"/>
          <w:lang w:val="en-CA" w:eastAsia="en-CA"/>
        </w:rPr>
        <w:t>, 34–42. https://doi.org/10.1016/J.AQUACULTURE.2013.04.022</w:t>
      </w:r>
      <w:r w:rsidRPr="0032287F">
        <w:rPr>
          <w:rFonts w:ascii="Arial" w:hAnsi="Arial" w:eastAsia="Times New Roman" w:cs="Arial"/>
          <w:sz w:val="24"/>
          <w:szCs w:val="24"/>
          <w:lang w:val="en-CA" w:eastAsia="en-CA"/>
        </w:rPr>
        <w:t> </w:t>
      </w:r>
    </w:p>
    <w:p w:rsidRPr="0032287F" w:rsidR="009F5046" w:rsidP="009F5046" w:rsidRDefault="009F5046" w14:paraId="5945395F"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Harley, C. D. G., &amp; Paine, R. T. (2009). Contingencies and compounded rare perturbations dictate sudden distributional shifts during periods of gradual climate change. </w:t>
      </w:r>
      <w:r w:rsidRPr="0032287F">
        <w:rPr>
          <w:rFonts w:ascii="Arial" w:hAnsi="Arial" w:eastAsia="Times New Roman" w:cs="Arial"/>
          <w:i/>
          <w:iCs/>
          <w:color w:val="000000"/>
          <w:sz w:val="24"/>
          <w:szCs w:val="24"/>
          <w:shd w:val="clear" w:color="auto" w:fill="E1E3E6"/>
          <w:lang w:val="en-CA" w:eastAsia="en-CA"/>
        </w:rPr>
        <w:t>PNAS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106</w:t>
      </w:r>
      <w:r w:rsidRPr="0032287F">
        <w:rPr>
          <w:rFonts w:ascii="Arial" w:hAnsi="Arial" w:eastAsia="Times New Roman" w:cs="Arial"/>
          <w:color w:val="000000"/>
          <w:sz w:val="24"/>
          <w:szCs w:val="24"/>
          <w:shd w:val="clear" w:color="auto" w:fill="E1E3E6"/>
          <w:lang w:val="en-CA" w:eastAsia="en-CA"/>
        </w:rPr>
        <w:t>(27), 11172–11176. www.pnas.org/cgi/content/full/</w:t>
      </w:r>
      <w:r w:rsidRPr="0032287F">
        <w:rPr>
          <w:rFonts w:ascii="Arial" w:hAnsi="Arial" w:eastAsia="Times New Roman" w:cs="Arial"/>
          <w:sz w:val="24"/>
          <w:szCs w:val="24"/>
          <w:lang w:val="en-CA" w:eastAsia="en-CA"/>
        </w:rPr>
        <w:t> </w:t>
      </w:r>
    </w:p>
    <w:p w:rsidRPr="0032287F" w:rsidR="009F5046" w:rsidP="009F5046" w:rsidRDefault="009F5046" w14:paraId="4FB6C92D"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Harvell, C. D., Montecino-Latorre, D., Caldwell, J. M., Burt, J. M., Bosley, K., Keller, A., Heron, S. F., Salomon, A. K., Lee, L., Pontier, O., Pattengill-Semmens, C., &amp; Gaydos, J. K. (2019). Disease epidemic and a marine heat wave are associated with the continental-scale collapse of a pivotal predator (Pycnopodia helianthoides). </w:t>
      </w:r>
      <w:r w:rsidRPr="0032287F">
        <w:rPr>
          <w:rFonts w:ascii="Arial" w:hAnsi="Arial" w:eastAsia="Times New Roman" w:cs="Arial"/>
          <w:i/>
          <w:iCs/>
          <w:color w:val="000000"/>
          <w:sz w:val="24"/>
          <w:szCs w:val="24"/>
          <w:shd w:val="clear" w:color="auto" w:fill="E1E3E6"/>
          <w:lang w:val="en-CA" w:eastAsia="en-CA"/>
        </w:rPr>
        <w:t>Science Advances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5</w:t>
      </w:r>
      <w:r w:rsidRPr="0032287F">
        <w:rPr>
          <w:rFonts w:ascii="Arial" w:hAnsi="Arial" w:eastAsia="Times New Roman" w:cs="Arial"/>
          <w:color w:val="000000"/>
          <w:sz w:val="24"/>
          <w:szCs w:val="24"/>
          <w:shd w:val="clear" w:color="auto" w:fill="E1E3E6"/>
          <w:lang w:val="en-CA" w:eastAsia="en-CA"/>
        </w:rPr>
        <w:t>(1), 1–9. https://doi.org/10.1126/sciadv.aau7042</w:t>
      </w:r>
      <w:r w:rsidRPr="0032287F">
        <w:rPr>
          <w:rFonts w:ascii="Arial" w:hAnsi="Arial" w:eastAsia="Times New Roman" w:cs="Arial"/>
          <w:sz w:val="24"/>
          <w:szCs w:val="24"/>
          <w:lang w:val="en-CA" w:eastAsia="en-CA"/>
        </w:rPr>
        <w:t> </w:t>
      </w:r>
    </w:p>
    <w:p w:rsidRPr="0032287F" w:rsidR="009F5046" w:rsidP="009F5046" w:rsidRDefault="009F5046" w14:paraId="3250B11E"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 xml:space="preserve">Hewson, I., Bistolas, K. S. I., Quijano Cardé, E. M., Button, J. B., Foster, P. J., Flanzenbaum, J. M., Kocian, J., &amp; Lewis, C. K. (2018). Investigating the complex association between viral ecology, environment, and northeast Pacific Sea Star </w:t>
      </w:r>
      <w:r w:rsidRPr="0032287F">
        <w:rPr>
          <w:rFonts w:ascii="Arial" w:hAnsi="Arial" w:eastAsia="Times New Roman" w:cs="Arial"/>
          <w:color w:val="000000"/>
          <w:sz w:val="24"/>
          <w:szCs w:val="24"/>
          <w:shd w:val="clear" w:color="auto" w:fill="E1E3E6"/>
          <w:lang w:val="en-CA" w:eastAsia="en-CA"/>
        </w:rPr>
        <w:lastRenderedPageBreak/>
        <w:t>Wasting. </w:t>
      </w:r>
      <w:r w:rsidRPr="0032287F">
        <w:rPr>
          <w:rFonts w:ascii="Arial" w:hAnsi="Arial" w:eastAsia="Times New Roman" w:cs="Arial"/>
          <w:i/>
          <w:iCs/>
          <w:color w:val="000000"/>
          <w:sz w:val="24"/>
          <w:szCs w:val="24"/>
          <w:shd w:val="clear" w:color="auto" w:fill="E1E3E6"/>
          <w:lang w:val="en-CA" w:eastAsia="en-CA"/>
        </w:rPr>
        <w:t>Frontiers in Marine Science</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5</w:t>
      </w:r>
      <w:r w:rsidRPr="0032287F">
        <w:rPr>
          <w:rFonts w:ascii="Arial" w:hAnsi="Arial" w:eastAsia="Times New Roman" w:cs="Arial"/>
          <w:color w:val="000000"/>
          <w:sz w:val="24"/>
          <w:szCs w:val="24"/>
          <w:shd w:val="clear" w:color="auto" w:fill="E1E3E6"/>
          <w:lang w:val="en-CA" w:eastAsia="en-CA"/>
        </w:rPr>
        <w:t>(MAR). https://doi.org/10.3389/fmars.2018.00077</w:t>
      </w:r>
      <w:r w:rsidRPr="0032287F">
        <w:rPr>
          <w:rFonts w:ascii="Arial" w:hAnsi="Arial" w:eastAsia="Times New Roman" w:cs="Arial"/>
          <w:sz w:val="24"/>
          <w:szCs w:val="24"/>
          <w:lang w:val="en-CA" w:eastAsia="en-CA"/>
        </w:rPr>
        <w:t> </w:t>
      </w:r>
    </w:p>
    <w:p w:rsidRPr="0032287F" w:rsidR="009F5046" w:rsidP="009F5046" w:rsidRDefault="009F5046" w14:paraId="5CA7A9B5"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Hewson, I., Johnson, M. R., &amp; Tibbetts, I. R. (2020). An Unconventional Flavivirus and Other RNA Viruses in the Sea Cucumber (Holothuroidea; Echinodermata) Virome. </w:t>
      </w:r>
      <w:r w:rsidRPr="0032287F">
        <w:rPr>
          <w:rFonts w:ascii="Arial" w:hAnsi="Arial" w:eastAsia="Times New Roman" w:cs="Arial"/>
          <w:i/>
          <w:iCs/>
          <w:color w:val="000000"/>
          <w:sz w:val="24"/>
          <w:szCs w:val="24"/>
          <w:shd w:val="clear" w:color="auto" w:fill="E1E3E6"/>
          <w:lang w:val="en-CA" w:eastAsia="en-CA"/>
        </w:rPr>
        <w:t>Viruses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12</w:t>
      </w:r>
      <w:r w:rsidRPr="0032287F">
        <w:rPr>
          <w:rFonts w:ascii="Arial" w:hAnsi="Arial" w:eastAsia="Times New Roman" w:cs="Arial"/>
          <w:color w:val="000000"/>
          <w:sz w:val="24"/>
          <w:szCs w:val="24"/>
          <w:shd w:val="clear" w:color="auto" w:fill="E1E3E6"/>
          <w:lang w:val="en-CA" w:eastAsia="en-CA"/>
        </w:rPr>
        <w:t>(1057). https://doi.org/10.3390/v12091057</w:t>
      </w:r>
      <w:r w:rsidRPr="0032287F">
        <w:rPr>
          <w:rFonts w:ascii="Arial" w:hAnsi="Arial" w:eastAsia="Times New Roman" w:cs="Arial"/>
          <w:sz w:val="24"/>
          <w:szCs w:val="24"/>
          <w:lang w:val="en-CA" w:eastAsia="en-CA"/>
        </w:rPr>
        <w:t> </w:t>
      </w:r>
    </w:p>
    <w:p w:rsidRPr="0032287F" w:rsidR="009F5046" w:rsidP="009F5046" w:rsidRDefault="009F5046" w14:paraId="27266E7B"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Kelley, A. L., de Rivera, C. E., &amp; Buckley, B. A. (2011). Intraspecific variation in thermotolerance and morphology of the invasive European green crab, Carcinus maenas, on the west coast of North America. </w:t>
      </w:r>
      <w:r w:rsidRPr="0032287F">
        <w:rPr>
          <w:rFonts w:ascii="Arial" w:hAnsi="Arial" w:eastAsia="Times New Roman" w:cs="Arial"/>
          <w:i/>
          <w:iCs/>
          <w:color w:val="000000"/>
          <w:sz w:val="24"/>
          <w:szCs w:val="24"/>
          <w:shd w:val="clear" w:color="auto" w:fill="E1E3E6"/>
          <w:lang w:val="en-CA" w:eastAsia="en-CA"/>
        </w:rPr>
        <w:t>Journal of Experimental Marine Biology and Ecology</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409</w:t>
      </w:r>
      <w:r w:rsidRPr="0032287F">
        <w:rPr>
          <w:rFonts w:ascii="Arial" w:hAnsi="Arial" w:eastAsia="Times New Roman" w:cs="Arial"/>
          <w:color w:val="000000"/>
          <w:sz w:val="24"/>
          <w:szCs w:val="24"/>
          <w:shd w:val="clear" w:color="auto" w:fill="E1E3E6"/>
          <w:lang w:val="en-CA" w:eastAsia="en-CA"/>
        </w:rPr>
        <w:t>(1–2), 70–78. https://doi.org/10.1016/J.JEMBE.2011.08.005</w:t>
      </w:r>
      <w:r w:rsidRPr="0032287F">
        <w:rPr>
          <w:rFonts w:ascii="Arial" w:hAnsi="Arial" w:eastAsia="Times New Roman" w:cs="Arial"/>
          <w:sz w:val="24"/>
          <w:szCs w:val="24"/>
          <w:lang w:val="en-CA" w:eastAsia="en-CA"/>
        </w:rPr>
        <w:t> </w:t>
      </w:r>
    </w:p>
    <w:p w:rsidRPr="0032287F" w:rsidR="009F5046" w:rsidP="009F5046" w:rsidRDefault="009F5046" w14:paraId="0869237A"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Kotyk, A. (2021, August 13). More than a dozen weather records broken in B.C. in latest heat wave. </w:t>
      </w:r>
      <w:r w:rsidRPr="0032287F">
        <w:rPr>
          <w:rFonts w:ascii="Arial" w:hAnsi="Arial" w:eastAsia="Times New Roman" w:cs="Arial"/>
          <w:i/>
          <w:iCs/>
          <w:color w:val="000000"/>
          <w:sz w:val="24"/>
          <w:szCs w:val="24"/>
          <w:shd w:val="clear" w:color="auto" w:fill="E1E3E6"/>
          <w:lang w:val="en-CA" w:eastAsia="en-CA"/>
        </w:rPr>
        <w:t>CTV News Vancouver</w:t>
      </w:r>
      <w:r w:rsidRPr="0032287F">
        <w:rPr>
          <w:rFonts w:ascii="Arial" w:hAnsi="Arial" w:eastAsia="Times New Roman" w:cs="Arial"/>
          <w:color w:val="000000"/>
          <w:sz w:val="24"/>
          <w:szCs w:val="24"/>
          <w:shd w:val="clear" w:color="auto" w:fill="E1E3E6"/>
          <w:lang w:val="en-CA" w:eastAsia="en-CA"/>
        </w:rPr>
        <w:t>. https://bc.ctvnews.ca/more-than-a-dozen-weather-records-broken-in-b-c-in-latest-heat-wave-1.5546239</w:t>
      </w:r>
      <w:r w:rsidRPr="0032287F">
        <w:rPr>
          <w:rFonts w:ascii="Arial" w:hAnsi="Arial" w:eastAsia="Times New Roman" w:cs="Arial"/>
          <w:sz w:val="24"/>
          <w:szCs w:val="24"/>
          <w:lang w:val="en-CA" w:eastAsia="en-CA"/>
        </w:rPr>
        <w:t> </w:t>
      </w:r>
    </w:p>
    <w:p w:rsidRPr="0032287F" w:rsidR="009F5046" w:rsidP="009F5046" w:rsidRDefault="009F5046" w14:paraId="4482BB0A"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Kühnhold, H., Kamyab, E., Novais, S., Indriana, L., Kunzmann, A., Slater, M., &amp; Lemos, M. (2017). Thermal stress effects on energy resource allocation and oxygen consumption rate in the juvenile sea cucumber, Holothuria scabra (Jaeger, 1833). </w:t>
      </w:r>
      <w:r w:rsidRPr="0032287F">
        <w:rPr>
          <w:rFonts w:ascii="Arial" w:hAnsi="Arial" w:eastAsia="Times New Roman" w:cs="Arial"/>
          <w:i/>
          <w:iCs/>
          <w:color w:val="000000"/>
          <w:sz w:val="24"/>
          <w:szCs w:val="24"/>
          <w:shd w:val="clear" w:color="auto" w:fill="E1E3E6"/>
          <w:lang w:val="en-CA" w:eastAsia="en-CA"/>
        </w:rPr>
        <w:t>Aquaculture</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467</w:t>
      </w:r>
      <w:r w:rsidRPr="0032287F">
        <w:rPr>
          <w:rFonts w:ascii="Arial" w:hAnsi="Arial" w:eastAsia="Times New Roman" w:cs="Arial"/>
          <w:color w:val="000000"/>
          <w:sz w:val="24"/>
          <w:szCs w:val="24"/>
          <w:shd w:val="clear" w:color="auto" w:fill="E1E3E6"/>
          <w:lang w:val="en-CA" w:eastAsia="en-CA"/>
        </w:rPr>
        <w:t>, 109–117. https://doi.org/10.1016/j.aquaculture.2016.03.018</w:t>
      </w:r>
      <w:r w:rsidRPr="0032287F">
        <w:rPr>
          <w:rFonts w:ascii="Arial" w:hAnsi="Arial" w:eastAsia="Times New Roman" w:cs="Arial"/>
          <w:sz w:val="24"/>
          <w:szCs w:val="24"/>
          <w:lang w:val="en-CA" w:eastAsia="en-CA"/>
        </w:rPr>
        <w:t> </w:t>
      </w:r>
    </w:p>
    <w:p w:rsidRPr="0032287F" w:rsidR="009F5046" w:rsidP="009F5046" w:rsidRDefault="009F5046" w14:paraId="664E3F8E"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Liu, H., Zheng, F., Sun, X., Hong, X., Dong, S., Wang, B., Tang, X., &amp; Wang, Y. (2010). Identification of the pathogens associated with skin ulceration and peristome tumescence in cultured sea cucumbers Apostichopus japonicus (Selenka). </w:t>
      </w:r>
      <w:r w:rsidRPr="0032287F">
        <w:rPr>
          <w:rFonts w:ascii="Arial" w:hAnsi="Arial" w:eastAsia="Times New Roman" w:cs="Arial"/>
          <w:i/>
          <w:iCs/>
          <w:color w:val="000000"/>
          <w:sz w:val="24"/>
          <w:szCs w:val="24"/>
          <w:shd w:val="clear" w:color="auto" w:fill="E1E3E6"/>
          <w:lang w:val="en-CA" w:eastAsia="en-CA"/>
        </w:rPr>
        <w:t>Journal of Invertebrate Pathology</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105</w:t>
      </w:r>
      <w:r w:rsidRPr="0032287F">
        <w:rPr>
          <w:rFonts w:ascii="Arial" w:hAnsi="Arial" w:eastAsia="Times New Roman" w:cs="Arial"/>
          <w:color w:val="000000"/>
          <w:sz w:val="24"/>
          <w:szCs w:val="24"/>
          <w:shd w:val="clear" w:color="auto" w:fill="E1E3E6"/>
          <w:lang w:val="en-CA" w:eastAsia="en-CA"/>
        </w:rPr>
        <w:t>(3), 236–242. https://doi.org/10.1016/J.JIP.2010.05.016</w:t>
      </w:r>
      <w:r w:rsidRPr="0032287F">
        <w:rPr>
          <w:rFonts w:ascii="Arial" w:hAnsi="Arial" w:eastAsia="Times New Roman" w:cs="Arial"/>
          <w:sz w:val="24"/>
          <w:szCs w:val="24"/>
          <w:lang w:val="en-CA" w:eastAsia="en-CA"/>
        </w:rPr>
        <w:t> </w:t>
      </w:r>
    </w:p>
    <w:p w:rsidRPr="0032287F" w:rsidR="009F5046" w:rsidP="009F5046" w:rsidRDefault="009F5046" w14:paraId="62E90B04"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lastRenderedPageBreak/>
        <w:t>McCullagh, P. (1980). Regression Models for Ordinal Data. </w:t>
      </w:r>
      <w:r w:rsidRPr="0032287F">
        <w:rPr>
          <w:rFonts w:ascii="Arial" w:hAnsi="Arial" w:eastAsia="Times New Roman" w:cs="Arial"/>
          <w:i/>
          <w:iCs/>
          <w:color w:val="000000"/>
          <w:sz w:val="24"/>
          <w:szCs w:val="24"/>
          <w:shd w:val="clear" w:color="auto" w:fill="E1E3E6"/>
          <w:lang w:val="en-CA" w:eastAsia="en-CA"/>
        </w:rPr>
        <w:t>Journal of the Royal Statistical Society: Series B (Methodological)</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42</w:t>
      </w:r>
      <w:r w:rsidRPr="0032287F">
        <w:rPr>
          <w:rFonts w:ascii="Arial" w:hAnsi="Arial" w:eastAsia="Times New Roman" w:cs="Arial"/>
          <w:color w:val="000000"/>
          <w:sz w:val="24"/>
          <w:szCs w:val="24"/>
          <w:shd w:val="clear" w:color="auto" w:fill="E1E3E6"/>
          <w:lang w:val="en-CA" w:eastAsia="en-CA"/>
        </w:rPr>
        <w:t>(2), 109–127. https://doi.org/10.1111/J.2517-6161.1980.TB01109.X</w:t>
      </w:r>
      <w:r w:rsidRPr="0032287F">
        <w:rPr>
          <w:rFonts w:ascii="Arial" w:hAnsi="Arial" w:eastAsia="Times New Roman" w:cs="Arial"/>
          <w:sz w:val="24"/>
          <w:szCs w:val="24"/>
          <w:lang w:val="en-CA" w:eastAsia="en-CA"/>
        </w:rPr>
        <w:t> </w:t>
      </w:r>
    </w:p>
    <w:p w:rsidRPr="0032287F" w:rsidR="009F5046" w:rsidP="009F5046" w:rsidRDefault="009F5046" w14:paraId="21588FE4"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Menge, B. A., Cerny-Chipman, E. B., Johnson, A., Sullivan, J., Gravem, S., &amp; Chan, F. (2016). Sea Star Wasting Disease in the Keystone Predator Pisaster ochraceus in Oregon: Insights into differential population impacts, recovery, predation rate, and temperature effects from long-term research. </w:t>
      </w:r>
      <w:r w:rsidRPr="0032287F">
        <w:rPr>
          <w:rFonts w:ascii="Arial" w:hAnsi="Arial" w:eastAsia="Times New Roman" w:cs="Arial"/>
          <w:i/>
          <w:iCs/>
          <w:color w:val="000000"/>
          <w:sz w:val="24"/>
          <w:szCs w:val="24"/>
          <w:shd w:val="clear" w:color="auto" w:fill="E1E3E6"/>
          <w:lang w:val="en-CA" w:eastAsia="en-CA"/>
        </w:rPr>
        <w:t>PLoS ONE</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11</w:t>
      </w:r>
      <w:r w:rsidRPr="0032287F">
        <w:rPr>
          <w:rFonts w:ascii="Arial" w:hAnsi="Arial" w:eastAsia="Times New Roman" w:cs="Arial"/>
          <w:color w:val="000000"/>
          <w:sz w:val="24"/>
          <w:szCs w:val="24"/>
          <w:shd w:val="clear" w:color="auto" w:fill="E1E3E6"/>
          <w:lang w:val="en-CA" w:eastAsia="en-CA"/>
        </w:rPr>
        <w:t>(5). https://doi.org/10.1371/journal.pone.0153994</w:t>
      </w:r>
      <w:r w:rsidRPr="0032287F">
        <w:rPr>
          <w:rFonts w:ascii="Arial" w:hAnsi="Arial" w:eastAsia="Times New Roman" w:cs="Arial"/>
          <w:sz w:val="24"/>
          <w:szCs w:val="24"/>
          <w:lang w:val="en-CA" w:eastAsia="en-CA"/>
        </w:rPr>
        <w:t> </w:t>
      </w:r>
    </w:p>
    <w:p w:rsidRPr="0032287F" w:rsidR="009F5046" w:rsidP="009F5046" w:rsidRDefault="009F5046" w14:paraId="5D94E5D5"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Motokawa, T., &amp; Tsuchi, A. (2003). Dynamic Mechanical Properties of Body-Wall Dermis in Various Mechanical States and Their Implications for the Behavior of Sea Cucumbers. </w:t>
      </w:r>
      <w:r w:rsidRPr="0032287F">
        <w:rPr>
          <w:rFonts w:ascii="Arial" w:hAnsi="Arial" w:eastAsia="Times New Roman" w:cs="Arial"/>
          <w:i/>
          <w:iCs/>
          <w:color w:val="000000"/>
          <w:sz w:val="24"/>
          <w:szCs w:val="24"/>
          <w:shd w:val="clear" w:color="auto" w:fill="E1E3E6"/>
          <w:lang w:val="en-CA" w:eastAsia="en-CA"/>
        </w:rPr>
        <w:t>Biological Bulletin</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205</w:t>
      </w:r>
      <w:r w:rsidRPr="0032287F">
        <w:rPr>
          <w:rFonts w:ascii="Arial" w:hAnsi="Arial" w:eastAsia="Times New Roman" w:cs="Arial"/>
          <w:color w:val="000000"/>
          <w:sz w:val="24"/>
          <w:szCs w:val="24"/>
          <w:shd w:val="clear" w:color="auto" w:fill="E1E3E6"/>
          <w:lang w:val="en-CA" w:eastAsia="en-CA"/>
        </w:rPr>
        <w:t>(3), 261–275. https://doi.org/10.2307/1543290</w:t>
      </w:r>
      <w:r w:rsidRPr="0032287F">
        <w:rPr>
          <w:rFonts w:ascii="Arial" w:hAnsi="Arial" w:eastAsia="Times New Roman" w:cs="Arial"/>
          <w:sz w:val="24"/>
          <w:szCs w:val="24"/>
          <w:lang w:val="en-CA" w:eastAsia="en-CA"/>
        </w:rPr>
        <w:t> </w:t>
      </w:r>
    </w:p>
    <w:p w:rsidRPr="0032287F" w:rsidR="009F5046" w:rsidP="009F5046" w:rsidRDefault="009F5046" w14:paraId="34420B93"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Oliver, E. C. J., Benthuysen, J. A., Bindoff, N. L., Hobday, A. J., Holbrook, N. J., Mundy, C. N., &amp; Perkins-Kirkpatrick, S. E. (2017). The unprecedented 2015/16 Tasman Sea marine heatwave. </w:t>
      </w:r>
      <w:r w:rsidRPr="0032287F">
        <w:rPr>
          <w:rFonts w:ascii="Arial" w:hAnsi="Arial" w:eastAsia="Times New Roman" w:cs="Arial"/>
          <w:i/>
          <w:iCs/>
          <w:color w:val="000000"/>
          <w:sz w:val="24"/>
          <w:szCs w:val="24"/>
          <w:shd w:val="clear" w:color="auto" w:fill="E1E3E6"/>
          <w:lang w:val="en-CA" w:eastAsia="en-CA"/>
        </w:rPr>
        <w:t>Nature Communications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8</w:t>
      </w:r>
      <w:r w:rsidRPr="0032287F">
        <w:rPr>
          <w:rFonts w:ascii="Arial" w:hAnsi="Arial" w:eastAsia="Times New Roman" w:cs="Arial"/>
          <w:color w:val="000000"/>
          <w:sz w:val="24"/>
          <w:szCs w:val="24"/>
          <w:shd w:val="clear" w:color="auto" w:fill="E1E3E6"/>
          <w:lang w:val="en-CA" w:eastAsia="en-CA"/>
        </w:rPr>
        <w:t>(May), 1–12. https://doi.org/10.1038/ncomms16101</w:t>
      </w:r>
      <w:r w:rsidRPr="0032287F">
        <w:rPr>
          <w:rFonts w:ascii="Arial" w:hAnsi="Arial" w:eastAsia="Times New Roman" w:cs="Arial"/>
          <w:sz w:val="24"/>
          <w:szCs w:val="24"/>
          <w:lang w:val="en-CA" w:eastAsia="en-CA"/>
        </w:rPr>
        <w:t> </w:t>
      </w:r>
    </w:p>
    <w:p w:rsidRPr="0032287F" w:rsidR="009F5046" w:rsidP="009F5046" w:rsidRDefault="009F5046" w14:paraId="64C2CF28"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Oliver, E. C. J., Benthuysen, J. A., Darmaraki, S., Donat, M. G., Hobday, A. J., Holbrook, N. J., Schlegel, R. W., &amp; Sen Gupta, A. (2021). Marine Heatwaves. </w:t>
      </w:r>
      <w:r w:rsidRPr="0032287F">
        <w:rPr>
          <w:rFonts w:ascii="Arial" w:hAnsi="Arial" w:eastAsia="Times New Roman" w:cs="Arial"/>
          <w:i/>
          <w:iCs/>
          <w:color w:val="000000"/>
          <w:sz w:val="24"/>
          <w:szCs w:val="24"/>
          <w:shd w:val="clear" w:color="auto" w:fill="E1E3E6"/>
          <w:lang w:val="en-CA" w:eastAsia="en-CA"/>
        </w:rPr>
        <w:t>Annual Review of Marine Science</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13</w:t>
      </w:r>
      <w:r w:rsidRPr="0032287F">
        <w:rPr>
          <w:rFonts w:ascii="Arial" w:hAnsi="Arial" w:eastAsia="Times New Roman" w:cs="Arial"/>
          <w:color w:val="000000"/>
          <w:sz w:val="24"/>
          <w:szCs w:val="24"/>
          <w:shd w:val="clear" w:color="auto" w:fill="E1E3E6"/>
          <w:lang w:val="en-CA" w:eastAsia="en-CA"/>
        </w:rPr>
        <w:t>, 313–342. https://doi.org/10.1146/annurev-marine-032720-095144</w:t>
      </w:r>
      <w:r w:rsidRPr="0032287F">
        <w:rPr>
          <w:rFonts w:ascii="Arial" w:hAnsi="Arial" w:eastAsia="Times New Roman" w:cs="Arial"/>
          <w:sz w:val="24"/>
          <w:szCs w:val="24"/>
          <w:lang w:val="en-CA" w:eastAsia="en-CA"/>
        </w:rPr>
        <w:t> </w:t>
      </w:r>
    </w:p>
    <w:p w:rsidRPr="0032287F" w:rsidR="009F5046" w:rsidP="009F5046" w:rsidRDefault="009F5046" w14:paraId="209219AF"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Pawlowicz, R. (2017). Seasonal Cycles, Hypoxia, and Renewal in a Coastal Fjord (Barkley Sound, British Columbia). </w:t>
      </w:r>
      <w:r w:rsidRPr="0032287F">
        <w:rPr>
          <w:rFonts w:ascii="Arial" w:hAnsi="Arial" w:eastAsia="Times New Roman" w:cs="Arial"/>
          <w:i/>
          <w:iCs/>
          <w:color w:val="000000"/>
          <w:sz w:val="24"/>
          <w:szCs w:val="24"/>
          <w:shd w:val="clear" w:color="auto" w:fill="E1E3E6"/>
          <w:lang w:val="en-CA" w:eastAsia="en-CA"/>
        </w:rPr>
        <w:t>Atmosphere - Ocean</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55</w:t>
      </w:r>
      <w:r w:rsidRPr="0032287F">
        <w:rPr>
          <w:rFonts w:ascii="Arial" w:hAnsi="Arial" w:eastAsia="Times New Roman" w:cs="Arial"/>
          <w:color w:val="000000"/>
          <w:sz w:val="24"/>
          <w:szCs w:val="24"/>
          <w:shd w:val="clear" w:color="auto" w:fill="E1E3E6"/>
          <w:lang w:val="en-CA" w:eastAsia="en-CA"/>
        </w:rPr>
        <w:t>(4–5), 264–283. https://doi.org/10.1080/07055900.2017.1374240</w:t>
      </w:r>
      <w:r w:rsidRPr="0032287F">
        <w:rPr>
          <w:rFonts w:ascii="Arial" w:hAnsi="Arial" w:eastAsia="Times New Roman" w:cs="Arial"/>
          <w:sz w:val="24"/>
          <w:szCs w:val="24"/>
          <w:lang w:val="en-CA" w:eastAsia="en-CA"/>
        </w:rPr>
        <w:t> </w:t>
      </w:r>
    </w:p>
    <w:p w:rsidRPr="0032287F" w:rsidR="009F5046" w:rsidP="009F5046" w:rsidRDefault="009F5046" w14:paraId="1FF0147C"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lastRenderedPageBreak/>
        <w:t>Purcell, S., Conand, C., Uthicke, S., &amp; Byrne, M. (2016). Ecological Roles of Exploited Sea Cucumbers. </w:t>
      </w:r>
      <w:r w:rsidRPr="0032287F">
        <w:rPr>
          <w:rFonts w:ascii="Arial" w:hAnsi="Arial" w:eastAsia="Times New Roman" w:cs="Arial"/>
          <w:i/>
          <w:iCs/>
          <w:color w:val="000000"/>
          <w:sz w:val="24"/>
          <w:szCs w:val="24"/>
          <w:shd w:val="clear" w:color="auto" w:fill="E1E3E6"/>
          <w:lang w:val="en-CA" w:eastAsia="en-CA"/>
        </w:rPr>
        <w:t>Oceanography and Marine Biology: An Annual Review</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54</w:t>
      </w:r>
      <w:r w:rsidRPr="0032287F">
        <w:rPr>
          <w:rFonts w:ascii="Arial" w:hAnsi="Arial" w:eastAsia="Times New Roman" w:cs="Arial"/>
          <w:color w:val="000000"/>
          <w:sz w:val="24"/>
          <w:szCs w:val="24"/>
          <w:shd w:val="clear" w:color="auto" w:fill="E1E3E6"/>
          <w:lang w:val="en-CA" w:eastAsia="en-CA"/>
        </w:rPr>
        <w:t>, 367–386. https://doi.org/10.1201/9781315368597-8</w:t>
      </w:r>
      <w:r w:rsidRPr="0032287F">
        <w:rPr>
          <w:rFonts w:ascii="Arial" w:hAnsi="Arial" w:eastAsia="Times New Roman" w:cs="Arial"/>
          <w:sz w:val="24"/>
          <w:szCs w:val="24"/>
          <w:lang w:val="en-CA" w:eastAsia="en-CA"/>
        </w:rPr>
        <w:t> </w:t>
      </w:r>
    </w:p>
    <w:p w:rsidRPr="0032287F" w:rsidR="009F5046" w:rsidP="009F5046" w:rsidRDefault="009F5046" w14:paraId="584E9E94"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Schneider, K., Silverman, J., Woolsey, E., Eriksson, H., Byrne, M., &amp; Caldeira, K. (2011). Potential influence of sea cucumbers on coral reef CaCO3 budget: A case study at One Tree Reef. </w:t>
      </w:r>
      <w:r w:rsidRPr="0032287F">
        <w:rPr>
          <w:rFonts w:ascii="Arial" w:hAnsi="Arial" w:eastAsia="Times New Roman" w:cs="Arial"/>
          <w:i/>
          <w:iCs/>
          <w:color w:val="000000"/>
          <w:sz w:val="24"/>
          <w:szCs w:val="24"/>
          <w:shd w:val="clear" w:color="auto" w:fill="E1E3E6"/>
          <w:lang w:val="en-CA" w:eastAsia="en-CA"/>
        </w:rPr>
        <w:t>Journal of Geophysical Research: Biogeosciences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116</w:t>
      </w:r>
      <w:r w:rsidRPr="0032287F">
        <w:rPr>
          <w:rFonts w:ascii="Arial" w:hAnsi="Arial" w:eastAsia="Times New Roman" w:cs="Arial"/>
          <w:color w:val="000000"/>
          <w:sz w:val="24"/>
          <w:szCs w:val="24"/>
          <w:shd w:val="clear" w:color="auto" w:fill="E1E3E6"/>
          <w:lang w:val="en-CA" w:eastAsia="en-CA"/>
        </w:rPr>
        <w:t>(G4). https://doi.org/10.1029/2011JG001755</w:t>
      </w:r>
      <w:r w:rsidRPr="0032287F">
        <w:rPr>
          <w:rFonts w:ascii="Arial" w:hAnsi="Arial" w:eastAsia="Times New Roman" w:cs="Arial"/>
          <w:sz w:val="24"/>
          <w:szCs w:val="24"/>
          <w:lang w:val="en-CA" w:eastAsia="en-CA"/>
        </w:rPr>
        <w:t> </w:t>
      </w:r>
    </w:p>
    <w:p w:rsidRPr="0032287F" w:rsidR="009F5046" w:rsidP="009F5046" w:rsidRDefault="009F5046" w14:paraId="5B26832F"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Schroeder, L. (2017). Wasting-like lesions occurring on California Sea Cucumbers. </w:t>
      </w:r>
      <w:r w:rsidRPr="0032287F">
        <w:rPr>
          <w:rFonts w:ascii="Arial" w:hAnsi="Arial" w:eastAsia="Times New Roman" w:cs="Arial"/>
          <w:i/>
          <w:iCs/>
          <w:color w:val="000000"/>
          <w:sz w:val="24"/>
          <w:szCs w:val="24"/>
          <w:shd w:val="clear" w:color="auto" w:fill="E1E3E6"/>
          <w:lang w:val="en-CA" w:eastAsia="en-CA"/>
        </w:rPr>
        <w:t>The Dredgings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57</w:t>
      </w:r>
      <w:r w:rsidRPr="0032287F">
        <w:rPr>
          <w:rFonts w:ascii="Arial" w:hAnsi="Arial" w:eastAsia="Times New Roman" w:cs="Arial"/>
          <w:color w:val="000000"/>
          <w:sz w:val="24"/>
          <w:szCs w:val="24"/>
          <w:shd w:val="clear" w:color="auto" w:fill="E1E3E6"/>
          <w:lang w:val="en-CA" w:eastAsia="en-CA"/>
        </w:rPr>
        <w:t>(3), 3. www.PNWSC.org</w:t>
      </w:r>
      <w:r w:rsidRPr="0032287F">
        <w:rPr>
          <w:rFonts w:ascii="Arial" w:hAnsi="Arial" w:eastAsia="Times New Roman" w:cs="Arial"/>
          <w:sz w:val="24"/>
          <w:szCs w:val="24"/>
          <w:lang w:val="en-CA" w:eastAsia="en-CA"/>
        </w:rPr>
        <w:t> </w:t>
      </w:r>
    </w:p>
    <w:p w:rsidRPr="0032287F" w:rsidR="009F5046" w:rsidP="009F5046" w:rsidRDefault="009F5046" w14:paraId="6F837FBB"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Steffen, W., Rockström, J., Richardson, K., Lenton, T. M., Folke, C., Liverman, D., Summerhayes, C. P., Barnosky, A. D., Cornell, S. E., Crucifix, M., Donges, J. F., Fetzer, I., Lade, S. J., Scheffer, M., Winkelmann, R., &amp; Schellnhuber, H. J. (2018). Trajectories of the Earth System in the Anthropocene. </w:t>
      </w:r>
      <w:r w:rsidRPr="0032287F">
        <w:rPr>
          <w:rFonts w:ascii="Arial" w:hAnsi="Arial" w:eastAsia="Times New Roman" w:cs="Arial"/>
          <w:i/>
          <w:iCs/>
          <w:color w:val="000000"/>
          <w:sz w:val="24"/>
          <w:szCs w:val="24"/>
          <w:shd w:val="clear" w:color="auto" w:fill="E1E3E6"/>
          <w:lang w:val="en-CA" w:eastAsia="en-CA"/>
        </w:rPr>
        <w:t>Proceedings of the National Academy of Sciences of the United States of America</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115</w:t>
      </w:r>
      <w:r w:rsidRPr="0032287F">
        <w:rPr>
          <w:rFonts w:ascii="Arial" w:hAnsi="Arial" w:eastAsia="Times New Roman" w:cs="Arial"/>
          <w:color w:val="000000"/>
          <w:sz w:val="24"/>
          <w:szCs w:val="24"/>
          <w:shd w:val="clear" w:color="auto" w:fill="E1E3E6"/>
          <w:lang w:val="en-CA" w:eastAsia="en-CA"/>
        </w:rPr>
        <w:t>(33), 8252–8259. https://doi.org/10.1073/PNAS.1810141115</w:t>
      </w:r>
      <w:r w:rsidRPr="0032287F">
        <w:rPr>
          <w:rFonts w:ascii="Arial" w:hAnsi="Arial" w:eastAsia="Times New Roman" w:cs="Arial"/>
          <w:sz w:val="24"/>
          <w:szCs w:val="24"/>
          <w:lang w:val="en-CA" w:eastAsia="en-CA"/>
        </w:rPr>
        <w:t> </w:t>
      </w:r>
    </w:p>
    <w:p w:rsidRPr="0032287F" w:rsidR="009F5046" w:rsidP="009F5046" w:rsidRDefault="009F5046" w14:paraId="22C82B16"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Suryan, R. M., Arimitsu, M. L., Coletti, H. A., Hopcroft, R. R., Lindeberg, M. R., Barbeaux, S. J., Batten, S. D., Burt, W. J., Bishop, M. A., Bodkin, J. L., Brenner, R., Campbell, R. W., Cushing, D. A., Danielson, S. L., Dorn, M. W., Drummond, B., Esler, D., Gelatt, T., Hanselman, D. H., … Zador, S. G. (2021). Ecosystem response persists after a prolonged marine heatwave. </w:t>
      </w:r>
      <w:r w:rsidRPr="0032287F">
        <w:rPr>
          <w:rFonts w:ascii="Arial" w:hAnsi="Arial" w:eastAsia="Times New Roman" w:cs="Arial"/>
          <w:i/>
          <w:iCs/>
          <w:color w:val="000000"/>
          <w:sz w:val="24"/>
          <w:szCs w:val="24"/>
          <w:shd w:val="clear" w:color="auto" w:fill="E1E3E6"/>
          <w:lang w:val="en-CA" w:eastAsia="en-CA"/>
        </w:rPr>
        <w:t>Scientific Reports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11</w:t>
      </w:r>
      <w:r w:rsidRPr="0032287F">
        <w:rPr>
          <w:rFonts w:ascii="Arial" w:hAnsi="Arial" w:eastAsia="Times New Roman" w:cs="Arial"/>
          <w:color w:val="000000"/>
          <w:sz w:val="24"/>
          <w:szCs w:val="24"/>
          <w:shd w:val="clear" w:color="auto" w:fill="E1E3E6"/>
          <w:lang w:val="en-CA" w:eastAsia="en-CA"/>
        </w:rPr>
        <w:t>(1), 1–17. https://doi.org/10.1038/s41598-021-83818-5</w:t>
      </w:r>
      <w:r w:rsidRPr="0032287F">
        <w:rPr>
          <w:rFonts w:ascii="Arial" w:hAnsi="Arial" w:eastAsia="Times New Roman" w:cs="Arial"/>
          <w:sz w:val="24"/>
          <w:szCs w:val="24"/>
          <w:lang w:val="en-CA" w:eastAsia="en-CA"/>
        </w:rPr>
        <w:t> </w:t>
      </w:r>
    </w:p>
    <w:p w:rsidRPr="0032287F" w:rsidR="009F5046" w:rsidP="009F5046" w:rsidRDefault="009F5046" w14:paraId="7429B219"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lastRenderedPageBreak/>
        <w:t>Swan, E. F. (1961). Seasonal evisceration in the sea cucumber, Parastichopus californicus (Stimpson). </w:t>
      </w:r>
      <w:r w:rsidRPr="0032287F">
        <w:rPr>
          <w:rFonts w:ascii="Arial" w:hAnsi="Arial" w:eastAsia="Times New Roman" w:cs="Arial"/>
          <w:i/>
          <w:iCs/>
          <w:color w:val="000000"/>
          <w:sz w:val="24"/>
          <w:szCs w:val="24"/>
          <w:shd w:val="clear" w:color="auto" w:fill="E1E3E6"/>
          <w:lang w:val="en-CA" w:eastAsia="en-CA"/>
        </w:rPr>
        <w:t>Science</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133</w:t>
      </w:r>
      <w:r w:rsidRPr="0032287F">
        <w:rPr>
          <w:rFonts w:ascii="Arial" w:hAnsi="Arial" w:eastAsia="Times New Roman" w:cs="Arial"/>
          <w:color w:val="000000"/>
          <w:sz w:val="24"/>
          <w:szCs w:val="24"/>
          <w:shd w:val="clear" w:color="auto" w:fill="E1E3E6"/>
          <w:lang w:val="en-CA" w:eastAsia="en-CA"/>
        </w:rPr>
        <w:t>(3458), 1078–1079. https://doi.org/10.1126/science.133.3458.1078</w:t>
      </w:r>
      <w:r w:rsidRPr="0032287F">
        <w:rPr>
          <w:rFonts w:ascii="Arial" w:hAnsi="Arial" w:eastAsia="Times New Roman" w:cs="Arial"/>
          <w:sz w:val="24"/>
          <w:szCs w:val="24"/>
          <w:lang w:val="en-CA" w:eastAsia="en-CA"/>
        </w:rPr>
        <w:t> </w:t>
      </w:r>
    </w:p>
    <w:p w:rsidRPr="0032287F" w:rsidR="009F5046" w:rsidP="009F5046" w:rsidRDefault="009F5046" w14:paraId="7EA25161"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van Dam-Bates, P., Curtis, D., Cowen, L., Cross, S., &amp; Pearce, C. (2016). Assessing movement of the California sea cucumber Parastichopus californicus in response to organically enriched areas typical of aquaculture sites. </w:t>
      </w:r>
      <w:r w:rsidRPr="0032287F">
        <w:rPr>
          <w:rFonts w:ascii="Arial" w:hAnsi="Arial" w:eastAsia="Times New Roman" w:cs="Arial"/>
          <w:i/>
          <w:iCs/>
          <w:color w:val="000000"/>
          <w:sz w:val="24"/>
          <w:szCs w:val="24"/>
          <w:shd w:val="clear" w:color="auto" w:fill="E1E3E6"/>
          <w:lang w:val="en-CA" w:eastAsia="en-CA"/>
        </w:rPr>
        <w:t>Aquaculture Environment Interactions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8</w:t>
      </w:r>
      <w:r w:rsidRPr="0032287F">
        <w:rPr>
          <w:rFonts w:ascii="Arial" w:hAnsi="Arial" w:eastAsia="Times New Roman" w:cs="Arial"/>
          <w:color w:val="000000"/>
          <w:sz w:val="24"/>
          <w:szCs w:val="24"/>
          <w:shd w:val="clear" w:color="auto" w:fill="E1E3E6"/>
          <w:lang w:val="en-CA" w:eastAsia="en-CA"/>
        </w:rPr>
        <w:t>, 67–76. https://doi.org/10.3354/AEI00156</w:t>
      </w:r>
      <w:r w:rsidRPr="0032287F">
        <w:rPr>
          <w:rFonts w:ascii="Arial" w:hAnsi="Arial" w:eastAsia="Times New Roman" w:cs="Arial"/>
          <w:sz w:val="24"/>
          <w:szCs w:val="24"/>
          <w:lang w:val="en-CA" w:eastAsia="en-CA"/>
        </w:rPr>
        <w:t> </w:t>
      </w:r>
    </w:p>
    <w:p w:rsidRPr="0032287F" w:rsidR="009F5046" w:rsidP="009F5046" w:rsidRDefault="009F5046" w14:paraId="3418F073"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von Biela, V., Arimitsu, M. L., Piatt, J. F., Heflin, B. M., &amp; Schoen, S. (2019). Extreme reduction in condition of a key forage fish during the Pacific marine heatwave of 2014–2016. </w:t>
      </w:r>
      <w:r w:rsidRPr="0032287F">
        <w:rPr>
          <w:rFonts w:ascii="Arial" w:hAnsi="Arial" w:eastAsia="Times New Roman" w:cs="Arial"/>
          <w:i/>
          <w:iCs/>
          <w:color w:val="000000"/>
          <w:sz w:val="24"/>
          <w:szCs w:val="24"/>
          <w:shd w:val="clear" w:color="auto" w:fill="E1E3E6"/>
          <w:lang w:val="en-CA" w:eastAsia="en-CA"/>
        </w:rPr>
        <w:t>Marine Ecology Progress Series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613</w:t>
      </w:r>
      <w:r w:rsidRPr="0032287F">
        <w:rPr>
          <w:rFonts w:ascii="Arial" w:hAnsi="Arial" w:eastAsia="Times New Roman" w:cs="Arial"/>
          <w:color w:val="000000"/>
          <w:sz w:val="24"/>
          <w:szCs w:val="24"/>
          <w:shd w:val="clear" w:color="auto" w:fill="E1E3E6"/>
          <w:lang w:val="en-CA" w:eastAsia="en-CA"/>
        </w:rPr>
        <w:t>, 171–182.</w:t>
      </w:r>
      <w:r w:rsidRPr="0032287F">
        <w:rPr>
          <w:rFonts w:ascii="Arial" w:hAnsi="Arial" w:eastAsia="Times New Roman" w:cs="Arial"/>
          <w:sz w:val="24"/>
          <w:szCs w:val="24"/>
          <w:lang w:val="en-CA" w:eastAsia="en-CA"/>
        </w:rPr>
        <w:t> </w:t>
      </w:r>
    </w:p>
    <w:p w:rsidRPr="0032287F" w:rsidR="009F5046" w:rsidP="009F5046" w:rsidRDefault="009F5046" w14:paraId="3BCD2925"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Walther, G.-R., Post, E., Convey, P., Menzel, A., Parmesank, C., Beebee, T. J. C., Fromentin, J.-M., Hoegh-Guldberg, O., &amp; Bairlein, F. (2002). Ecological responses to recent climate change. </w:t>
      </w:r>
      <w:r w:rsidRPr="0032287F">
        <w:rPr>
          <w:rFonts w:ascii="Arial" w:hAnsi="Arial" w:eastAsia="Times New Roman" w:cs="Arial"/>
          <w:i/>
          <w:iCs/>
          <w:color w:val="000000"/>
          <w:sz w:val="24"/>
          <w:szCs w:val="24"/>
          <w:shd w:val="clear" w:color="auto" w:fill="E1E3E6"/>
          <w:lang w:val="en-CA" w:eastAsia="en-CA"/>
        </w:rPr>
        <w:t>Nature</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419</w:t>
      </w:r>
      <w:r w:rsidRPr="0032287F">
        <w:rPr>
          <w:rFonts w:ascii="Arial" w:hAnsi="Arial" w:eastAsia="Times New Roman" w:cs="Arial"/>
          <w:color w:val="000000"/>
          <w:sz w:val="24"/>
          <w:szCs w:val="24"/>
          <w:shd w:val="clear" w:color="auto" w:fill="E1E3E6"/>
          <w:lang w:val="en-CA" w:eastAsia="en-CA"/>
        </w:rPr>
        <w:t>. www.nature.com</w:t>
      </w:r>
      <w:r w:rsidRPr="0032287F">
        <w:rPr>
          <w:rFonts w:ascii="Arial" w:hAnsi="Arial" w:eastAsia="Times New Roman" w:cs="Arial"/>
          <w:sz w:val="24"/>
          <w:szCs w:val="24"/>
          <w:lang w:val="en-CA" w:eastAsia="en-CA"/>
        </w:rPr>
        <w:t> </w:t>
      </w:r>
    </w:p>
    <w:p w:rsidRPr="0032287F" w:rsidR="009F5046" w:rsidP="009F5046" w:rsidRDefault="009F5046" w14:paraId="48B04137"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Wernberg, T., Bennett, S., Babcock, R. C., Bettignies, T. De, Cure, K., Depczynski, M., Dufois, F., Fromont, J., Fulton, C. J., Hovey, R. K., Harvey, E. S., Holmes, T. H., Kendrick, G. A., Radford, B., Santana-garcon, J., Saunders, B. J., Smale, D. A., Thomsen, M. S., Tuckett, C. A., &amp; Tuya, F. (2015). Climate-driven regime shift of a temperate marine ecosystem. </w:t>
      </w:r>
      <w:r w:rsidRPr="0032287F">
        <w:rPr>
          <w:rFonts w:ascii="Arial" w:hAnsi="Arial" w:eastAsia="Times New Roman" w:cs="Arial"/>
          <w:i/>
          <w:iCs/>
          <w:color w:val="000000"/>
          <w:sz w:val="24"/>
          <w:szCs w:val="24"/>
          <w:shd w:val="clear" w:color="auto" w:fill="E1E3E6"/>
          <w:lang w:val="en-CA" w:eastAsia="en-CA"/>
        </w:rPr>
        <w:t>Science</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353</w:t>
      </w:r>
      <w:r w:rsidRPr="0032287F">
        <w:rPr>
          <w:rFonts w:ascii="Arial" w:hAnsi="Arial" w:eastAsia="Times New Roman" w:cs="Arial"/>
          <w:color w:val="000000"/>
          <w:sz w:val="24"/>
          <w:szCs w:val="24"/>
          <w:shd w:val="clear" w:color="auto" w:fill="E1E3E6"/>
          <w:lang w:val="en-CA" w:eastAsia="en-CA"/>
        </w:rPr>
        <w:t>(6295), 169–172. https://doi.org/10.1126/science.aad8745</w:t>
      </w:r>
      <w:r w:rsidRPr="0032287F">
        <w:rPr>
          <w:rFonts w:ascii="Arial" w:hAnsi="Arial" w:eastAsia="Times New Roman" w:cs="Arial"/>
          <w:sz w:val="24"/>
          <w:szCs w:val="24"/>
          <w:lang w:val="en-CA" w:eastAsia="en-CA"/>
        </w:rPr>
        <w:t> </w:t>
      </w:r>
    </w:p>
    <w:p w:rsidRPr="0032287F" w:rsidR="009F5046" w:rsidP="009F5046" w:rsidRDefault="009F5046" w14:paraId="2CC2AD7A"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Wheeling, R. J., Verde, E. A., &amp; Nestler, J. R. (2007). Diel cycles of activity, metabolism, and ammonium concentration in tropical holothurians. </w:t>
      </w:r>
      <w:r w:rsidRPr="0032287F">
        <w:rPr>
          <w:rFonts w:ascii="Arial" w:hAnsi="Arial" w:eastAsia="Times New Roman" w:cs="Arial"/>
          <w:i/>
          <w:iCs/>
          <w:color w:val="000000"/>
          <w:sz w:val="24"/>
          <w:szCs w:val="24"/>
          <w:shd w:val="clear" w:color="auto" w:fill="E1E3E6"/>
          <w:lang w:val="en-CA" w:eastAsia="en-CA"/>
        </w:rPr>
        <w:t>Marine Biology</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152</w:t>
      </w:r>
      <w:r w:rsidRPr="0032287F">
        <w:rPr>
          <w:rFonts w:ascii="Arial" w:hAnsi="Arial" w:eastAsia="Times New Roman" w:cs="Arial"/>
          <w:color w:val="000000"/>
          <w:sz w:val="24"/>
          <w:szCs w:val="24"/>
          <w:shd w:val="clear" w:color="auto" w:fill="E1E3E6"/>
          <w:lang w:val="en-CA" w:eastAsia="en-CA"/>
        </w:rPr>
        <w:t>(2), 297–305. https://doi.org/10.1007/S00227-007-0683-3</w:t>
      </w:r>
      <w:r w:rsidRPr="0032287F">
        <w:rPr>
          <w:rFonts w:ascii="Arial" w:hAnsi="Arial" w:eastAsia="Times New Roman" w:cs="Arial"/>
          <w:sz w:val="24"/>
          <w:szCs w:val="24"/>
          <w:lang w:val="en-CA" w:eastAsia="en-CA"/>
        </w:rPr>
        <w:t> </w:t>
      </w:r>
    </w:p>
    <w:p w:rsidRPr="0032287F" w:rsidR="009F5046" w:rsidP="009F5046" w:rsidRDefault="009F5046" w14:paraId="4385FAA3"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lastRenderedPageBreak/>
        <w:t>Work, T. M., Weatherby, T. M., DeRito, C. M., Besemer, R. M., &amp; Hewson, I. (2021). Sea star wasting disease pathology in Pisaster ochraceus shows a basal-to-surface process affecting color phenotypes differently. </w:t>
      </w:r>
      <w:r w:rsidRPr="0032287F">
        <w:rPr>
          <w:rFonts w:ascii="Arial" w:hAnsi="Arial" w:eastAsia="Times New Roman" w:cs="Arial"/>
          <w:i/>
          <w:iCs/>
          <w:color w:val="000000"/>
          <w:sz w:val="24"/>
          <w:szCs w:val="24"/>
          <w:shd w:val="clear" w:color="auto" w:fill="E1E3E6"/>
          <w:lang w:val="en-CA" w:eastAsia="en-CA"/>
        </w:rPr>
        <w:t>Diseases of Aquatic Organisms</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145</w:t>
      </w:r>
      <w:r w:rsidRPr="0032287F">
        <w:rPr>
          <w:rFonts w:ascii="Arial" w:hAnsi="Arial" w:eastAsia="Times New Roman" w:cs="Arial"/>
          <w:color w:val="000000"/>
          <w:sz w:val="24"/>
          <w:szCs w:val="24"/>
          <w:shd w:val="clear" w:color="auto" w:fill="E1E3E6"/>
          <w:lang w:val="en-CA" w:eastAsia="en-CA"/>
        </w:rPr>
        <w:t>, 21–33. https://doi.org/10.3354/DAO03598</w:t>
      </w:r>
      <w:r w:rsidRPr="0032287F">
        <w:rPr>
          <w:rFonts w:ascii="Arial" w:hAnsi="Arial" w:eastAsia="Times New Roman" w:cs="Arial"/>
          <w:sz w:val="24"/>
          <w:szCs w:val="24"/>
          <w:lang w:val="en-CA" w:eastAsia="en-CA"/>
        </w:rPr>
        <w:t> </w:t>
      </w:r>
    </w:p>
    <w:p w:rsidRPr="0032287F" w:rsidR="009F5046" w:rsidP="009F5046" w:rsidRDefault="009F5046" w14:paraId="05ED067A" w14:textId="77777777">
      <w:pPr>
        <w:spacing w:after="0" w:line="480" w:lineRule="auto"/>
        <w:ind w:left="480" w:hanging="480"/>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shd w:val="clear" w:color="auto" w:fill="E1E3E6"/>
          <w:lang w:val="en-CA" w:eastAsia="en-CA"/>
        </w:rPr>
        <w:t>Xuereb, A., Kimber, C. M., Curtis, J. M. R., Bernatchez, L., &amp; Fortin, M.-J. (2018). Putatively adaptive genetic variation in the giant California sea cucumber (Parastichopus californicus) as revealed by environmental association analysis of restriction-site associated DNA sequencing data. </w:t>
      </w:r>
      <w:r w:rsidRPr="0032287F">
        <w:rPr>
          <w:rFonts w:ascii="Arial" w:hAnsi="Arial" w:eastAsia="Times New Roman" w:cs="Arial"/>
          <w:i/>
          <w:iCs/>
          <w:color w:val="000000"/>
          <w:sz w:val="24"/>
          <w:szCs w:val="24"/>
          <w:shd w:val="clear" w:color="auto" w:fill="E1E3E6"/>
          <w:lang w:val="en-CA" w:eastAsia="en-CA"/>
        </w:rPr>
        <w:t>Molecular Ecology</w:t>
      </w:r>
      <w:r w:rsidRPr="0032287F">
        <w:rPr>
          <w:rFonts w:ascii="Arial" w:hAnsi="Arial" w:eastAsia="Times New Roman" w:cs="Arial"/>
          <w:color w:val="000000"/>
          <w:sz w:val="24"/>
          <w:szCs w:val="24"/>
          <w:shd w:val="clear" w:color="auto" w:fill="E1E3E6"/>
          <w:lang w:val="en-CA" w:eastAsia="en-CA"/>
        </w:rPr>
        <w:t>, </w:t>
      </w:r>
      <w:r w:rsidRPr="0032287F">
        <w:rPr>
          <w:rFonts w:ascii="Arial" w:hAnsi="Arial" w:eastAsia="Times New Roman" w:cs="Arial"/>
          <w:i/>
          <w:iCs/>
          <w:color w:val="000000"/>
          <w:sz w:val="24"/>
          <w:szCs w:val="24"/>
          <w:shd w:val="clear" w:color="auto" w:fill="E1E3E6"/>
          <w:lang w:val="en-CA" w:eastAsia="en-CA"/>
        </w:rPr>
        <w:t>27</w:t>
      </w:r>
      <w:r w:rsidRPr="0032287F">
        <w:rPr>
          <w:rFonts w:ascii="Arial" w:hAnsi="Arial" w:eastAsia="Times New Roman" w:cs="Arial"/>
          <w:color w:val="000000"/>
          <w:sz w:val="24"/>
          <w:szCs w:val="24"/>
          <w:shd w:val="clear" w:color="auto" w:fill="E1E3E6"/>
          <w:lang w:val="en-CA" w:eastAsia="en-CA"/>
        </w:rPr>
        <w:t>(24), 5035–5048. https://doi.org/10.1111/MEC.14942</w:t>
      </w:r>
      <w:r w:rsidRPr="0032287F">
        <w:rPr>
          <w:rFonts w:ascii="Arial" w:hAnsi="Arial" w:eastAsia="Times New Roman" w:cs="Arial"/>
          <w:sz w:val="24"/>
          <w:szCs w:val="24"/>
          <w:lang w:val="en-CA" w:eastAsia="en-CA"/>
        </w:rPr>
        <w:t> </w:t>
      </w:r>
    </w:p>
    <w:p w:rsidRPr="0032287F" w:rsidR="009F5046" w:rsidP="009F5046" w:rsidRDefault="009F5046" w14:paraId="711E1FD4" w14:textId="77777777">
      <w:pPr>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br w:type="page"/>
      </w:r>
    </w:p>
    <w:p w:rsidR="009F5046" w:rsidP="009F5046" w:rsidRDefault="009F5046" w14:paraId="2BB7F9FC" w14:textId="77777777">
      <w:pPr>
        <w:spacing w:after="0" w:line="480" w:lineRule="auto"/>
        <w:jc w:val="center"/>
        <w:textAlignment w:val="baseline"/>
        <w:rPr>
          <w:rFonts w:ascii="Arial" w:hAnsi="Arial" w:eastAsia="Times New Roman" w:cs="Arial"/>
          <w:b/>
          <w:bCs/>
          <w:sz w:val="24"/>
          <w:szCs w:val="24"/>
          <w:lang w:val="en-CA" w:eastAsia="en-CA"/>
        </w:rPr>
      </w:pPr>
      <w:r w:rsidRPr="0032287F">
        <w:rPr>
          <w:rFonts w:ascii="Arial" w:hAnsi="Arial" w:eastAsia="Times New Roman" w:cs="Arial"/>
          <w:b/>
          <w:bCs/>
          <w:sz w:val="24"/>
          <w:szCs w:val="24"/>
          <w:lang w:val="en-CA" w:eastAsia="en-CA"/>
        </w:rPr>
        <w:lastRenderedPageBreak/>
        <w:t>Figures</w:t>
      </w:r>
    </w:p>
    <w:p w:rsidRPr="0032287F" w:rsidR="00C81EAB" w:rsidP="00C81EAB" w:rsidRDefault="00C81EAB" w14:paraId="70FD8C93" w14:textId="77777777">
      <w:pPr>
        <w:spacing w:after="0" w:line="480" w:lineRule="auto"/>
        <w:textAlignment w:val="baseline"/>
        <w:rPr>
          <w:rFonts w:ascii="Arial" w:hAnsi="Arial" w:eastAsia="Times New Roman" w:cs="Arial"/>
          <w:sz w:val="24"/>
          <w:szCs w:val="24"/>
          <w:lang w:val="en-CA" w:eastAsia="en-CA"/>
        </w:rPr>
      </w:pPr>
      <w:r w:rsidRPr="0032287F">
        <w:rPr>
          <w:rStyle w:val="eop"/>
          <w:rFonts w:ascii="Arial" w:hAnsi="Arial" w:cs="Arial"/>
          <w:noProof/>
          <w:sz w:val="24"/>
          <w:szCs w:val="24"/>
          <w:lang w:val="en-CA"/>
        </w:rPr>
        <w:drawing>
          <wp:inline distT="0" distB="0" distL="0" distR="0" wp14:anchorId="00A2192C" wp14:editId="65AC6062">
            <wp:extent cx="5848350" cy="2897639"/>
            <wp:effectExtent l="0" t="0" r="0" b="0"/>
            <wp:docPr id="22" name="Picture 2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8350" cy="2897639"/>
                    </a:xfrm>
                    <a:prstGeom prst="rect">
                      <a:avLst/>
                    </a:prstGeom>
                    <a:noFill/>
                    <a:ln>
                      <a:noFill/>
                    </a:ln>
                  </pic:spPr>
                </pic:pic>
              </a:graphicData>
            </a:graphic>
          </wp:inline>
        </w:drawing>
      </w:r>
    </w:p>
    <w:p w:rsidR="00C81EAB" w:rsidP="00C81EAB" w:rsidRDefault="00C81EAB" w14:paraId="4A06C436" w14:textId="77777777">
      <w:pPr>
        <w:spacing w:after="0" w:line="480" w:lineRule="auto"/>
        <w:textAlignment w:val="baseline"/>
        <w:rPr>
          <w:rStyle w:val="eop"/>
          <w:rFonts w:ascii="Arial" w:hAnsi="Arial" w:cs="Arial"/>
          <w:sz w:val="24"/>
          <w:szCs w:val="24"/>
          <w:lang w:val="en-CA"/>
        </w:rPr>
      </w:pPr>
      <w:r w:rsidRPr="0032287F">
        <w:rPr>
          <w:rStyle w:val="eop"/>
          <w:rFonts w:ascii="Arial" w:hAnsi="Arial" w:cs="Arial"/>
          <w:b/>
          <w:sz w:val="24"/>
          <w:szCs w:val="24"/>
          <w:lang w:val="en-CA"/>
        </w:rPr>
        <w:t xml:space="preserve">Figure </w:t>
      </w:r>
      <w:r>
        <w:rPr>
          <w:rStyle w:val="eop"/>
          <w:rFonts w:ascii="Arial" w:hAnsi="Arial" w:cs="Arial"/>
          <w:b/>
          <w:sz w:val="24"/>
          <w:szCs w:val="24"/>
          <w:lang w:val="en-CA"/>
        </w:rPr>
        <w:t>1</w:t>
      </w:r>
      <w:r w:rsidRPr="0032287F">
        <w:rPr>
          <w:rStyle w:val="eop"/>
          <w:rFonts w:ascii="Arial" w:hAnsi="Arial" w:cs="Arial"/>
          <w:sz w:val="24"/>
          <w:szCs w:val="24"/>
          <w:lang w:val="en-CA"/>
        </w:rPr>
        <w:t xml:space="preserve">. Minor (left) </w:t>
      </w:r>
      <w:commentRangeStart w:id="50"/>
      <w:r w:rsidRPr="0032287F">
        <w:rPr>
          <w:rStyle w:val="eop"/>
          <w:rFonts w:ascii="Arial" w:hAnsi="Arial" w:cs="Arial"/>
          <w:sz w:val="24"/>
          <w:szCs w:val="24"/>
          <w:lang w:val="en-CA"/>
        </w:rPr>
        <w:t>and</w:t>
      </w:r>
      <w:commentRangeEnd w:id="50"/>
      <w:r w:rsidRPr="0032287F">
        <w:rPr>
          <w:rStyle w:val="CommentReference"/>
          <w:rFonts w:ascii="Arial" w:hAnsi="Arial" w:cs="Arial"/>
          <w:sz w:val="24"/>
          <w:szCs w:val="24"/>
          <w:lang w:val="en-CA"/>
        </w:rPr>
        <w:commentReference w:id="50"/>
      </w:r>
      <w:r w:rsidRPr="0032287F">
        <w:rPr>
          <w:rStyle w:val="eop"/>
          <w:rFonts w:ascii="Arial" w:hAnsi="Arial" w:cs="Arial"/>
          <w:sz w:val="24"/>
          <w:szCs w:val="24"/>
          <w:lang w:val="en-CA"/>
        </w:rPr>
        <w:t xml:space="preserve"> major (right) ulcers on </w:t>
      </w:r>
      <w:r w:rsidRPr="0032287F">
        <w:rPr>
          <w:rStyle w:val="eop"/>
          <w:rFonts w:ascii="Arial" w:hAnsi="Arial" w:cs="Arial"/>
          <w:i/>
          <w:sz w:val="24"/>
          <w:szCs w:val="24"/>
          <w:lang w:val="en-CA"/>
        </w:rPr>
        <w:t>Parastichopus californicus</w:t>
      </w:r>
      <w:r w:rsidRPr="0032287F">
        <w:rPr>
          <w:rStyle w:val="eop"/>
          <w:rFonts w:ascii="Arial" w:hAnsi="Arial" w:cs="Arial"/>
          <w:sz w:val="24"/>
          <w:szCs w:val="24"/>
          <w:lang w:val="en-CA"/>
        </w:rPr>
        <w:t>. Scale bars represent ~1 cm on each image.</w:t>
      </w:r>
    </w:p>
    <w:p w:rsidRPr="0032287F" w:rsidR="00C81EAB" w:rsidP="00C81EAB" w:rsidRDefault="00C81EAB" w14:paraId="53FB767D" w14:textId="77777777">
      <w:pPr>
        <w:spacing w:after="0" w:line="480" w:lineRule="auto"/>
        <w:textAlignment w:val="baseline"/>
        <w:rPr>
          <w:rFonts w:ascii="Arial" w:hAnsi="Arial" w:eastAsia="Times New Roman" w:cs="Arial"/>
          <w:b/>
          <w:bCs/>
          <w:sz w:val="24"/>
          <w:szCs w:val="24"/>
          <w:lang w:val="en-CA" w:eastAsia="en-CA"/>
        </w:rPr>
      </w:pPr>
    </w:p>
    <w:p w:rsidRPr="0032287F" w:rsidR="009F5046" w:rsidP="009F5046" w:rsidRDefault="009F5046" w14:paraId="4B90FB46" w14:textId="39645E18">
      <w:pPr>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br w:type="page"/>
      </w:r>
    </w:p>
    <w:p w:rsidRPr="0032287F" w:rsidR="00C81EAB" w:rsidP="00C81EAB" w:rsidRDefault="00C81EAB" w14:paraId="300AF464" w14:textId="77777777">
      <w:pPr>
        <w:spacing w:after="0" w:line="480" w:lineRule="auto"/>
        <w:textAlignment w:val="baseline"/>
        <w:rPr>
          <w:rFonts w:ascii="Arial" w:hAnsi="Arial" w:eastAsia="Times New Roman" w:cs="Arial"/>
          <w:sz w:val="24"/>
          <w:szCs w:val="24"/>
          <w:lang w:val="en-CA" w:eastAsia="en-CA"/>
        </w:rPr>
      </w:pPr>
      <w:r w:rsidRPr="0032287F">
        <w:rPr>
          <w:rFonts w:ascii="Arial" w:hAnsi="Arial" w:eastAsia="Times New Roman" w:cs="Arial"/>
          <w:noProof/>
          <w:sz w:val="24"/>
          <w:szCs w:val="24"/>
          <w:lang w:val="en-CA" w:eastAsia="en-CA"/>
        </w:rPr>
        <w:lastRenderedPageBreak/>
        <w:drawing>
          <wp:inline distT="0" distB="0" distL="0" distR="0" wp14:anchorId="6FC5DFE5" wp14:editId="152B4C9B">
            <wp:extent cx="5932714" cy="1738615"/>
            <wp:effectExtent l="0" t="0" r="0" b="190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1290" cy="1755781"/>
                    </a:xfrm>
                    <a:prstGeom prst="rect">
                      <a:avLst/>
                    </a:prstGeom>
                    <a:noFill/>
                    <a:ln>
                      <a:noFill/>
                    </a:ln>
                  </pic:spPr>
                </pic:pic>
              </a:graphicData>
            </a:graphic>
          </wp:inline>
        </w:drawing>
      </w:r>
    </w:p>
    <w:p w:rsidRPr="0032287F" w:rsidR="00C81EAB" w:rsidP="00C81EAB" w:rsidRDefault="00C81EAB" w14:paraId="2F4E7406" w14:textId="77777777">
      <w:pPr>
        <w:spacing w:after="0" w:line="480" w:lineRule="auto"/>
        <w:textAlignment w:val="baseline"/>
        <w:rPr>
          <w:rFonts w:ascii="Arial" w:hAnsi="Arial" w:eastAsia="Times New Roman" w:cs="Arial"/>
          <w:sz w:val="24"/>
          <w:szCs w:val="24"/>
          <w:lang w:val="en-CA" w:eastAsia="en-CA"/>
        </w:rPr>
      </w:pPr>
      <w:r w:rsidRPr="0032287F">
        <w:rPr>
          <w:rFonts w:ascii="Arial" w:hAnsi="Arial" w:eastAsia="Times New Roman" w:cs="Arial"/>
          <w:b/>
          <w:sz w:val="24"/>
          <w:szCs w:val="24"/>
          <w:lang w:val="en-CA" w:eastAsia="en-CA"/>
        </w:rPr>
        <w:t xml:space="preserve">Figure </w:t>
      </w:r>
      <w:r>
        <w:rPr>
          <w:rFonts w:ascii="Arial" w:hAnsi="Arial" w:eastAsia="Times New Roman" w:cs="Arial"/>
          <w:b/>
          <w:sz w:val="24"/>
          <w:szCs w:val="24"/>
          <w:lang w:val="en-CA" w:eastAsia="en-CA"/>
        </w:rPr>
        <w:t>2</w:t>
      </w:r>
      <w:r w:rsidRPr="0032287F">
        <w:rPr>
          <w:rFonts w:ascii="Arial" w:hAnsi="Arial" w:eastAsia="Times New Roman" w:cs="Arial"/>
          <w:sz w:val="24"/>
          <w:szCs w:val="24"/>
          <w:lang w:val="en-CA" w:eastAsia="en-CA"/>
        </w:rPr>
        <w:t xml:space="preserve">. Structural </w:t>
      </w:r>
      <w:commentRangeStart w:id="51"/>
      <w:commentRangeStart w:id="52"/>
      <w:r w:rsidRPr="0032287F">
        <w:rPr>
          <w:rFonts w:ascii="Arial" w:hAnsi="Arial" w:eastAsia="Times New Roman" w:cs="Arial"/>
          <w:sz w:val="24"/>
          <w:szCs w:val="24"/>
          <w:lang w:val="en-CA" w:eastAsia="en-CA"/>
        </w:rPr>
        <w:t>maintenance</w:t>
      </w:r>
      <w:commentRangeEnd w:id="51"/>
      <w:r w:rsidRPr="0032287F">
        <w:rPr>
          <w:rStyle w:val="CommentReference"/>
          <w:rFonts w:ascii="Arial" w:hAnsi="Arial" w:cs="Arial"/>
          <w:sz w:val="24"/>
          <w:szCs w:val="24"/>
        </w:rPr>
        <w:commentReference w:id="51"/>
      </w:r>
      <w:commentRangeEnd w:id="52"/>
      <w:r>
        <w:rPr>
          <w:rStyle w:val="CommentReference"/>
        </w:rPr>
        <w:commentReference w:id="52"/>
      </w:r>
      <w:r w:rsidRPr="0032287F">
        <w:rPr>
          <w:rFonts w:ascii="Arial" w:hAnsi="Arial" w:eastAsia="Times New Roman" w:cs="Arial"/>
          <w:sz w:val="24"/>
          <w:szCs w:val="24"/>
          <w:lang w:val="en-CA" w:eastAsia="en-CA"/>
        </w:rPr>
        <w:t xml:space="preserve"> stiffness tests on </w:t>
      </w:r>
      <w:r w:rsidRPr="0032287F">
        <w:rPr>
          <w:rFonts w:ascii="Arial" w:hAnsi="Arial" w:eastAsia="Times New Roman" w:cs="Arial"/>
          <w:i/>
          <w:sz w:val="24"/>
          <w:szCs w:val="24"/>
          <w:lang w:val="en-CA" w:eastAsia="en-CA"/>
        </w:rPr>
        <w:t>Parastichopus californicus</w:t>
      </w:r>
      <w:r w:rsidRPr="0032287F">
        <w:rPr>
          <w:rFonts w:ascii="Arial" w:hAnsi="Arial" w:eastAsia="Times New Roman" w:cs="Arial"/>
          <w:sz w:val="24"/>
          <w:szCs w:val="24"/>
          <w:lang w:val="en-CA" w:eastAsia="en-CA"/>
        </w:rPr>
        <w:t xml:space="preserve"> indicating a score of 0 (soft; right), 1 (standard; center) or 2 (stiff; left).</w:t>
      </w:r>
    </w:p>
    <w:p w:rsidRPr="0032287F" w:rsidR="00C81EAB" w:rsidP="009F5046" w:rsidRDefault="00C81EAB" w14:paraId="36748B26" w14:textId="77777777">
      <w:pPr>
        <w:spacing w:after="0" w:line="480" w:lineRule="auto"/>
        <w:textAlignment w:val="baseline"/>
        <w:rPr>
          <w:rStyle w:val="eop"/>
          <w:rFonts w:ascii="Arial" w:hAnsi="Arial" w:cs="Arial"/>
          <w:sz w:val="24"/>
          <w:szCs w:val="24"/>
          <w:lang w:val="en-CA"/>
        </w:rPr>
      </w:pPr>
    </w:p>
    <w:p w:rsidRPr="0032287F" w:rsidR="009F5046" w:rsidP="009F5046" w:rsidRDefault="009F5046" w14:paraId="437EBB7D" w14:textId="33A04E8A">
      <w:pPr>
        <w:rPr>
          <w:rFonts w:ascii="Arial" w:hAnsi="Arial" w:cs="Arial"/>
          <w:sz w:val="24"/>
          <w:szCs w:val="24"/>
          <w:lang w:val="en-CA"/>
        </w:rPr>
      </w:pPr>
      <w:r w:rsidRPr="0032287F">
        <w:rPr>
          <w:rStyle w:val="eop"/>
          <w:rFonts w:ascii="Arial" w:hAnsi="Arial" w:cs="Arial"/>
          <w:sz w:val="24"/>
          <w:szCs w:val="24"/>
          <w:lang w:val="en-CA"/>
        </w:rPr>
        <w:br w:type="page"/>
      </w:r>
    </w:p>
    <w:p w:rsidRPr="0032287F" w:rsidR="009F5046" w:rsidP="009F5046" w:rsidRDefault="009F5046" w14:paraId="6FEB8F1C" w14:textId="27550D94">
      <w:pPr>
        <w:spacing w:after="0" w:line="480" w:lineRule="auto"/>
        <w:textAlignment w:val="baseline"/>
        <w:rPr>
          <w:rFonts w:ascii="Arial" w:hAnsi="Arial" w:cs="Arial"/>
          <w:sz w:val="24"/>
          <w:szCs w:val="24"/>
        </w:rPr>
      </w:pPr>
      <w:r w:rsidRPr="0032287F">
        <w:rPr>
          <w:rFonts w:ascii="Arial" w:hAnsi="Arial" w:cs="Arial"/>
          <w:noProof/>
          <w:sz w:val="24"/>
          <w:szCs w:val="24"/>
        </w:rPr>
        <w:lastRenderedPageBreak/>
        <w:drawing>
          <wp:inline distT="0" distB="0" distL="0" distR="0" wp14:anchorId="6CB99FD2" wp14:editId="53837726">
            <wp:extent cx="5074920" cy="3171825"/>
            <wp:effectExtent l="0" t="0" r="0" b="0"/>
            <wp:docPr id="1193384581" name="Picture 119338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4920" cy="3171825"/>
                    </a:xfrm>
                    <a:prstGeom prst="rect">
                      <a:avLst/>
                    </a:prstGeom>
                  </pic:spPr>
                </pic:pic>
              </a:graphicData>
            </a:graphic>
          </wp:inline>
        </w:drawing>
      </w:r>
    </w:p>
    <w:p w:rsidRPr="0032287F" w:rsidR="009F5046" w:rsidP="009F5046" w:rsidRDefault="009F5046" w14:paraId="3ADE2A2C" w14:textId="42ED0FFA">
      <w:pPr>
        <w:spacing w:line="240" w:lineRule="auto"/>
        <w:textAlignment w:val="baseline"/>
        <w:rPr>
          <w:rFonts w:ascii="Arial" w:hAnsi="Arial" w:eastAsia="Times New Roman" w:cs="Arial"/>
          <w:sz w:val="24"/>
          <w:szCs w:val="24"/>
          <w:lang w:val="en-CA" w:eastAsia="en-CA"/>
        </w:rPr>
      </w:pPr>
      <w:r w:rsidRPr="0032287F">
        <w:rPr>
          <w:rFonts w:ascii="Arial" w:hAnsi="Arial" w:eastAsia="Times New Roman" w:cs="Arial"/>
          <w:b/>
          <w:sz w:val="24"/>
          <w:szCs w:val="24"/>
          <w:lang w:val="en-CA" w:eastAsia="en-CA"/>
        </w:rPr>
        <w:t xml:space="preserve">Figure </w:t>
      </w:r>
      <w:r w:rsidR="00DD3213">
        <w:rPr>
          <w:rFonts w:ascii="Arial" w:hAnsi="Arial" w:eastAsia="Times New Roman" w:cs="Arial"/>
          <w:b/>
          <w:sz w:val="24"/>
          <w:szCs w:val="24"/>
          <w:lang w:val="en-CA" w:eastAsia="en-CA"/>
        </w:rPr>
        <w:t>3</w:t>
      </w:r>
      <w:r w:rsidRPr="0032287F">
        <w:rPr>
          <w:rFonts w:ascii="Arial" w:hAnsi="Arial" w:eastAsia="Times New Roman" w:cs="Arial"/>
          <w:sz w:val="24"/>
          <w:szCs w:val="24"/>
          <w:lang w:val="en-CA" w:eastAsia="en-CA"/>
        </w:rPr>
        <w:t xml:space="preserve">. Water temperatures over the duration of our experiment. Day 1, the start of the warming, was November 09. Each black line indicates a single bin housing 1 or 2 cucumbers. The 3 </w:t>
      </w:r>
      <w:r w:rsidR="00BC72DD">
        <w:rPr>
          <w:rFonts w:ascii="Arial" w:hAnsi="Arial" w:eastAsia="Times New Roman" w:cs="Arial"/>
          <w:sz w:val="24"/>
          <w:szCs w:val="24"/>
          <w:lang w:val="en-CA" w:eastAsia="en-CA"/>
        </w:rPr>
        <w:t>horizontal</w:t>
      </w:r>
      <w:r w:rsidRPr="0032287F">
        <w:rPr>
          <w:rFonts w:ascii="Arial" w:hAnsi="Arial" w:eastAsia="Times New Roman" w:cs="Arial"/>
          <w:sz w:val="24"/>
          <w:szCs w:val="24"/>
          <w:lang w:val="en-CA" w:eastAsia="en-CA"/>
        </w:rPr>
        <w:t xml:space="preserve"> lines indicate target temperatures for the heat treatments.</w:t>
      </w:r>
    </w:p>
    <w:p w:rsidRPr="0032287F" w:rsidR="009F5046" w:rsidP="009F5046" w:rsidRDefault="009F5046" w14:paraId="78049D58" w14:textId="77777777">
      <w:pPr>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br w:type="page"/>
      </w:r>
    </w:p>
    <w:p w:rsidRPr="0032287F" w:rsidR="009F5046" w:rsidP="009F5046" w:rsidRDefault="009F5046" w14:paraId="64151E1F" w14:textId="103DEDE1">
      <w:pPr>
        <w:spacing w:after="0" w:line="480" w:lineRule="auto"/>
        <w:textAlignment w:val="baseline"/>
        <w:rPr>
          <w:rFonts w:ascii="Arial" w:hAnsi="Arial" w:cs="Arial"/>
          <w:sz w:val="24"/>
          <w:szCs w:val="24"/>
        </w:rPr>
      </w:pPr>
      <w:r w:rsidRPr="0032287F">
        <w:rPr>
          <w:rFonts w:ascii="Arial" w:hAnsi="Arial" w:cs="Arial"/>
          <w:noProof/>
          <w:sz w:val="24"/>
          <w:szCs w:val="24"/>
        </w:rPr>
        <w:lastRenderedPageBreak/>
        <w:drawing>
          <wp:inline distT="0" distB="0" distL="0" distR="0" wp14:anchorId="20EEC3B2" wp14:editId="4476FFD2">
            <wp:extent cx="5406390" cy="4505324"/>
            <wp:effectExtent l="0" t="0" r="0" b="0"/>
            <wp:docPr id="2080487197" name="Picture 208048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6390" cy="4505324"/>
                    </a:xfrm>
                    <a:prstGeom prst="rect">
                      <a:avLst/>
                    </a:prstGeom>
                  </pic:spPr>
                </pic:pic>
              </a:graphicData>
            </a:graphic>
          </wp:inline>
        </w:drawing>
      </w:r>
    </w:p>
    <w:p w:rsidRPr="0032287F" w:rsidR="009F5046" w:rsidP="009F5046" w:rsidRDefault="009F5046" w14:paraId="19316D7F" w14:textId="0F731D2D">
      <w:pPr>
        <w:spacing w:line="240" w:lineRule="auto"/>
        <w:textAlignment w:val="baseline"/>
        <w:rPr>
          <w:rFonts w:ascii="Arial" w:hAnsi="Arial" w:eastAsia="Times New Roman" w:cs="Arial"/>
          <w:sz w:val="24"/>
          <w:szCs w:val="24"/>
          <w:lang w:val="en-CA" w:eastAsia="en-CA"/>
        </w:rPr>
      </w:pPr>
      <w:r w:rsidRPr="7E0481CE" w:rsidR="7E0481CE">
        <w:rPr>
          <w:rStyle w:val="eop"/>
          <w:rFonts w:ascii="Arial" w:hAnsi="Arial" w:cs="Arial"/>
          <w:b w:val="1"/>
          <w:bCs w:val="1"/>
          <w:sz w:val="24"/>
          <w:szCs w:val="24"/>
          <w:lang w:val="en-CA"/>
        </w:rPr>
        <w:t>Figure 4</w:t>
      </w:r>
      <w:r w:rsidRPr="7E0481CE" w:rsidR="7E0481CE">
        <w:rPr>
          <w:rStyle w:val="eop"/>
          <w:rFonts w:ascii="Arial" w:hAnsi="Arial" w:cs="Arial"/>
          <w:sz w:val="24"/>
          <w:szCs w:val="24"/>
          <w:lang w:val="en-CA"/>
        </w:rPr>
        <w:t xml:space="preserve">. </w:t>
      </w:r>
      <w:proofErr w:type="spellStart"/>
      <w:r w:rsidRPr="7E0481CE" w:rsidR="7E0481CE">
        <w:rPr>
          <w:rFonts w:ascii="Arial" w:hAnsi="Arial" w:eastAsia="Times New Roman" w:cs="Arial"/>
          <w:i w:val="1"/>
          <w:iCs w:val="1"/>
          <w:sz w:val="24"/>
          <w:szCs w:val="24"/>
          <w:lang w:val="en-CA" w:eastAsia="en-CA"/>
        </w:rPr>
        <w:t>Parastichopus</w:t>
      </w:r>
      <w:proofErr w:type="spellEnd"/>
      <w:r w:rsidRPr="7E0481CE" w:rsidR="7E0481CE">
        <w:rPr>
          <w:rFonts w:ascii="Arial" w:hAnsi="Arial" w:eastAsia="Times New Roman" w:cs="Arial"/>
          <w:i w:val="1"/>
          <w:iCs w:val="1"/>
          <w:sz w:val="24"/>
          <w:szCs w:val="24"/>
          <w:lang w:val="en-CA" w:eastAsia="en-CA"/>
        </w:rPr>
        <w:t xml:space="preserve"> </w:t>
      </w:r>
      <w:proofErr w:type="spellStart"/>
      <w:r w:rsidRPr="7E0481CE" w:rsidR="7E0481CE">
        <w:rPr>
          <w:rFonts w:ascii="Arial" w:hAnsi="Arial" w:eastAsia="Times New Roman" w:cs="Arial"/>
          <w:i w:val="1"/>
          <w:iCs w:val="1"/>
          <w:sz w:val="24"/>
          <w:szCs w:val="24"/>
          <w:lang w:val="en-CA" w:eastAsia="en-CA"/>
        </w:rPr>
        <w:t>californicus</w:t>
      </w:r>
      <w:proofErr w:type="spellEnd"/>
      <w:r w:rsidRPr="7E0481CE" w:rsidR="7E0481CE">
        <w:rPr>
          <w:rFonts w:ascii="Arial" w:hAnsi="Arial" w:eastAsia="Times New Roman" w:cs="Arial"/>
          <w:sz w:val="24"/>
          <w:szCs w:val="24"/>
          <w:lang w:val="en-CA" w:eastAsia="en-CA"/>
        </w:rPr>
        <w:t xml:space="preserve"> stiffness as measured by antipredator defense over the duration of the heat treatment (days 1-5) and on recovery days after the treatment ended (day 7 and 12). Dashed lines indicate days where buckets were consistently at target temperatures. Antipredator response was categorized by manually palpating the cucumber to mimic the occurrence of an attempted predation event. </w:t>
      </w:r>
    </w:p>
    <w:p w:rsidRPr="0032287F" w:rsidR="009F5046" w:rsidP="009F5046" w:rsidRDefault="009F5046" w14:paraId="184259A3" w14:textId="77777777">
      <w:pPr>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br w:type="page"/>
      </w:r>
    </w:p>
    <w:p w:rsidRPr="0032287F" w:rsidR="009F5046" w:rsidP="009F5046" w:rsidRDefault="009F5046" w14:paraId="4475740B" w14:textId="7E9D2D28">
      <w:pPr>
        <w:spacing w:after="0" w:line="480" w:lineRule="auto"/>
        <w:textAlignment w:val="baseline"/>
        <w:rPr>
          <w:rFonts w:ascii="Arial" w:hAnsi="Arial" w:cs="Arial"/>
          <w:sz w:val="24"/>
          <w:szCs w:val="24"/>
        </w:rPr>
      </w:pPr>
      <w:r w:rsidRPr="0032287F">
        <w:rPr>
          <w:rFonts w:ascii="Arial" w:hAnsi="Arial" w:cs="Arial"/>
          <w:noProof/>
          <w:sz w:val="24"/>
          <w:szCs w:val="24"/>
        </w:rPr>
        <w:lastRenderedPageBreak/>
        <w:drawing>
          <wp:inline distT="0" distB="0" distL="0" distR="0" wp14:anchorId="29513CFA" wp14:editId="0F3ED4E1">
            <wp:extent cx="5486400" cy="4572000"/>
            <wp:effectExtent l="0" t="0" r="0" b="0"/>
            <wp:docPr id="397226880" name="Picture 39722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rsidRPr="0032287F" w:rsidR="009F5046" w:rsidP="009F5046" w:rsidRDefault="009F5046" w14:paraId="68F19BD1" w14:textId="6916C656">
      <w:pPr>
        <w:spacing w:line="240" w:lineRule="auto"/>
        <w:textAlignment w:val="baseline"/>
        <w:rPr>
          <w:rFonts w:ascii="Arial" w:hAnsi="Arial" w:eastAsia="Times New Roman" w:cs="Arial"/>
          <w:b/>
          <w:sz w:val="24"/>
          <w:szCs w:val="24"/>
          <w:lang w:val="en-CA" w:eastAsia="en-CA"/>
        </w:rPr>
      </w:pPr>
      <w:r w:rsidRPr="0032287F">
        <w:rPr>
          <w:rFonts w:ascii="Arial" w:hAnsi="Arial" w:eastAsia="Times New Roman" w:cs="Arial"/>
          <w:b/>
          <w:bCs/>
          <w:sz w:val="24"/>
          <w:szCs w:val="24"/>
          <w:lang w:val="en-CA" w:eastAsia="en-CA"/>
        </w:rPr>
        <w:t xml:space="preserve">Figure </w:t>
      </w:r>
      <w:r w:rsidR="00880FDD">
        <w:rPr>
          <w:rFonts w:ascii="Arial" w:hAnsi="Arial" w:eastAsia="Times New Roman" w:cs="Arial"/>
          <w:b/>
          <w:bCs/>
          <w:sz w:val="24"/>
          <w:szCs w:val="24"/>
          <w:lang w:val="en-CA" w:eastAsia="en-CA"/>
        </w:rPr>
        <w:t>5</w:t>
      </w:r>
      <w:r w:rsidRPr="0032287F">
        <w:rPr>
          <w:rFonts w:ascii="Arial" w:hAnsi="Arial" w:eastAsia="Times New Roman" w:cs="Arial"/>
          <w:b/>
          <w:bCs/>
          <w:sz w:val="24"/>
          <w:szCs w:val="24"/>
          <w:lang w:val="en-CA" w:eastAsia="en-CA"/>
        </w:rPr>
        <w:t xml:space="preserve">. </w:t>
      </w:r>
      <w:r w:rsidRPr="0032287F">
        <w:rPr>
          <w:rFonts w:ascii="Arial" w:hAnsi="Arial" w:eastAsia="Times New Roman" w:cs="Arial"/>
          <w:i/>
          <w:iCs/>
          <w:sz w:val="24"/>
          <w:szCs w:val="24"/>
          <w:lang w:val="en-CA" w:eastAsia="en-CA"/>
        </w:rPr>
        <w:t>Parastichopus californicus</w:t>
      </w:r>
      <w:r w:rsidRPr="0032287F">
        <w:rPr>
          <w:rFonts w:ascii="Arial" w:hAnsi="Arial" w:eastAsia="Times New Roman" w:cs="Arial"/>
          <w:sz w:val="24"/>
          <w:szCs w:val="24"/>
          <w:lang w:val="en-CA" w:eastAsia="en-CA"/>
        </w:rPr>
        <w:t xml:space="preserve"> stiffness as measured by structural maintenance over the duration of the heat treatment (days 1-5) and on recovery days after the treatment ended (day 7 and 12). Structural maintenance stiffness was categorized by placing a stiff cucumber on an elevated platform for 5 seconds and determining if they could maintain their posture. Dashed lines indicate the days during which heat was applied.</w:t>
      </w:r>
    </w:p>
    <w:p w:rsidRPr="00D479A5" w:rsidR="009F5046" w:rsidP="00D479A5" w:rsidRDefault="009F5046" w14:paraId="63520182" w14:textId="6EC41CBF">
      <w:pPr>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br w:type="page"/>
      </w:r>
    </w:p>
    <w:p w:rsidRPr="0032287F" w:rsidR="009F5046" w:rsidP="009F5046" w:rsidRDefault="009F5046" w14:paraId="5C10B164" w14:textId="77777777">
      <w:pPr>
        <w:spacing w:after="0" w:line="480" w:lineRule="auto"/>
        <w:textAlignment w:val="baseline"/>
        <w:rPr>
          <w:rFonts w:ascii="Arial" w:hAnsi="Arial" w:eastAsia="Times New Roman" w:cs="Arial"/>
          <w:sz w:val="24"/>
          <w:szCs w:val="24"/>
          <w:lang w:val="en-CA" w:eastAsia="en-CA"/>
        </w:rPr>
      </w:pPr>
      <w:r w:rsidRPr="0032287F">
        <w:rPr>
          <w:rFonts w:ascii="Arial" w:hAnsi="Arial" w:cs="Arial"/>
          <w:noProof/>
          <w:sz w:val="24"/>
          <w:szCs w:val="24"/>
          <w:lang w:val="en-CA"/>
        </w:rPr>
        <w:lastRenderedPageBreak/>
        <w:drawing>
          <wp:inline distT="0" distB="0" distL="0" distR="0" wp14:anchorId="3E828BEC" wp14:editId="313EC363">
            <wp:extent cx="6242350" cy="1897380"/>
            <wp:effectExtent l="0" t="0" r="6350" b="762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7"/>
                    <a:stretch>
                      <a:fillRect/>
                    </a:stretch>
                  </pic:blipFill>
                  <pic:spPr>
                    <a:xfrm>
                      <a:off x="0" y="0"/>
                      <a:ext cx="6292046" cy="1912485"/>
                    </a:xfrm>
                    <a:prstGeom prst="rect">
                      <a:avLst/>
                    </a:prstGeom>
                  </pic:spPr>
                </pic:pic>
              </a:graphicData>
            </a:graphic>
          </wp:inline>
        </w:drawing>
      </w:r>
    </w:p>
    <w:p w:rsidRPr="0032287F" w:rsidR="009F5046" w:rsidP="009F5046" w:rsidRDefault="009F5046" w14:paraId="07722904" w14:textId="556CB4EF">
      <w:pPr>
        <w:spacing w:after="0" w:line="480" w:lineRule="auto"/>
        <w:textAlignment w:val="baseline"/>
        <w:rPr>
          <w:rFonts w:ascii="Arial" w:hAnsi="Arial" w:eastAsia="Times New Roman" w:cs="Arial"/>
          <w:sz w:val="24"/>
          <w:szCs w:val="24"/>
          <w:lang w:val="en-CA" w:eastAsia="en-CA"/>
        </w:rPr>
      </w:pPr>
      <w:r w:rsidRPr="0032287F">
        <w:rPr>
          <w:rFonts w:ascii="Arial" w:hAnsi="Arial" w:eastAsia="Times New Roman" w:cs="Arial"/>
          <w:b/>
          <w:bCs/>
          <w:sz w:val="24"/>
          <w:szCs w:val="24"/>
          <w:lang w:val="en-CA" w:eastAsia="en-CA"/>
        </w:rPr>
        <w:t xml:space="preserve">Figure </w:t>
      </w:r>
      <w:r w:rsidR="00880FDD">
        <w:rPr>
          <w:rFonts w:ascii="Arial" w:hAnsi="Arial" w:eastAsia="Times New Roman" w:cs="Arial"/>
          <w:b/>
          <w:sz w:val="24"/>
          <w:szCs w:val="24"/>
          <w:lang w:val="en-CA" w:eastAsia="en-CA"/>
        </w:rPr>
        <w:t>6</w:t>
      </w:r>
      <w:r w:rsidRPr="0032287F">
        <w:rPr>
          <w:rFonts w:ascii="Arial" w:hAnsi="Arial" w:eastAsia="Times New Roman" w:cs="Arial"/>
          <w:b/>
          <w:bCs/>
          <w:sz w:val="24"/>
          <w:szCs w:val="24"/>
          <w:lang w:val="en-CA" w:eastAsia="en-CA"/>
        </w:rPr>
        <w:t>.</w:t>
      </w:r>
      <w:r w:rsidRPr="0032287F">
        <w:rPr>
          <w:rFonts w:ascii="Arial" w:hAnsi="Arial" w:eastAsia="Times New Roman" w:cs="Arial"/>
          <w:sz w:val="24"/>
          <w:szCs w:val="24"/>
          <w:lang w:val="en-CA" w:eastAsia="en-CA"/>
        </w:rPr>
        <w:t xml:space="preserve"> The eviscerated digestive tract (left) and respiratory tree (right) of </w:t>
      </w:r>
      <w:r w:rsidRPr="0032287F">
        <w:rPr>
          <w:rFonts w:ascii="Arial" w:hAnsi="Arial" w:eastAsia="Times New Roman" w:cs="Arial"/>
          <w:i/>
          <w:iCs/>
          <w:sz w:val="24"/>
          <w:szCs w:val="24"/>
          <w:lang w:val="en-CA" w:eastAsia="en-CA"/>
        </w:rPr>
        <w:t xml:space="preserve">Parastichopus californicus </w:t>
      </w:r>
      <w:r w:rsidRPr="0032287F">
        <w:rPr>
          <w:rFonts w:ascii="Arial" w:hAnsi="Arial" w:eastAsia="Times New Roman" w:cs="Arial"/>
          <w:sz w:val="24"/>
          <w:szCs w:val="24"/>
          <w:lang w:val="en-CA" w:eastAsia="en-CA"/>
        </w:rPr>
        <w:t xml:space="preserve">in the 22ºC treatment. Respiratory tree (A) and digestive tract (B) were both eviscerated in right panel. Sea cucumbers frequently expel their digestive tract as a stress response, but respiratory tree evisceration only occurred twice in the 22ºC treatment and was followed by mortality. </w:t>
      </w:r>
    </w:p>
    <w:p w:rsidRPr="0032287F" w:rsidR="009F5046" w:rsidP="009F5046" w:rsidRDefault="009F5046" w14:paraId="419C3035" w14:textId="77777777">
      <w:pPr>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br w:type="page"/>
      </w:r>
    </w:p>
    <w:p w:rsidRPr="0032287F" w:rsidR="009F5046" w:rsidP="009F5046" w:rsidRDefault="009F5046" w14:paraId="1FF22C1C" w14:textId="77777777">
      <w:pPr>
        <w:spacing w:after="0" w:line="480" w:lineRule="auto"/>
        <w:textAlignment w:val="baseline"/>
        <w:rPr>
          <w:rFonts w:ascii="Arial" w:hAnsi="Arial" w:eastAsia="Times New Roman" w:cs="Arial"/>
          <w:b/>
          <w:bCs/>
          <w:sz w:val="24"/>
          <w:szCs w:val="24"/>
          <w:lang w:val="en-CA" w:eastAsia="en-CA"/>
        </w:rPr>
      </w:pPr>
      <w:r w:rsidRPr="0032287F">
        <w:rPr>
          <w:rFonts w:ascii="Arial" w:hAnsi="Arial" w:eastAsia="Times New Roman" w:cs="Arial"/>
          <w:b/>
          <w:bCs/>
          <w:sz w:val="24"/>
          <w:szCs w:val="24"/>
          <w:lang w:val="en-CA" w:eastAsia="en-CA"/>
        </w:rPr>
        <w:lastRenderedPageBreak/>
        <w:t xml:space="preserve">Supplementary Information </w:t>
      </w:r>
    </w:p>
    <w:p w:rsidRPr="0032287F" w:rsidR="009F5046" w:rsidP="009F5046" w:rsidRDefault="009F5046" w14:paraId="2892F342" w14:textId="3085A00E">
      <w:pPr>
        <w:spacing w:after="0" w:line="240" w:lineRule="auto"/>
        <w:textAlignment w:val="baseline"/>
        <w:rPr>
          <w:rFonts w:ascii="Arial" w:hAnsi="Arial" w:eastAsia="Times New Roman" w:cs="Arial"/>
          <w:sz w:val="24"/>
          <w:szCs w:val="24"/>
          <w:lang w:val="en-CA" w:eastAsia="en-CA"/>
        </w:rPr>
      </w:pPr>
      <w:commentRangeStart w:id="53"/>
      <w:r w:rsidRPr="0032287F">
        <w:rPr>
          <w:rFonts w:ascii="Arial" w:hAnsi="Arial" w:eastAsia="Times New Roman" w:cs="Arial"/>
          <w:b/>
          <w:bCs/>
          <w:sz w:val="24"/>
          <w:szCs w:val="24"/>
          <w:lang w:val="en-CA" w:eastAsia="en-CA"/>
        </w:rPr>
        <w:t>Table S1</w:t>
      </w:r>
      <w:r w:rsidRPr="0032287F">
        <w:rPr>
          <w:rFonts w:ascii="Arial" w:hAnsi="Arial" w:eastAsia="Times New Roman" w:cs="Arial"/>
          <w:sz w:val="24"/>
          <w:szCs w:val="24"/>
          <w:lang w:val="en-CA" w:eastAsia="en-CA"/>
        </w:rPr>
        <w:t>. Results from</w:t>
      </w:r>
      <w:r w:rsidR="00430C45">
        <w:rPr>
          <w:rFonts w:ascii="Arial" w:hAnsi="Arial" w:eastAsia="Times New Roman" w:cs="Arial"/>
          <w:sz w:val="24"/>
          <w:szCs w:val="24"/>
          <w:lang w:val="en-CA" w:eastAsia="en-CA"/>
        </w:rPr>
        <w:t xml:space="preserve"> a</w:t>
      </w:r>
      <w:r w:rsidRPr="0032287F">
        <w:rPr>
          <w:rFonts w:ascii="Arial" w:hAnsi="Arial" w:eastAsia="Times New Roman" w:cs="Arial"/>
          <w:sz w:val="24"/>
          <w:szCs w:val="24"/>
          <w:lang w:val="en-CA" w:eastAsia="en-CA"/>
        </w:rPr>
        <w:t xml:space="preserve"> geometric regression model examining the effect of treatment and weight on sea cucumber maximum lesion counts.  </w:t>
      </w:r>
      <w:commentRangeEnd w:id="53"/>
      <w:r w:rsidRPr="0032287F">
        <w:rPr>
          <w:rStyle w:val="CommentReference"/>
          <w:rFonts w:ascii="Arial" w:hAnsi="Arial" w:cs="Arial"/>
          <w:sz w:val="24"/>
          <w:szCs w:val="24"/>
          <w:lang w:val="en-CA"/>
        </w:rPr>
        <w:commentReference w:id="53"/>
      </w:r>
    </w:p>
    <w:tbl>
      <w:tblPr>
        <w:tblW w:w="9157"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747"/>
        <w:gridCol w:w="2008"/>
        <w:gridCol w:w="1972"/>
        <w:gridCol w:w="1215"/>
        <w:gridCol w:w="1215"/>
      </w:tblGrid>
      <w:tr w:rsidRPr="0032287F" w:rsidR="009F5046" w:rsidTr="00E01154" w14:paraId="6712BFA4" w14:textId="77777777">
        <w:trPr>
          <w:trHeight w:val="254"/>
        </w:trPr>
        <w:tc>
          <w:tcPr>
            <w:tcW w:w="2747" w:type="dxa"/>
            <w:tcBorders>
              <w:top w:val="single" w:color="auto" w:sz="6" w:space="0"/>
              <w:left w:val="single" w:color="auto" w:sz="6" w:space="0"/>
              <w:bottom w:val="single" w:color="auto" w:sz="6" w:space="0"/>
              <w:right w:val="single" w:color="auto" w:sz="6" w:space="0"/>
            </w:tcBorders>
            <w:shd w:val="clear" w:color="auto" w:fill="auto"/>
            <w:hideMark/>
          </w:tcPr>
          <w:p w:rsidRPr="0032287F" w:rsidR="009F5046" w:rsidP="00E01154" w:rsidRDefault="009F5046" w14:paraId="288AF096"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Variable </w:t>
            </w:r>
          </w:p>
        </w:tc>
        <w:tc>
          <w:tcPr>
            <w:tcW w:w="2008"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753C7A83"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Coefficient  </w:t>
            </w:r>
          </w:p>
        </w:tc>
        <w:tc>
          <w:tcPr>
            <w:tcW w:w="1972"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2C34F37E"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Standard error </w:t>
            </w:r>
          </w:p>
        </w:tc>
        <w:tc>
          <w:tcPr>
            <w:tcW w:w="1215"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066E0504"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T </w:t>
            </w:r>
          </w:p>
        </w:tc>
        <w:tc>
          <w:tcPr>
            <w:tcW w:w="1215"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45C30E92"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P </w:t>
            </w:r>
          </w:p>
        </w:tc>
      </w:tr>
      <w:tr w:rsidRPr="0032287F" w:rsidR="009F5046" w:rsidTr="00E01154" w14:paraId="42A09AB1" w14:textId="77777777">
        <w:trPr>
          <w:trHeight w:val="309"/>
        </w:trPr>
        <w:tc>
          <w:tcPr>
            <w:tcW w:w="2747"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554EF727"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(intercept)  </w:t>
            </w:r>
          </w:p>
        </w:tc>
        <w:tc>
          <w:tcPr>
            <w:tcW w:w="2008" w:type="dxa"/>
            <w:tcBorders>
              <w:top w:val="nil"/>
              <w:left w:val="nil"/>
              <w:bottom w:val="single" w:color="auto" w:sz="6" w:space="0"/>
              <w:right w:val="single" w:color="auto" w:sz="6" w:space="0"/>
            </w:tcBorders>
            <w:shd w:val="clear" w:color="auto" w:fill="auto"/>
            <w:hideMark/>
          </w:tcPr>
          <w:p w:rsidRPr="0032287F" w:rsidR="009F5046" w:rsidP="00E01154" w:rsidRDefault="009F5046" w14:paraId="516C87AE"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0.965</w:t>
            </w:r>
          </w:p>
        </w:tc>
        <w:tc>
          <w:tcPr>
            <w:tcW w:w="1972" w:type="dxa"/>
            <w:tcBorders>
              <w:top w:val="nil"/>
              <w:left w:val="nil"/>
              <w:bottom w:val="single" w:color="auto" w:sz="6" w:space="0"/>
              <w:right w:val="single" w:color="auto" w:sz="6" w:space="0"/>
            </w:tcBorders>
            <w:shd w:val="clear" w:color="auto" w:fill="auto"/>
            <w:hideMark/>
          </w:tcPr>
          <w:p w:rsidRPr="0032287F" w:rsidR="009F5046" w:rsidP="00E01154" w:rsidRDefault="009F5046" w14:paraId="4B9E095C"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 0.157</w:t>
            </w:r>
          </w:p>
        </w:tc>
        <w:tc>
          <w:tcPr>
            <w:tcW w:w="1215" w:type="dxa"/>
            <w:tcBorders>
              <w:top w:val="nil"/>
              <w:left w:val="nil"/>
              <w:bottom w:val="single" w:color="auto" w:sz="6" w:space="0"/>
              <w:right w:val="single" w:color="auto" w:sz="6" w:space="0"/>
            </w:tcBorders>
            <w:shd w:val="clear" w:color="auto" w:fill="auto"/>
            <w:hideMark/>
          </w:tcPr>
          <w:p w:rsidRPr="0032287F" w:rsidR="009F5046" w:rsidP="00E01154" w:rsidRDefault="009F5046" w14:paraId="08D9DE86"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6.15</w:t>
            </w:r>
          </w:p>
        </w:tc>
        <w:tc>
          <w:tcPr>
            <w:tcW w:w="1215" w:type="dxa"/>
            <w:tcBorders>
              <w:top w:val="nil"/>
              <w:left w:val="nil"/>
              <w:bottom w:val="single" w:color="auto" w:sz="6" w:space="0"/>
              <w:right w:val="single" w:color="auto" w:sz="6" w:space="0"/>
            </w:tcBorders>
            <w:shd w:val="clear" w:color="auto" w:fill="auto"/>
            <w:hideMark/>
          </w:tcPr>
          <w:p w:rsidRPr="0032287F" w:rsidR="009F5046" w:rsidP="00E01154" w:rsidRDefault="009F5046" w14:paraId="293A74D3"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9.35e-08 *</w:t>
            </w:r>
          </w:p>
        </w:tc>
      </w:tr>
    </w:tbl>
    <w:p w:rsidRPr="0032287F" w:rsidR="009F5046" w:rsidP="009F5046" w:rsidRDefault="009F5046" w14:paraId="265B628D" w14:textId="77777777">
      <w:pPr>
        <w:spacing w:after="0" w:line="240" w:lineRule="auto"/>
        <w:textAlignment w:val="baseline"/>
        <w:rPr>
          <w:rFonts w:ascii="Arial" w:hAnsi="Arial" w:eastAsia="Times New Roman" w:cs="Arial"/>
          <w:b/>
          <w:bCs/>
          <w:sz w:val="24"/>
          <w:szCs w:val="24"/>
          <w:lang w:val="en-CA" w:eastAsia="en-CA"/>
        </w:rPr>
      </w:pPr>
    </w:p>
    <w:p w:rsidRPr="0032287F" w:rsidR="009F5046" w:rsidP="009F5046" w:rsidRDefault="009F5046" w14:paraId="1AE0846E" w14:textId="77777777">
      <w:pPr>
        <w:spacing w:after="0" w:line="240" w:lineRule="auto"/>
        <w:textAlignment w:val="baseline"/>
        <w:rPr>
          <w:rFonts w:ascii="Arial" w:hAnsi="Arial" w:eastAsia="Times New Roman" w:cs="Arial"/>
          <w:b/>
          <w:bCs/>
          <w:sz w:val="24"/>
          <w:szCs w:val="24"/>
          <w:lang w:val="en-CA" w:eastAsia="en-CA"/>
        </w:rPr>
      </w:pPr>
    </w:p>
    <w:p w:rsidRPr="0032287F" w:rsidR="009F5046" w:rsidP="009F5046" w:rsidRDefault="009F5046" w14:paraId="32453532" w14:textId="77777777">
      <w:pPr>
        <w:spacing w:after="0" w:line="240" w:lineRule="auto"/>
        <w:textAlignment w:val="baseline"/>
        <w:rPr>
          <w:rFonts w:ascii="Arial" w:hAnsi="Arial" w:cs="Arial"/>
          <w:b/>
          <w:bCs/>
          <w:sz w:val="24"/>
          <w:szCs w:val="24"/>
          <w:lang w:val="en-CA"/>
        </w:rPr>
      </w:pPr>
    </w:p>
    <w:p w:rsidRPr="0032287F" w:rsidR="009F5046" w:rsidP="009F5046" w:rsidRDefault="009F5046" w14:paraId="241692B6" w14:textId="77777777">
      <w:pPr>
        <w:spacing w:after="0" w:line="240" w:lineRule="auto"/>
        <w:textAlignment w:val="baseline"/>
        <w:rPr>
          <w:rFonts w:ascii="Arial" w:hAnsi="Arial" w:eastAsia="Times New Roman" w:cs="Arial"/>
          <w:sz w:val="24"/>
          <w:szCs w:val="24"/>
          <w:lang w:val="en-CA" w:eastAsia="en-CA"/>
        </w:rPr>
      </w:pPr>
      <w:r w:rsidRPr="0032287F">
        <w:rPr>
          <w:rFonts w:ascii="Arial" w:hAnsi="Arial" w:eastAsia="Times New Roman" w:cs="Arial"/>
          <w:b/>
          <w:bCs/>
          <w:sz w:val="24"/>
          <w:szCs w:val="24"/>
          <w:lang w:val="en-CA" w:eastAsia="en-CA"/>
        </w:rPr>
        <w:t>Table S2</w:t>
      </w:r>
      <w:r w:rsidRPr="0032287F">
        <w:rPr>
          <w:rFonts w:ascii="Arial" w:hAnsi="Arial" w:eastAsia="Times New Roman" w:cs="Arial"/>
          <w:sz w:val="24"/>
          <w:szCs w:val="24"/>
          <w:lang w:val="en-CA" w:eastAsia="en-CA"/>
        </w:rPr>
        <w:t xml:space="preserve">. Results of ordinal regression model examining the effect of treatment and date on sea cucumber antipredator defense stiffness. Asterisks indicate significant effects.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40"/>
        <w:gridCol w:w="1710"/>
        <w:gridCol w:w="1680"/>
        <w:gridCol w:w="1035"/>
        <w:gridCol w:w="1590"/>
      </w:tblGrid>
      <w:tr w:rsidRPr="0032287F" w:rsidR="009F5046" w:rsidTr="00E01154" w14:paraId="750EBC5E" w14:textId="77777777">
        <w:tc>
          <w:tcPr>
            <w:tcW w:w="2340" w:type="dxa"/>
            <w:tcBorders>
              <w:top w:val="single" w:color="auto" w:sz="6" w:space="0"/>
              <w:left w:val="single" w:color="auto" w:sz="6" w:space="0"/>
              <w:bottom w:val="single" w:color="auto" w:sz="6" w:space="0"/>
              <w:right w:val="single" w:color="auto" w:sz="6" w:space="0"/>
            </w:tcBorders>
            <w:shd w:val="clear" w:color="auto" w:fill="auto"/>
            <w:hideMark/>
          </w:tcPr>
          <w:p w:rsidRPr="0032287F" w:rsidR="009F5046" w:rsidP="00E01154" w:rsidRDefault="009F5046" w14:paraId="110717E7"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Variable </w:t>
            </w:r>
          </w:p>
        </w:tc>
        <w:tc>
          <w:tcPr>
            <w:tcW w:w="1710"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582CACD8"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Coefficient  </w:t>
            </w:r>
          </w:p>
        </w:tc>
        <w:tc>
          <w:tcPr>
            <w:tcW w:w="1680"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44EFAF96"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Standard error </w:t>
            </w:r>
          </w:p>
        </w:tc>
        <w:tc>
          <w:tcPr>
            <w:tcW w:w="1035"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3A2FF485"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T </w:t>
            </w:r>
          </w:p>
        </w:tc>
        <w:tc>
          <w:tcPr>
            <w:tcW w:w="1590"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5CC462CA"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P </w:t>
            </w:r>
          </w:p>
        </w:tc>
      </w:tr>
      <w:tr w:rsidRPr="0032287F" w:rsidR="009F5046" w:rsidTr="00E01154" w14:paraId="6C383420" w14:textId="77777777">
        <w:tc>
          <w:tcPr>
            <w:tcW w:w="234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515D4BF2"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Treatment: 17C </w:t>
            </w:r>
          </w:p>
        </w:tc>
        <w:tc>
          <w:tcPr>
            <w:tcW w:w="1710" w:type="dxa"/>
            <w:tcBorders>
              <w:top w:val="nil"/>
              <w:left w:val="nil"/>
              <w:bottom w:val="single" w:color="auto" w:sz="6" w:space="0"/>
              <w:right w:val="single" w:color="auto" w:sz="6" w:space="0"/>
            </w:tcBorders>
            <w:shd w:val="clear" w:color="auto" w:fill="auto"/>
            <w:hideMark/>
          </w:tcPr>
          <w:p w:rsidRPr="0032287F" w:rsidR="009F5046" w:rsidP="00E01154" w:rsidRDefault="009F5046" w14:paraId="03376F0A"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-3.03 </w:t>
            </w:r>
          </w:p>
        </w:tc>
        <w:tc>
          <w:tcPr>
            <w:tcW w:w="1680" w:type="dxa"/>
            <w:tcBorders>
              <w:top w:val="nil"/>
              <w:left w:val="nil"/>
              <w:bottom w:val="single" w:color="auto" w:sz="6" w:space="0"/>
              <w:right w:val="single" w:color="auto" w:sz="6" w:space="0"/>
            </w:tcBorders>
            <w:shd w:val="clear" w:color="auto" w:fill="auto"/>
            <w:hideMark/>
          </w:tcPr>
          <w:p w:rsidRPr="0032287F" w:rsidR="009F5046" w:rsidP="00E01154" w:rsidRDefault="009F5046" w14:paraId="00AB8A3C"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0.748 </w:t>
            </w:r>
          </w:p>
        </w:tc>
        <w:tc>
          <w:tcPr>
            <w:tcW w:w="1035" w:type="dxa"/>
            <w:tcBorders>
              <w:top w:val="nil"/>
              <w:left w:val="nil"/>
              <w:bottom w:val="single" w:color="auto" w:sz="6" w:space="0"/>
              <w:right w:val="single" w:color="auto" w:sz="6" w:space="0"/>
            </w:tcBorders>
            <w:shd w:val="clear" w:color="auto" w:fill="auto"/>
            <w:hideMark/>
          </w:tcPr>
          <w:p w:rsidRPr="0032287F" w:rsidR="009F5046" w:rsidP="00E01154" w:rsidRDefault="009F5046" w14:paraId="4FE2CABC"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-4.07 </w:t>
            </w:r>
          </w:p>
        </w:tc>
        <w:tc>
          <w:tcPr>
            <w:tcW w:w="1590" w:type="dxa"/>
            <w:tcBorders>
              <w:top w:val="nil"/>
              <w:left w:val="nil"/>
              <w:bottom w:val="single" w:color="auto" w:sz="6" w:space="0"/>
              <w:right w:val="single" w:color="auto" w:sz="6" w:space="0"/>
            </w:tcBorders>
            <w:shd w:val="clear" w:color="auto" w:fill="auto"/>
            <w:hideMark/>
          </w:tcPr>
          <w:p w:rsidRPr="0032287F" w:rsidR="009F5046" w:rsidP="00E01154" w:rsidRDefault="009F5046" w14:paraId="4A885BD7"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4.80e-05 *</w:t>
            </w:r>
          </w:p>
        </w:tc>
      </w:tr>
      <w:tr w:rsidRPr="0032287F" w:rsidR="009F5046" w:rsidTr="00E01154" w14:paraId="6FCEB628" w14:textId="77777777">
        <w:tc>
          <w:tcPr>
            <w:tcW w:w="234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4334947B"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Treatment: 22C </w:t>
            </w:r>
          </w:p>
        </w:tc>
        <w:tc>
          <w:tcPr>
            <w:tcW w:w="1710" w:type="dxa"/>
            <w:tcBorders>
              <w:top w:val="nil"/>
              <w:left w:val="nil"/>
              <w:bottom w:val="single" w:color="auto" w:sz="6" w:space="0"/>
              <w:right w:val="single" w:color="auto" w:sz="6" w:space="0"/>
            </w:tcBorders>
            <w:shd w:val="clear" w:color="auto" w:fill="auto"/>
            <w:hideMark/>
          </w:tcPr>
          <w:p w:rsidRPr="0032287F" w:rsidR="009F5046" w:rsidP="00E01154" w:rsidRDefault="009F5046" w14:paraId="5330F90A"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-4.76 </w:t>
            </w:r>
          </w:p>
        </w:tc>
        <w:tc>
          <w:tcPr>
            <w:tcW w:w="1680" w:type="dxa"/>
            <w:tcBorders>
              <w:top w:val="nil"/>
              <w:left w:val="nil"/>
              <w:bottom w:val="single" w:color="auto" w:sz="6" w:space="0"/>
              <w:right w:val="single" w:color="auto" w:sz="6" w:space="0"/>
            </w:tcBorders>
            <w:shd w:val="clear" w:color="auto" w:fill="auto"/>
            <w:hideMark/>
          </w:tcPr>
          <w:p w:rsidRPr="0032287F" w:rsidR="009F5046" w:rsidP="00E01154" w:rsidRDefault="009F5046" w14:paraId="18CEE3FB"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0.818 </w:t>
            </w:r>
          </w:p>
        </w:tc>
        <w:tc>
          <w:tcPr>
            <w:tcW w:w="1035" w:type="dxa"/>
            <w:tcBorders>
              <w:top w:val="nil"/>
              <w:left w:val="nil"/>
              <w:bottom w:val="single" w:color="auto" w:sz="6" w:space="0"/>
              <w:right w:val="single" w:color="auto" w:sz="6" w:space="0"/>
            </w:tcBorders>
            <w:shd w:val="clear" w:color="auto" w:fill="auto"/>
            <w:hideMark/>
          </w:tcPr>
          <w:p w:rsidRPr="0032287F" w:rsidR="009F5046" w:rsidP="00E01154" w:rsidRDefault="009F5046" w14:paraId="540CC483"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-5.82 </w:t>
            </w:r>
          </w:p>
        </w:tc>
        <w:tc>
          <w:tcPr>
            <w:tcW w:w="1590" w:type="dxa"/>
            <w:tcBorders>
              <w:top w:val="nil"/>
              <w:left w:val="nil"/>
              <w:bottom w:val="single" w:color="auto" w:sz="6" w:space="0"/>
              <w:right w:val="single" w:color="auto" w:sz="6" w:space="0"/>
            </w:tcBorders>
            <w:shd w:val="clear" w:color="auto" w:fill="auto"/>
            <w:hideMark/>
          </w:tcPr>
          <w:p w:rsidRPr="0032287F" w:rsidR="009F5046" w:rsidP="00E01154" w:rsidRDefault="009F5046" w14:paraId="08DBB580"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5.88e-09 *</w:t>
            </w:r>
          </w:p>
        </w:tc>
      </w:tr>
      <w:tr w:rsidRPr="0032287F" w:rsidR="009F5046" w:rsidTr="00E01154" w14:paraId="5DDCBCB8" w14:textId="77777777">
        <w:tc>
          <w:tcPr>
            <w:tcW w:w="234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682F0162"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Date: 2</w:t>
            </w:r>
          </w:p>
        </w:tc>
        <w:tc>
          <w:tcPr>
            <w:tcW w:w="1710" w:type="dxa"/>
            <w:tcBorders>
              <w:top w:val="nil"/>
              <w:left w:val="nil"/>
              <w:bottom w:val="single" w:color="auto" w:sz="6" w:space="0"/>
              <w:right w:val="single" w:color="auto" w:sz="6" w:space="0"/>
            </w:tcBorders>
            <w:shd w:val="clear" w:color="auto" w:fill="auto"/>
            <w:hideMark/>
          </w:tcPr>
          <w:p w:rsidRPr="0032287F" w:rsidR="009F5046" w:rsidP="00E01154" w:rsidRDefault="009F5046" w14:paraId="6E54F952"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-3.09 </w:t>
            </w:r>
          </w:p>
        </w:tc>
        <w:tc>
          <w:tcPr>
            <w:tcW w:w="1680" w:type="dxa"/>
            <w:tcBorders>
              <w:top w:val="nil"/>
              <w:left w:val="nil"/>
              <w:bottom w:val="single" w:color="auto" w:sz="6" w:space="0"/>
              <w:right w:val="single" w:color="auto" w:sz="6" w:space="0"/>
            </w:tcBorders>
            <w:shd w:val="clear" w:color="auto" w:fill="auto"/>
            <w:hideMark/>
          </w:tcPr>
          <w:p w:rsidRPr="0032287F" w:rsidR="009F5046" w:rsidP="00E01154" w:rsidRDefault="009F5046" w14:paraId="4CEDAE22"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0.634 </w:t>
            </w:r>
          </w:p>
        </w:tc>
        <w:tc>
          <w:tcPr>
            <w:tcW w:w="1035" w:type="dxa"/>
            <w:tcBorders>
              <w:top w:val="nil"/>
              <w:left w:val="nil"/>
              <w:bottom w:val="single" w:color="auto" w:sz="6" w:space="0"/>
              <w:right w:val="single" w:color="auto" w:sz="6" w:space="0"/>
            </w:tcBorders>
            <w:shd w:val="clear" w:color="auto" w:fill="auto"/>
            <w:hideMark/>
          </w:tcPr>
          <w:p w:rsidRPr="0032287F" w:rsidR="009F5046" w:rsidP="00E01154" w:rsidRDefault="009F5046" w14:paraId="553E2531"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-4.86 </w:t>
            </w:r>
          </w:p>
        </w:tc>
        <w:tc>
          <w:tcPr>
            <w:tcW w:w="1590" w:type="dxa"/>
            <w:tcBorders>
              <w:top w:val="nil"/>
              <w:left w:val="nil"/>
              <w:bottom w:val="single" w:color="auto" w:sz="6" w:space="0"/>
              <w:right w:val="single" w:color="auto" w:sz="6" w:space="0"/>
            </w:tcBorders>
            <w:shd w:val="clear" w:color="auto" w:fill="auto"/>
            <w:hideMark/>
          </w:tcPr>
          <w:p w:rsidRPr="0032287F" w:rsidR="009F5046" w:rsidP="00E01154" w:rsidRDefault="009F5046" w14:paraId="4C25B6A5"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1.16e-06 *</w:t>
            </w:r>
          </w:p>
        </w:tc>
      </w:tr>
      <w:tr w:rsidRPr="0032287F" w:rsidR="009F5046" w:rsidTr="00E01154" w14:paraId="18DCCB88" w14:textId="77777777">
        <w:tc>
          <w:tcPr>
            <w:tcW w:w="234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7840C472"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Date: 3 </w:t>
            </w:r>
          </w:p>
        </w:tc>
        <w:tc>
          <w:tcPr>
            <w:tcW w:w="1710" w:type="dxa"/>
            <w:tcBorders>
              <w:top w:val="nil"/>
              <w:left w:val="nil"/>
              <w:bottom w:val="single" w:color="auto" w:sz="6" w:space="0"/>
              <w:right w:val="single" w:color="auto" w:sz="6" w:space="0"/>
            </w:tcBorders>
            <w:shd w:val="clear" w:color="auto" w:fill="auto"/>
            <w:hideMark/>
          </w:tcPr>
          <w:p w:rsidRPr="0032287F" w:rsidR="009F5046" w:rsidP="00E01154" w:rsidRDefault="009F5046" w14:paraId="67BD2EF1"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-3.39 </w:t>
            </w:r>
          </w:p>
        </w:tc>
        <w:tc>
          <w:tcPr>
            <w:tcW w:w="1680" w:type="dxa"/>
            <w:tcBorders>
              <w:top w:val="nil"/>
              <w:left w:val="nil"/>
              <w:bottom w:val="single" w:color="auto" w:sz="6" w:space="0"/>
              <w:right w:val="single" w:color="auto" w:sz="6" w:space="0"/>
            </w:tcBorders>
            <w:shd w:val="clear" w:color="auto" w:fill="auto"/>
            <w:hideMark/>
          </w:tcPr>
          <w:p w:rsidRPr="0032287F" w:rsidR="009F5046" w:rsidP="00E01154" w:rsidRDefault="009F5046" w14:paraId="5FBEB22F"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0.643 </w:t>
            </w:r>
          </w:p>
        </w:tc>
        <w:tc>
          <w:tcPr>
            <w:tcW w:w="1035" w:type="dxa"/>
            <w:tcBorders>
              <w:top w:val="nil"/>
              <w:left w:val="nil"/>
              <w:bottom w:val="single" w:color="auto" w:sz="6" w:space="0"/>
              <w:right w:val="single" w:color="auto" w:sz="6" w:space="0"/>
            </w:tcBorders>
            <w:shd w:val="clear" w:color="auto" w:fill="auto"/>
            <w:hideMark/>
          </w:tcPr>
          <w:p w:rsidRPr="0032287F" w:rsidR="009F5046" w:rsidP="00E01154" w:rsidRDefault="009F5046" w14:paraId="31C69EB9"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-5.28 </w:t>
            </w:r>
          </w:p>
        </w:tc>
        <w:tc>
          <w:tcPr>
            <w:tcW w:w="1590" w:type="dxa"/>
            <w:tcBorders>
              <w:top w:val="nil"/>
              <w:left w:val="nil"/>
              <w:bottom w:val="single" w:color="auto" w:sz="6" w:space="0"/>
              <w:right w:val="single" w:color="auto" w:sz="6" w:space="0"/>
            </w:tcBorders>
            <w:shd w:val="clear" w:color="auto" w:fill="auto"/>
            <w:hideMark/>
          </w:tcPr>
          <w:p w:rsidRPr="0032287F" w:rsidR="009F5046" w:rsidP="00E01154" w:rsidRDefault="009F5046" w14:paraId="2BC3FD65"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1.33e-07 *</w:t>
            </w:r>
          </w:p>
        </w:tc>
      </w:tr>
      <w:tr w:rsidRPr="0032287F" w:rsidR="009F5046" w:rsidTr="00E01154" w14:paraId="5E6B7CEE" w14:textId="77777777">
        <w:tc>
          <w:tcPr>
            <w:tcW w:w="234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6978F0F4"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Date: 4</w:t>
            </w:r>
          </w:p>
        </w:tc>
        <w:tc>
          <w:tcPr>
            <w:tcW w:w="1710" w:type="dxa"/>
            <w:tcBorders>
              <w:top w:val="nil"/>
              <w:left w:val="nil"/>
              <w:bottom w:val="single" w:color="auto" w:sz="6" w:space="0"/>
              <w:right w:val="single" w:color="auto" w:sz="6" w:space="0"/>
            </w:tcBorders>
            <w:shd w:val="clear" w:color="auto" w:fill="auto"/>
            <w:hideMark/>
          </w:tcPr>
          <w:p w:rsidRPr="0032287F" w:rsidR="009F5046" w:rsidP="00E01154" w:rsidRDefault="009F5046" w14:paraId="5FC0A498"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-3.00 </w:t>
            </w:r>
          </w:p>
        </w:tc>
        <w:tc>
          <w:tcPr>
            <w:tcW w:w="1680" w:type="dxa"/>
            <w:tcBorders>
              <w:top w:val="nil"/>
              <w:left w:val="nil"/>
              <w:bottom w:val="single" w:color="auto" w:sz="6" w:space="0"/>
              <w:right w:val="single" w:color="auto" w:sz="6" w:space="0"/>
            </w:tcBorders>
            <w:shd w:val="clear" w:color="auto" w:fill="auto"/>
            <w:hideMark/>
          </w:tcPr>
          <w:p w:rsidRPr="0032287F" w:rsidR="009F5046" w:rsidP="00E01154" w:rsidRDefault="009F5046" w14:paraId="7C7740E5"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0.632 </w:t>
            </w:r>
          </w:p>
        </w:tc>
        <w:tc>
          <w:tcPr>
            <w:tcW w:w="1035" w:type="dxa"/>
            <w:tcBorders>
              <w:top w:val="nil"/>
              <w:left w:val="nil"/>
              <w:bottom w:val="single" w:color="auto" w:sz="6" w:space="0"/>
              <w:right w:val="single" w:color="auto" w:sz="6" w:space="0"/>
            </w:tcBorders>
            <w:shd w:val="clear" w:color="auto" w:fill="auto"/>
            <w:hideMark/>
          </w:tcPr>
          <w:p w:rsidRPr="0032287F" w:rsidR="009F5046" w:rsidP="00E01154" w:rsidRDefault="009F5046" w14:paraId="06017DB1"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-4.75 </w:t>
            </w:r>
          </w:p>
        </w:tc>
        <w:tc>
          <w:tcPr>
            <w:tcW w:w="1590" w:type="dxa"/>
            <w:tcBorders>
              <w:top w:val="nil"/>
              <w:left w:val="nil"/>
              <w:bottom w:val="single" w:color="auto" w:sz="6" w:space="0"/>
              <w:right w:val="single" w:color="auto" w:sz="6" w:space="0"/>
            </w:tcBorders>
            <w:shd w:val="clear" w:color="auto" w:fill="auto"/>
            <w:hideMark/>
          </w:tcPr>
          <w:p w:rsidRPr="0032287F" w:rsidR="009F5046" w:rsidP="00E01154" w:rsidRDefault="009F5046" w14:paraId="023FA361"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2.06e-06 *</w:t>
            </w:r>
          </w:p>
        </w:tc>
      </w:tr>
      <w:tr w:rsidRPr="0032287F" w:rsidR="009F5046" w:rsidTr="00E01154" w14:paraId="3A439E66" w14:textId="77777777">
        <w:tc>
          <w:tcPr>
            <w:tcW w:w="234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5CA4953F"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Date: 5 </w:t>
            </w:r>
          </w:p>
        </w:tc>
        <w:tc>
          <w:tcPr>
            <w:tcW w:w="1710" w:type="dxa"/>
            <w:tcBorders>
              <w:top w:val="nil"/>
              <w:left w:val="nil"/>
              <w:bottom w:val="single" w:color="auto" w:sz="6" w:space="0"/>
              <w:right w:val="single" w:color="auto" w:sz="6" w:space="0"/>
            </w:tcBorders>
            <w:shd w:val="clear" w:color="auto" w:fill="auto"/>
            <w:hideMark/>
          </w:tcPr>
          <w:p w:rsidRPr="0032287F" w:rsidR="009F5046" w:rsidP="00E01154" w:rsidRDefault="009F5046" w14:paraId="30FE7A1D"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-3.62 </w:t>
            </w:r>
          </w:p>
        </w:tc>
        <w:tc>
          <w:tcPr>
            <w:tcW w:w="1680" w:type="dxa"/>
            <w:tcBorders>
              <w:top w:val="nil"/>
              <w:left w:val="nil"/>
              <w:bottom w:val="single" w:color="auto" w:sz="6" w:space="0"/>
              <w:right w:val="single" w:color="auto" w:sz="6" w:space="0"/>
            </w:tcBorders>
            <w:shd w:val="clear" w:color="auto" w:fill="auto"/>
            <w:hideMark/>
          </w:tcPr>
          <w:p w:rsidRPr="0032287F" w:rsidR="009F5046" w:rsidP="00E01154" w:rsidRDefault="009F5046" w14:paraId="2D9F776A"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0.664 </w:t>
            </w:r>
          </w:p>
        </w:tc>
        <w:tc>
          <w:tcPr>
            <w:tcW w:w="1035" w:type="dxa"/>
            <w:tcBorders>
              <w:top w:val="nil"/>
              <w:left w:val="nil"/>
              <w:bottom w:val="single" w:color="auto" w:sz="6" w:space="0"/>
              <w:right w:val="single" w:color="auto" w:sz="6" w:space="0"/>
            </w:tcBorders>
            <w:shd w:val="clear" w:color="auto" w:fill="auto"/>
            <w:hideMark/>
          </w:tcPr>
          <w:p w:rsidRPr="0032287F" w:rsidR="009F5046" w:rsidP="00E01154" w:rsidRDefault="009F5046" w14:paraId="59B4DEEB"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-5.45 </w:t>
            </w:r>
          </w:p>
        </w:tc>
        <w:tc>
          <w:tcPr>
            <w:tcW w:w="1590" w:type="dxa"/>
            <w:tcBorders>
              <w:top w:val="nil"/>
              <w:left w:val="nil"/>
              <w:bottom w:val="single" w:color="auto" w:sz="6" w:space="0"/>
              <w:right w:val="single" w:color="auto" w:sz="6" w:space="0"/>
            </w:tcBorders>
            <w:shd w:val="clear" w:color="auto" w:fill="auto"/>
            <w:hideMark/>
          </w:tcPr>
          <w:p w:rsidRPr="0032287F" w:rsidR="009F5046" w:rsidP="00E01154" w:rsidRDefault="009F5046" w14:paraId="0AD8CD2B"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5.05e-08 *</w:t>
            </w:r>
          </w:p>
        </w:tc>
      </w:tr>
    </w:tbl>
    <w:p w:rsidRPr="0032287F" w:rsidR="009F5046" w:rsidP="009F5046" w:rsidRDefault="009F5046" w14:paraId="4F20763C" w14:textId="77777777">
      <w:pPr>
        <w:spacing w:after="0" w:line="240" w:lineRule="auto"/>
        <w:textAlignment w:val="baseline"/>
        <w:rPr>
          <w:rFonts w:ascii="Arial" w:hAnsi="Arial" w:eastAsia="Times New Roman" w:cs="Arial"/>
          <w:sz w:val="24"/>
          <w:szCs w:val="24"/>
          <w:lang w:val="en-CA" w:eastAsia="en-CA"/>
        </w:rPr>
      </w:pPr>
    </w:p>
    <w:p w:rsidRPr="0032287F" w:rsidR="009F5046" w:rsidP="009F5046" w:rsidRDefault="009F5046" w14:paraId="2B64CB11" w14:textId="77777777">
      <w:pPr>
        <w:spacing w:after="0" w:line="240" w:lineRule="auto"/>
        <w:textAlignment w:val="baseline"/>
        <w:rPr>
          <w:rFonts w:ascii="Arial" w:hAnsi="Arial" w:eastAsia="Times New Roman" w:cs="Arial"/>
          <w:sz w:val="24"/>
          <w:szCs w:val="24"/>
          <w:lang w:val="en-CA" w:eastAsia="en-CA"/>
        </w:rPr>
      </w:pPr>
    </w:p>
    <w:p w:rsidRPr="0032287F" w:rsidR="009F5046" w:rsidP="009F5046" w:rsidRDefault="009F5046" w14:paraId="54CF1AE6" w14:textId="77777777">
      <w:pPr>
        <w:spacing w:after="0" w:line="240" w:lineRule="auto"/>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 </w:t>
      </w:r>
    </w:p>
    <w:p w:rsidRPr="0032287F" w:rsidR="009F5046" w:rsidP="009F5046" w:rsidRDefault="009F5046" w14:paraId="2847CD96" w14:textId="77777777">
      <w:pPr>
        <w:spacing w:after="0" w:line="240" w:lineRule="auto"/>
        <w:textAlignment w:val="baseline"/>
        <w:rPr>
          <w:rFonts w:ascii="Arial" w:hAnsi="Arial" w:eastAsia="Times New Roman" w:cs="Arial"/>
          <w:sz w:val="24"/>
          <w:szCs w:val="24"/>
          <w:lang w:val="en-CA" w:eastAsia="en-CA"/>
        </w:rPr>
      </w:pPr>
      <w:r w:rsidRPr="0032287F">
        <w:rPr>
          <w:rFonts w:ascii="Arial" w:hAnsi="Arial" w:eastAsia="Times New Roman" w:cs="Arial"/>
          <w:b/>
          <w:bCs/>
          <w:sz w:val="24"/>
          <w:szCs w:val="24"/>
          <w:lang w:val="en-CA" w:eastAsia="en-CA"/>
        </w:rPr>
        <w:t>Table S3</w:t>
      </w:r>
      <w:r w:rsidRPr="0032287F">
        <w:rPr>
          <w:rFonts w:ascii="Arial" w:hAnsi="Arial" w:eastAsia="Times New Roman" w:cs="Arial"/>
          <w:sz w:val="24"/>
          <w:szCs w:val="24"/>
          <w:lang w:val="en-CA" w:eastAsia="en-CA"/>
        </w:rPr>
        <w:t>. Results of ordinal regression model examining the effect of treatment and date on sea cucumber structural maintenance stiffness. Asterisks indicate significance.</w:t>
      </w:r>
    </w:p>
    <w:tbl>
      <w:tblPr>
        <w:tblW w:w="835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40"/>
        <w:gridCol w:w="1710"/>
        <w:gridCol w:w="1680"/>
        <w:gridCol w:w="1035"/>
        <w:gridCol w:w="1590"/>
      </w:tblGrid>
      <w:tr w:rsidRPr="0032287F" w:rsidR="009F5046" w:rsidTr="00E01154" w14:paraId="4C164244" w14:textId="77777777">
        <w:tc>
          <w:tcPr>
            <w:tcW w:w="2340" w:type="dxa"/>
            <w:tcBorders>
              <w:top w:val="single" w:color="auto" w:sz="6" w:space="0"/>
              <w:left w:val="single" w:color="auto" w:sz="6" w:space="0"/>
              <w:bottom w:val="single" w:color="auto" w:sz="6" w:space="0"/>
              <w:right w:val="single" w:color="auto" w:sz="6" w:space="0"/>
            </w:tcBorders>
            <w:shd w:val="clear" w:color="auto" w:fill="auto"/>
            <w:hideMark/>
          </w:tcPr>
          <w:p w:rsidRPr="0032287F" w:rsidR="009F5046" w:rsidP="00E01154" w:rsidRDefault="009F5046" w14:paraId="65A6B9C6"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Variable </w:t>
            </w:r>
          </w:p>
        </w:tc>
        <w:tc>
          <w:tcPr>
            <w:tcW w:w="1710"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4831C94E"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Coefficient  </w:t>
            </w:r>
          </w:p>
        </w:tc>
        <w:tc>
          <w:tcPr>
            <w:tcW w:w="1680"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39049026"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Standard error </w:t>
            </w:r>
          </w:p>
        </w:tc>
        <w:tc>
          <w:tcPr>
            <w:tcW w:w="1035"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7F1AE156"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T </w:t>
            </w:r>
          </w:p>
        </w:tc>
        <w:tc>
          <w:tcPr>
            <w:tcW w:w="1590"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454390C9"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P </w:t>
            </w:r>
          </w:p>
        </w:tc>
      </w:tr>
      <w:tr w:rsidRPr="0032287F" w:rsidR="009F5046" w:rsidTr="00E01154" w14:paraId="105FB803" w14:textId="77777777">
        <w:tc>
          <w:tcPr>
            <w:tcW w:w="234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0CF8FCFA"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Treatment: 17C </w:t>
            </w:r>
          </w:p>
        </w:tc>
        <w:tc>
          <w:tcPr>
            <w:tcW w:w="1710" w:type="dxa"/>
            <w:tcBorders>
              <w:top w:val="nil"/>
              <w:left w:val="nil"/>
              <w:bottom w:val="single" w:color="auto" w:sz="6" w:space="0"/>
              <w:right w:val="single" w:color="auto" w:sz="6" w:space="0"/>
            </w:tcBorders>
            <w:shd w:val="clear" w:color="auto" w:fill="auto"/>
            <w:hideMark/>
          </w:tcPr>
          <w:p w:rsidRPr="0032287F" w:rsidR="009F5046" w:rsidP="00E01154" w:rsidRDefault="009F5046" w14:paraId="470DC73B"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-2.99 </w:t>
            </w:r>
          </w:p>
        </w:tc>
        <w:tc>
          <w:tcPr>
            <w:tcW w:w="1680" w:type="dxa"/>
            <w:tcBorders>
              <w:top w:val="nil"/>
              <w:left w:val="nil"/>
              <w:bottom w:val="single" w:color="auto" w:sz="6" w:space="0"/>
              <w:right w:val="single" w:color="auto" w:sz="6" w:space="0"/>
            </w:tcBorders>
            <w:shd w:val="clear" w:color="auto" w:fill="auto"/>
            <w:hideMark/>
          </w:tcPr>
          <w:p w:rsidRPr="0032287F" w:rsidR="009F5046" w:rsidP="00E01154" w:rsidRDefault="009F5046" w14:paraId="76A0F60D"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0.575 </w:t>
            </w:r>
          </w:p>
        </w:tc>
        <w:tc>
          <w:tcPr>
            <w:tcW w:w="1035" w:type="dxa"/>
            <w:tcBorders>
              <w:top w:val="nil"/>
              <w:left w:val="nil"/>
              <w:bottom w:val="single" w:color="auto" w:sz="6" w:space="0"/>
              <w:right w:val="single" w:color="auto" w:sz="6" w:space="0"/>
            </w:tcBorders>
            <w:shd w:val="clear" w:color="auto" w:fill="auto"/>
            <w:hideMark/>
          </w:tcPr>
          <w:p w:rsidRPr="0032287F" w:rsidR="009F5046" w:rsidP="00E01154" w:rsidRDefault="009F5046" w14:paraId="180C45D7"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-5.20 </w:t>
            </w:r>
          </w:p>
        </w:tc>
        <w:tc>
          <w:tcPr>
            <w:tcW w:w="1590" w:type="dxa"/>
            <w:tcBorders>
              <w:top w:val="nil"/>
              <w:left w:val="nil"/>
              <w:bottom w:val="single" w:color="auto" w:sz="6" w:space="0"/>
              <w:right w:val="single" w:color="auto" w:sz="6" w:space="0"/>
            </w:tcBorders>
            <w:shd w:val="clear" w:color="auto" w:fill="auto"/>
            <w:hideMark/>
          </w:tcPr>
          <w:p w:rsidRPr="0032287F" w:rsidR="009F5046" w:rsidP="00E01154" w:rsidRDefault="009F5046" w14:paraId="29DFF8FD"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1.99e-07 *</w:t>
            </w:r>
          </w:p>
        </w:tc>
      </w:tr>
      <w:tr w:rsidRPr="0032287F" w:rsidR="009F5046" w:rsidTr="00E01154" w14:paraId="7CD17451" w14:textId="77777777">
        <w:tc>
          <w:tcPr>
            <w:tcW w:w="234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4323041C"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Treatment: 22C </w:t>
            </w:r>
          </w:p>
        </w:tc>
        <w:tc>
          <w:tcPr>
            <w:tcW w:w="1710" w:type="dxa"/>
            <w:tcBorders>
              <w:top w:val="nil"/>
              <w:left w:val="nil"/>
              <w:bottom w:val="single" w:color="auto" w:sz="6" w:space="0"/>
              <w:right w:val="single" w:color="auto" w:sz="6" w:space="0"/>
            </w:tcBorders>
            <w:shd w:val="clear" w:color="auto" w:fill="auto"/>
            <w:hideMark/>
          </w:tcPr>
          <w:p w:rsidRPr="0032287F" w:rsidR="009F5046" w:rsidP="00E01154" w:rsidRDefault="009F5046" w14:paraId="316188C7"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-4.05 </w:t>
            </w:r>
          </w:p>
        </w:tc>
        <w:tc>
          <w:tcPr>
            <w:tcW w:w="1680" w:type="dxa"/>
            <w:tcBorders>
              <w:top w:val="nil"/>
              <w:left w:val="nil"/>
              <w:bottom w:val="single" w:color="auto" w:sz="6" w:space="0"/>
              <w:right w:val="single" w:color="auto" w:sz="6" w:space="0"/>
            </w:tcBorders>
            <w:shd w:val="clear" w:color="auto" w:fill="auto"/>
            <w:hideMark/>
          </w:tcPr>
          <w:p w:rsidRPr="0032287F" w:rsidR="009F5046" w:rsidP="00E01154" w:rsidRDefault="009F5046" w14:paraId="05C915A2"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0.606 </w:t>
            </w:r>
          </w:p>
        </w:tc>
        <w:tc>
          <w:tcPr>
            <w:tcW w:w="1035" w:type="dxa"/>
            <w:tcBorders>
              <w:top w:val="nil"/>
              <w:left w:val="nil"/>
              <w:bottom w:val="single" w:color="auto" w:sz="6" w:space="0"/>
              <w:right w:val="single" w:color="auto" w:sz="6" w:space="0"/>
            </w:tcBorders>
            <w:shd w:val="clear" w:color="auto" w:fill="auto"/>
            <w:hideMark/>
          </w:tcPr>
          <w:p w:rsidRPr="0032287F" w:rsidR="009F5046" w:rsidP="00E01154" w:rsidRDefault="009F5046" w14:paraId="0E4FAB71"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-6.68 </w:t>
            </w:r>
          </w:p>
        </w:tc>
        <w:tc>
          <w:tcPr>
            <w:tcW w:w="1590" w:type="dxa"/>
            <w:tcBorders>
              <w:top w:val="nil"/>
              <w:left w:val="nil"/>
              <w:bottom w:val="single" w:color="auto" w:sz="6" w:space="0"/>
              <w:right w:val="single" w:color="auto" w:sz="6" w:space="0"/>
            </w:tcBorders>
            <w:shd w:val="clear" w:color="auto" w:fill="auto"/>
            <w:hideMark/>
          </w:tcPr>
          <w:p w:rsidRPr="0032287F" w:rsidR="009F5046" w:rsidP="00E01154" w:rsidRDefault="009F5046" w14:paraId="2170BB62" w14:textId="77777777">
            <w:pPr>
              <w:tabs>
                <w:tab w:val="left" w:pos="1427"/>
              </w:tabs>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2.44e-11 *</w:t>
            </w:r>
          </w:p>
        </w:tc>
      </w:tr>
      <w:tr w:rsidRPr="0032287F" w:rsidR="009F5046" w:rsidTr="00E01154" w14:paraId="42042A28" w14:textId="77777777">
        <w:tc>
          <w:tcPr>
            <w:tcW w:w="234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0A683FD7"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Date: 2</w:t>
            </w:r>
          </w:p>
        </w:tc>
        <w:tc>
          <w:tcPr>
            <w:tcW w:w="1710" w:type="dxa"/>
            <w:tcBorders>
              <w:top w:val="nil"/>
              <w:left w:val="nil"/>
              <w:bottom w:val="single" w:color="auto" w:sz="6" w:space="0"/>
              <w:right w:val="single" w:color="auto" w:sz="6" w:space="0"/>
            </w:tcBorders>
            <w:shd w:val="clear" w:color="auto" w:fill="auto"/>
            <w:hideMark/>
          </w:tcPr>
          <w:p w:rsidRPr="0032287F" w:rsidR="009F5046" w:rsidP="00E01154" w:rsidRDefault="009F5046" w14:paraId="5C65CAAF"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-0.976 </w:t>
            </w:r>
          </w:p>
        </w:tc>
        <w:tc>
          <w:tcPr>
            <w:tcW w:w="1680" w:type="dxa"/>
            <w:tcBorders>
              <w:top w:val="nil"/>
              <w:left w:val="nil"/>
              <w:bottom w:val="single" w:color="auto" w:sz="6" w:space="0"/>
              <w:right w:val="single" w:color="auto" w:sz="6" w:space="0"/>
            </w:tcBorders>
            <w:shd w:val="clear" w:color="auto" w:fill="auto"/>
            <w:hideMark/>
          </w:tcPr>
          <w:p w:rsidRPr="0032287F" w:rsidR="009F5046" w:rsidP="00E01154" w:rsidRDefault="009F5046" w14:paraId="481D8287"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0.524 </w:t>
            </w:r>
          </w:p>
        </w:tc>
        <w:tc>
          <w:tcPr>
            <w:tcW w:w="1035" w:type="dxa"/>
            <w:tcBorders>
              <w:top w:val="nil"/>
              <w:left w:val="nil"/>
              <w:bottom w:val="single" w:color="auto" w:sz="6" w:space="0"/>
              <w:right w:val="single" w:color="auto" w:sz="6" w:space="0"/>
            </w:tcBorders>
            <w:shd w:val="clear" w:color="auto" w:fill="auto"/>
            <w:hideMark/>
          </w:tcPr>
          <w:p w:rsidRPr="0032287F" w:rsidR="009F5046" w:rsidP="00E01154" w:rsidRDefault="009F5046" w14:paraId="2F253E8D"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-1.86 </w:t>
            </w:r>
          </w:p>
        </w:tc>
        <w:tc>
          <w:tcPr>
            <w:tcW w:w="1590" w:type="dxa"/>
            <w:tcBorders>
              <w:top w:val="nil"/>
              <w:left w:val="nil"/>
              <w:bottom w:val="single" w:color="auto" w:sz="6" w:space="0"/>
              <w:right w:val="single" w:color="auto" w:sz="6" w:space="0"/>
            </w:tcBorders>
            <w:shd w:val="clear" w:color="auto" w:fill="auto"/>
            <w:hideMark/>
          </w:tcPr>
          <w:p w:rsidRPr="0032287F" w:rsidR="009F5046" w:rsidP="00E01154" w:rsidRDefault="009F5046" w14:paraId="42DD61F7"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0.0627 </w:t>
            </w:r>
          </w:p>
        </w:tc>
      </w:tr>
      <w:tr w:rsidRPr="0032287F" w:rsidR="009F5046" w:rsidTr="00E01154" w14:paraId="1A8660A2" w14:textId="77777777">
        <w:tc>
          <w:tcPr>
            <w:tcW w:w="234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34D209D0"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Date: 3 </w:t>
            </w:r>
          </w:p>
        </w:tc>
        <w:tc>
          <w:tcPr>
            <w:tcW w:w="1710" w:type="dxa"/>
            <w:tcBorders>
              <w:top w:val="nil"/>
              <w:left w:val="nil"/>
              <w:bottom w:val="single" w:color="auto" w:sz="6" w:space="0"/>
              <w:right w:val="single" w:color="auto" w:sz="6" w:space="0"/>
            </w:tcBorders>
            <w:shd w:val="clear" w:color="auto" w:fill="auto"/>
            <w:hideMark/>
          </w:tcPr>
          <w:p w:rsidRPr="0032287F" w:rsidR="009F5046" w:rsidP="00E01154" w:rsidRDefault="009F5046" w14:paraId="78CF3CC3"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-2.30 </w:t>
            </w:r>
          </w:p>
        </w:tc>
        <w:tc>
          <w:tcPr>
            <w:tcW w:w="1680" w:type="dxa"/>
            <w:tcBorders>
              <w:top w:val="nil"/>
              <w:left w:val="nil"/>
              <w:bottom w:val="single" w:color="auto" w:sz="6" w:space="0"/>
              <w:right w:val="single" w:color="auto" w:sz="6" w:space="0"/>
            </w:tcBorders>
            <w:shd w:val="clear" w:color="auto" w:fill="auto"/>
            <w:hideMark/>
          </w:tcPr>
          <w:p w:rsidRPr="0032287F" w:rsidR="009F5046" w:rsidP="00E01154" w:rsidRDefault="009F5046" w14:paraId="415AFAA1"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0.528 </w:t>
            </w:r>
          </w:p>
        </w:tc>
        <w:tc>
          <w:tcPr>
            <w:tcW w:w="1035" w:type="dxa"/>
            <w:tcBorders>
              <w:top w:val="nil"/>
              <w:left w:val="nil"/>
              <w:bottom w:val="single" w:color="auto" w:sz="6" w:space="0"/>
              <w:right w:val="single" w:color="auto" w:sz="6" w:space="0"/>
            </w:tcBorders>
            <w:shd w:val="clear" w:color="auto" w:fill="auto"/>
            <w:hideMark/>
          </w:tcPr>
          <w:p w:rsidRPr="0032287F" w:rsidR="009F5046" w:rsidP="00E01154" w:rsidRDefault="009F5046" w14:paraId="5A4DBAA5"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-4.35 </w:t>
            </w:r>
          </w:p>
        </w:tc>
        <w:tc>
          <w:tcPr>
            <w:tcW w:w="1590" w:type="dxa"/>
            <w:tcBorders>
              <w:top w:val="nil"/>
              <w:left w:val="nil"/>
              <w:bottom w:val="single" w:color="auto" w:sz="6" w:space="0"/>
              <w:right w:val="single" w:color="auto" w:sz="6" w:space="0"/>
            </w:tcBorders>
            <w:shd w:val="clear" w:color="auto" w:fill="auto"/>
            <w:hideMark/>
          </w:tcPr>
          <w:p w:rsidRPr="0032287F" w:rsidR="009F5046" w:rsidP="00E01154" w:rsidRDefault="009F5046" w14:paraId="72FE22B5"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1.37e-05 *</w:t>
            </w:r>
          </w:p>
        </w:tc>
      </w:tr>
      <w:tr w:rsidRPr="0032287F" w:rsidR="009F5046" w:rsidTr="00E01154" w14:paraId="655B4F9C" w14:textId="77777777">
        <w:tc>
          <w:tcPr>
            <w:tcW w:w="234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3035E977"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Date: 4</w:t>
            </w:r>
          </w:p>
        </w:tc>
        <w:tc>
          <w:tcPr>
            <w:tcW w:w="1710" w:type="dxa"/>
            <w:tcBorders>
              <w:top w:val="nil"/>
              <w:left w:val="nil"/>
              <w:bottom w:val="single" w:color="auto" w:sz="6" w:space="0"/>
              <w:right w:val="single" w:color="auto" w:sz="6" w:space="0"/>
            </w:tcBorders>
            <w:shd w:val="clear" w:color="auto" w:fill="auto"/>
            <w:hideMark/>
          </w:tcPr>
          <w:p w:rsidRPr="0032287F" w:rsidR="009F5046" w:rsidP="00E01154" w:rsidRDefault="009F5046" w14:paraId="1F4A4011"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-2.22 </w:t>
            </w:r>
          </w:p>
        </w:tc>
        <w:tc>
          <w:tcPr>
            <w:tcW w:w="1680" w:type="dxa"/>
            <w:tcBorders>
              <w:top w:val="nil"/>
              <w:left w:val="nil"/>
              <w:bottom w:val="single" w:color="auto" w:sz="6" w:space="0"/>
              <w:right w:val="single" w:color="auto" w:sz="6" w:space="0"/>
            </w:tcBorders>
            <w:shd w:val="clear" w:color="auto" w:fill="auto"/>
            <w:hideMark/>
          </w:tcPr>
          <w:p w:rsidRPr="0032287F" w:rsidR="009F5046" w:rsidP="00E01154" w:rsidRDefault="009F5046" w14:paraId="7E888ABD"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0.527 </w:t>
            </w:r>
          </w:p>
        </w:tc>
        <w:tc>
          <w:tcPr>
            <w:tcW w:w="1035" w:type="dxa"/>
            <w:tcBorders>
              <w:top w:val="nil"/>
              <w:left w:val="nil"/>
              <w:bottom w:val="single" w:color="auto" w:sz="6" w:space="0"/>
              <w:right w:val="single" w:color="auto" w:sz="6" w:space="0"/>
            </w:tcBorders>
            <w:shd w:val="clear" w:color="auto" w:fill="auto"/>
            <w:hideMark/>
          </w:tcPr>
          <w:p w:rsidRPr="0032287F" w:rsidR="009F5046" w:rsidP="00E01154" w:rsidRDefault="009F5046" w14:paraId="573F6833"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-4.21 </w:t>
            </w:r>
          </w:p>
        </w:tc>
        <w:tc>
          <w:tcPr>
            <w:tcW w:w="1590" w:type="dxa"/>
            <w:tcBorders>
              <w:top w:val="nil"/>
              <w:left w:val="nil"/>
              <w:bottom w:val="single" w:color="auto" w:sz="6" w:space="0"/>
              <w:right w:val="single" w:color="auto" w:sz="6" w:space="0"/>
            </w:tcBorders>
            <w:shd w:val="clear" w:color="auto" w:fill="auto"/>
            <w:hideMark/>
          </w:tcPr>
          <w:p w:rsidRPr="0032287F" w:rsidR="009F5046" w:rsidP="00E01154" w:rsidRDefault="009F5046" w14:paraId="368D49F7"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2.50e-05 *</w:t>
            </w:r>
          </w:p>
        </w:tc>
      </w:tr>
      <w:tr w:rsidRPr="0032287F" w:rsidR="009F5046" w:rsidTr="00E01154" w14:paraId="3C2E616D" w14:textId="77777777">
        <w:tc>
          <w:tcPr>
            <w:tcW w:w="234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7B0A0D6D"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Date: 5 </w:t>
            </w:r>
          </w:p>
        </w:tc>
        <w:tc>
          <w:tcPr>
            <w:tcW w:w="1710" w:type="dxa"/>
            <w:tcBorders>
              <w:top w:val="nil"/>
              <w:left w:val="nil"/>
              <w:bottom w:val="single" w:color="auto" w:sz="6" w:space="0"/>
              <w:right w:val="single" w:color="auto" w:sz="6" w:space="0"/>
            </w:tcBorders>
            <w:shd w:val="clear" w:color="auto" w:fill="auto"/>
            <w:hideMark/>
          </w:tcPr>
          <w:p w:rsidRPr="0032287F" w:rsidR="009F5046" w:rsidP="00E01154" w:rsidRDefault="009F5046" w14:paraId="4BB2152B"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-2.12 </w:t>
            </w:r>
          </w:p>
        </w:tc>
        <w:tc>
          <w:tcPr>
            <w:tcW w:w="1680" w:type="dxa"/>
            <w:tcBorders>
              <w:top w:val="nil"/>
              <w:left w:val="nil"/>
              <w:bottom w:val="single" w:color="auto" w:sz="6" w:space="0"/>
              <w:right w:val="single" w:color="auto" w:sz="6" w:space="0"/>
            </w:tcBorders>
            <w:shd w:val="clear" w:color="auto" w:fill="auto"/>
            <w:hideMark/>
          </w:tcPr>
          <w:p w:rsidRPr="0032287F" w:rsidR="009F5046" w:rsidP="00E01154" w:rsidRDefault="009F5046" w14:paraId="09E2F528"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0.541 </w:t>
            </w:r>
          </w:p>
        </w:tc>
        <w:tc>
          <w:tcPr>
            <w:tcW w:w="1035" w:type="dxa"/>
            <w:tcBorders>
              <w:top w:val="nil"/>
              <w:left w:val="nil"/>
              <w:bottom w:val="single" w:color="auto" w:sz="6" w:space="0"/>
              <w:right w:val="single" w:color="auto" w:sz="6" w:space="0"/>
            </w:tcBorders>
            <w:shd w:val="clear" w:color="auto" w:fill="auto"/>
            <w:hideMark/>
          </w:tcPr>
          <w:p w:rsidRPr="0032287F" w:rsidR="009F5046" w:rsidP="00E01154" w:rsidRDefault="009F5046" w14:paraId="62E3AD89"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-3.93 </w:t>
            </w:r>
          </w:p>
        </w:tc>
        <w:tc>
          <w:tcPr>
            <w:tcW w:w="1590" w:type="dxa"/>
            <w:tcBorders>
              <w:top w:val="nil"/>
              <w:left w:val="nil"/>
              <w:bottom w:val="single" w:color="auto" w:sz="6" w:space="0"/>
              <w:right w:val="single" w:color="auto" w:sz="6" w:space="0"/>
            </w:tcBorders>
            <w:shd w:val="clear" w:color="auto" w:fill="auto"/>
            <w:hideMark/>
          </w:tcPr>
          <w:p w:rsidRPr="0032287F" w:rsidR="009F5046" w:rsidP="00E01154" w:rsidRDefault="009F5046" w14:paraId="53854ED7"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8.66e-05 *</w:t>
            </w:r>
          </w:p>
        </w:tc>
      </w:tr>
    </w:tbl>
    <w:p w:rsidRPr="0032287F" w:rsidR="009F5046" w:rsidP="009F5046" w:rsidRDefault="009F5046" w14:paraId="5A5C6BD6" w14:textId="77777777">
      <w:pPr>
        <w:spacing w:after="0" w:line="240" w:lineRule="auto"/>
        <w:textAlignment w:val="baseline"/>
        <w:rPr>
          <w:rFonts w:ascii="Arial" w:hAnsi="Arial" w:eastAsia="Times New Roman" w:cs="Arial"/>
          <w:sz w:val="24"/>
          <w:szCs w:val="24"/>
          <w:lang w:val="en-CA" w:eastAsia="en-CA"/>
        </w:rPr>
      </w:pPr>
    </w:p>
    <w:p w:rsidRPr="0032287F" w:rsidR="009F5046" w:rsidP="009F5046" w:rsidRDefault="009F5046" w14:paraId="26A1D765" w14:textId="77777777">
      <w:pPr>
        <w:spacing w:after="0" w:line="240" w:lineRule="auto"/>
        <w:textAlignment w:val="baseline"/>
        <w:rPr>
          <w:rFonts w:ascii="Arial" w:hAnsi="Arial" w:eastAsia="Times New Roman" w:cs="Arial"/>
          <w:sz w:val="24"/>
          <w:szCs w:val="24"/>
          <w:lang w:val="en-CA" w:eastAsia="en-CA"/>
        </w:rPr>
      </w:pPr>
    </w:p>
    <w:p w:rsidRPr="0032287F" w:rsidR="009F5046" w:rsidP="009F5046" w:rsidRDefault="009F5046" w14:paraId="158FD39A" w14:textId="77777777">
      <w:pPr>
        <w:spacing w:after="0" w:line="240" w:lineRule="auto"/>
        <w:textAlignment w:val="baseline"/>
        <w:rPr>
          <w:rFonts w:ascii="Arial" w:hAnsi="Arial" w:eastAsia="Times New Roman" w:cs="Arial"/>
          <w:sz w:val="24"/>
          <w:szCs w:val="24"/>
          <w:lang w:val="en-CA" w:eastAsia="en-CA"/>
        </w:rPr>
      </w:pPr>
    </w:p>
    <w:p w:rsidRPr="0032287F" w:rsidR="009F5046" w:rsidP="009F5046" w:rsidRDefault="009F5046" w14:paraId="49B56761" w14:textId="1E833ED8">
      <w:pPr>
        <w:spacing w:after="0" w:line="240" w:lineRule="auto"/>
        <w:textAlignment w:val="baseline"/>
        <w:rPr>
          <w:rFonts w:ascii="Arial" w:hAnsi="Arial" w:eastAsia="Times New Roman" w:cs="Arial"/>
          <w:sz w:val="24"/>
          <w:szCs w:val="24"/>
          <w:lang w:val="en-CA" w:eastAsia="en-CA"/>
        </w:rPr>
      </w:pPr>
      <w:r w:rsidRPr="0032287F">
        <w:rPr>
          <w:rFonts w:ascii="Arial" w:hAnsi="Arial" w:eastAsia="Times New Roman" w:cs="Arial"/>
          <w:b/>
          <w:bCs/>
          <w:sz w:val="24"/>
          <w:szCs w:val="24"/>
          <w:lang w:val="en-CA" w:eastAsia="en-CA"/>
        </w:rPr>
        <w:t>Table S4</w:t>
      </w:r>
      <w:r w:rsidRPr="0032287F">
        <w:rPr>
          <w:rFonts w:ascii="Arial" w:hAnsi="Arial" w:eastAsia="Times New Roman" w:cs="Arial"/>
          <w:sz w:val="24"/>
          <w:szCs w:val="24"/>
          <w:lang w:val="en-CA" w:eastAsia="en-CA"/>
        </w:rPr>
        <w:t xml:space="preserve">. Results from </w:t>
      </w:r>
      <w:r w:rsidR="00DC16A9">
        <w:rPr>
          <w:rFonts w:ascii="Arial" w:hAnsi="Arial" w:eastAsia="Times New Roman" w:cs="Arial"/>
          <w:sz w:val="24"/>
          <w:szCs w:val="24"/>
          <w:lang w:val="en-CA" w:eastAsia="en-CA"/>
        </w:rPr>
        <w:t>a backwards</w:t>
      </w:r>
      <w:r w:rsidRPr="0032287F">
        <w:rPr>
          <w:rFonts w:ascii="Arial" w:hAnsi="Arial" w:eastAsia="Times New Roman" w:cs="Arial"/>
          <w:sz w:val="24"/>
          <w:szCs w:val="24"/>
          <w:lang w:val="en-CA" w:eastAsia="en-CA"/>
        </w:rPr>
        <w:t>-selected logistic regression model examining the effect of evisceration as a function of defecation status and weight. Asterisks indicate significant effects.</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00"/>
        <w:gridCol w:w="1800"/>
        <w:gridCol w:w="1800"/>
        <w:gridCol w:w="1800"/>
        <w:gridCol w:w="1800"/>
      </w:tblGrid>
      <w:tr w:rsidRPr="0032287F" w:rsidR="009F5046" w:rsidTr="00E01154" w14:paraId="04C00247" w14:textId="77777777">
        <w:tc>
          <w:tcPr>
            <w:tcW w:w="1800" w:type="dxa"/>
            <w:tcBorders>
              <w:top w:val="single" w:color="auto" w:sz="6" w:space="0"/>
              <w:left w:val="single" w:color="auto" w:sz="6" w:space="0"/>
              <w:bottom w:val="single" w:color="auto" w:sz="6" w:space="0"/>
              <w:right w:val="single" w:color="auto" w:sz="6" w:space="0"/>
            </w:tcBorders>
            <w:shd w:val="clear" w:color="auto" w:fill="auto"/>
            <w:hideMark/>
          </w:tcPr>
          <w:p w:rsidRPr="0032287F" w:rsidR="009F5046" w:rsidP="00E01154" w:rsidRDefault="009F5046" w14:paraId="4F4BC310"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 </w:t>
            </w:r>
          </w:p>
        </w:tc>
        <w:tc>
          <w:tcPr>
            <w:tcW w:w="1800"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288719F3"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Estimate </w:t>
            </w:r>
          </w:p>
        </w:tc>
        <w:tc>
          <w:tcPr>
            <w:tcW w:w="1800"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61FB50A6"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Std. Error </w:t>
            </w:r>
          </w:p>
        </w:tc>
        <w:tc>
          <w:tcPr>
            <w:tcW w:w="1800"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0151D430"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t-value </w:t>
            </w:r>
          </w:p>
        </w:tc>
        <w:tc>
          <w:tcPr>
            <w:tcW w:w="1800" w:type="dxa"/>
            <w:tcBorders>
              <w:top w:val="single" w:color="auto" w:sz="6" w:space="0"/>
              <w:left w:val="nil"/>
              <w:bottom w:val="single" w:color="auto" w:sz="6" w:space="0"/>
              <w:right w:val="single" w:color="auto" w:sz="6" w:space="0"/>
            </w:tcBorders>
            <w:shd w:val="clear" w:color="auto" w:fill="auto"/>
            <w:hideMark/>
          </w:tcPr>
          <w:p w:rsidRPr="0032287F" w:rsidR="009F5046" w:rsidP="00E01154" w:rsidRDefault="009F5046" w14:paraId="3B45EDC9"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P</w:t>
            </w:r>
          </w:p>
        </w:tc>
      </w:tr>
      <w:tr w:rsidRPr="0032287F" w:rsidR="009F5046" w:rsidTr="00E01154" w14:paraId="0CA5634B" w14:textId="77777777">
        <w:tc>
          <w:tcPr>
            <w:tcW w:w="180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55241CF5"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(Intercept) </w:t>
            </w:r>
          </w:p>
        </w:tc>
        <w:tc>
          <w:tcPr>
            <w:tcW w:w="1800" w:type="dxa"/>
            <w:tcBorders>
              <w:top w:val="nil"/>
              <w:left w:val="nil"/>
              <w:bottom w:val="single" w:color="auto" w:sz="6" w:space="0"/>
              <w:right w:val="single" w:color="auto" w:sz="6" w:space="0"/>
            </w:tcBorders>
            <w:shd w:val="clear" w:color="auto" w:fill="auto"/>
            <w:hideMark/>
          </w:tcPr>
          <w:p w:rsidRPr="0032287F" w:rsidR="009F5046" w:rsidP="00E01154" w:rsidRDefault="009F5046" w14:paraId="6577C190"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1.7126 </w:t>
            </w:r>
          </w:p>
        </w:tc>
        <w:tc>
          <w:tcPr>
            <w:tcW w:w="1800" w:type="dxa"/>
            <w:tcBorders>
              <w:top w:val="nil"/>
              <w:left w:val="nil"/>
              <w:bottom w:val="single" w:color="auto" w:sz="6" w:space="0"/>
              <w:right w:val="single" w:color="auto" w:sz="6" w:space="0"/>
            </w:tcBorders>
            <w:shd w:val="clear" w:color="auto" w:fill="auto"/>
            <w:hideMark/>
          </w:tcPr>
          <w:p w:rsidRPr="0032287F" w:rsidR="009F5046" w:rsidP="00E01154" w:rsidRDefault="009F5046" w14:paraId="3E4993FE"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1.1281 </w:t>
            </w:r>
          </w:p>
        </w:tc>
        <w:tc>
          <w:tcPr>
            <w:tcW w:w="1800" w:type="dxa"/>
            <w:tcBorders>
              <w:top w:val="nil"/>
              <w:left w:val="nil"/>
              <w:bottom w:val="single" w:color="auto" w:sz="6" w:space="0"/>
              <w:right w:val="single" w:color="auto" w:sz="6" w:space="0"/>
            </w:tcBorders>
            <w:shd w:val="clear" w:color="auto" w:fill="auto"/>
            <w:hideMark/>
          </w:tcPr>
          <w:p w:rsidRPr="0032287F" w:rsidR="009F5046" w:rsidP="00E01154" w:rsidRDefault="009F5046" w14:paraId="27BF5995"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1.518 </w:t>
            </w:r>
          </w:p>
        </w:tc>
        <w:tc>
          <w:tcPr>
            <w:tcW w:w="1800" w:type="dxa"/>
            <w:tcBorders>
              <w:top w:val="nil"/>
              <w:left w:val="nil"/>
              <w:bottom w:val="single" w:color="auto" w:sz="6" w:space="0"/>
              <w:right w:val="single" w:color="auto" w:sz="6" w:space="0"/>
            </w:tcBorders>
            <w:shd w:val="clear" w:color="auto" w:fill="auto"/>
            <w:hideMark/>
          </w:tcPr>
          <w:p w:rsidRPr="0032287F" w:rsidR="009F5046" w:rsidP="00E01154" w:rsidRDefault="009F5046" w14:paraId="72DC6897"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0.135 </w:t>
            </w:r>
          </w:p>
        </w:tc>
      </w:tr>
      <w:tr w:rsidRPr="0032287F" w:rsidR="009F5046" w:rsidTr="00E01154" w14:paraId="61B034A1" w14:textId="77777777">
        <w:tc>
          <w:tcPr>
            <w:tcW w:w="180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3FDEE03B"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Poop (yes)</w:t>
            </w:r>
          </w:p>
        </w:tc>
        <w:tc>
          <w:tcPr>
            <w:tcW w:w="1800" w:type="dxa"/>
            <w:tcBorders>
              <w:top w:val="nil"/>
              <w:left w:val="nil"/>
              <w:bottom w:val="single" w:color="auto" w:sz="6" w:space="0"/>
              <w:right w:val="single" w:color="auto" w:sz="6" w:space="0"/>
            </w:tcBorders>
            <w:shd w:val="clear" w:color="auto" w:fill="auto"/>
            <w:hideMark/>
          </w:tcPr>
          <w:p w:rsidRPr="0032287F" w:rsidR="009F5046" w:rsidP="00E01154" w:rsidRDefault="009F5046" w14:paraId="644D02CF"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-2.780 </w:t>
            </w:r>
          </w:p>
        </w:tc>
        <w:tc>
          <w:tcPr>
            <w:tcW w:w="1800" w:type="dxa"/>
            <w:tcBorders>
              <w:top w:val="nil"/>
              <w:left w:val="nil"/>
              <w:bottom w:val="single" w:color="auto" w:sz="6" w:space="0"/>
              <w:right w:val="single" w:color="auto" w:sz="6" w:space="0"/>
            </w:tcBorders>
            <w:shd w:val="clear" w:color="auto" w:fill="auto"/>
            <w:hideMark/>
          </w:tcPr>
          <w:p w:rsidRPr="0032287F" w:rsidR="009F5046" w:rsidP="00E01154" w:rsidRDefault="009F5046" w14:paraId="7971B50F"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1.1202 </w:t>
            </w:r>
          </w:p>
        </w:tc>
        <w:tc>
          <w:tcPr>
            <w:tcW w:w="1800" w:type="dxa"/>
            <w:tcBorders>
              <w:top w:val="nil"/>
              <w:left w:val="nil"/>
              <w:bottom w:val="single" w:color="auto" w:sz="6" w:space="0"/>
              <w:right w:val="single" w:color="auto" w:sz="6" w:space="0"/>
            </w:tcBorders>
            <w:shd w:val="clear" w:color="auto" w:fill="auto"/>
            <w:hideMark/>
          </w:tcPr>
          <w:p w:rsidRPr="0032287F" w:rsidR="009F5046" w:rsidP="00E01154" w:rsidRDefault="009F5046" w14:paraId="1A3BF5F0"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-2.482 </w:t>
            </w:r>
          </w:p>
        </w:tc>
        <w:tc>
          <w:tcPr>
            <w:tcW w:w="1800" w:type="dxa"/>
            <w:tcBorders>
              <w:top w:val="nil"/>
              <w:left w:val="nil"/>
              <w:bottom w:val="single" w:color="auto" w:sz="6" w:space="0"/>
              <w:right w:val="single" w:color="auto" w:sz="6" w:space="0"/>
            </w:tcBorders>
            <w:shd w:val="clear" w:color="auto" w:fill="auto"/>
            <w:hideMark/>
          </w:tcPr>
          <w:p w:rsidRPr="0032287F" w:rsidR="009F5046" w:rsidP="00E01154" w:rsidRDefault="009F5046" w14:paraId="0956CAD6"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0.0163 * </w:t>
            </w:r>
          </w:p>
        </w:tc>
      </w:tr>
      <w:tr w:rsidRPr="0032287F" w:rsidR="009F5046" w:rsidTr="00E01154" w14:paraId="657EB85C" w14:textId="77777777">
        <w:tc>
          <w:tcPr>
            <w:tcW w:w="1800" w:type="dxa"/>
            <w:tcBorders>
              <w:top w:val="nil"/>
              <w:left w:val="single" w:color="auto" w:sz="6" w:space="0"/>
              <w:bottom w:val="single" w:color="auto" w:sz="6" w:space="0"/>
              <w:right w:val="single" w:color="auto" w:sz="6" w:space="0"/>
            </w:tcBorders>
            <w:shd w:val="clear" w:color="auto" w:fill="auto"/>
            <w:hideMark/>
          </w:tcPr>
          <w:p w:rsidRPr="0032287F" w:rsidR="009F5046" w:rsidP="00E01154" w:rsidRDefault="009F5046" w14:paraId="3FDFE9DE"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Weight</w:t>
            </w:r>
          </w:p>
        </w:tc>
        <w:tc>
          <w:tcPr>
            <w:tcW w:w="1800" w:type="dxa"/>
            <w:tcBorders>
              <w:top w:val="nil"/>
              <w:left w:val="nil"/>
              <w:bottom w:val="single" w:color="auto" w:sz="6" w:space="0"/>
              <w:right w:val="single" w:color="auto" w:sz="6" w:space="0"/>
            </w:tcBorders>
            <w:shd w:val="clear" w:color="auto" w:fill="auto"/>
            <w:hideMark/>
          </w:tcPr>
          <w:p w:rsidRPr="0032287F" w:rsidR="009F5046" w:rsidP="00E01154" w:rsidRDefault="009F5046" w14:paraId="0C1BBA46"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-0.004309 </w:t>
            </w:r>
          </w:p>
        </w:tc>
        <w:tc>
          <w:tcPr>
            <w:tcW w:w="1800" w:type="dxa"/>
            <w:tcBorders>
              <w:top w:val="nil"/>
              <w:left w:val="nil"/>
              <w:bottom w:val="single" w:color="auto" w:sz="6" w:space="0"/>
              <w:right w:val="single" w:color="auto" w:sz="6" w:space="0"/>
            </w:tcBorders>
            <w:shd w:val="clear" w:color="auto" w:fill="auto"/>
            <w:hideMark/>
          </w:tcPr>
          <w:p w:rsidRPr="0032287F" w:rsidR="009F5046" w:rsidP="00E01154" w:rsidRDefault="009F5046" w14:paraId="1EC5D3FE"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0.002029 </w:t>
            </w:r>
          </w:p>
        </w:tc>
        <w:tc>
          <w:tcPr>
            <w:tcW w:w="1800" w:type="dxa"/>
            <w:tcBorders>
              <w:top w:val="nil"/>
              <w:left w:val="nil"/>
              <w:bottom w:val="single" w:color="auto" w:sz="6" w:space="0"/>
              <w:right w:val="single" w:color="auto" w:sz="6" w:space="0"/>
            </w:tcBorders>
            <w:shd w:val="clear" w:color="auto" w:fill="auto"/>
            <w:hideMark/>
          </w:tcPr>
          <w:p w:rsidRPr="0032287F" w:rsidR="009F5046" w:rsidP="00E01154" w:rsidRDefault="009F5046" w14:paraId="26627278"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-2.124 </w:t>
            </w:r>
          </w:p>
        </w:tc>
        <w:tc>
          <w:tcPr>
            <w:tcW w:w="1800" w:type="dxa"/>
            <w:tcBorders>
              <w:top w:val="nil"/>
              <w:left w:val="nil"/>
              <w:bottom w:val="single" w:color="auto" w:sz="6" w:space="0"/>
              <w:right w:val="single" w:color="auto" w:sz="6" w:space="0"/>
            </w:tcBorders>
            <w:shd w:val="clear" w:color="auto" w:fill="auto"/>
            <w:hideMark/>
          </w:tcPr>
          <w:p w:rsidRPr="0032287F" w:rsidR="009F5046" w:rsidP="00E01154" w:rsidRDefault="009F5046" w14:paraId="29CE2C1A" w14:textId="77777777">
            <w:pPr>
              <w:spacing w:after="0" w:line="240" w:lineRule="auto"/>
              <w:jc w:val="both"/>
              <w:textAlignment w:val="baseline"/>
              <w:rPr>
                <w:rFonts w:ascii="Arial" w:hAnsi="Arial" w:eastAsia="Times New Roman" w:cs="Arial"/>
                <w:sz w:val="24"/>
                <w:szCs w:val="24"/>
                <w:lang w:val="en-CA" w:eastAsia="en-CA"/>
              </w:rPr>
            </w:pPr>
            <w:r w:rsidRPr="0032287F">
              <w:rPr>
                <w:rFonts w:ascii="Arial" w:hAnsi="Arial" w:eastAsia="Times New Roman" w:cs="Arial"/>
                <w:color w:val="000000"/>
                <w:sz w:val="24"/>
                <w:szCs w:val="24"/>
                <w:lang w:val="en-CA" w:eastAsia="en-CA"/>
              </w:rPr>
              <w:t>0.0383 * </w:t>
            </w:r>
          </w:p>
        </w:tc>
      </w:tr>
    </w:tbl>
    <w:p w:rsidRPr="0032287F" w:rsidR="009F5046" w:rsidP="009F5046" w:rsidRDefault="009F5046" w14:paraId="4973963C" w14:textId="77777777">
      <w:pPr>
        <w:spacing w:after="0" w:line="240" w:lineRule="auto"/>
        <w:textAlignment w:val="baseline"/>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t> </w:t>
      </w:r>
    </w:p>
    <w:p w:rsidRPr="0032287F" w:rsidR="009F5046" w:rsidP="009F5046" w:rsidRDefault="009F5046" w14:paraId="72575C74" w14:textId="77777777">
      <w:pPr>
        <w:rPr>
          <w:rFonts w:ascii="Arial" w:hAnsi="Arial" w:eastAsia="Times New Roman" w:cs="Arial"/>
          <w:sz w:val="24"/>
          <w:szCs w:val="24"/>
          <w:lang w:val="en-CA" w:eastAsia="en-CA"/>
        </w:rPr>
      </w:pPr>
      <w:r w:rsidRPr="0032287F">
        <w:rPr>
          <w:rFonts w:ascii="Arial" w:hAnsi="Arial" w:eastAsia="Times New Roman" w:cs="Arial"/>
          <w:sz w:val="24"/>
          <w:szCs w:val="24"/>
          <w:lang w:val="en-CA" w:eastAsia="en-CA"/>
        </w:rPr>
        <w:br w:type="page"/>
      </w:r>
    </w:p>
    <w:p w:rsidRPr="0032287F" w:rsidR="009F5046" w:rsidP="009F5046" w:rsidRDefault="009F5046" w14:paraId="1C82B41F" w14:textId="77777777">
      <w:pPr>
        <w:spacing w:after="0" w:line="480" w:lineRule="auto"/>
        <w:textAlignment w:val="baseline"/>
        <w:rPr>
          <w:rFonts w:ascii="Arial" w:hAnsi="Arial" w:eastAsia="Times New Roman" w:cs="Arial"/>
          <w:sz w:val="24"/>
          <w:szCs w:val="24"/>
          <w:lang w:val="en-CA" w:eastAsia="en-CA"/>
        </w:rPr>
      </w:pPr>
      <w:r w:rsidRPr="0032287F">
        <w:rPr>
          <w:rFonts w:ascii="Arial" w:hAnsi="Arial" w:cs="Arial"/>
          <w:noProof/>
          <w:sz w:val="24"/>
          <w:szCs w:val="24"/>
          <w:lang w:val="en-CA"/>
        </w:rPr>
        <w:lastRenderedPageBreak/>
        <w:drawing>
          <wp:inline distT="0" distB="0" distL="0" distR="0" wp14:anchorId="4FDA80F5" wp14:editId="0C922899">
            <wp:extent cx="4536379" cy="3809330"/>
            <wp:effectExtent l="0" t="0" r="0" b="127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8"/>
                    <a:stretch>
                      <a:fillRect/>
                    </a:stretch>
                  </pic:blipFill>
                  <pic:spPr>
                    <a:xfrm>
                      <a:off x="0" y="0"/>
                      <a:ext cx="4547861" cy="3818972"/>
                    </a:xfrm>
                    <a:prstGeom prst="rect">
                      <a:avLst/>
                    </a:prstGeom>
                  </pic:spPr>
                </pic:pic>
              </a:graphicData>
            </a:graphic>
          </wp:inline>
        </w:drawing>
      </w:r>
    </w:p>
    <w:p w:rsidRPr="0032287F" w:rsidR="009F5046" w:rsidP="009F5046" w:rsidRDefault="009F5046" w14:paraId="5D44C4FA" w14:textId="247AEB49">
      <w:pPr>
        <w:pStyle w:val="paragraph"/>
        <w:textAlignment w:val="baseline"/>
        <w:rPr>
          <w:rStyle w:val="eop"/>
          <w:rFonts w:ascii="Arial" w:hAnsi="Arial" w:cs="Arial"/>
        </w:rPr>
      </w:pPr>
      <w:r w:rsidRPr="0032287F">
        <w:rPr>
          <w:rStyle w:val="normaltextrun"/>
          <w:rFonts w:ascii="Arial" w:hAnsi="Arial" w:cs="Arial"/>
          <w:b/>
        </w:rPr>
        <w:t>Figure S1</w:t>
      </w:r>
      <w:r w:rsidRPr="0032287F">
        <w:rPr>
          <w:rStyle w:val="normaltextrun"/>
          <w:rFonts w:ascii="Arial" w:hAnsi="Arial" w:cs="Arial"/>
        </w:rPr>
        <w:t xml:space="preserve">. Maximum number of minor ulcers found on each individual </w:t>
      </w:r>
      <w:r w:rsidRPr="0032287F">
        <w:rPr>
          <w:rFonts w:ascii="Arial" w:hAnsi="Arial" w:cs="Arial"/>
          <w:i/>
          <w:iCs/>
        </w:rPr>
        <w:t>Parastichopus californicus</w:t>
      </w:r>
      <w:r w:rsidRPr="0032287F">
        <w:rPr>
          <w:rFonts w:ascii="Arial" w:hAnsi="Arial" w:cs="Arial"/>
        </w:rPr>
        <w:t xml:space="preserve"> </w:t>
      </w:r>
      <w:r w:rsidRPr="0032287F">
        <w:rPr>
          <w:rStyle w:val="normaltextrun"/>
          <w:rFonts w:ascii="Arial" w:hAnsi="Arial" w:cs="Arial"/>
        </w:rPr>
        <w:t>during the heat treatment, compared between the three temperature treatments. </w:t>
      </w:r>
      <w:r w:rsidRPr="0032287F">
        <w:rPr>
          <w:rStyle w:val="eop"/>
          <w:rFonts w:ascii="Arial" w:hAnsi="Arial" w:cs="Arial"/>
        </w:rPr>
        <w:t> We examined sea cucumbers for ulcers and classified them as minor or major based on their apparent severity.</w:t>
      </w:r>
    </w:p>
    <w:p w:rsidRPr="0032287F" w:rsidR="009F5046" w:rsidP="009F5046" w:rsidRDefault="009F5046" w14:paraId="3245A21B" w14:textId="77777777">
      <w:pPr>
        <w:rPr>
          <w:rFonts w:ascii="Arial" w:hAnsi="Arial" w:eastAsia="Times New Roman" w:cs="Arial"/>
          <w:sz w:val="24"/>
          <w:szCs w:val="24"/>
          <w:lang w:val="en-CA" w:eastAsia="en-CA"/>
        </w:rPr>
      </w:pPr>
      <w:r w:rsidRPr="0032287F">
        <w:rPr>
          <w:rStyle w:val="eop"/>
          <w:rFonts w:ascii="Arial" w:hAnsi="Arial" w:cs="Arial"/>
          <w:sz w:val="24"/>
          <w:szCs w:val="24"/>
          <w:lang w:val="en-CA"/>
        </w:rPr>
        <w:br w:type="page"/>
      </w:r>
    </w:p>
    <w:p w:rsidRPr="0032287F" w:rsidR="009F5046" w:rsidP="009F5046" w:rsidRDefault="009F5046" w14:paraId="3468C63E" w14:textId="77777777">
      <w:pPr>
        <w:spacing w:after="0" w:line="480" w:lineRule="auto"/>
        <w:textAlignment w:val="baseline"/>
        <w:rPr>
          <w:rFonts w:ascii="Arial" w:hAnsi="Arial" w:eastAsia="Times New Roman" w:cs="Arial"/>
          <w:sz w:val="24"/>
          <w:szCs w:val="24"/>
          <w:lang w:val="en-CA" w:eastAsia="en-CA"/>
        </w:rPr>
      </w:pPr>
      <w:r w:rsidRPr="0032287F">
        <w:rPr>
          <w:rFonts w:ascii="Arial" w:hAnsi="Arial" w:cs="Arial"/>
          <w:noProof/>
          <w:sz w:val="24"/>
          <w:szCs w:val="24"/>
          <w:lang w:val="en-CA"/>
        </w:rPr>
        <w:lastRenderedPageBreak/>
        <w:drawing>
          <wp:inline distT="0" distB="0" distL="0" distR="0" wp14:anchorId="5E2C3725" wp14:editId="614C5DCE">
            <wp:extent cx="5722620" cy="3582016"/>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19"/>
                    <a:stretch>
                      <a:fillRect/>
                    </a:stretch>
                  </pic:blipFill>
                  <pic:spPr>
                    <a:xfrm>
                      <a:off x="0" y="0"/>
                      <a:ext cx="5741293" cy="3593704"/>
                    </a:xfrm>
                    <a:prstGeom prst="rect">
                      <a:avLst/>
                    </a:prstGeom>
                  </pic:spPr>
                </pic:pic>
              </a:graphicData>
            </a:graphic>
          </wp:inline>
        </w:drawing>
      </w:r>
    </w:p>
    <w:p w:rsidRPr="0032287F" w:rsidR="009F5046" w:rsidP="009F5046" w:rsidRDefault="009F5046" w14:paraId="328A0999" w14:textId="77777777">
      <w:pPr>
        <w:pStyle w:val="paragraph"/>
        <w:textAlignment w:val="baseline"/>
        <w:rPr>
          <w:rStyle w:val="eop"/>
          <w:rFonts w:ascii="Arial" w:hAnsi="Arial" w:cs="Arial"/>
        </w:rPr>
      </w:pPr>
      <w:r w:rsidRPr="0032287F">
        <w:rPr>
          <w:rStyle w:val="normaltextrun"/>
          <w:rFonts w:ascii="Arial" w:hAnsi="Arial" w:cs="Arial"/>
          <w:b/>
        </w:rPr>
        <w:t>Figure S2:</w:t>
      </w:r>
      <w:r w:rsidRPr="0032287F">
        <w:rPr>
          <w:rStyle w:val="normaltextrun"/>
          <w:rFonts w:ascii="Arial" w:hAnsi="Arial" w:cs="Arial"/>
        </w:rPr>
        <w:t xml:space="preserve"> Scatter plot displaying the relationship between </w:t>
      </w:r>
      <w:r w:rsidRPr="0032287F">
        <w:rPr>
          <w:rStyle w:val="normaltextrun"/>
          <w:rFonts w:ascii="Arial" w:hAnsi="Arial" w:cs="Arial"/>
          <w:i/>
        </w:rPr>
        <w:t>Parastichopus californicus</w:t>
      </w:r>
      <w:r w:rsidRPr="0032287F">
        <w:rPr>
          <w:rStyle w:val="normaltextrun"/>
          <w:rFonts w:ascii="Arial" w:hAnsi="Arial" w:cs="Arial"/>
        </w:rPr>
        <w:t xml:space="preserve"> stiffness metrics. Spearman’s rank correlation coefficient indicated a high degree of correlation between metrics (r</w:t>
      </w:r>
      <w:r w:rsidRPr="0032287F">
        <w:rPr>
          <w:rStyle w:val="normaltextrun"/>
          <w:rFonts w:ascii="Arial" w:hAnsi="Arial" w:cs="Arial"/>
          <w:vertAlign w:val="subscript"/>
        </w:rPr>
        <w:t>s</w:t>
      </w:r>
      <w:r w:rsidRPr="0032287F">
        <w:rPr>
          <w:rStyle w:val="normaltextrun"/>
          <w:rFonts w:ascii="Arial" w:hAnsi="Arial" w:cs="Arial"/>
        </w:rPr>
        <w:t xml:space="preserve"> = 0.53, p &lt; 0.001)</w:t>
      </w:r>
      <w:r w:rsidRPr="0032287F">
        <w:rPr>
          <w:rStyle w:val="eop"/>
          <w:rFonts w:ascii="Arial" w:hAnsi="Arial" w:cs="Arial"/>
        </w:rPr>
        <w:t xml:space="preserve">. Stiffness metrics were measured daily for each sea cucumber throughout the experiment. </w:t>
      </w:r>
    </w:p>
    <w:p w:rsidRPr="0032287F" w:rsidR="009F5046" w:rsidP="009F5046" w:rsidRDefault="009F5046" w14:paraId="749EFA96" w14:textId="77777777">
      <w:pPr>
        <w:rPr>
          <w:rFonts w:ascii="Arial" w:hAnsi="Arial" w:eastAsia="Times New Roman" w:cs="Arial"/>
          <w:sz w:val="24"/>
          <w:szCs w:val="24"/>
          <w:lang w:val="en-CA" w:eastAsia="en-CA"/>
        </w:rPr>
      </w:pPr>
      <w:r w:rsidRPr="0032287F">
        <w:rPr>
          <w:rStyle w:val="eop"/>
          <w:rFonts w:ascii="Arial" w:hAnsi="Arial" w:cs="Arial"/>
          <w:sz w:val="24"/>
          <w:szCs w:val="24"/>
          <w:lang w:val="en-CA"/>
        </w:rPr>
        <w:br w:type="page"/>
      </w:r>
    </w:p>
    <w:p w:rsidRPr="0032287F" w:rsidR="009F5046" w:rsidP="009F5046" w:rsidRDefault="009F5046" w14:paraId="12003BB0" w14:textId="77777777">
      <w:pPr>
        <w:spacing w:after="0" w:line="480" w:lineRule="auto"/>
        <w:textAlignment w:val="baseline"/>
        <w:rPr>
          <w:rFonts w:ascii="Arial" w:hAnsi="Arial" w:eastAsia="Times New Roman" w:cs="Arial"/>
          <w:sz w:val="24"/>
          <w:szCs w:val="24"/>
          <w:lang w:val="en-CA" w:eastAsia="en-CA"/>
        </w:rPr>
      </w:pPr>
      <w:r w:rsidRPr="0032287F">
        <w:rPr>
          <w:rFonts w:ascii="Arial" w:hAnsi="Arial" w:cs="Arial"/>
          <w:noProof/>
          <w:sz w:val="24"/>
          <w:szCs w:val="24"/>
          <w:lang w:val="en-CA"/>
        </w:rPr>
        <w:lastRenderedPageBreak/>
        <w:drawing>
          <wp:inline distT="0" distB="0" distL="0" distR="0" wp14:anchorId="49B7A018" wp14:editId="2485A704">
            <wp:extent cx="5784850" cy="3211962"/>
            <wp:effectExtent l="0" t="0" r="6350" b="762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20"/>
                    <a:stretch>
                      <a:fillRect/>
                    </a:stretch>
                  </pic:blipFill>
                  <pic:spPr>
                    <a:xfrm>
                      <a:off x="0" y="0"/>
                      <a:ext cx="5798016" cy="3219272"/>
                    </a:xfrm>
                    <a:prstGeom prst="rect">
                      <a:avLst/>
                    </a:prstGeom>
                  </pic:spPr>
                </pic:pic>
              </a:graphicData>
            </a:graphic>
          </wp:inline>
        </w:drawing>
      </w:r>
    </w:p>
    <w:p w:rsidRPr="0032287F" w:rsidR="009F5046" w:rsidP="009F5046" w:rsidRDefault="009F5046" w14:paraId="2DFE97B2" w14:textId="77777777">
      <w:pPr>
        <w:pStyle w:val="paragraph"/>
        <w:textAlignment w:val="baseline"/>
        <w:rPr>
          <w:rFonts w:ascii="Arial" w:hAnsi="Arial" w:cs="Arial"/>
        </w:rPr>
      </w:pPr>
      <w:r w:rsidRPr="0032287F">
        <w:rPr>
          <w:rStyle w:val="normaltextrun"/>
          <w:rFonts w:ascii="Arial" w:hAnsi="Arial" w:cs="Arial"/>
          <w:b/>
        </w:rPr>
        <w:t>Figure S3</w:t>
      </w:r>
      <w:r w:rsidRPr="0032287F">
        <w:rPr>
          <w:rStyle w:val="normaltextrun"/>
          <w:rFonts w:ascii="Arial" w:hAnsi="Arial" w:cs="Arial"/>
        </w:rPr>
        <w:t xml:space="preserve">. Ordinal regression coefficient and 95% confidence intervals from two AIC selected models with stiffness as antipredator defense or structural maintenance as the response variables. Variable reference categories were Temp: 12°C and Day 1. If confidence intervals overlap 0 (dashed line) the effect is non-significant. </w:t>
      </w:r>
    </w:p>
    <w:p w:rsidRPr="0032287F" w:rsidR="001607D3" w:rsidP="009F5046" w:rsidRDefault="001607D3" w14:paraId="2C078E63" w14:textId="2C6478A3">
      <w:pPr>
        <w:rPr>
          <w:rFonts w:ascii="Arial" w:hAnsi="Arial" w:cs="Arial"/>
          <w:sz w:val="24"/>
          <w:szCs w:val="24"/>
        </w:rPr>
      </w:pPr>
    </w:p>
    <w:sectPr w:rsidRPr="0032287F" w:rsidR="001607D3" w:rsidSect="00EB0E0A">
      <w:headerReference w:type="even" r:id="rId21"/>
      <w:headerReference w:type="default" r:id="rId22"/>
      <w:pgSz w:w="12240" w:h="15840" w:orient="portrait"/>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JF" w:author="Jonathan Farr" w:date="2021-12-13T01:21:00Z" w:id="1">
    <w:p w:rsidR="003036A2" w:rsidP="00526CA7" w:rsidRDefault="003036A2" w14:paraId="44232F2D" w14:textId="77777777">
      <w:pPr>
        <w:pStyle w:val="CommentText"/>
      </w:pPr>
      <w:r>
        <w:rPr>
          <w:rStyle w:val="CommentReference"/>
        </w:rPr>
        <w:annotationRef/>
      </w:r>
      <w:r>
        <w:rPr>
          <w:lang w:val="en-CA"/>
        </w:rPr>
        <w:t xml:space="preserve">Had fun throwing this down, open to critiques and concerns 😉 </w:t>
      </w:r>
    </w:p>
  </w:comment>
  <w:comment w:initials="JF" w:author="Jonathan Farr" w:date="2021-12-13T00:49:00Z" w:id="2">
    <w:p w:rsidR="00494EB0" w:rsidP="003036A2" w:rsidRDefault="00494EB0" w14:paraId="572C1C98" w14:textId="14D5B3CE">
      <w:pPr>
        <w:pStyle w:val="CommentText"/>
      </w:pPr>
      <w:r>
        <w:rPr>
          <w:rStyle w:val="CommentReference"/>
        </w:rPr>
        <w:annotationRef/>
      </w:r>
      <w:r>
        <w:rPr>
          <w:lang w:val="en-CA"/>
        </w:rPr>
        <w:t xml:space="preserve">I don't love how this was re-phrased, it makes it seem like the algal bloom, not the heat wave, caused all these bad things. Didn't the heat wave also harm fisheries more directly (killing larvae or prey or something?) </w:t>
      </w:r>
    </w:p>
  </w:comment>
  <w:comment w:initials="JF" w:author="Jonathan Farr" w:date="2021-12-13T00:49:00Z" w:id="3">
    <w:p w:rsidR="00494EB0" w:rsidP="00526CA7" w:rsidRDefault="00494EB0" w14:paraId="716E034F" w14:textId="77777777">
      <w:pPr>
        <w:pStyle w:val="CommentText"/>
      </w:pPr>
      <w:r>
        <w:rPr>
          <w:rStyle w:val="CommentReference"/>
        </w:rPr>
        <w:annotationRef/>
      </w:r>
      <w:r>
        <w:rPr>
          <w:lang w:val="en-CA"/>
        </w:rPr>
        <w:t xml:space="preserve">If it's just the algal bloom link, then I think we might want to cut this example just because it seems a bit tangental </w:t>
      </w:r>
    </w:p>
  </w:comment>
  <w:comment w:initials="DT" w:author="Declan Taylor" w:date="2021-12-12T20:49:00Z" w:id="4">
    <w:p w:rsidR="0079120B" w:rsidP="00370837" w:rsidRDefault="0079120B" w14:paraId="66CBCB2E" w14:textId="3A4F050B">
      <w:pPr>
        <w:pStyle w:val="CommentText"/>
      </w:pPr>
      <w:r>
        <w:rPr>
          <w:rStyle w:val="CommentReference"/>
        </w:rPr>
        <w:annotationRef/>
      </w:r>
      <w:r>
        <w:t>@SANDRA can you read this paragraph/transition for us?</w:t>
      </w:r>
    </w:p>
  </w:comment>
  <w:comment w:initials="DT" w:author="Declan Taylor" w:date="2021-12-12T20:34:00Z" w:id="5">
    <w:p w:rsidR="000155CB" w:rsidP="00C3101E" w:rsidRDefault="000155CB" w14:paraId="66EC85EC" w14:textId="11E2A4B5">
      <w:pPr>
        <w:pStyle w:val="CommentText"/>
      </w:pPr>
      <w:r>
        <w:rPr>
          <w:rStyle w:val="CommentReference"/>
        </w:rPr>
        <w:annotationRef/>
      </w:r>
      <w:r>
        <w:t>@SANDRA – appropriate detail for intro?</w:t>
      </w:r>
    </w:p>
  </w:comment>
  <w:comment w:initials="DT" w:author="Declan Taylor" w:date="2021-12-12T20:08:00Z" w:id="7">
    <w:p w:rsidR="00E32EFB" w:rsidRDefault="00E32EFB" w14:paraId="04D8F742" w14:textId="77D6F145">
      <w:pPr>
        <w:pStyle w:val="CommentText"/>
      </w:pPr>
      <w:r>
        <w:rPr>
          <w:rStyle w:val="CommentReference"/>
        </w:rPr>
        <w:annotationRef/>
      </w:r>
      <w:r>
        <w:t>We don’t discuss evisceration as a thermal stress response</w:t>
      </w:r>
      <w:r w:rsidR="000609BD">
        <w:t xml:space="preserve"> so this kinda feels like a weird jump.</w:t>
      </w:r>
    </w:p>
  </w:comment>
  <w:comment w:initials="DT" w:author="Declan Taylor" w:date="2021-12-12T20:17:00Z" w:id="8">
    <w:p w:rsidR="0015769A" w:rsidRDefault="00BF59DF" w14:paraId="654FF241" w14:textId="77777777">
      <w:pPr>
        <w:pStyle w:val="CommentText"/>
      </w:pPr>
      <w:r>
        <w:rPr>
          <w:rStyle w:val="CommentReference"/>
        </w:rPr>
        <w:annotationRef/>
      </w:r>
      <w:r>
        <w:t xml:space="preserve">Love the flow of the intro. I have two main concerns. </w:t>
      </w:r>
    </w:p>
    <w:p w:rsidR="0015769A" w:rsidRDefault="00BF59DF" w14:paraId="641ECAE0" w14:textId="75FEC151">
      <w:pPr>
        <w:pStyle w:val="CommentText"/>
      </w:pPr>
      <w:r>
        <w:t xml:space="preserve">One is that we never </w:t>
      </w:r>
      <w:r w:rsidR="0015769A">
        <w:t>formally</w:t>
      </w:r>
      <w:r>
        <w:t xml:space="preserve"> introduce our study species</w:t>
      </w:r>
      <w:r w:rsidR="0015769A">
        <w:t>in a general sense, which I think is something they want/expect?</w:t>
      </w:r>
    </w:p>
    <w:p w:rsidR="00BF59DF" w:rsidRDefault="0015769A" w14:paraId="2AE79E9B" w14:textId="66630E48">
      <w:pPr>
        <w:pStyle w:val="CommentText"/>
      </w:pPr>
      <w:r>
        <w:t>2, we don’t talk about the economic importance of cukes or anything like that (which I think we put in the discussion)?</w:t>
      </w:r>
    </w:p>
  </w:comment>
  <w:comment w:initials="JF" w:author="Jonathan Farr" w:date="2021-12-13T01:04:00Z" w:id="9">
    <w:p w:rsidR="00CF6903" w:rsidP="00526CA7" w:rsidRDefault="00CF6903" w14:paraId="03194ACE" w14:textId="77777777">
      <w:pPr>
        <w:pStyle w:val="CommentText"/>
      </w:pPr>
      <w:r>
        <w:rPr>
          <w:rStyle w:val="CommentReference"/>
        </w:rPr>
        <w:annotationRef/>
      </w:r>
      <w:r>
        <w:rPr>
          <w:lang w:val="en-CA"/>
        </w:rPr>
        <w:t>I think we've addressed both of these things...</w:t>
      </w:r>
    </w:p>
  </w:comment>
  <w:comment w:initials="DT" w:author="Declan Taylor" w:date="2021-12-02T19:56:00Z" w:id="10">
    <w:p w:rsidR="009F5046" w:rsidP="00CF6903" w:rsidRDefault="009F5046" w14:paraId="4B56BC25" w14:textId="7C57604D">
      <w:pPr>
        <w:pStyle w:val="CommentText"/>
      </w:pPr>
      <w:r>
        <w:rPr>
          <w:rStyle w:val="CommentReference"/>
        </w:rPr>
        <w:annotationRef/>
      </w:r>
      <w:r>
        <w:t>These will be added to the final document once we’ve talked to Em again!</w:t>
      </w:r>
    </w:p>
  </w:comment>
  <w:comment w:initials="JF" w:author="Jonathan Farr" w:date="2021-12-13T00:33:00Z" w:id="11">
    <w:p w:rsidR="00AA41C5" w:rsidP="00526CA7" w:rsidRDefault="00AA41C5" w14:paraId="1EEC8E7C" w14:textId="77777777">
      <w:pPr>
        <w:pStyle w:val="CommentText"/>
      </w:pPr>
      <w:r>
        <w:rPr>
          <w:rStyle w:val="CommentReference"/>
        </w:rPr>
        <w:annotationRef/>
      </w:r>
      <w:r>
        <w:rPr>
          <w:lang w:val="en-CA"/>
        </w:rPr>
        <w:t>Sara says consider adding a stats test (maybe a simple KW test)</w:t>
      </w:r>
    </w:p>
  </w:comment>
  <w:comment w:initials="JF" w:author="Jonathan Farr" w:date="2021-12-13T00:36:00Z" w:id="12">
    <w:p w:rsidR="00124884" w:rsidP="00526CA7" w:rsidRDefault="00124884" w14:paraId="47094FD8" w14:textId="77777777">
      <w:pPr>
        <w:pStyle w:val="CommentText"/>
      </w:pPr>
      <w:r>
        <w:rPr>
          <w:rStyle w:val="CommentReference"/>
        </w:rPr>
        <w:annotationRef/>
      </w:r>
      <w:r>
        <w:rPr>
          <w:lang w:val="en-CA"/>
        </w:rPr>
        <w:t xml:space="preserve">From Sara: </w:t>
      </w:r>
      <w:r>
        <w:rPr>
          <w:color w:val="000000"/>
          <w:lang w:val="en-CA"/>
        </w:rPr>
        <w:t>reference this table in your methods as well when you're explaining how you constructed the models</w:t>
      </w:r>
    </w:p>
  </w:comment>
  <w:comment w:initials="JF" w:author="Jonathan Farr [2]" w:date="2021-12-10T11:25:00Z" w:id="13">
    <w:p w:rsidR="009F5046" w:rsidP="00124884" w:rsidRDefault="009F5046" w14:paraId="429BBFB1" w14:textId="4B48E730">
      <w:pPr>
        <w:pStyle w:val="CommentText"/>
      </w:pPr>
      <w:r>
        <w:t>Add numbers for each treatment</w:t>
      </w:r>
      <w:r>
        <w:rPr>
          <w:rStyle w:val="CommentReference"/>
        </w:rPr>
        <w:annotationRef/>
      </w:r>
    </w:p>
  </w:comment>
  <w:comment w:initials="JF" w:author="Jonathan Farr" w:date="2021-12-12T17:43:00Z" w:id="14">
    <w:p w:rsidR="110F6992" w:rsidRDefault="110F6992" w14:paraId="4BEFEF7C" w14:textId="3A23B489">
      <w:pPr>
        <w:pStyle w:val="CommentText"/>
      </w:pPr>
      <w:r>
        <w:t xml:space="preserve">FLAG --&gt; FOR SOME REASON in the script is says N=12 cucumbers, not N=13 - perhaps the .csv file hasn't been updated? </w:t>
      </w:r>
      <w:r>
        <w:rPr>
          <w:rStyle w:val="CommentReference"/>
        </w:rPr>
        <w:annotationRef/>
      </w:r>
    </w:p>
  </w:comment>
  <w:comment w:initials="JF" w:author="Jonathan Farr" w:date="2021-12-12T17:47:00Z" w:id="15">
    <w:p w:rsidR="5B26DF05" w:rsidRDefault="5B26DF05" w14:paraId="7813011D" w14:textId="7BE58C2D">
      <w:pPr>
        <w:pStyle w:val="CommentText"/>
      </w:pPr>
      <w:r>
        <w:t>N=13 gathered from excel file (Raw, most updated data)</w:t>
      </w:r>
      <w:r>
        <w:rPr>
          <w:rStyle w:val="CommentReference"/>
        </w:rPr>
        <w:annotationRef/>
      </w:r>
    </w:p>
  </w:comment>
  <w:comment w:initials="DT" w:author="Declan Taylor" w:date="2021-12-13T13:42:00Z" w:id="16">
    <w:p w:rsidR="0080463E" w:rsidRDefault="0080463E" w14:paraId="4B69A4E7" w14:textId="19667940">
      <w:pPr>
        <w:pStyle w:val="CommentText"/>
      </w:pPr>
      <w:r>
        <w:rPr>
          <w:rStyle w:val="CommentReference"/>
        </w:rPr>
        <w:annotationRef/>
      </w:r>
      <w:r>
        <w:t>TRIVIUM AND BIVIUM</w:t>
      </w:r>
    </w:p>
  </w:comment>
  <w:comment w:initials="DT" w:author="Declan Taylor" w:date="2021-12-11T12:12:00Z" w:id="17">
    <w:p w:rsidR="009F5046" w:rsidP="0071670C" w:rsidRDefault="009F5046" w14:paraId="37BFCF27" w14:textId="5ED79CB9">
      <w:pPr>
        <w:pStyle w:val="CommentText"/>
      </w:pPr>
      <w:r>
        <w:rPr>
          <w:rStyle w:val="CommentReference"/>
        </w:rPr>
        <w:annotationRef/>
      </w:r>
      <w:r>
        <w:t>Need a more academic word for the goey white tissue/material that was kinda leaking or threatening to leak out of the ulcers.</w:t>
      </w:r>
    </w:p>
  </w:comment>
  <w:comment w:initials="JF" w:author="Jonathan Farr" w:date="2021-12-13T09:18:00Z" w:id="18">
    <w:p w:rsidR="00E57584" w:rsidP="007333C6" w:rsidRDefault="00E57584" w14:paraId="7C936025" w14:textId="77777777">
      <w:pPr>
        <w:pStyle w:val="CommentText"/>
      </w:pPr>
      <w:r>
        <w:rPr>
          <w:rStyle w:val="CommentReference"/>
        </w:rPr>
        <w:annotationRef/>
      </w:r>
      <w:r>
        <w:rPr>
          <w:lang w:val="en-CA"/>
        </w:rPr>
        <w:t>Sammy says add paper with abrasions leading to ulcers</w:t>
      </w:r>
    </w:p>
  </w:comment>
  <w:comment w:initials="DT" w:author="Declan Taylor" w:date="2021-12-13T13:44:00Z" w:id="22">
    <w:p w:rsidR="003E0A4D" w:rsidRDefault="003E0A4D" w14:paraId="5E094A2F" w14:textId="7EE4152F">
      <w:pPr>
        <w:pStyle w:val="CommentText"/>
      </w:pPr>
      <w:r>
        <w:rPr>
          <w:rStyle w:val="CommentReference"/>
        </w:rPr>
        <w:annotationRef/>
      </w:r>
      <w:r>
        <w:t>SHORT TERM?</w:t>
      </w:r>
    </w:p>
  </w:comment>
  <w:comment w:initials="DT" w:author="Declan Taylor" w:date="2021-12-11T20:18:00Z" w:id="19">
    <w:p w:rsidR="009F5046" w:rsidP="00E57584" w:rsidRDefault="009F5046" w14:paraId="0A9EE4AB" w14:textId="3CDC687F">
      <w:pPr>
        <w:pStyle w:val="CommentText"/>
      </w:pPr>
      <w:r>
        <w:rPr>
          <w:rStyle w:val="CommentReference"/>
        </w:rPr>
        <w:annotationRef/>
      </w:r>
      <w:r>
        <w:t xml:space="preserve">We should check with Sara on this – I think acute heat shock can take multiple days (say… 3) to kill an organism. </w:t>
      </w:r>
    </w:p>
  </w:comment>
  <w:comment w:initials="JF" w:author="Jonathan Farr" w:date="2021-12-13T09:19:00Z" w:id="20">
    <w:p w:rsidR="00B620F8" w:rsidP="008151FE" w:rsidRDefault="00B620F8" w14:paraId="0A9E9581" w14:textId="5B5C5A2F">
      <w:pPr>
        <w:pStyle w:val="CommentText"/>
      </w:pPr>
      <w:r>
        <w:rPr>
          <w:rStyle w:val="CommentReference"/>
        </w:rPr>
        <w:annotationRef/>
      </w:r>
      <w:r>
        <w:rPr>
          <w:lang w:val="en-CA"/>
        </w:rPr>
        <w:t>@SANDRA</w:t>
      </w:r>
      <w:r w:rsidR="00531B86">
        <w:rPr>
          <w:lang w:val="en-CA"/>
        </w:rPr>
        <w:t>: our treatment is an acute heat shock that elicited a mortality event.</w:t>
      </w:r>
      <w:r w:rsidR="0084279C">
        <w:rPr>
          <w:lang w:val="en-CA"/>
        </w:rPr>
        <w:t xml:space="preserve"> Get rid of the interpretation.</w:t>
      </w:r>
    </w:p>
  </w:comment>
  <w:comment w:initials="JF" w:author="Jonathan Farr" w:date="2021-12-13T14:37:00Z" w:id="21">
    <w:p w:rsidR="00457416" w:rsidP="007333C6" w:rsidRDefault="00457416" w14:paraId="3F7E8990" w14:textId="77777777">
      <w:pPr>
        <w:pStyle w:val="CommentText"/>
      </w:pPr>
      <w:r>
        <w:rPr>
          <w:rStyle w:val="CommentReference"/>
        </w:rPr>
        <w:annotationRef/>
      </w:r>
      <w:r>
        <w:rPr>
          <w:lang w:val="en-CA"/>
        </w:rPr>
        <w:t>Dan says that this isn't really true, acute heat stress did kill our cukes</w:t>
      </w:r>
    </w:p>
  </w:comment>
  <w:comment w:initials="DT" w:author="Declan Taylor" w:date="2021-12-11T20:27:00Z" w:id="23">
    <w:p w:rsidR="009F5046" w:rsidP="00457416" w:rsidRDefault="009F5046" w14:paraId="0CB72A5F" w14:textId="74703805">
      <w:pPr>
        <w:pStyle w:val="CommentText"/>
      </w:pPr>
      <w:r>
        <w:rPr>
          <w:rStyle w:val="CommentReference"/>
        </w:rPr>
        <w:annotationRef/>
      </w:r>
      <w:r>
        <w:t>I am not totally convinced that the larvae thing is relevant, to our discussion in a paper about wasting… if we wanna keep it, perhaps later down where we’re not simply summarizing the biological significance of the results is best.</w:t>
      </w:r>
    </w:p>
  </w:comment>
  <w:comment w:initials="JF" w:author="Jonathan Farr" w:date="2021-12-13T01:25:00Z" w:id="24">
    <w:p w:rsidR="00077F0A" w:rsidP="00526CA7" w:rsidRDefault="00077F0A" w14:paraId="26585593" w14:textId="6D22950D">
      <w:pPr>
        <w:pStyle w:val="CommentText"/>
      </w:pPr>
      <w:r>
        <w:rPr>
          <w:rStyle w:val="CommentReference"/>
        </w:rPr>
        <w:annotationRef/>
      </w:r>
      <w:r>
        <w:rPr>
          <w:lang w:val="en-CA"/>
        </w:rPr>
        <w:t>@SANDRA</w:t>
      </w:r>
      <w:r w:rsidR="00D44373">
        <w:rPr>
          <w:lang w:val="en-CA"/>
        </w:rPr>
        <w:t xml:space="preserve">: probably more of a </w:t>
      </w:r>
      <w:r w:rsidR="00C5671D">
        <w:rPr>
          <w:lang w:val="en-CA"/>
        </w:rPr>
        <w:t>coincidence</w:t>
      </w:r>
      <w:r w:rsidR="00D44373">
        <w:rPr>
          <w:lang w:val="en-CA"/>
        </w:rPr>
        <w:t xml:space="preserve"> more thana </w:t>
      </w:r>
      <w:r w:rsidR="00C5671D">
        <w:rPr>
          <w:lang w:val="en-CA"/>
        </w:rPr>
        <w:t>a</w:t>
      </w:r>
      <w:r w:rsidR="00D44373">
        <w:rPr>
          <w:lang w:val="en-CA"/>
        </w:rPr>
        <w:t xml:space="preserve">nything else because of how different life stages are. Worth </w:t>
      </w:r>
      <w:r w:rsidR="00B55A75">
        <w:rPr>
          <w:lang w:val="en-CA"/>
        </w:rPr>
        <w:t>stressing the concidence because unknown thermal biology in two VERY different life stages.</w:t>
      </w:r>
    </w:p>
  </w:comment>
  <w:comment w:initials="JF" w:author="Jonathan Farr" w:date="2021-12-13T09:21:00Z" w:id="25">
    <w:p w:rsidR="002053B6" w:rsidP="007333C6" w:rsidRDefault="002053B6" w14:paraId="244B9803" w14:textId="77777777">
      <w:pPr>
        <w:pStyle w:val="CommentText"/>
      </w:pPr>
      <w:r>
        <w:rPr>
          <w:rStyle w:val="CommentReference"/>
        </w:rPr>
        <w:annotationRef/>
      </w:r>
      <w:r>
        <w:rPr>
          <w:lang w:val="en-CA"/>
        </w:rPr>
        <w:t>Look for papers on similar species w similar niche</w:t>
      </w:r>
    </w:p>
  </w:comment>
  <w:comment w:initials="JF" w:author="Jonathan Farr" w:date="2021-12-11T12:24:00Z" w:id="26">
    <w:p w:rsidR="009F5046" w:rsidP="002053B6" w:rsidRDefault="009F5046" w14:paraId="69E14577" w14:textId="0313634A">
      <w:pPr>
        <w:pStyle w:val="CommentText"/>
      </w:pPr>
      <w:r>
        <w:rPr>
          <w:rStyle w:val="CommentReference"/>
        </w:rPr>
        <w:annotationRef/>
      </w:r>
      <w:r>
        <w:rPr>
          <w:lang w:val="en-CA"/>
        </w:rPr>
        <w:t>Find a paper more broadly suggesting that larva and adult echinoderms have similar thermal tolerances</w:t>
      </w:r>
    </w:p>
  </w:comment>
  <w:comment w:initials="DT" w:author="Declan Taylor" w:date="2021-12-11T20:22:00Z" w:id="27">
    <w:p w:rsidR="009F5046" w:rsidP="009F5046" w:rsidRDefault="009F5046" w14:paraId="0232E6F6" w14:textId="77777777">
      <w:pPr>
        <w:pStyle w:val="CommentText"/>
      </w:pPr>
      <w:r>
        <w:rPr>
          <w:rStyle w:val="CommentReference"/>
        </w:rPr>
        <w:annotationRef/>
      </w:r>
      <w:r>
        <w:t>We can ask @SANDRA if they think it’s a stretch too!</w:t>
      </w:r>
    </w:p>
  </w:comment>
  <w:comment w:initials="JF" w:author="Jonathan Farr" w:date="2021-12-13T14:39:00Z" w:id="28">
    <w:p w:rsidR="00816C4E" w:rsidP="007333C6" w:rsidRDefault="00816C4E" w14:paraId="347ED2E0" w14:textId="77777777">
      <w:pPr>
        <w:pStyle w:val="CommentText"/>
      </w:pPr>
      <w:r>
        <w:rPr>
          <w:rStyle w:val="CommentReference"/>
        </w:rPr>
        <w:annotationRef/>
      </w:r>
      <w:r>
        <w:rPr>
          <w:lang w:val="en-CA"/>
        </w:rPr>
        <w:t>Dan says nah, it's all good just make it clear that they're morphologically very different</w:t>
      </w:r>
    </w:p>
  </w:comment>
  <w:comment w:initials="JF" w:author="Jonathan Farr" w:date="2021-12-13T01:30:00Z" w:id="29">
    <w:p w:rsidR="002E7D8C" w:rsidP="00526CA7" w:rsidRDefault="002E7D8C" w14:paraId="2ACD0A7D" w14:textId="77777777">
      <w:pPr>
        <w:pStyle w:val="CommentText"/>
      </w:pPr>
      <w:r>
        <w:rPr>
          <w:rStyle w:val="CommentReference"/>
        </w:rPr>
        <w:annotationRef/>
      </w:r>
      <w:r>
        <w:rPr>
          <w:lang w:val="en-CA"/>
        </w:rPr>
        <w:t>@SANDRA!!!</w:t>
      </w:r>
    </w:p>
  </w:comment>
  <w:comment w:initials="DT" w:author="Declan Taylor" w:date="2021-12-13T13:45:00Z" w:id="31">
    <w:p w:rsidR="00020781" w:rsidRDefault="00020781" w14:paraId="22A641A3" w14:textId="6005DC19">
      <w:pPr>
        <w:pStyle w:val="CommentText"/>
      </w:pPr>
      <w:r>
        <w:rPr>
          <w:rStyle w:val="CommentReference"/>
        </w:rPr>
        <w:annotationRef/>
      </w:r>
      <w:r>
        <w:t>CONCICIFY</w:t>
      </w:r>
    </w:p>
  </w:comment>
  <w:comment w:initials="JF" w:author="Jonathan Farr" w:date="2021-12-13T09:23:00Z" w:id="30">
    <w:p w:rsidR="006E6C20" w:rsidP="007333C6" w:rsidRDefault="006E6C20" w14:paraId="123AED91" w14:textId="77777777">
      <w:pPr>
        <w:pStyle w:val="CommentText"/>
      </w:pPr>
      <w:r>
        <w:rPr>
          <w:rStyle w:val="CommentReference"/>
        </w:rPr>
        <w:annotationRef/>
      </w:r>
      <w:r>
        <w:rPr>
          <w:lang w:val="en-CA"/>
        </w:rPr>
        <w:t>CONCICIFY</w:t>
      </w:r>
    </w:p>
  </w:comment>
  <w:comment w:initials="JF" w:author="Jonathan Farr" w:date="2021-12-13T09:23:00Z" w:id="32">
    <w:p w:rsidR="000A5C3A" w:rsidP="007333C6" w:rsidRDefault="000A5C3A" w14:paraId="32661475" w14:textId="77777777">
      <w:pPr>
        <w:pStyle w:val="CommentText"/>
      </w:pPr>
      <w:r>
        <w:rPr>
          <w:rStyle w:val="CommentReference"/>
        </w:rPr>
        <w:annotationRef/>
      </w:r>
      <w:r>
        <w:rPr>
          <w:lang w:val="en-CA"/>
        </w:rPr>
        <w:t>reword</w:t>
      </w:r>
    </w:p>
  </w:comment>
  <w:comment w:initials="DT" w:author="Declan Taylor" w:date="2021-12-13T13:53:00Z" w:id="33">
    <w:p w:rsidR="00A706A0" w:rsidRDefault="00A706A0" w14:paraId="4DEABA4C" w14:textId="3C658A4C">
      <w:pPr>
        <w:pStyle w:val="CommentText"/>
      </w:pPr>
      <w:r>
        <w:rPr>
          <w:rStyle w:val="CommentReference"/>
        </w:rPr>
        <w:annotationRef/>
      </w:r>
      <w:r>
        <w:t>This source essentially equates strong magnitiude and directionality to biological importance.</w:t>
      </w:r>
    </w:p>
  </w:comment>
  <w:comment w:initials="JF" w:author="Jonathan Farr" w:date="2021-12-13T14:50:00Z" w:id="34">
    <w:p w:rsidR="00A23041" w:rsidP="007333C6" w:rsidRDefault="00A23041" w14:paraId="386FE8B1" w14:textId="77777777">
      <w:pPr>
        <w:pStyle w:val="CommentText"/>
      </w:pPr>
      <w:r>
        <w:rPr>
          <w:rStyle w:val="CommentReference"/>
        </w:rPr>
        <w:annotationRef/>
      </w:r>
      <w:r>
        <w:rPr>
          <w:lang w:val="en-CA"/>
        </w:rPr>
        <w:t>Add something to make this citation seem less like it's evisceration-specific</w:t>
      </w:r>
    </w:p>
  </w:comment>
  <w:comment w:initials="DT" w:author="Declan Taylor" w:date="2021-12-13T13:54:00Z" w:id="36">
    <w:p w:rsidR="00C965A9" w:rsidP="00A23041" w:rsidRDefault="00C965A9" w14:paraId="60CAC85B" w14:textId="383EA67E">
      <w:pPr>
        <w:pStyle w:val="CommentText"/>
      </w:pPr>
      <w:r>
        <w:rPr>
          <w:rStyle w:val="CommentReference"/>
        </w:rPr>
        <w:annotationRef/>
      </w:r>
      <w:r>
        <w:t>run-on</w:t>
      </w:r>
    </w:p>
  </w:comment>
  <w:comment w:initials="DT" w:author="Declan Taylor" w:date="2021-12-13T13:55:00Z" w:id="35">
    <w:p w:rsidR="00C965A9" w:rsidRDefault="00C965A9" w14:paraId="0CA6FB5D" w14:textId="2AEA3D27">
      <w:pPr>
        <w:pStyle w:val="CommentText"/>
      </w:pPr>
      <w:r>
        <w:rPr>
          <w:rStyle w:val="CommentReference"/>
        </w:rPr>
        <w:annotationRef/>
      </w:r>
      <w:r>
        <w:t>A “mess”</w:t>
      </w:r>
    </w:p>
  </w:comment>
  <w:comment w:initials="DT" w:author="Declan Taylor" w:date="2021-12-13T14:04:00Z" w:id="38">
    <w:p w:rsidR="00F56E08" w:rsidRDefault="00F56E08" w14:paraId="6858F533" w14:textId="38278D15">
      <w:pPr>
        <w:pStyle w:val="CommentText"/>
      </w:pPr>
      <w:r>
        <w:rPr>
          <w:rStyle w:val="CommentReference"/>
        </w:rPr>
        <w:annotationRef/>
      </w:r>
      <w:r>
        <w:t>REFERENCE PHOTO, @SANDRA can we steal a SUS pic?</w:t>
      </w:r>
    </w:p>
  </w:comment>
  <w:comment w:initials="JF" w:author="Jonathan Farr" w:date="2021-12-13T14:51:00Z" w:id="39">
    <w:p w:rsidR="000E64A1" w:rsidP="004932C4" w:rsidRDefault="000E64A1" w14:paraId="2BF36438" w14:textId="05F18BD5">
      <w:pPr>
        <w:pStyle w:val="CommentText"/>
      </w:pPr>
      <w:r>
        <w:rPr>
          <w:rStyle w:val="CommentReference"/>
        </w:rPr>
        <w:annotationRef/>
      </w:r>
      <w:r>
        <w:rPr>
          <w:lang w:val="en-CA"/>
        </w:rPr>
        <w:t>Yes! Just make it super clear!</w:t>
      </w:r>
      <w:r w:rsidR="005754E6">
        <w:rPr>
          <w:lang w:val="en-CA"/>
        </w:rPr>
        <w:t xml:space="preserve"> 4 pannel figure where we cite each figure.</w:t>
      </w:r>
      <w:r w:rsidR="005F30EA">
        <w:rPr>
          <w:lang w:val="en-CA"/>
        </w:rPr>
        <w:t xml:space="preserve"> “Adapted from Smith et al…”</w:t>
      </w:r>
    </w:p>
  </w:comment>
  <w:comment w:initials="JF" w:author="Jonathan Farr" w:date="2021-12-13T12:28:00Z" w:id="40">
    <w:p w:rsidR="009E6B81" w:rsidP="000E64A1" w:rsidRDefault="009E6B81" w14:paraId="7161C458" w14:textId="33589063">
      <w:pPr>
        <w:pStyle w:val="CommentText"/>
      </w:pPr>
      <w:r>
        <w:rPr>
          <w:rStyle w:val="CommentReference"/>
        </w:rPr>
        <w:annotationRef/>
      </w:r>
      <w:r>
        <w:rPr>
          <w:lang w:val="en-CA"/>
        </w:rPr>
        <w:t>awkard</w:t>
      </w:r>
    </w:p>
  </w:comment>
  <w:comment w:initials="JF" w:author="Jonathan Farr" w:date="2021-12-13T01:32:00Z" w:id="37">
    <w:p w:rsidR="009C7426" w:rsidP="009E6B81" w:rsidRDefault="009C7426" w14:paraId="75B91565" w14:textId="4EB64633">
      <w:pPr>
        <w:pStyle w:val="CommentText"/>
      </w:pPr>
      <w:r>
        <w:rPr>
          <w:rStyle w:val="CommentReference"/>
        </w:rPr>
        <w:annotationRef/>
      </w:r>
      <w:r>
        <w:rPr>
          <w:lang w:val="en-CA"/>
        </w:rPr>
        <w:t>I think this should be moved up to after the very first sentence in this paragraph - it feels weird that we're all like "yeah it's like SUS!" and then at the very end of this section sort of backtrack</w:t>
      </w:r>
    </w:p>
  </w:comment>
  <w:comment w:initials="JF" w:author="Jonathan Farr" w:date="2021-12-13T12:12:00Z" w:id="41">
    <w:p w:rsidR="00267953" w:rsidP="007333C6" w:rsidRDefault="00267953" w14:paraId="3B07DAAA" w14:textId="77777777">
      <w:pPr>
        <w:pStyle w:val="CommentText"/>
      </w:pPr>
      <w:r>
        <w:rPr>
          <w:rStyle w:val="CommentReference"/>
        </w:rPr>
        <w:annotationRef/>
      </w:r>
      <w:r>
        <w:rPr>
          <w:lang w:val="en-CA"/>
        </w:rPr>
        <w:t>Declan reword</w:t>
      </w:r>
    </w:p>
  </w:comment>
  <w:comment w:initials="JF" w:author="Jonathan Farr" w:date="2021-12-13T12:15:00Z" w:id="42">
    <w:p w:rsidR="00F159B5" w:rsidP="007333C6" w:rsidRDefault="00F159B5" w14:paraId="611056A5" w14:textId="77777777">
      <w:pPr>
        <w:pStyle w:val="CommentText"/>
      </w:pPr>
      <w:r>
        <w:rPr>
          <w:rStyle w:val="CommentReference"/>
        </w:rPr>
        <w:annotationRef/>
      </w:r>
      <w:r>
        <w:rPr>
          <w:lang w:val="en-CA"/>
        </w:rPr>
        <w:t>reword</w:t>
      </w:r>
    </w:p>
  </w:comment>
  <w:comment w:initials="DT" w:author="Declan Taylor" w:date="2021-12-11T17:39:00Z" w:id="43">
    <w:p w:rsidR="009F5046" w:rsidP="00F159B5" w:rsidRDefault="009F5046" w14:paraId="08F3DA85" w14:textId="4AD8CFFB">
      <w:pPr>
        <w:pStyle w:val="CommentText"/>
      </w:pPr>
      <w:r>
        <w:rPr>
          <w:rStyle w:val="CommentReference"/>
        </w:rPr>
        <w:annotationRef/>
      </w:r>
      <w:r>
        <w:t xml:space="preserve">Hewson </w:t>
      </w:r>
      <w:r>
        <w:rPr>
          <w:rFonts w:ascii="Wingdings" w:hAnsi="Wingdings" w:eastAsia="Wingdings" w:cs="Wingdings"/>
        </w:rPr>
        <w:t>J</w:t>
      </w:r>
    </w:p>
  </w:comment>
  <w:comment w:initials="JF" w:author="Jonathan Farr" w:date="2021-12-13T13:28:00Z" w:id="44">
    <w:p w:rsidR="00867F25" w:rsidP="007333C6" w:rsidRDefault="00867F25" w14:paraId="03904BA8" w14:textId="77777777">
      <w:pPr>
        <w:pStyle w:val="CommentText"/>
      </w:pPr>
      <w:r>
        <w:rPr>
          <w:rStyle w:val="CommentReference"/>
        </w:rPr>
        <w:annotationRef/>
      </w:r>
      <w:r>
        <w:rPr>
          <w:lang w:val="en-CA"/>
        </w:rPr>
        <w:t>Potentially rephrase</w:t>
      </w:r>
    </w:p>
  </w:comment>
  <w:comment w:initials="DT" w:author="Declan Taylor" w:date="2021-12-12T09:55:00Z" w:id="45">
    <w:p w:rsidR="009F5046" w:rsidP="00867F25" w:rsidRDefault="009F5046" w14:paraId="00CA41A6" w14:textId="51B31CF5">
      <w:pPr>
        <w:pStyle w:val="CommentText"/>
      </w:pPr>
      <w:r>
        <w:rPr>
          <w:rStyle w:val="CommentReference"/>
        </w:rPr>
        <w:annotationRef/>
      </w:r>
      <w:r>
        <w:t>I like how we build up to this sentence! I think we can also get a bit more specific about what environmental factors may be threatening cucumbers</w:t>
      </w:r>
    </w:p>
  </w:comment>
  <w:comment w:initials="JF" w:author="Jonathan Farr" w:date="2021-12-13T13:36:00Z" w:id="46">
    <w:p w:rsidR="00B44DA0" w:rsidP="007333C6" w:rsidRDefault="00B44DA0" w14:paraId="536D6E85" w14:textId="77777777">
      <w:pPr>
        <w:pStyle w:val="CommentText"/>
      </w:pPr>
      <w:r>
        <w:rPr>
          <w:rStyle w:val="CommentReference"/>
        </w:rPr>
        <w:annotationRef/>
      </w:r>
      <w:r>
        <w:rPr>
          <w:lang w:val="en-CA"/>
        </w:rPr>
        <w:t>@SANDRA</w:t>
      </w:r>
    </w:p>
  </w:comment>
  <w:comment w:initials="JF" w:author="Jonathan Farr" w:date="2021-12-13T14:58:00Z" w:id="47">
    <w:p w:rsidR="00C270CB" w:rsidP="007333C6" w:rsidRDefault="00C270CB" w14:paraId="08292E6E" w14:textId="77777777">
      <w:pPr>
        <w:pStyle w:val="CommentText"/>
      </w:pPr>
      <w:r>
        <w:rPr>
          <w:rStyle w:val="CommentReference"/>
        </w:rPr>
        <w:annotationRef/>
      </w:r>
      <w:r>
        <w:rPr>
          <w:lang w:val="en-CA"/>
        </w:rPr>
        <w:t>Dan is in support of keeping this as is</w:t>
      </w:r>
    </w:p>
  </w:comment>
  <w:comment w:initials="JF" w:author="Jonathan Farr" w:date="2021-12-12T09:59:00Z" w:id="48">
    <w:p w:rsidR="009F5046" w:rsidP="00C270CB" w:rsidRDefault="009F5046" w14:paraId="6A453AF8" w14:textId="2EE6D88D">
      <w:pPr>
        <w:pStyle w:val="CommentText"/>
      </w:pPr>
      <w:r>
        <w:rPr>
          <w:rStyle w:val="CommentReference"/>
        </w:rPr>
        <w:annotationRef/>
      </w:r>
      <w:r>
        <w:rPr>
          <w:lang w:val="en-CA"/>
        </w:rPr>
        <w:t>This sucks, isn't even a mic drop moment and needs more sauce. Rephrase later on</w:t>
      </w:r>
    </w:p>
  </w:comment>
  <w:comment w:initials="JF" w:author="Jonathan Farr" w:date="2021-12-13T01:36:00Z" w:id="49">
    <w:p w:rsidR="00526CA7" w:rsidP="00526CA7" w:rsidRDefault="00526CA7" w14:paraId="57B8C7EA" w14:textId="77777777">
      <w:pPr>
        <w:pStyle w:val="CommentText"/>
      </w:pPr>
      <w:r>
        <w:rPr>
          <w:rStyle w:val="CommentReference"/>
        </w:rPr>
        <w:annotationRef/>
      </w:r>
      <w:r>
        <w:rPr>
          <w:lang w:val="en-CA"/>
        </w:rPr>
        <w:t>Yeah, even at 1:35 am I still think this licks balls</w:t>
      </w:r>
    </w:p>
  </w:comment>
  <w:comment w:initials="JF" w:author="Jonathan Farr" w:date="2021-12-11T11:44:00Z" w:id="50">
    <w:p w:rsidR="00C81EAB" w:rsidP="00C81EAB" w:rsidRDefault="00C81EAB" w14:paraId="20FA80AC" w14:textId="77777777">
      <w:pPr>
        <w:pStyle w:val="CommentText"/>
      </w:pPr>
      <w:r>
        <w:rPr>
          <w:rStyle w:val="CommentReference"/>
        </w:rPr>
        <w:annotationRef/>
      </w:r>
      <w:r>
        <w:rPr>
          <w:lang w:val="en-CA"/>
        </w:rPr>
        <w:t>Add proper scale bars</w:t>
      </w:r>
    </w:p>
  </w:comment>
  <w:comment w:initials="JF" w:author="Jonathan Farr" w:date="2021-12-11T11:44:00Z" w:id="51">
    <w:p w:rsidR="00C81EAB" w:rsidP="00C81EAB" w:rsidRDefault="00C81EAB" w14:paraId="392685E4" w14:textId="77777777">
      <w:pPr>
        <w:pStyle w:val="CommentText"/>
      </w:pPr>
      <w:r>
        <w:rPr>
          <w:rStyle w:val="CommentReference"/>
        </w:rPr>
        <w:annotationRef/>
      </w:r>
      <w:r>
        <w:rPr>
          <w:lang w:val="en-CA"/>
        </w:rPr>
        <w:t>Add scale bars</w:t>
      </w:r>
    </w:p>
  </w:comment>
  <w:comment w:initials="JF" w:author="Jonathan Farr" w:date="2021-12-13T00:41:00Z" w:id="52">
    <w:p w:rsidR="00C81EAB" w:rsidP="00C81EAB" w:rsidRDefault="00C81EAB" w14:paraId="15EB3C6B" w14:textId="77777777">
      <w:pPr>
        <w:pStyle w:val="CommentText"/>
      </w:pPr>
      <w:r>
        <w:rPr>
          <w:rStyle w:val="CommentReference"/>
        </w:rPr>
        <w:annotationRef/>
      </w:r>
      <w:r>
        <w:rPr>
          <w:lang w:val="en-CA"/>
        </w:rPr>
        <w:t>And label each panel</w:t>
      </w:r>
    </w:p>
  </w:comment>
  <w:comment w:initials="JF" w:author="Jonathan Farr [2]" w:date="2021-12-02T20:54:00Z" w:id="53">
    <w:p w:rsidR="009F5046" w:rsidP="009F5046" w:rsidRDefault="009F5046" w14:paraId="63FF0D2C" w14:textId="77777777">
      <w:pPr>
        <w:pStyle w:val="CommentText"/>
      </w:pPr>
      <w:r>
        <w:rPr>
          <w:lang w:val="en-CA"/>
        </w:rPr>
        <w:t xml:space="preserve">@SANDRA: </w:t>
      </w:r>
      <w:r>
        <w:rPr>
          <w:rStyle w:val="CommentReference"/>
        </w:rPr>
        <w:annotationRef/>
      </w:r>
      <w:r>
        <w:rPr>
          <w:lang w:val="en-CA"/>
        </w:rPr>
        <w:t>Would this be more powerful if we had actual p values (i.e. did not do model selection and just showed results from the full model) or is it fine as-is?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232F2D" w15:done="0"/>
  <w15:commentEx w15:paraId="572C1C98" w15:done="0"/>
  <w15:commentEx w15:paraId="716E034F" w15:paraIdParent="572C1C98" w15:done="0"/>
  <w15:commentEx w15:paraId="66CBCB2E" w15:done="0"/>
  <w15:commentEx w15:paraId="66EC85EC" w15:done="0"/>
  <w15:commentEx w15:paraId="04D8F742" w15:done="0"/>
  <w15:commentEx w15:paraId="2AE79E9B" w15:done="0"/>
  <w15:commentEx w15:paraId="03194ACE" w15:paraIdParent="2AE79E9B" w15:done="0"/>
  <w15:commentEx w15:paraId="4B56BC25" w15:done="0"/>
  <w15:commentEx w15:paraId="1EEC8E7C" w15:done="0"/>
  <w15:commentEx w15:paraId="47094FD8" w15:done="0"/>
  <w15:commentEx w15:paraId="429BBFB1" w15:done="0"/>
  <w15:commentEx w15:paraId="4BEFEF7C" w15:paraIdParent="429BBFB1" w15:done="0"/>
  <w15:commentEx w15:paraId="7813011D" w15:paraIdParent="429BBFB1" w15:done="0"/>
  <w15:commentEx w15:paraId="4B69A4E7" w15:done="0"/>
  <w15:commentEx w15:paraId="37BFCF27" w15:done="0"/>
  <w15:commentEx w15:paraId="7C936025" w15:done="0"/>
  <w15:commentEx w15:paraId="5E094A2F" w15:done="0"/>
  <w15:commentEx w15:paraId="0A9EE4AB" w15:done="0"/>
  <w15:commentEx w15:paraId="0A9E9581" w15:paraIdParent="0A9EE4AB" w15:done="0"/>
  <w15:commentEx w15:paraId="3F7E8990" w15:paraIdParent="0A9EE4AB" w15:done="0"/>
  <w15:commentEx w15:paraId="0CB72A5F" w15:done="0"/>
  <w15:commentEx w15:paraId="26585593" w15:paraIdParent="0CB72A5F" w15:done="0"/>
  <w15:commentEx w15:paraId="244B9803" w15:done="0"/>
  <w15:commentEx w15:paraId="69E14577" w15:done="0"/>
  <w15:commentEx w15:paraId="0232E6F6" w15:paraIdParent="69E14577" w15:done="0"/>
  <w15:commentEx w15:paraId="347ED2E0" w15:paraIdParent="69E14577" w15:done="0"/>
  <w15:commentEx w15:paraId="2ACD0A7D" w15:done="0"/>
  <w15:commentEx w15:paraId="22A641A3" w15:done="0"/>
  <w15:commentEx w15:paraId="123AED91" w15:done="0"/>
  <w15:commentEx w15:paraId="32661475" w15:done="0"/>
  <w15:commentEx w15:paraId="4DEABA4C" w15:done="0"/>
  <w15:commentEx w15:paraId="386FE8B1" w15:paraIdParent="4DEABA4C" w15:done="0"/>
  <w15:commentEx w15:paraId="60CAC85B" w15:done="0"/>
  <w15:commentEx w15:paraId="0CA6FB5D" w15:done="0"/>
  <w15:commentEx w15:paraId="6858F533" w15:done="0"/>
  <w15:commentEx w15:paraId="2BF36438" w15:paraIdParent="6858F533" w15:done="0"/>
  <w15:commentEx w15:paraId="7161C458" w15:done="0"/>
  <w15:commentEx w15:paraId="75B91565" w15:done="0"/>
  <w15:commentEx w15:paraId="3B07DAAA" w15:done="0"/>
  <w15:commentEx w15:paraId="611056A5" w15:done="0"/>
  <w15:commentEx w15:paraId="08F3DA85" w15:done="0"/>
  <w15:commentEx w15:paraId="03904BA8" w15:done="0"/>
  <w15:commentEx w15:paraId="00CA41A6" w15:done="0"/>
  <w15:commentEx w15:paraId="536D6E85" w15:done="0"/>
  <w15:commentEx w15:paraId="08292E6E" w15:paraIdParent="536D6E85" w15:done="0"/>
  <w15:commentEx w15:paraId="6A453AF8" w15:done="0"/>
  <w15:commentEx w15:paraId="57B8C7EA" w15:paraIdParent="6A453AF8" w15:done="0"/>
  <w15:commentEx w15:paraId="20FA80AC" w15:done="0"/>
  <w15:commentEx w15:paraId="392685E4" w15:done="0"/>
  <w15:commentEx w15:paraId="15EB3C6B" w15:paraIdParent="392685E4" w15:done="0"/>
  <w15:commentEx w15:paraId="63FF0D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11E9E" w16cex:dateUtc="2021-12-13T09:21:00Z"/>
  <w16cex:commentExtensible w16cex:durableId="25611702" w16cex:dateUtc="2021-12-13T08:49:00Z"/>
  <w16cex:commentExtensible w16cex:durableId="25611714" w16cex:dateUtc="2021-12-13T08:49:00Z"/>
  <w16cex:commentExtensible w16cex:durableId="2560E197" w16cex:dateUtc="2021-12-13T04:49:00Z"/>
  <w16cex:commentExtensible w16cex:durableId="2560DB51" w16cex:dateUtc="2021-12-13T04:34:00Z"/>
  <w16cex:commentExtensible w16cex:durableId="2560D55C" w16cex:dateUtc="2021-12-13T04:08:00Z"/>
  <w16cex:commentExtensible w16cex:durableId="2560D79B" w16cex:dateUtc="2021-12-13T04:17:00Z"/>
  <w16cex:commentExtensible w16cex:durableId="25611A99" w16cex:dateUtc="2021-12-13T09:04:00Z"/>
  <w16cex:commentExtensible w16cex:durableId="2553A406" w16cex:dateUtc="2021-12-03T03:56:00Z"/>
  <w16cex:commentExtensible w16cex:durableId="2561134F" w16cex:dateUtc="2021-12-13T08:33:00Z"/>
  <w16cex:commentExtensible w16cex:durableId="256113FD" w16cex:dateUtc="2021-12-13T08:36:00Z"/>
  <w16cex:commentExtensible w16cex:durableId="73F843DE" w16cex:dateUtc="2021-12-10T19:25:00Z"/>
  <w16cex:commentExtensible w16cex:durableId="3540DEAB" w16cex:dateUtc="2021-12-13T01:43:00Z"/>
  <w16cex:commentExtensible w16cex:durableId="158BADF9" w16cex:dateUtc="2021-12-13T01:47:00Z"/>
  <w16cex:commentExtensible w16cex:durableId="2561CC44" w16cex:dateUtc="2021-12-13T21:42:00Z"/>
  <w16cex:commentExtensible w16cex:durableId="255F7DA0" w16cex:dateUtc="2021-12-11T20:12:00Z"/>
  <w16cex:commentExtensible w16cex:durableId="25618E4C" w16cex:dateUtc="2021-12-13T17:18:00Z"/>
  <w16cex:commentExtensible w16cex:durableId="2561CCCE" w16cex:dateUtc="2021-12-13T21:44:00Z"/>
  <w16cex:commentExtensible w16cex:durableId="255F8628" w16cex:dateUtc="2021-12-12T04:18:00Z"/>
  <w16cex:commentExtensible w16cex:durableId="25618E87" w16cex:dateUtc="2021-12-13T17:19:00Z"/>
  <w16cex:commentExtensible w16cex:durableId="2561D947" w16cex:dateUtc="2021-12-13T22:37:00Z"/>
  <w16cex:commentExtensible w16cex:durableId="255F8836" w16cex:dateUtc="2021-12-12T04:27:00Z"/>
  <w16cex:commentExtensible w16cex:durableId="25611F97" w16cex:dateUtc="2021-12-13T09:25:00Z"/>
  <w16cex:commentExtensible w16cex:durableId="25618EFF" w16cex:dateUtc="2021-12-13T17:21:00Z"/>
  <w16cex:commentExtensible w16cex:durableId="255F1718" w16cex:dateUtc="2021-12-11T20:24:00Z"/>
  <w16cex:commentExtensible w16cex:durableId="255F8708" w16cex:dateUtc="2021-12-12T04:22:00Z"/>
  <w16cex:commentExtensible w16cex:durableId="2561D999" w16cex:dateUtc="2021-12-13T22:39:00Z"/>
  <w16cex:commentExtensible w16cex:durableId="256120A9" w16cex:dateUtc="2021-12-13T09:30:00Z"/>
  <w16cex:commentExtensible w16cex:durableId="2561CD01" w16cex:dateUtc="2021-12-13T21:45:00Z"/>
  <w16cex:commentExtensible w16cex:durableId="25618F8D" w16cex:dateUtc="2021-12-13T17:23:00Z"/>
  <w16cex:commentExtensible w16cex:durableId="25618FAA" w16cex:dateUtc="2021-12-13T17:23:00Z"/>
  <w16cex:commentExtensible w16cex:durableId="2561CECC" w16cex:dateUtc="2021-12-13T21:53:00Z"/>
  <w16cex:commentExtensible w16cex:durableId="2561DC22" w16cex:dateUtc="2021-12-13T22:50:00Z"/>
  <w16cex:commentExtensible w16cex:durableId="2561CF2B" w16cex:dateUtc="2021-12-13T21:54:00Z"/>
  <w16cex:commentExtensible w16cex:durableId="2561CF43" w16cex:dateUtc="2021-12-13T21:55:00Z"/>
  <w16cex:commentExtensible w16cex:durableId="2561D175" w16cex:dateUtc="2021-12-13T22:04:00Z"/>
  <w16cex:commentExtensible w16cex:durableId="2561DC89" w16cex:dateUtc="2021-12-13T22:51:00Z"/>
  <w16cex:commentExtensible w16cex:durableId="2561BB03" w16cex:dateUtc="2021-12-13T20:28:00Z"/>
  <w16cex:commentExtensible w16cex:durableId="2561BA9D" w16cex:dateUtc="2021-12-13T09:32:00Z"/>
  <w16cex:commentExtensible w16cex:durableId="2561B73D" w16cex:dateUtc="2021-12-13T20:12:00Z"/>
  <w16cex:commentExtensible w16cex:durableId="2561B7C4" w16cex:dateUtc="2021-12-13T20:15:00Z"/>
  <w16cex:commentExtensible w16cex:durableId="25610EC7" w16cex:dateUtc="2021-12-12T01:39:00Z"/>
  <w16cex:commentExtensible w16cex:durableId="2561C8E8" w16cex:dateUtc="2021-12-13T21:28:00Z"/>
  <w16cex:commentExtensible w16cex:durableId="256045A9" w16cex:dateUtc="2021-12-12T17:55:00Z"/>
  <w16cex:commentExtensible w16cex:durableId="2561CADD" w16cex:dateUtc="2021-12-13T21:36:00Z"/>
  <w16cex:commentExtensible w16cex:durableId="2561DDF9" w16cex:dateUtc="2021-12-13T22:58:00Z"/>
  <w16cex:commentExtensible w16cex:durableId="2560469D" w16cex:dateUtc="2021-12-12T17:59:00Z"/>
  <w16cex:commentExtensible w16cex:durableId="25612207" w16cex:dateUtc="2021-12-13T09:36:00Z"/>
  <w16cex:commentExtensible w16cex:durableId="255F0DB6" w16cex:dateUtc="2021-12-11T19:44:00Z"/>
  <w16cex:commentExtensible w16cex:durableId="255F0D97" w16cex:dateUtc="2021-12-11T19:44:00Z"/>
  <w16cex:commentExtensible w16cex:durableId="2561152D" w16cex:dateUtc="2021-12-13T08:41:00Z"/>
  <w16cex:commentExtensible w16cex:durableId="255F0C70" w16cex:dateUtc="2021-12-03T0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232F2D" w16cid:durableId="25611E9E"/>
  <w16cid:commentId w16cid:paraId="572C1C98" w16cid:durableId="25611702"/>
  <w16cid:commentId w16cid:paraId="716E034F" w16cid:durableId="25611714"/>
  <w16cid:commentId w16cid:paraId="66CBCB2E" w16cid:durableId="2560E197"/>
  <w16cid:commentId w16cid:paraId="66EC85EC" w16cid:durableId="2560DB51"/>
  <w16cid:commentId w16cid:paraId="04D8F742" w16cid:durableId="2560D55C"/>
  <w16cid:commentId w16cid:paraId="2AE79E9B" w16cid:durableId="2560D79B"/>
  <w16cid:commentId w16cid:paraId="03194ACE" w16cid:durableId="25611A99"/>
  <w16cid:commentId w16cid:paraId="4B56BC25" w16cid:durableId="2553A406"/>
  <w16cid:commentId w16cid:paraId="1EEC8E7C" w16cid:durableId="2561134F"/>
  <w16cid:commentId w16cid:paraId="47094FD8" w16cid:durableId="256113FD"/>
  <w16cid:commentId w16cid:paraId="429BBFB1" w16cid:durableId="73F843DE"/>
  <w16cid:commentId w16cid:paraId="4BEFEF7C" w16cid:durableId="3540DEAB"/>
  <w16cid:commentId w16cid:paraId="7813011D" w16cid:durableId="158BADF9"/>
  <w16cid:commentId w16cid:paraId="4B69A4E7" w16cid:durableId="2561CC44"/>
  <w16cid:commentId w16cid:paraId="37BFCF27" w16cid:durableId="255F7DA0"/>
  <w16cid:commentId w16cid:paraId="7C936025" w16cid:durableId="25618E4C"/>
  <w16cid:commentId w16cid:paraId="5E094A2F" w16cid:durableId="2561CCCE"/>
  <w16cid:commentId w16cid:paraId="0A9EE4AB" w16cid:durableId="255F8628"/>
  <w16cid:commentId w16cid:paraId="0A9E9581" w16cid:durableId="25618E87"/>
  <w16cid:commentId w16cid:paraId="3F7E8990" w16cid:durableId="2561D947"/>
  <w16cid:commentId w16cid:paraId="0CB72A5F" w16cid:durableId="255F8836"/>
  <w16cid:commentId w16cid:paraId="26585593" w16cid:durableId="25611F97"/>
  <w16cid:commentId w16cid:paraId="244B9803" w16cid:durableId="25618EFF"/>
  <w16cid:commentId w16cid:paraId="69E14577" w16cid:durableId="255F1718"/>
  <w16cid:commentId w16cid:paraId="0232E6F6" w16cid:durableId="255F8708"/>
  <w16cid:commentId w16cid:paraId="347ED2E0" w16cid:durableId="2561D999"/>
  <w16cid:commentId w16cid:paraId="2ACD0A7D" w16cid:durableId="256120A9"/>
  <w16cid:commentId w16cid:paraId="22A641A3" w16cid:durableId="2561CD01"/>
  <w16cid:commentId w16cid:paraId="123AED91" w16cid:durableId="25618F8D"/>
  <w16cid:commentId w16cid:paraId="32661475" w16cid:durableId="25618FAA"/>
  <w16cid:commentId w16cid:paraId="4DEABA4C" w16cid:durableId="2561CECC"/>
  <w16cid:commentId w16cid:paraId="386FE8B1" w16cid:durableId="2561DC22"/>
  <w16cid:commentId w16cid:paraId="60CAC85B" w16cid:durableId="2561CF2B"/>
  <w16cid:commentId w16cid:paraId="0CA6FB5D" w16cid:durableId="2561CF43"/>
  <w16cid:commentId w16cid:paraId="6858F533" w16cid:durableId="2561D175"/>
  <w16cid:commentId w16cid:paraId="2BF36438" w16cid:durableId="2561DC89"/>
  <w16cid:commentId w16cid:paraId="7161C458" w16cid:durableId="2561BB03"/>
  <w16cid:commentId w16cid:paraId="75B91565" w16cid:durableId="2561BA9D"/>
  <w16cid:commentId w16cid:paraId="3B07DAAA" w16cid:durableId="2561B73D"/>
  <w16cid:commentId w16cid:paraId="611056A5" w16cid:durableId="2561B7C4"/>
  <w16cid:commentId w16cid:paraId="08F3DA85" w16cid:durableId="25610EC7"/>
  <w16cid:commentId w16cid:paraId="03904BA8" w16cid:durableId="2561C8E8"/>
  <w16cid:commentId w16cid:paraId="00CA41A6" w16cid:durableId="256045A9"/>
  <w16cid:commentId w16cid:paraId="536D6E85" w16cid:durableId="2561CADD"/>
  <w16cid:commentId w16cid:paraId="08292E6E" w16cid:durableId="2561DDF9"/>
  <w16cid:commentId w16cid:paraId="6A453AF8" w16cid:durableId="2560469D"/>
  <w16cid:commentId w16cid:paraId="57B8C7EA" w16cid:durableId="25612207"/>
  <w16cid:commentId w16cid:paraId="20FA80AC" w16cid:durableId="255F0DB6"/>
  <w16cid:commentId w16cid:paraId="392685E4" w16cid:durableId="255F0D97"/>
  <w16cid:commentId w16cid:paraId="15EB3C6B" w16cid:durableId="2561152D"/>
  <w16cid:commentId w16cid:paraId="63FF0D2C" w16cid:durableId="255F0C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333C6" w:rsidP="00026C9F" w:rsidRDefault="007333C6" w14:paraId="0881AC7C" w14:textId="77777777">
      <w:pPr>
        <w:spacing w:after="0" w:line="240" w:lineRule="auto"/>
      </w:pPr>
      <w:r>
        <w:separator/>
      </w:r>
    </w:p>
  </w:endnote>
  <w:endnote w:type="continuationSeparator" w:id="0">
    <w:p w:rsidR="007333C6" w:rsidP="00026C9F" w:rsidRDefault="007333C6" w14:paraId="590E0DEF" w14:textId="77777777">
      <w:pPr>
        <w:spacing w:after="0" w:line="240" w:lineRule="auto"/>
      </w:pPr>
      <w:r>
        <w:continuationSeparator/>
      </w:r>
    </w:p>
  </w:endnote>
  <w:endnote w:type="continuationNotice" w:id="1">
    <w:p w:rsidR="007333C6" w:rsidRDefault="007333C6" w14:paraId="3799956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333C6" w:rsidP="00026C9F" w:rsidRDefault="007333C6" w14:paraId="65BFC91F" w14:textId="77777777">
      <w:pPr>
        <w:spacing w:after="0" w:line="240" w:lineRule="auto"/>
      </w:pPr>
      <w:r>
        <w:separator/>
      </w:r>
    </w:p>
  </w:footnote>
  <w:footnote w:type="continuationSeparator" w:id="0">
    <w:p w:rsidR="007333C6" w:rsidP="00026C9F" w:rsidRDefault="007333C6" w14:paraId="7C9B7B77" w14:textId="77777777">
      <w:pPr>
        <w:spacing w:after="0" w:line="240" w:lineRule="auto"/>
      </w:pPr>
      <w:r>
        <w:continuationSeparator/>
      </w:r>
    </w:p>
  </w:footnote>
  <w:footnote w:type="continuationNotice" w:id="1">
    <w:p w:rsidR="007333C6" w:rsidRDefault="007333C6" w14:paraId="6DC308C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9627106"/>
      <w:docPartObj>
        <w:docPartGallery w:val="Page Numbers (Top of Page)"/>
        <w:docPartUnique/>
      </w:docPartObj>
    </w:sdtPr>
    <w:sdtEndPr>
      <w:rPr>
        <w:rStyle w:val="PageNumber"/>
      </w:rPr>
    </w:sdtEndPr>
    <w:sdtContent>
      <w:p w:rsidR="00435788" w:rsidP="00FE521F" w:rsidRDefault="00435788" w14:paraId="1CE976B1" w14:textId="6462FDEE">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03FCC" w:rsidRDefault="00B03FCC" w14:paraId="64CA8179"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453298"/>
      <w:docPartObj>
        <w:docPartGallery w:val="Page Numbers (Top of Page)"/>
        <w:docPartUnique/>
      </w:docPartObj>
    </w:sdtPr>
    <w:sdtEndPr>
      <w:rPr>
        <w:rStyle w:val="PageNumber"/>
      </w:rPr>
    </w:sdtEndPr>
    <w:sdtContent>
      <w:p w:rsidR="00435788" w:rsidP="00FE521F" w:rsidRDefault="00435788" w14:paraId="77CA841D" w14:textId="07B9471F">
        <w:pPr>
          <w:pStyle w:val="Header"/>
          <w:framePr w:wrap="none" w:hAnchor="margin" w:vAnchor="text" w:xAlign="right" w:y="1"/>
          <w:rPr>
            <w:rStyle w:val="PageNumber"/>
          </w:rPr>
        </w:pPr>
        <w:r w:rsidRPr="00D51D60">
          <w:rPr>
            <w:rStyle w:val="PageNumber"/>
            <w:rFonts w:ascii="Arial" w:hAnsi="Arial" w:cs="Arial"/>
            <w:sz w:val="24"/>
            <w:szCs w:val="24"/>
          </w:rPr>
          <w:fldChar w:fldCharType="begin"/>
        </w:r>
        <w:r w:rsidRPr="00D51D60">
          <w:rPr>
            <w:rStyle w:val="PageNumber"/>
            <w:rFonts w:ascii="Arial" w:hAnsi="Arial" w:cs="Arial"/>
            <w:sz w:val="24"/>
            <w:szCs w:val="24"/>
          </w:rPr>
          <w:instrText xml:space="preserve"> PAGE </w:instrText>
        </w:r>
        <w:r w:rsidRPr="00D51D60">
          <w:rPr>
            <w:rStyle w:val="PageNumber"/>
            <w:rFonts w:ascii="Arial" w:hAnsi="Arial" w:cs="Arial"/>
            <w:sz w:val="24"/>
            <w:szCs w:val="24"/>
          </w:rPr>
          <w:fldChar w:fldCharType="separate"/>
        </w:r>
        <w:r w:rsidRPr="00D51D60">
          <w:rPr>
            <w:rStyle w:val="PageNumber"/>
            <w:rFonts w:ascii="Arial" w:hAnsi="Arial" w:cs="Arial"/>
            <w:noProof/>
            <w:sz w:val="24"/>
            <w:szCs w:val="24"/>
          </w:rPr>
          <w:t>12</w:t>
        </w:r>
        <w:r w:rsidRPr="00D51D60">
          <w:rPr>
            <w:rStyle w:val="PageNumber"/>
            <w:rFonts w:ascii="Arial" w:hAnsi="Arial" w:cs="Arial"/>
            <w:sz w:val="24"/>
            <w:szCs w:val="24"/>
          </w:rPr>
          <w:fldChar w:fldCharType="end"/>
        </w:r>
      </w:p>
    </w:sdtContent>
  </w:sdt>
  <w:p w:rsidR="00B03FCC" w:rsidRDefault="00B03FCC" w14:paraId="75AAFC0C" w14:textId="77777777">
    <w:pPr>
      <w:pStyle w:val="Header"/>
    </w:pPr>
  </w:p>
</w:hdr>
</file>

<file path=word/intelligence.xml><?xml version="1.0" encoding="utf-8"?>
<int:Intelligence xmlns:int="http://schemas.microsoft.com/office/intelligence/2019/intelligence">
  <int:IntelligenceSettings/>
  <int:Manifest>
    <int:ParagraphRange paragraphId="2029519149" textId="467302864" start="977" length="3" invalidationStart="977" invalidationLength="3" id="qjWcUngM"/>
    <int:ParagraphRange paragraphId="1861894396" textId="1385051739" start="221" length="9" invalidationStart="221" invalidationLength="9" id="njiCGmHu"/>
  </int:Manifest>
  <int:Observations>
    <int:Content id="qjWcUngM">
      <int:Rejection type="LegacyProofing"/>
    </int:Content>
    <int:Content id="njiCGmH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E6F09"/>
    <w:multiLevelType w:val="hybridMultilevel"/>
    <w:tmpl w:val="560802DE"/>
    <w:lvl w:ilvl="0" w:tplc="C9D6B7C4">
      <w:start w:val="6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709F5408"/>
    <w:multiLevelType w:val="hybridMultilevel"/>
    <w:tmpl w:val="BCB88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Farr">
    <w15:presenceInfo w15:providerId="Windows Live" w15:userId="f6593cf580e541fe"/>
  </w15:person>
  <w15:person w15:author="Declan Taylor">
    <w15:presenceInfo w15:providerId="Windows Live" w15:userId="3edad19b159922f5"/>
  </w15:person>
  <w15:person w15:author="Jonathan Farr [2]">
    <w15:presenceInfo w15:providerId="None" w15:userId="Jonathan Farr"/>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6076D1"/>
    <w:rsid w:val="00000011"/>
    <w:rsid w:val="00000467"/>
    <w:rsid w:val="000010B4"/>
    <w:rsid w:val="000014AA"/>
    <w:rsid w:val="00002127"/>
    <w:rsid w:val="0000268F"/>
    <w:rsid w:val="00002857"/>
    <w:rsid w:val="00002F5F"/>
    <w:rsid w:val="00003792"/>
    <w:rsid w:val="000037F8"/>
    <w:rsid w:val="00003E66"/>
    <w:rsid w:val="00004B46"/>
    <w:rsid w:val="000050DE"/>
    <w:rsid w:val="0000545A"/>
    <w:rsid w:val="0000605B"/>
    <w:rsid w:val="00006F45"/>
    <w:rsid w:val="00006FA0"/>
    <w:rsid w:val="0000703D"/>
    <w:rsid w:val="0000705D"/>
    <w:rsid w:val="000070A2"/>
    <w:rsid w:val="00007267"/>
    <w:rsid w:val="000103F4"/>
    <w:rsid w:val="00010791"/>
    <w:rsid w:val="00010D99"/>
    <w:rsid w:val="0001133C"/>
    <w:rsid w:val="00011566"/>
    <w:rsid w:val="000125B6"/>
    <w:rsid w:val="0001277A"/>
    <w:rsid w:val="000127FB"/>
    <w:rsid w:val="00012C08"/>
    <w:rsid w:val="00012C56"/>
    <w:rsid w:val="00012DCE"/>
    <w:rsid w:val="000135C8"/>
    <w:rsid w:val="00013BCA"/>
    <w:rsid w:val="00013C82"/>
    <w:rsid w:val="000142FE"/>
    <w:rsid w:val="00014A08"/>
    <w:rsid w:val="000152D6"/>
    <w:rsid w:val="000155CB"/>
    <w:rsid w:val="00016725"/>
    <w:rsid w:val="000167C6"/>
    <w:rsid w:val="00016C74"/>
    <w:rsid w:val="0001797B"/>
    <w:rsid w:val="000202AD"/>
    <w:rsid w:val="00020781"/>
    <w:rsid w:val="00020D94"/>
    <w:rsid w:val="00020E1C"/>
    <w:rsid w:val="00020EC5"/>
    <w:rsid w:val="000210BD"/>
    <w:rsid w:val="000214B8"/>
    <w:rsid w:val="000218CF"/>
    <w:rsid w:val="00021E00"/>
    <w:rsid w:val="00022F49"/>
    <w:rsid w:val="00023ABF"/>
    <w:rsid w:val="00024248"/>
    <w:rsid w:val="0002556E"/>
    <w:rsid w:val="00025E57"/>
    <w:rsid w:val="000261FD"/>
    <w:rsid w:val="00026C9F"/>
    <w:rsid w:val="0002709C"/>
    <w:rsid w:val="000272F6"/>
    <w:rsid w:val="000273F1"/>
    <w:rsid w:val="0002769C"/>
    <w:rsid w:val="00027812"/>
    <w:rsid w:val="00027D40"/>
    <w:rsid w:val="00030BB3"/>
    <w:rsid w:val="000329C1"/>
    <w:rsid w:val="00033915"/>
    <w:rsid w:val="00033A62"/>
    <w:rsid w:val="000345C0"/>
    <w:rsid w:val="00035348"/>
    <w:rsid w:val="00035908"/>
    <w:rsid w:val="00035C98"/>
    <w:rsid w:val="000374DA"/>
    <w:rsid w:val="00037829"/>
    <w:rsid w:val="00037A93"/>
    <w:rsid w:val="0004017F"/>
    <w:rsid w:val="000401E8"/>
    <w:rsid w:val="000405D7"/>
    <w:rsid w:val="00040980"/>
    <w:rsid w:val="00040A53"/>
    <w:rsid w:val="00040F64"/>
    <w:rsid w:val="000411E3"/>
    <w:rsid w:val="00041499"/>
    <w:rsid w:val="00041AA7"/>
    <w:rsid w:val="00041DB7"/>
    <w:rsid w:val="00041E62"/>
    <w:rsid w:val="0004293C"/>
    <w:rsid w:val="00042A8B"/>
    <w:rsid w:val="00042C9A"/>
    <w:rsid w:val="00042CEA"/>
    <w:rsid w:val="00042FF9"/>
    <w:rsid w:val="000440C0"/>
    <w:rsid w:val="0004533C"/>
    <w:rsid w:val="0004536F"/>
    <w:rsid w:val="00045CA0"/>
    <w:rsid w:val="00046A21"/>
    <w:rsid w:val="000476E8"/>
    <w:rsid w:val="00047F8B"/>
    <w:rsid w:val="00050F7A"/>
    <w:rsid w:val="00051434"/>
    <w:rsid w:val="00051B99"/>
    <w:rsid w:val="00053FCF"/>
    <w:rsid w:val="00054B45"/>
    <w:rsid w:val="00054CE4"/>
    <w:rsid w:val="00054DA5"/>
    <w:rsid w:val="000554C5"/>
    <w:rsid w:val="00055E37"/>
    <w:rsid w:val="00055FF1"/>
    <w:rsid w:val="000564DA"/>
    <w:rsid w:val="00056689"/>
    <w:rsid w:val="0006000A"/>
    <w:rsid w:val="000601EB"/>
    <w:rsid w:val="000609BD"/>
    <w:rsid w:val="00060A56"/>
    <w:rsid w:val="000634D0"/>
    <w:rsid w:val="00063FA9"/>
    <w:rsid w:val="00064043"/>
    <w:rsid w:val="0006418C"/>
    <w:rsid w:val="0006420E"/>
    <w:rsid w:val="000647FE"/>
    <w:rsid w:val="00064B8E"/>
    <w:rsid w:val="00064FC2"/>
    <w:rsid w:val="000652A2"/>
    <w:rsid w:val="00065426"/>
    <w:rsid w:val="00065F0D"/>
    <w:rsid w:val="00066CAC"/>
    <w:rsid w:val="00066D2B"/>
    <w:rsid w:val="00066DA8"/>
    <w:rsid w:val="0006712F"/>
    <w:rsid w:val="00067877"/>
    <w:rsid w:val="00070817"/>
    <w:rsid w:val="000708BA"/>
    <w:rsid w:val="00070BDF"/>
    <w:rsid w:val="00071516"/>
    <w:rsid w:val="0007229A"/>
    <w:rsid w:val="0007242A"/>
    <w:rsid w:val="000737FF"/>
    <w:rsid w:val="00074124"/>
    <w:rsid w:val="0007417A"/>
    <w:rsid w:val="000741D7"/>
    <w:rsid w:val="0007436D"/>
    <w:rsid w:val="00074D69"/>
    <w:rsid w:val="00075793"/>
    <w:rsid w:val="00075A7F"/>
    <w:rsid w:val="00075E97"/>
    <w:rsid w:val="00075EC3"/>
    <w:rsid w:val="000760E1"/>
    <w:rsid w:val="00076157"/>
    <w:rsid w:val="00077285"/>
    <w:rsid w:val="00077F0A"/>
    <w:rsid w:val="000804D8"/>
    <w:rsid w:val="000806A9"/>
    <w:rsid w:val="00081077"/>
    <w:rsid w:val="00081DA9"/>
    <w:rsid w:val="00081F78"/>
    <w:rsid w:val="00082968"/>
    <w:rsid w:val="000829C9"/>
    <w:rsid w:val="00082DFE"/>
    <w:rsid w:val="000831D0"/>
    <w:rsid w:val="00083F5D"/>
    <w:rsid w:val="00084B45"/>
    <w:rsid w:val="00084C47"/>
    <w:rsid w:val="00085395"/>
    <w:rsid w:val="000858B7"/>
    <w:rsid w:val="00086176"/>
    <w:rsid w:val="000873ED"/>
    <w:rsid w:val="00087461"/>
    <w:rsid w:val="00087A4C"/>
    <w:rsid w:val="00090BBF"/>
    <w:rsid w:val="00090DD9"/>
    <w:rsid w:val="00091378"/>
    <w:rsid w:val="0009176F"/>
    <w:rsid w:val="000918AD"/>
    <w:rsid w:val="0009263E"/>
    <w:rsid w:val="0009267F"/>
    <w:rsid w:val="000928A2"/>
    <w:rsid w:val="00092A20"/>
    <w:rsid w:val="00092BDA"/>
    <w:rsid w:val="0009381F"/>
    <w:rsid w:val="00093CDD"/>
    <w:rsid w:val="000944DD"/>
    <w:rsid w:val="000945DB"/>
    <w:rsid w:val="00096079"/>
    <w:rsid w:val="000960DA"/>
    <w:rsid w:val="00096709"/>
    <w:rsid w:val="00097F07"/>
    <w:rsid w:val="000A0384"/>
    <w:rsid w:val="000A0951"/>
    <w:rsid w:val="000A2969"/>
    <w:rsid w:val="000A312A"/>
    <w:rsid w:val="000A31A7"/>
    <w:rsid w:val="000A35A2"/>
    <w:rsid w:val="000A3DF5"/>
    <w:rsid w:val="000A4047"/>
    <w:rsid w:val="000A4941"/>
    <w:rsid w:val="000A4BB4"/>
    <w:rsid w:val="000A4E7F"/>
    <w:rsid w:val="000A56C5"/>
    <w:rsid w:val="000A5740"/>
    <w:rsid w:val="000A5B85"/>
    <w:rsid w:val="000A5C3A"/>
    <w:rsid w:val="000A5C3F"/>
    <w:rsid w:val="000A5C9E"/>
    <w:rsid w:val="000A6097"/>
    <w:rsid w:val="000A6374"/>
    <w:rsid w:val="000A69BD"/>
    <w:rsid w:val="000A7D7C"/>
    <w:rsid w:val="000A7E5C"/>
    <w:rsid w:val="000B04B9"/>
    <w:rsid w:val="000B0846"/>
    <w:rsid w:val="000B0C03"/>
    <w:rsid w:val="000B0FB8"/>
    <w:rsid w:val="000B1626"/>
    <w:rsid w:val="000B19A7"/>
    <w:rsid w:val="000B22BF"/>
    <w:rsid w:val="000B2426"/>
    <w:rsid w:val="000B2B08"/>
    <w:rsid w:val="000B2C95"/>
    <w:rsid w:val="000B2E34"/>
    <w:rsid w:val="000B34A6"/>
    <w:rsid w:val="000B38E4"/>
    <w:rsid w:val="000B461D"/>
    <w:rsid w:val="000B4845"/>
    <w:rsid w:val="000B4FF0"/>
    <w:rsid w:val="000B5382"/>
    <w:rsid w:val="000B648E"/>
    <w:rsid w:val="000B6493"/>
    <w:rsid w:val="000B6A71"/>
    <w:rsid w:val="000B6DC3"/>
    <w:rsid w:val="000C01FF"/>
    <w:rsid w:val="000C0C3D"/>
    <w:rsid w:val="000C0D33"/>
    <w:rsid w:val="000C1FD9"/>
    <w:rsid w:val="000C294E"/>
    <w:rsid w:val="000C29C4"/>
    <w:rsid w:val="000C29FF"/>
    <w:rsid w:val="000C3216"/>
    <w:rsid w:val="000C3339"/>
    <w:rsid w:val="000C393B"/>
    <w:rsid w:val="000C3AE8"/>
    <w:rsid w:val="000C4213"/>
    <w:rsid w:val="000C5BB0"/>
    <w:rsid w:val="000C5D82"/>
    <w:rsid w:val="000C6483"/>
    <w:rsid w:val="000C6B19"/>
    <w:rsid w:val="000C7137"/>
    <w:rsid w:val="000C75C6"/>
    <w:rsid w:val="000C7EBA"/>
    <w:rsid w:val="000D060B"/>
    <w:rsid w:val="000D08BA"/>
    <w:rsid w:val="000D0A74"/>
    <w:rsid w:val="000D0FD5"/>
    <w:rsid w:val="000D1547"/>
    <w:rsid w:val="000D2159"/>
    <w:rsid w:val="000D3279"/>
    <w:rsid w:val="000D36F9"/>
    <w:rsid w:val="000D4C46"/>
    <w:rsid w:val="000D4D16"/>
    <w:rsid w:val="000D51BB"/>
    <w:rsid w:val="000D5466"/>
    <w:rsid w:val="000D5EA1"/>
    <w:rsid w:val="000D62C9"/>
    <w:rsid w:val="000D642B"/>
    <w:rsid w:val="000D6617"/>
    <w:rsid w:val="000D70C9"/>
    <w:rsid w:val="000D765D"/>
    <w:rsid w:val="000D79AA"/>
    <w:rsid w:val="000D79DD"/>
    <w:rsid w:val="000E1371"/>
    <w:rsid w:val="000E1AFC"/>
    <w:rsid w:val="000E1DE7"/>
    <w:rsid w:val="000E341C"/>
    <w:rsid w:val="000E3F4B"/>
    <w:rsid w:val="000E4394"/>
    <w:rsid w:val="000E4B2B"/>
    <w:rsid w:val="000E4DBB"/>
    <w:rsid w:val="000E4E4A"/>
    <w:rsid w:val="000E5C8F"/>
    <w:rsid w:val="000E6153"/>
    <w:rsid w:val="000E64A1"/>
    <w:rsid w:val="000E6AB8"/>
    <w:rsid w:val="000E7E51"/>
    <w:rsid w:val="000F0BFB"/>
    <w:rsid w:val="000F108D"/>
    <w:rsid w:val="000F11ED"/>
    <w:rsid w:val="000F1592"/>
    <w:rsid w:val="000F3B93"/>
    <w:rsid w:val="000F428E"/>
    <w:rsid w:val="000F5975"/>
    <w:rsid w:val="000F5B1E"/>
    <w:rsid w:val="000F5E5E"/>
    <w:rsid w:val="00100850"/>
    <w:rsid w:val="00100D43"/>
    <w:rsid w:val="001011B8"/>
    <w:rsid w:val="001012DA"/>
    <w:rsid w:val="001015C3"/>
    <w:rsid w:val="001023A8"/>
    <w:rsid w:val="00102E7B"/>
    <w:rsid w:val="001033DF"/>
    <w:rsid w:val="0010416A"/>
    <w:rsid w:val="00104288"/>
    <w:rsid w:val="00104401"/>
    <w:rsid w:val="001048D2"/>
    <w:rsid w:val="00104A27"/>
    <w:rsid w:val="00104C25"/>
    <w:rsid w:val="00105086"/>
    <w:rsid w:val="001054FC"/>
    <w:rsid w:val="001055C2"/>
    <w:rsid w:val="00105E3C"/>
    <w:rsid w:val="0010614B"/>
    <w:rsid w:val="00106948"/>
    <w:rsid w:val="00106C7D"/>
    <w:rsid w:val="001073A4"/>
    <w:rsid w:val="00107F5F"/>
    <w:rsid w:val="001106D8"/>
    <w:rsid w:val="00110C12"/>
    <w:rsid w:val="00111B88"/>
    <w:rsid w:val="00112267"/>
    <w:rsid w:val="0011244D"/>
    <w:rsid w:val="00112CD6"/>
    <w:rsid w:val="0011315A"/>
    <w:rsid w:val="0011357A"/>
    <w:rsid w:val="001136CC"/>
    <w:rsid w:val="00113801"/>
    <w:rsid w:val="00113C5E"/>
    <w:rsid w:val="001148B9"/>
    <w:rsid w:val="00114DEA"/>
    <w:rsid w:val="0011519C"/>
    <w:rsid w:val="00115568"/>
    <w:rsid w:val="00117282"/>
    <w:rsid w:val="00117298"/>
    <w:rsid w:val="0011778C"/>
    <w:rsid w:val="00117D49"/>
    <w:rsid w:val="00117F8D"/>
    <w:rsid w:val="0012075C"/>
    <w:rsid w:val="00120A56"/>
    <w:rsid w:val="001211D7"/>
    <w:rsid w:val="0012123A"/>
    <w:rsid w:val="001218FB"/>
    <w:rsid w:val="00121A70"/>
    <w:rsid w:val="00121C47"/>
    <w:rsid w:val="00122053"/>
    <w:rsid w:val="0012216F"/>
    <w:rsid w:val="00122ABE"/>
    <w:rsid w:val="00122DB1"/>
    <w:rsid w:val="00123260"/>
    <w:rsid w:val="001243F1"/>
    <w:rsid w:val="00124884"/>
    <w:rsid w:val="00124B30"/>
    <w:rsid w:val="00125303"/>
    <w:rsid w:val="00125B46"/>
    <w:rsid w:val="00125DEB"/>
    <w:rsid w:val="00126402"/>
    <w:rsid w:val="00126598"/>
    <w:rsid w:val="00126B3E"/>
    <w:rsid w:val="00127870"/>
    <w:rsid w:val="00127AA8"/>
    <w:rsid w:val="00127C30"/>
    <w:rsid w:val="00127D0B"/>
    <w:rsid w:val="0013016B"/>
    <w:rsid w:val="001306B8"/>
    <w:rsid w:val="00131144"/>
    <w:rsid w:val="0013134C"/>
    <w:rsid w:val="001313B9"/>
    <w:rsid w:val="00131CF7"/>
    <w:rsid w:val="00131D3F"/>
    <w:rsid w:val="00131E8C"/>
    <w:rsid w:val="00132867"/>
    <w:rsid w:val="001330D8"/>
    <w:rsid w:val="00133467"/>
    <w:rsid w:val="0013351B"/>
    <w:rsid w:val="00133521"/>
    <w:rsid w:val="001343FD"/>
    <w:rsid w:val="00134927"/>
    <w:rsid w:val="00135B67"/>
    <w:rsid w:val="00135EB9"/>
    <w:rsid w:val="0014014A"/>
    <w:rsid w:val="00140311"/>
    <w:rsid w:val="00140716"/>
    <w:rsid w:val="001409C7"/>
    <w:rsid w:val="00140B50"/>
    <w:rsid w:val="00140F11"/>
    <w:rsid w:val="00140F44"/>
    <w:rsid w:val="00141353"/>
    <w:rsid w:val="00141A56"/>
    <w:rsid w:val="00141AF1"/>
    <w:rsid w:val="00141B34"/>
    <w:rsid w:val="00142477"/>
    <w:rsid w:val="00143410"/>
    <w:rsid w:val="001434B9"/>
    <w:rsid w:val="00143ECD"/>
    <w:rsid w:val="00144B5F"/>
    <w:rsid w:val="001457C8"/>
    <w:rsid w:val="00145B4B"/>
    <w:rsid w:val="001461B6"/>
    <w:rsid w:val="00146326"/>
    <w:rsid w:val="00146B0B"/>
    <w:rsid w:val="00147073"/>
    <w:rsid w:val="001477CA"/>
    <w:rsid w:val="00147948"/>
    <w:rsid w:val="00147E5F"/>
    <w:rsid w:val="00147F9C"/>
    <w:rsid w:val="00150347"/>
    <w:rsid w:val="00150A36"/>
    <w:rsid w:val="0015128C"/>
    <w:rsid w:val="00151743"/>
    <w:rsid w:val="00151B10"/>
    <w:rsid w:val="001528F5"/>
    <w:rsid w:val="001538D7"/>
    <w:rsid w:val="00153B87"/>
    <w:rsid w:val="00153ED9"/>
    <w:rsid w:val="0015450C"/>
    <w:rsid w:val="0015463A"/>
    <w:rsid w:val="00154AC7"/>
    <w:rsid w:val="00155B1D"/>
    <w:rsid w:val="00155CE5"/>
    <w:rsid w:val="00156A30"/>
    <w:rsid w:val="00156ADA"/>
    <w:rsid w:val="001573BF"/>
    <w:rsid w:val="0015769A"/>
    <w:rsid w:val="00157906"/>
    <w:rsid w:val="00157D13"/>
    <w:rsid w:val="00160196"/>
    <w:rsid w:val="001601F0"/>
    <w:rsid w:val="001607D3"/>
    <w:rsid w:val="001609CB"/>
    <w:rsid w:val="0016160E"/>
    <w:rsid w:val="00162765"/>
    <w:rsid w:val="00162AC8"/>
    <w:rsid w:val="00163853"/>
    <w:rsid w:val="001653BC"/>
    <w:rsid w:val="00165637"/>
    <w:rsid w:val="00165917"/>
    <w:rsid w:val="00165A8C"/>
    <w:rsid w:val="00165DCB"/>
    <w:rsid w:val="00165E90"/>
    <w:rsid w:val="001662D3"/>
    <w:rsid w:val="00167CE8"/>
    <w:rsid w:val="00167FB0"/>
    <w:rsid w:val="0017051F"/>
    <w:rsid w:val="00170F6D"/>
    <w:rsid w:val="001716E9"/>
    <w:rsid w:val="00172439"/>
    <w:rsid w:val="0017270E"/>
    <w:rsid w:val="00173320"/>
    <w:rsid w:val="00173E7A"/>
    <w:rsid w:val="001741DF"/>
    <w:rsid w:val="00174E1D"/>
    <w:rsid w:val="00175C02"/>
    <w:rsid w:val="0017631C"/>
    <w:rsid w:val="0017719A"/>
    <w:rsid w:val="00177745"/>
    <w:rsid w:val="00177B61"/>
    <w:rsid w:val="00177BE2"/>
    <w:rsid w:val="00177F72"/>
    <w:rsid w:val="00180D34"/>
    <w:rsid w:val="00181957"/>
    <w:rsid w:val="00181998"/>
    <w:rsid w:val="00181B3A"/>
    <w:rsid w:val="0018211E"/>
    <w:rsid w:val="00183004"/>
    <w:rsid w:val="00183992"/>
    <w:rsid w:val="00183EDF"/>
    <w:rsid w:val="0018409D"/>
    <w:rsid w:val="00184587"/>
    <w:rsid w:val="00184667"/>
    <w:rsid w:val="0018496A"/>
    <w:rsid w:val="00185FA7"/>
    <w:rsid w:val="001861B9"/>
    <w:rsid w:val="00186874"/>
    <w:rsid w:val="00186AEB"/>
    <w:rsid w:val="00190C9B"/>
    <w:rsid w:val="001910C2"/>
    <w:rsid w:val="001913C0"/>
    <w:rsid w:val="00191729"/>
    <w:rsid w:val="00191E47"/>
    <w:rsid w:val="00191F02"/>
    <w:rsid w:val="0019200F"/>
    <w:rsid w:val="00192996"/>
    <w:rsid w:val="00193790"/>
    <w:rsid w:val="00193E16"/>
    <w:rsid w:val="0019406D"/>
    <w:rsid w:val="00194558"/>
    <w:rsid w:val="00194BAA"/>
    <w:rsid w:val="001951E7"/>
    <w:rsid w:val="00196CEE"/>
    <w:rsid w:val="001A03B1"/>
    <w:rsid w:val="001A1145"/>
    <w:rsid w:val="001A1286"/>
    <w:rsid w:val="001A1A75"/>
    <w:rsid w:val="001A1ADE"/>
    <w:rsid w:val="001A1D6F"/>
    <w:rsid w:val="001A1F47"/>
    <w:rsid w:val="001A2440"/>
    <w:rsid w:val="001A2471"/>
    <w:rsid w:val="001A455F"/>
    <w:rsid w:val="001A55CB"/>
    <w:rsid w:val="001A5BA0"/>
    <w:rsid w:val="001A6029"/>
    <w:rsid w:val="001A60A8"/>
    <w:rsid w:val="001A61F6"/>
    <w:rsid w:val="001A672F"/>
    <w:rsid w:val="001A67E0"/>
    <w:rsid w:val="001A6CF6"/>
    <w:rsid w:val="001A734F"/>
    <w:rsid w:val="001A7F14"/>
    <w:rsid w:val="001B04FE"/>
    <w:rsid w:val="001B19F4"/>
    <w:rsid w:val="001B2220"/>
    <w:rsid w:val="001B2538"/>
    <w:rsid w:val="001B26D1"/>
    <w:rsid w:val="001B2721"/>
    <w:rsid w:val="001B2AE6"/>
    <w:rsid w:val="001B3128"/>
    <w:rsid w:val="001B334A"/>
    <w:rsid w:val="001B33D9"/>
    <w:rsid w:val="001B3DED"/>
    <w:rsid w:val="001B3FC8"/>
    <w:rsid w:val="001B4694"/>
    <w:rsid w:val="001B4B79"/>
    <w:rsid w:val="001B5695"/>
    <w:rsid w:val="001B6128"/>
    <w:rsid w:val="001B6B48"/>
    <w:rsid w:val="001B7980"/>
    <w:rsid w:val="001B7BB4"/>
    <w:rsid w:val="001B7F82"/>
    <w:rsid w:val="001C02B1"/>
    <w:rsid w:val="001C18DA"/>
    <w:rsid w:val="001C3471"/>
    <w:rsid w:val="001C3601"/>
    <w:rsid w:val="001C4D85"/>
    <w:rsid w:val="001C4F75"/>
    <w:rsid w:val="001C5264"/>
    <w:rsid w:val="001C55AE"/>
    <w:rsid w:val="001C57CB"/>
    <w:rsid w:val="001C5BCE"/>
    <w:rsid w:val="001C5FC4"/>
    <w:rsid w:val="001C72A6"/>
    <w:rsid w:val="001C7BCE"/>
    <w:rsid w:val="001C7D4F"/>
    <w:rsid w:val="001C7D86"/>
    <w:rsid w:val="001D014D"/>
    <w:rsid w:val="001D0ADB"/>
    <w:rsid w:val="001D0EFD"/>
    <w:rsid w:val="001D19BE"/>
    <w:rsid w:val="001D1D1A"/>
    <w:rsid w:val="001D3AFF"/>
    <w:rsid w:val="001D3D68"/>
    <w:rsid w:val="001D4315"/>
    <w:rsid w:val="001D488C"/>
    <w:rsid w:val="001D4A24"/>
    <w:rsid w:val="001D4E73"/>
    <w:rsid w:val="001D5102"/>
    <w:rsid w:val="001D5C61"/>
    <w:rsid w:val="001D5DCE"/>
    <w:rsid w:val="001D71EF"/>
    <w:rsid w:val="001D759F"/>
    <w:rsid w:val="001D77BF"/>
    <w:rsid w:val="001D793B"/>
    <w:rsid w:val="001D7E69"/>
    <w:rsid w:val="001D7FCB"/>
    <w:rsid w:val="001E022F"/>
    <w:rsid w:val="001E0388"/>
    <w:rsid w:val="001E0B1C"/>
    <w:rsid w:val="001E0DA4"/>
    <w:rsid w:val="001E1956"/>
    <w:rsid w:val="001E1FBF"/>
    <w:rsid w:val="001E256B"/>
    <w:rsid w:val="001E25CC"/>
    <w:rsid w:val="001E276C"/>
    <w:rsid w:val="001E2951"/>
    <w:rsid w:val="001E2AA6"/>
    <w:rsid w:val="001E2D27"/>
    <w:rsid w:val="001E2D81"/>
    <w:rsid w:val="001E6A16"/>
    <w:rsid w:val="001E6EEE"/>
    <w:rsid w:val="001E797E"/>
    <w:rsid w:val="001F0541"/>
    <w:rsid w:val="001F0662"/>
    <w:rsid w:val="001F0B0A"/>
    <w:rsid w:val="001F12AD"/>
    <w:rsid w:val="001F13C2"/>
    <w:rsid w:val="001F1410"/>
    <w:rsid w:val="001F22D9"/>
    <w:rsid w:val="001F244A"/>
    <w:rsid w:val="001F2D2B"/>
    <w:rsid w:val="001F42F7"/>
    <w:rsid w:val="001F4D36"/>
    <w:rsid w:val="001F4F28"/>
    <w:rsid w:val="001F530C"/>
    <w:rsid w:val="001F5F3E"/>
    <w:rsid w:val="001F7083"/>
    <w:rsid w:val="001F7824"/>
    <w:rsid w:val="001F7DAB"/>
    <w:rsid w:val="00200013"/>
    <w:rsid w:val="002015CF"/>
    <w:rsid w:val="0020172A"/>
    <w:rsid w:val="00201CA5"/>
    <w:rsid w:val="00201DA0"/>
    <w:rsid w:val="00202CB2"/>
    <w:rsid w:val="00203268"/>
    <w:rsid w:val="00203AE1"/>
    <w:rsid w:val="002053B6"/>
    <w:rsid w:val="00205A8C"/>
    <w:rsid w:val="00205B1F"/>
    <w:rsid w:val="00206C69"/>
    <w:rsid w:val="00207391"/>
    <w:rsid w:val="002074BB"/>
    <w:rsid w:val="00207CDC"/>
    <w:rsid w:val="00207F89"/>
    <w:rsid w:val="00210232"/>
    <w:rsid w:val="0021089B"/>
    <w:rsid w:val="002112E4"/>
    <w:rsid w:val="00211317"/>
    <w:rsid w:val="0021149E"/>
    <w:rsid w:val="002114D0"/>
    <w:rsid w:val="00211A85"/>
    <w:rsid w:val="00211AFB"/>
    <w:rsid w:val="00211EDA"/>
    <w:rsid w:val="00212137"/>
    <w:rsid w:val="002128CB"/>
    <w:rsid w:val="0021297B"/>
    <w:rsid w:val="00212D32"/>
    <w:rsid w:val="00213429"/>
    <w:rsid w:val="002140D4"/>
    <w:rsid w:val="002147B6"/>
    <w:rsid w:val="00214A1A"/>
    <w:rsid w:val="00215626"/>
    <w:rsid w:val="002166B0"/>
    <w:rsid w:val="00216D24"/>
    <w:rsid w:val="0021702C"/>
    <w:rsid w:val="00217078"/>
    <w:rsid w:val="00217DC1"/>
    <w:rsid w:val="00217E77"/>
    <w:rsid w:val="002206C9"/>
    <w:rsid w:val="00220A06"/>
    <w:rsid w:val="00221CBA"/>
    <w:rsid w:val="00221CC2"/>
    <w:rsid w:val="00221E85"/>
    <w:rsid w:val="00221F57"/>
    <w:rsid w:val="002228DC"/>
    <w:rsid w:val="00222BA8"/>
    <w:rsid w:val="00224F50"/>
    <w:rsid w:val="002259F8"/>
    <w:rsid w:val="00225BE3"/>
    <w:rsid w:val="00225F78"/>
    <w:rsid w:val="002260E1"/>
    <w:rsid w:val="00226772"/>
    <w:rsid w:val="00227BCF"/>
    <w:rsid w:val="002308EA"/>
    <w:rsid w:val="0023123F"/>
    <w:rsid w:val="00231AA0"/>
    <w:rsid w:val="00231AC4"/>
    <w:rsid w:val="00231E37"/>
    <w:rsid w:val="0023228C"/>
    <w:rsid w:val="00232949"/>
    <w:rsid w:val="00235C47"/>
    <w:rsid w:val="002369C5"/>
    <w:rsid w:val="00236A16"/>
    <w:rsid w:val="00236D1A"/>
    <w:rsid w:val="00236D5E"/>
    <w:rsid w:val="00236DF8"/>
    <w:rsid w:val="002371AC"/>
    <w:rsid w:val="00237AAE"/>
    <w:rsid w:val="00240D6F"/>
    <w:rsid w:val="00242179"/>
    <w:rsid w:val="00242A79"/>
    <w:rsid w:val="00243DDA"/>
    <w:rsid w:val="00243E31"/>
    <w:rsid w:val="00243EF6"/>
    <w:rsid w:val="00244248"/>
    <w:rsid w:val="0024431E"/>
    <w:rsid w:val="00244DEB"/>
    <w:rsid w:val="002453CA"/>
    <w:rsid w:val="0024588E"/>
    <w:rsid w:val="002458A1"/>
    <w:rsid w:val="00245C0B"/>
    <w:rsid w:val="00245FB5"/>
    <w:rsid w:val="002467EB"/>
    <w:rsid w:val="002469C3"/>
    <w:rsid w:val="00246B43"/>
    <w:rsid w:val="00246BBD"/>
    <w:rsid w:val="00250433"/>
    <w:rsid w:val="00250A28"/>
    <w:rsid w:val="002511BE"/>
    <w:rsid w:val="00252C05"/>
    <w:rsid w:val="00253EB2"/>
    <w:rsid w:val="0025440C"/>
    <w:rsid w:val="00255818"/>
    <w:rsid w:val="002565A0"/>
    <w:rsid w:val="00256870"/>
    <w:rsid w:val="002568F2"/>
    <w:rsid w:val="002569B7"/>
    <w:rsid w:val="00257929"/>
    <w:rsid w:val="00260F7E"/>
    <w:rsid w:val="00261735"/>
    <w:rsid w:val="00261FCF"/>
    <w:rsid w:val="00263479"/>
    <w:rsid w:val="002648D2"/>
    <w:rsid w:val="00265059"/>
    <w:rsid w:val="002651CC"/>
    <w:rsid w:val="0026521B"/>
    <w:rsid w:val="00265688"/>
    <w:rsid w:val="00265B9C"/>
    <w:rsid w:val="00265DE5"/>
    <w:rsid w:val="002666CC"/>
    <w:rsid w:val="00266A3C"/>
    <w:rsid w:val="00267062"/>
    <w:rsid w:val="0026734C"/>
    <w:rsid w:val="00267765"/>
    <w:rsid w:val="00267953"/>
    <w:rsid w:val="00270D66"/>
    <w:rsid w:val="00270DC4"/>
    <w:rsid w:val="00272AB8"/>
    <w:rsid w:val="002737E8"/>
    <w:rsid w:val="00274325"/>
    <w:rsid w:val="00275320"/>
    <w:rsid w:val="002756EE"/>
    <w:rsid w:val="00275B22"/>
    <w:rsid w:val="0027601E"/>
    <w:rsid w:val="002764B9"/>
    <w:rsid w:val="002765F7"/>
    <w:rsid w:val="00280653"/>
    <w:rsid w:val="00280FDB"/>
    <w:rsid w:val="00281467"/>
    <w:rsid w:val="00281B3D"/>
    <w:rsid w:val="002827BD"/>
    <w:rsid w:val="002829AB"/>
    <w:rsid w:val="00283306"/>
    <w:rsid w:val="002835D1"/>
    <w:rsid w:val="00283EBA"/>
    <w:rsid w:val="002845B3"/>
    <w:rsid w:val="002845F8"/>
    <w:rsid w:val="0028470D"/>
    <w:rsid w:val="0028537D"/>
    <w:rsid w:val="00285385"/>
    <w:rsid w:val="00285B77"/>
    <w:rsid w:val="00286462"/>
    <w:rsid w:val="00286D4C"/>
    <w:rsid w:val="0028756B"/>
    <w:rsid w:val="00287E79"/>
    <w:rsid w:val="00291B04"/>
    <w:rsid w:val="00291ED5"/>
    <w:rsid w:val="0029218D"/>
    <w:rsid w:val="002927C1"/>
    <w:rsid w:val="00292E98"/>
    <w:rsid w:val="00293F2D"/>
    <w:rsid w:val="002948AA"/>
    <w:rsid w:val="002953F4"/>
    <w:rsid w:val="00295617"/>
    <w:rsid w:val="00295884"/>
    <w:rsid w:val="0029589B"/>
    <w:rsid w:val="00295BAC"/>
    <w:rsid w:val="00295E86"/>
    <w:rsid w:val="00296099"/>
    <w:rsid w:val="00296651"/>
    <w:rsid w:val="002966A1"/>
    <w:rsid w:val="0029680B"/>
    <w:rsid w:val="002968EE"/>
    <w:rsid w:val="002970DD"/>
    <w:rsid w:val="00297451"/>
    <w:rsid w:val="002A0BAE"/>
    <w:rsid w:val="002A0E27"/>
    <w:rsid w:val="002A0E4B"/>
    <w:rsid w:val="002A1522"/>
    <w:rsid w:val="002A30E0"/>
    <w:rsid w:val="002A4249"/>
    <w:rsid w:val="002A4CC1"/>
    <w:rsid w:val="002A5678"/>
    <w:rsid w:val="002A56EF"/>
    <w:rsid w:val="002A5A0F"/>
    <w:rsid w:val="002A5C48"/>
    <w:rsid w:val="002A6C48"/>
    <w:rsid w:val="002A6FA3"/>
    <w:rsid w:val="002A7044"/>
    <w:rsid w:val="002A7099"/>
    <w:rsid w:val="002A7F13"/>
    <w:rsid w:val="002B0C96"/>
    <w:rsid w:val="002B1A02"/>
    <w:rsid w:val="002B1B1D"/>
    <w:rsid w:val="002B2804"/>
    <w:rsid w:val="002B3039"/>
    <w:rsid w:val="002B332B"/>
    <w:rsid w:val="002B35B3"/>
    <w:rsid w:val="002B395C"/>
    <w:rsid w:val="002B46B3"/>
    <w:rsid w:val="002B491B"/>
    <w:rsid w:val="002B4D78"/>
    <w:rsid w:val="002B5A57"/>
    <w:rsid w:val="002B5E63"/>
    <w:rsid w:val="002B7A11"/>
    <w:rsid w:val="002B7AC5"/>
    <w:rsid w:val="002B7B2E"/>
    <w:rsid w:val="002C04C9"/>
    <w:rsid w:val="002C145B"/>
    <w:rsid w:val="002C1503"/>
    <w:rsid w:val="002C166E"/>
    <w:rsid w:val="002C2437"/>
    <w:rsid w:val="002C2865"/>
    <w:rsid w:val="002C2E3C"/>
    <w:rsid w:val="002C2ED5"/>
    <w:rsid w:val="002C3D2C"/>
    <w:rsid w:val="002C46A3"/>
    <w:rsid w:val="002C4736"/>
    <w:rsid w:val="002C4CF3"/>
    <w:rsid w:val="002C5296"/>
    <w:rsid w:val="002C5FC1"/>
    <w:rsid w:val="002C65BF"/>
    <w:rsid w:val="002C72A6"/>
    <w:rsid w:val="002C7A99"/>
    <w:rsid w:val="002C7F6D"/>
    <w:rsid w:val="002D0562"/>
    <w:rsid w:val="002D0B24"/>
    <w:rsid w:val="002D1217"/>
    <w:rsid w:val="002D1A5F"/>
    <w:rsid w:val="002D2DD7"/>
    <w:rsid w:val="002D38DC"/>
    <w:rsid w:val="002D4DF8"/>
    <w:rsid w:val="002D5099"/>
    <w:rsid w:val="002D5162"/>
    <w:rsid w:val="002D5331"/>
    <w:rsid w:val="002D6DD6"/>
    <w:rsid w:val="002D7A55"/>
    <w:rsid w:val="002E0982"/>
    <w:rsid w:val="002E0CF7"/>
    <w:rsid w:val="002E0FC5"/>
    <w:rsid w:val="002E1211"/>
    <w:rsid w:val="002E19C6"/>
    <w:rsid w:val="002E1CE1"/>
    <w:rsid w:val="002E24B6"/>
    <w:rsid w:val="002E2A06"/>
    <w:rsid w:val="002E2C23"/>
    <w:rsid w:val="002E33A0"/>
    <w:rsid w:val="002E3C76"/>
    <w:rsid w:val="002E4496"/>
    <w:rsid w:val="002E4A75"/>
    <w:rsid w:val="002E53AB"/>
    <w:rsid w:val="002E58EA"/>
    <w:rsid w:val="002E5CF2"/>
    <w:rsid w:val="002E5CF9"/>
    <w:rsid w:val="002E5F36"/>
    <w:rsid w:val="002E61DA"/>
    <w:rsid w:val="002E65DB"/>
    <w:rsid w:val="002E6677"/>
    <w:rsid w:val="002E76C5"/>
    <w:rsid w:val="002E7D8C"/>
    <w:rsid w:val="002F0A03"/>
    <w:rsid w:val="002F0B46"/>
    <w:rsid w:val="002F11E4"/>
    <w:rsid w:val="002F27DD"/>
    <w:rsid w:val="002F3809"/>
    <w:rsid w:val="002F3FFB"/>
    <w:rsid w:val="002F4F20"/>
    <w:rsid w:val="002F51B1"/>
    <w:rsid w:val="002F6272"/>
    <w:rsid w:val="002F72F5"/>
    <w:rsid w:val="002F759D"/>
    <w:rsid w:val="002F7C66"/>
    <w:rsid w:val="00300756"/>
    <w:rsid w:val="00300795"/>
    <w:rsid w:val="0030110A"/>
    <w:rsid w:val="00301501"/>
    <w:rsid w:val="0030173B"/>
    <w:rsid w:val="003036A2"/>
    <w:rsid w:val="00304F19"/>
    <w:rsid w:val="00306CC1"/>
    <w:rsid w:val="003076AC"/>
    <w:rsid w:val="00307823"/>
    <w:rsid w:val="00307EAC"/>
    <w:rsid w:val="00310AAB"/>
    <w:rsid w:val="003111E5"/>
    <w:rsid w:val="003136E6"/>
    <w:rsid w:val="003139EA"/>
    <w:rsid w:val="00314794"/>
    <w:rsid w:val="0031486E"/>
    <w:rsid w:val="00315095"/>
    <w:rsid w:val="003151BC"/>
    <w:rsid w:val="00315532"/>
    <w:rsid w:val="0031554F"/>
    <w:rsid w:val="00315553"/>
    <w:rsid w:val="00315B6D"/>
    <w:rsid w:val="00316617"/>
    <w:rsid w:val="003166EE"/>
    <w:rsid w:val="0031777E"/>
    <w:rsid w:val="003177D7"/>
    <w:rsid w:val="00317A3D"/>
    <w:rsid w:val="0032098E"/>
    <w:rsid w:val="00320D60"/>
    <w:rsid w:val="00321392"/>
    <w:rsid w:val="003222B6"/>
    <w:rsid w:val="0032287F"/>
    <w:rsid w:val="00322F79"/>
    <w:rsid w:val="0032342E"/>
    <w:rsid w:val="0032354F"/>
    <w:rsid w:val="00323AE1"/>
    <w:rsid w:val="00323C58"/>
    <w:rsid w:val="003246B3"/>
    <w:rsid w:val="00324E4D"/>
    <w:rsid w:val="003250FE"/>
    <w:rsid w:val="003251C0"/>
    <w:rsid w:val="0032524D"/>
    <w:rsid w:val="003255DC"/>
    <w:rsid w:val="00325B0C"/>
    <w:rsid w:val="00325C84"/>
    <w:rsid w:val="00325D6E"/>
    <w:rsid w:val="00326062"/>
    <w:rsid w:val="003265A9"/>
    <w:rsid w:val="00326A36"/>
    <w:rsid w:val="00326B27"/>
    <w:rsid w:val="00326DF6"/>
    <w:rsid w:val="00326E91"/>
    <w:rsid w:val="00327323"/>
    <w:rsid w:val="00330D98"/>
    <w:rsid w:val="00330E8A"/>
    <w:rsid w:val="00330FFE"/>
    <w:rsid w:val="0033127C"/>
    <w:rsid w:val="003318A1"/>
    <w:rsid w:val="0033295D"/>
    <w:rsid w:val="00332F71"/>
    <w:rsid w:val="00333876"/>
    <w:rsid w:val="00333953"/>
    <w:rsid w:val="00333D71"/>
    <w:rsid w:val="0033430B"/>
    <w:rsid w:val="00335891"/>
    <w:rsid w:val="0033623F"/>
    <w:rsid w:val="00337222"/>
    <w:rsid w:val="00337A4D"/>
    <w:rsid w:val="00337D28"/>
    <w:rsid w:val="00341062"/>
    <w:rsid w:val="003416FD"/>
    <w:rsid w:val="00341FE0"/>
    <w:rsid w:val="003421B5"/>
    <w:rsid w:val="003439C2"/>
    <w:rsid w:val="00343C49"/>
    <w:rsid w:val="0034448B"/>
    <w:rsid w:val="00344561"/>
    <w:rsid w:val="00344854"/>
    <w:rsid w:val="0034518B"/>
    <w:rsid w:val="003453BD"/>
    <w:rsid w:val="0034545C"/>
    <w:rsid w:val="00345D65"/>
    <w:rsid w:val="00345FA1"/>
    <w:rsid w:val="0034633A"/>
    <w:rsid w:val="00346BF7"/>
    <w:rsid w:val="0034748C"/>
    <w:rsid w:val="003501A5"/>
    <w:rsid w:val="00350CD7"/>
    <w:rsid w:val="00351037"/>
    <w:rsid w:val="00351633"/>
    <w:rsid w:val="003518C4"/>
    <w:rsid w:val="003519F1"/>
    <w:rsid w:val="003520D6"/>
    <w:rsid w:val="0035226B"/>
    <w:rsid w:val="00352CB0"/>
    <w:rsid w:val="00354CD8"/>
    <w:rsid w:val="00355711"/>
    <w:rsid w:val="003559A6"/>
    <w:rsid w:val="003559F7"/>
    <w:rsid w:val="003560B8"/>
    <w:rsid w:val="0035696C"/>
    <w:rsid w:val="00356A4D"/>
    <w:rsid w:val="00357317"/>
    <w:rsid w:val="0035769D"/>
    <w:rsid w:val="0035793A"/>
    <w:rsid w:val="00357F0A"/>
    <w:rsid w:val="00360253"/>
    <w:rsid w:val="00360D35"/>
    <w:rsid w:val="00361DD4"/>
    <w:rsid w:val="00362873"/>
    <w:rsid w:val="00362A93"/>
    <w:rsid w:val="003632A0"/>
    <w:rsid w:val="0036413A"/>
    <w:rsid w:val="003644F5"/>
    <w:rsid w:val="003666B4"/>
    <w:rsid w:val="00366842"/>
    <w:rsid w:val="003668A1"/>
    <w:rsid w:val="00370001"/>
    <w:rsid w:val="0037062E"/>
    <w:rsid w:val="003707E0"/>
    <w:rsid w:val="00370837"/>
    <w:rsid w:val="003710B1"/>
    <w:rsid w:val="00371510"/>
    <w:rsid w:val="003715C2"/>
    <w:rsid w:val="00372E10"/>
    <w:rsid w:val="003732AA"/>
    <w:rsid w:val="0037385A"/>
    <w:rsid w:val="003738FD"/>
    <w:rsid w:val="003747D0"/>
    <w:rsid w:val="0037486D"/>
    <w:rsid w:val="00374E13"/>
    <w:rsid w:val="003751D7"/>
    <w:rsid w:val="00375709"/>
    <w:rsid w:val="00375BA0"/>
    <w:rsid w:val="00376601"/>
    <w:rsid w:val="00376855"/>
    <w:rsid w:val="003772C8"/>
    <w:rsid w:val="003774EF"/>
    <w:rsid w:val="003775ED"/>
    <w:rsid w:val="00377BB5"/>
    <w:rsid w:val="00377D64"/>
    <w:rsid w:val="00377FDE"/>
    <w:rsid w:val="003808CC"/>
    <w:rsid w:val="0038194F"/>
    <w:rsid w:val="00381C96"/>
    <w:rsid w:val="00381DA5"/>
    <w:rsid w:val="00382C32"/>
    <w:rsid w:val="00383940"/>
    <w:rsid w:val="0038442A"/>
    <w:rsid w:val="00384C63"/>
    <w:rsid w:val="00385245"/>
    <w:rsid w:val="003853D9"/>
    <w:rsid w:val="0038674E"/>
    <w:rsid w:val="00387610"/>
    <w:rsid w:val="00387D33"/>
    <w:rsid w:val="00391550"/>
    <w:rsid w:val="003915F3"/>
    <w:rsid w:val="003917D6"/>
    <w:rsid w:val="00391A24"/>
    <w:rsid w:val="003922CB"/>
    <w:rsid w:val="00392574"/>
    <w:rsid w:val="00393836"/>
    <w:rsid w:val="00394306"/>
    <w:rsid w:val="00395611"/>
    <w:rsid w:val="00395D55"/>
    <w:rsid w:val="00396163"/>
    <w:rsid w:val="00396594"/>
    <w:rsid w:val="00396B27"/>
    <w:rsid w:val="00397D91"/>
    <w:rsid w:val="003A056B"/>
    <w:rsid w:val="003A0CB5"/>
    <w:rsid w:val="003A12CD"/>
    <w:rsid w:val="003A1ACE"/>
    <w:rsid w:val="003A2928"/>
    <w:rsid w:val="003A2A37"/>
    <w:rsid w:val="003A36BD"/>
    <w:rsid w:val="003A399F"/>
    <w:rsid w:val="003A3F12"/>
    <w:rsid w:val="003A428B"/>
    <w:rsid w:val="003A5099"/>
    <w:rsid w:val="003A5E64"/>
    <w:rsid w:val="003A5FE0"/>
    <w:rsid w:val="003A68EB"/>
    <w:rsid w:val="003A6FB5"/>
    <w:rsid w:val="003A7234"/>
    <w:rsid w:val="003A72BD"/>
    <w:rsid w:val="003A7363"/>
    <w:rsid w:val="003A7582"/>
    <w:rsid w:val="003A7B7C"/>
    <w:rsid w:val="003A7EE4"/>
    <w:rsid w:val="003B0605"/>
    <w:rsid w:val="003B113A"/>
    <w:rsid w:val="003B192A"/>
    <w:rsid w:val="003B2330"/>
    <w:rsid w:val="003B31F2"/>
    <w:rsid w:val="003B370F"/>
    <w:rsid w:val="003B3ACD"/>
    <w:rsid w:val="003B4080"/>
    <w:rsid w:val="003B4738"/>
    <w:rsid w:val="003B512E"/>
    <w:rsid w:val="003B5B57"/>
    <w:rsid w:val="003B5B78"/>
    <w:rsid w:val="003B5D7A"/>
    <w:rsid w:val="003B6139"/>
    <w:rsid w:val="003B61D5"/>
    <w:rsid w:val="003B68F7"/>
    <w:rsid w:val="003B7008"/>
    <w:rsid w:val="003B745B"/>
    <w:rsid w:val="003B7A32"/>
    <w:rsid w:val="003B7D03"/>
    <w:rsid w:val="003C00D6"/>
    <w:rsid w:val="003C00ED"/>
    <w:rsid w:val="003C01AB"/>
    <w:rsid w:val="003C041B"/>
    <w:rsid w:val="003C04ED"/>
    <w:rsid w:val="003C0B44"/>
    <w:rsid w:val="003C1713"/>
    <w:rsid w:val="003C1C8E"/>
    <w:rsid w:val="003C22CA"/>
    <w:rsid w:val="003C3010"/>
    <w:rsid w:val="003C3305"/>
    <w:rsid w:val="003C3D76"/>
    <w:rsid w:val="003C4376"/>
    <w:rsid w:val="003C479F"/>
    <w:rsid w:val="003C4F5C"/>
    <w:rsid w:val="003C5F53"/>
    <w:rsid w:val="003C65F7"/>
    <w:rsid w:val="003C6654"/>
    <w:rsid w:val="003C668B"/>
    <w:rsid w:val="003C6806"/>
    <w:rsid w:val="003C6D85"/>
    <w:rsid w:val="003C732E"/>
    <w:rsid w:val="003C7A6D"/>
    <w:rsid w:val="003C7C60"/>
    <w:rsid w:val="003D077E"/>
    <w:rsid w:val="003D0867"/>
    <w:rsid w:val="003D0921"/>
    <w:rsid w:val="003D099B"/>
    <w:rsid w:val="003D0A8F"/>
    <w:rsid w:val="003D1C6D"/>
    <w:rsid w:val="003D1C9F"/>
    <w:rsid w:val="003D2A80"/>
    <w:rsid w:val="003D3694"/>
    <w:rsid w:val="003D46B9"/>
    <w:rsid w:val="003D4D84"/>
    <w:rsid w:val="003D6C3A"/>
    <w:rsid w:val="003D7217"/>
    <w:rsid w:val="003D744C"/>
    <w:rsid w:val="003D755E"/>
    <w:rsid w:val="003D7809"/>
    <w:rsid w:val="003E0770"/>
    <w:rsid w:val="003E0A4D"/>
    <w:rsid w:val="003E0C59"/>
    <w:rsid w:val="003E1019"/>
    <w:rsid w:val="003E1607"/>
    <w:rsid w:val="003E1BBC"/>
    <w:rsid w:val="003E22C1"/>
    <w:rsid w:val="003E2416"/>
    <w:rsid w:val="003E30AD"/>
    <w:rsid w:val="003E35CF"/>
    <w:rsid w:val="003E4153"/>
    <w:rsid w:val="003E4277"/>
    <w:rsid w:val="003E482A"/>
    <w:rsid w:val="003E4AB9"/>
    <w:rsid w:val="003E5D86"/>
    <w:rsid w:val="003E5E8C"/>
    <w:rsid w:val="003E6545"/>
    <w:rsid w:val="003E679D"/>
    <w:rsid w:val="003E7F0D"/>
    <w:rsid w:val="003F0464"/>
    <w:rsid w:val="003F0511"/>
    <w:rsid w:val="003F0743"/>
    <w:rsid w:val="003F1053"/>
    <w:rsid w:val="003F11A1"/>
    <w:rsid w:val="003F16C8"/>
    <w:rsid w:val="003F249E"/>
    <w:rsid w:val="003F2A74"/>
    <w:rsid w:val="003F33D4"/>
    <w:rsid w:val="003F3749"/>
    <w:rsid w:val="003F43A9"/>
    <w:rsid w:val="003F59E2"/>
    <w:rsid w:val="004002F0"/>
    <w:rsid w:val="004007F2"/>
    <w:rsid w:val="0040099F"/>
    <w:rsid w:val="0040164F"/>
    <w:rsid w:val="00402DCC"/>
    <w:rsid w:val="00403630"/>
    <w:rsid w:val="00403973"/>
    <w:rsid w:val="00403DF4"/>
    <w:rsid w:val="00404A16"/>
    <w:rsid w:val="00404EED"/>
    <w:rsid w:val="00405205"/>
    <w:rsid w:val="0040585F"/>
    <w:rsid w:val="00405B33"/>
    <w:rsid w:val="00406474"/>
    <w:rsid w:val="00406AF0"/>
    <w:rsid w:val="004072B1"/>
    <w:rsid w:val="00410D07"/>
    <w:rsid w:val="00410FB4"/>
    <w:rsid w:val="0041154D"/>
    <w:rsid w:val="00411B79"/>
    <w:rsid w:val="00411EA9"/>
    <w:rsid w:val="004122B9"/>
    <w:rsid w:val="004128FD"/>
    <w:rsid w:val="00412CB0"/>
    <w:rsid w:val="00413036"/>
    <w:rsid w:val="004135B0"/>
    <w:rsid w:val="004135E5"/>
    <w:rsid w:val="00413821"/>
    <w:rsid w:val="00413FDA"/>
    <w:rsid w:val="00414B65"/>
    <w:rsid w:val="00415E0A"/>
    <w:rsid w:val="00416008"/>
    <w:rsid w:val="004160A3"/>
    <w:rsid w:val="004162FA"/>
    <w:rsid w:val="004171B7"/>
    <w:rsid w:val="00417B0A"/>
    <w:rsid w:val="00417CF7"/>
    <w:rsid w:val="00420145"/>
    <w:rsid w:val="004202E0"/>
    <w:rsid w:val="00420802"/>
    <w:rsid w:val="00420953"/>
    <w:rsid w:val="00421A44"/>
    <w:rsid w:val="00421C03"/>
    <w:rsid w:val="00421C29"/>
    <w:rsid w:val="004220EB"/>
    <w:rsid w:val="004226A9"/>
    <w:rsid w:val="0042296F"/>
    <w:rsid w:val="004231DA"/>
    <w:rsid w:val="00423B54"/>
    <w:rsid w:val="004243EE"/>
    <w:rsid w:val="0042463A"/>
    <w:rsid w:val="00425A26"/>
    <w:rsid w:val="00425C37"/>
    <w:rsid w:val="00425DCA"/>
    <w:rsid w:val="0042607E"/>
    <w:rsid w:val="004261F5"/>
    <w:rsid w:val="004262D3"/>
    <w:rsid w:val="0042643D"/>
    <w:rsid w:val="004266F5"/>
    <w:rsid w:val="004267DE"/>
    <w:rsid w:val="00427E50"/>
    <w:rsid w:val="00430546"/>
    <w:rsid w:val="00430AA2"/>
    <w:rsid w:val="00430C45"/>
    <w:rsid w:val="00430DB2"/>
    <w:rsid w:val="00430FE4"/>
    <w:rsid w:val="00431017"/>
    <w:rsid w:val="00431103"/>
    <w:rsid w:val="00431198"/>
    <w:rsid w:val="00431493"/>
    <w:rsid w:val="0043190A"/>
    <w:rsid w:val="00431C7B"/>
    <w:rsid w:val="00431F93"/>
    <w:rsid w:val="00432533"/>
    <w:rsid w:val="004327A9"/>
    <w:rsid w:val="00432D7C"/>
    <w:rsid w:val="00432E6E"/>
    <w:rsid w:val="0043301D"/>
    <w:rsid w:val="00434281"/>
    <w:rsid w:val="004349FD"/>
    <w:rsid w:val="00435788"/>
    <w:rsid w:val="00435B93"/>
    <w:rsid w:val="0043688D"/>
    <w:rsid w:val="00436F63"/>
    <w:rsid w:val="00437584"/>
    <w:rsid w:val="00437A92"/>
    <w:rsid w:val="00437C61"/>
    <w:rsid w:val="00437F45"/>
    <w:rsid w:val="0044045C"/>
    <w:rsid w:val="00440AAB"/>
    <w:rsid w:val="00441B27"/>
    <w:rsid w:val="00441C21"/>
    <w:rsid w:val="00441DF4"/>
    <w:rsid w:val="0044283E"/>
    <w:rsid w:val="004428F8"/>
    <w:rsid w:val="00442F4A"/>
    <w:rsid w:val="004436C9"/>
    <w:rsid w:val="0044388E"/>
    <w:rsid w:val="004447C8"/>
    <w:rsid w:val="00444C38"/>
    <w:rsid w:val="0044573E"/>
    <w:rsid w:val="0044594B"/>
    <w:rsid w:val="00445ADB"/>
    <w:rsid w:val="00445E84"/>
    <w:rsid w:val="00445F13"/>
    <w:rsid w:val="00446EF4"/>
    <w:rsid w:val="00446FBE"/>
    <w:rsid w:val="0044753B"/>
    <w:rsid w:val="00447E7E"/>
    <w:rsid w:val="004507D5"/>
    <w:rsid w:val="00450A68"/>
    <w:rsid w:val="00452904"/>
    <w:rsid w:val="0045333B"/>
    <w:rsid w:val="004536E1"/>
    <w:rsid w:val="00453855"/>
    <w:rsid w:val="00453FBA"/>
    <w:rsid w:val="0045448A"/>
    <w:rsid w:val="00454839"/>
    <w:rsid w:val="0045537F"/>
    <w:rsid w:val="004553F0"/>
    <w:rsid w:val="00455631"/>
    <w:rsid w:val="00455D93"/>
    <w:rsid w:val="00457416"/>
    <w:rsid w:val="00457B20"/>
    <w:rsid w:val="00457DCA"/>
    <w:rsid w:val="004601F0"/>
    <w:rsid w:val="00460B28"/>
    <w:rsid w:val="00461A88"/>
    <w:rsid w:val="00461C00"/>
    <w:rsid w:val="00461F6A"/>
    <w:rsid w:val="00462155"/>
    <w:rsid w:val="004631BB"/>
    <w:rsid w:val="00463AF5"/>
    <w:rsid w:val="004644ED"/>
    <w:rsid w:val="00464A60"/>
    <w:rsid w:val="004652D2"/>
    <w:rsid w:val="00465A09"/>
    <w:rsid w:val="00465A6F"/>
    <w:rsid w:val="00466082"/>
    <w:rsid w:val="00466FD3"/>
    <w:rsid w:val="0046754F"/>
    <w:rsid w:val="00470313"/>
    <w:rsid w:val="004703FF"/>
    <w:rsid w:val="004708CA"/>
    <w:rsid w:val="00471198"/>
    <w:rsid w:val="00472A33"/>
    <w:rsid w:val="00472D54"/>
    <w:rsid w:val="004731F0"/>
    <w:rsid w:val="00473340"/>
    <w:rsid w:val="004741A8"/>
    <w:rsid w:val="0047498D"/>
    <w:rsid w:val="00474BBA"/>
    <w:rsid w:val="00475015"/>
    <w:rsid w:val="00475C33"/>
    <w:rsid w:val="00475C90"/>
    <w:rsid w:val="004762B8"/>
    <w:rsid w:val="004767D9"/>
    <w:rsid w:val="00476907"/>
    <w:rsid w:val="004774BC"/>
    <w:rsid w:val="004777F1"/>
    <w:rsid w:val="00477889"/>
    <w:rsid w:val="00477AD7"/>
    <w:rsid w:val="00477E00"/>
    <w:rsid w:val="00480567"/>
    <w:rsid w:val="00480656"/>
    <w:rsid w:val="004809D4"/>
    <w:rsid w:val="00482291"/>
    <w:rsid w:val="00482DE3"/>
    <w:rsid w:val="0048323D"/>
    <w:rsid w:val="0048374A"/>
    <w:rsid w:val="00484410"/>
    <w:rsid w:val="004848BC"/>
    <w:rsid w:val="004850A3"/>
    <w:rsid w:val="004852A8"/>
    <w:rsid w:val="0048564C"/>
    <w:rsid w:val="00485D52"/>
    <w:rsid w:val="00486115"/>
    <w:rsid w:val="00486A05"/>
    <w:rsid w:val="00486A69"/>
    <w:rsid w:val="00487061"/>
    <w:rsid w:val="004872FA"/>
    <w:rsid w:val="00487799"/>
    <w:rsid w:val="00487C9C"/>
    <w:rsid w:val="0049037E"/>
    <w:rsid w:val="00490890"/>
    <w:rsid w:val="004910F6"/>
    <w:rsid w:val="0049142E"/>
    <w:rsid w:val="00491732"/>
    <w:rsid w:val="004921D4"/>
    <w:rsid w:val="004925D8"/>
    <w:rsid w:val="004927CA"/>
    <w:rsid w:val="00492CB8"/>
    <w:rsid w:val="004932C4"/>
    <w:rsid w:val="004937C0"/>
    <w:rsid w:val="00494237"/>
    <w:rsid w:val="00494ADF"/>
    <w:rsid w:val="00494EB0"/>
    <w:rsid w:val="00494F7C"/>
    <w:rsid w:val="00495398"/>
    <w:rsid w:val="00496F6D"/>
    <w:rsid w:val="0049779B"/>
    <w:rsid w:val="00497C37"/>
    <w:rsid w:val="004A00EB"/>
    <w:rsid w:val="004A0ADC"/>
    <w:rsid w:val="004A0E1A"/>
    <w:rsid w:val="004A12DD"/>
    <w:rsid w:val="004A1358"/>
    <w:rsid w:val="004A1696"/>
    <w:rsid w:val="004A17B6"/>
    <w:rsid w:val="004A2928"/>
    <w:rsid w:val="004A2A6A"/>
    <w:rsid w:val="004A3103"/>
    <w:rsid w:val="004A35BC"/>
    <w:rsid w:val="004A3608"/>
    <w:rsid w:val="004A3D13"/>
    <w:rsid w:val="004A4E36"/>
    <w:rsid w:val="004A51D2"/>
    <w:rsid w:val="004A5934"/>
    <w:rsid w:val="004A5A58"/>
    <w:rsid w:val="004A669B"/>
    <w:rsid w:val="004B007E"/>
    <w:rsid w:val="004B0248"/>
    <w:rsid w:val="004B050D"/>
    <w:rsid w:val="004B1570"/>
    <w:rsid w:val="004B17C4"/>
    <w:rsid w:val="004B1B10"/>
    <w:rsid w:val="004B3394"/>
    <w:rsid w:val="004B39FD"/>
    <w:rsid w:val="004B3B1D"/>
    <w:rsid w:val="004B3E62"/>
    <w:rsid w:val="004B4C39"/>
    <w:rsid w:val="004B53DE"/>
    <w:rsid w:val="004B6E26"/>
    <w:rsid w:val="004B7A72"/>
    <w:rsid w:val="004B7CFB"/>
    <w:rsid w:val="004C03A5"/>
    <w:rsid w:val="004C08A3"/>
    <w:rsid w:val="004C0977"/>
    <w:rsid w:val="004C0EFD"/>
    <w:rsid w:val="004C0F27"/>
    <w:rsid w:val="004C11B6"/>
    <w:rsid w:val="004C14C2"/>
    <w:rsid w:val="004C2239"/>
    <w:rsid w:val="004C2818"/>
    <w:rsid w:val="004C2D7A"/>
    <w:rsid w:val="004C37DE"/>
    <w:rsid w:val="004C3844"/>
    <w:rsid w:val="004C47C9"/>
    <w:rsid w:val="004C6156"/>
    <w:rsid w:val="004C6743"/>
    <w:rsid w:val="004C68C5"/>
    <w:rsid w:val="004C68D2"/>
    <w:rsid w:val="004C7297"/>
    <w:rsid w:val="004C75FA"/>
    <w:rsid w:val="004C76F4"/>
    <w:rsid w:val="004C7957"/>
    <w:rsid w:val="004C7A97"/>
    <w:rsid w:val="004D10AE"/>
    <w:rsid w:val="004D131E"/>
    <w:rsid w:val="004D15B7"/>
    <w:rsid w:val="004D2072"/>
    <w:rsid w:val="004D248B"/>
    <w:rsid w:val="004D2990"/>
    <w:rsid w:val="004D3132"/>
    <w:rsid w:val="004D36EA"/>
    <w:rsid w:val="004D3E9C"/>
    <w:rsid w:val="004D48F5"/>
    <w:rsid w:val="004D52FF"/>
    <w:rsid w:val="004D6032"/>
    <w:rsid w:val="004D62F4"/>
    <w:rsid w:val="004D66E3"/>
    <w:rsid w:val="004D704D"/>
    <w:rsid w:val="004D718D"/>
    <w:rsid w:val="004D7623"/>
    <w:rsid w:val="004D76E7"/>
    <w:rsid w:val="004D7E27"/>
    <w:rsid w:val="004E135D"/>
    <w:rsid w:val="004E20D7"/>
    <w:rsid w:val="004E253C"/>
    <w:rsid w:val="004E32DD"/>
    <w:rsid w:val="004E3A3F"/>
    <w:rsid w:val="004E3D51"/>
    <w:rsid w:val="004E3E80"/>
    <w:rsid w:val="004E403C"/>
    <w:rsid w:val="004E4278"/>
    <w:rsid w:val="004E43BF"/>
    <w:rsid w:val="004E4628"/>
    <w:rsid w:val="004E5130"/>
    <w:rsid w:val="004E5F60"/>
    <w:rsid w:val="004E69DB"/>
    <w:rsid w:val="004E6A7B"/>
    <w:rsid w:val="004F0765"/>
    <w:rsid w:val="004F0A91"/>
    <w:rsid w:val="004F1B69"/>
    <w:rsid w:val="004F1F4C"/>
    <w:rsid w:val="004F2F0E"/>
    <w:rsid w:val="004F348D"/>
    <w:rsid w:val="004F3EFA"/>
    <w:rsid w:val="004F45B2"/>
    <w:rsid w:val="004F4635"/>
    <w:rsid w:val="004F5356"/>
    <w:rsid w:val="004F54E7"/>
    <w:rsid w:val="004F5E5B"/>
    <w:rsid w:val="004F631C"/>
    <w:rsid w:val="004F706B"/>
    <w:rsid w:val="004F7AE1"/>
    <w:rsid w:val="004F7C9F"/>
    <w:rsid w:val="0050112D"/>
    <w:rsid w:val="0050157E"/>
    <w:rsid w:val="005018D8"/>
    <w:rsid w:val="00501B9C"/>
    <w:rsid w:val="005020B0"/>
    <w:rsid w:val="005033A9"/>
    <w:rsid w:val="005035D3"/>
    <w:rsid w:val="005035F5"/>
    <w:rsid w:val="005038D6"/>
    <w:rsid w:val="00504023"/>
    <w:rsid w:val="00504B1A"/>
    <w:rsid w:val="00505038"/>
    <w:rsid w:val="00505167"/>
    <w:rsid w:val="00505275"/>
    <w:rsid w:val="00505699"/>
    <w:rsid w:val="00506AC8"/>
    <w:rsid w:val="0050767C"/>
    <w:rsid w:val="00507B64"/>
    <w:rsid w:val="0051088D"/>
    <w:rsid w:val="00510BB0"/>
    <w:rsid w:val="00511014"/>
    <w:rsid w:val="005122D4"/>
    <w:rsid w:val="00512476"/>
    <w:rsid w:val="0051287F"/>
    <w:rsid w:val="00512FCC"/>
    <w:rsid w:val="00513091"/>
    <w:rsid w:val="005136CE"/>
    <w:rsid w:val="0051492C"/>
    <w:rsid w:val="00514F40"/>
    <w:rsid w:val="00515810"/>
    <w:rsid w:val="0051733A"/>
    <w:rsid w:val="0052094F"/>
    <w:rsid w:val="00521EB9"/>
    <w:rsid w:val="0052245E"/>
    <w:rsid w:val="005226DB"/>
    <w:rsid w:val="00522D3F"/>
    <w:rsid w:val="00522EF3"/>
    <w:rsid w:val="005233DC"/>
    <w:rsid w:val="00523798"/>
    <w:rsid w:val="00523F8F"/>
    <w:rsid w:val="00524870"/>
    <w:rsid w:val="00524A5B"/>
    <w:rsid w:val="00524B0D"/>
    <w:rsid w:val="005266A2"/>
    <w:rsid w:val="0052687B"/>
    <w:rsid w:val="00526CA7"/>
    <w:rsid w:val="00526E87"/>
    <w:rsid w:val="00527238"/>
    <w:rsid w:val="00527296"/>
    <w:rsid w:val="005272AB"/>
    <w:rsid w:val="00527780"/>
    <w:rsid w:val="00527BBC"/>
    <w:rsid w:val="00527CFA"/>
    <w:rsid w:val="00530130"/>
    <w:rsid w:val="005309AF"/>
    <w:rsid w:val="00530C95"/>
    <w:rsid w:val="0053158D"/>
    <w:rsid w:val="00531902"/>
    <w:rsid w:val="00531A68"/>
    <w:rsid w:val="00531B86"/>
    <w:rsid w:val="00531E1A"/>
    <w:rsid w:val="00532043"/>
    <w:rsid w:val="00533188"/>
    <w:rsid w:val="005331A0"/>
    <w:rsid w:val="005339AF"/>
    <w:rsid w:val="00533ACB"/>
    <w:rsid w:val="00534640"/>
    <w:rsid w:val="0053481B"/>
    <w:rsid w:val="005355AF"/>
    <w:rsid w:val="005356BA"/>
    <w:rsid w:val="00535E9C"/>
    <w:rsid w:val="00536018"/>
    <w:rsid w:val="005367D8"/>
    <w:rsid w:val="005368B6"/>
    <w:rsid w:val="00537431"/>
    <w:rsid w:val="005375FE"/>
    <w:rsid w:val="00537692"/>
    <w:rsid w:val="00540B39"/>
    <w:rsid w:val="005410D3"/>
    <w:rsid w:val="00541D57"/>
    <w:rsid w:val="00542681"/>
    <w:rsid w:val="00542EAF"/>
    <w:rsid w:val="00543089"/>
    <w:rsid w:val="00544ADD"/>
    <w:rsid w:val="00545902"/>
    <w:rsid w:val="005461AB"/>
    <w:rsid w:val="00546252"/>
    <w:rsid w:val="00546CF6"/>
    <w:rsid w:val="00546FC1"/>
    <w:rsid w:val="00551C5A"/>
    <w:rsid w:val="0055227B"/>
    <w:rsid w:val="005522C6"/>
    <w:rsid w:val="00552CBC"/>
    <w:rsid w:val="00553127"/>
    <w:rsid w:val="0055465E"/>
    <w:rsid w:val="00554FFF"/>
    <w:rsid w:val="005564CE"/>
    <w:rsid w:val="005568F6"/>
    <w:rsid w:val="00556EDF"/>
    <w:rsid w:val="0055705C"/>
    <w:rsid w:val="0055737D"/>
    <w:rsid w:val="00557BA4"/>
    <w:rsid w:val="005601E3"/>
    <w:rsid w:val="00560C64"/>
    <w:rsid w:val="005625A0"/>
    <w:rsid w:val="005625B6"/>
    <w:rsid w:val="0056260F"/>
    <w:rsid w:val="00562C03"/>
    <w:rsid w:val="0056379D"/>
    <w:rsid w:val="005644C9"/>
    <w:rsid w:val="00564722"/>
    <w:rsid w:val="005656D8"/>
    <w:rsid w:val="00565E2C"/>
    <w:rsid w:val="0056652A"/>
    <w:rsid w:val="0056671F"/>
    <w:rsid w:val="00566B44"/>
    <w:rsid w:val="005670CD"/>
    <w:rsid w:val="005677DE"/>
    <w:rsid w:val="00567FDB"/>
    <w:rsid w:val="00570014"/>
    <w:rsid w:val="0057013B"/>
    <w:rsid w:val="005705A1"/>
    <w:rsid w:val="0057099B"/>
    <w:rsid w:val="00570DD2"/>
    <w:rsid w:val="0057143F"/>
    <w:rsid w:val="00571503"/>
    <w:rsid w:val="00571F7F"/>
    <w:rsid w:val="005723EA"/>
    <w:rsid w:val="00572956"/>
    <w:rsid w:val="00572BAE"/>
    <w:rsid w:val="00572BED"/>
    <w:rsid w:val="00572DA5"/>
    <w:rsid w:val="00572DCC"/>
    <w:rsid w:val="00573149"/>
    <w:rsid w:val="00573CAF"/>
    <w:rsid w:val="00573CE1"/>
    <w:rsid w:val="00573FCD"/>
    <w:rsid w:val="00573FDD"/>
    <w:rsid w:val="0057406C"/>
    <w:rsid w:val="00574241"/>
    <w:rsid w:val="005745F7"/>
    <w:rsid w:val="00574664"/>
    <w:rsid w:val="005754E6"/>
    <w:rsid w:val="005754F0"/>
    <w:rsid w:val="00575549"/>
    <w:rsid w:val="00576135"/>
    <w:rsid w:val="00576322"/>
    <w:rsid w:val="00577048"/>
    <w:rsid w:val="005773BC"/>
    <w:rsid w:val="0057742C"/>
    <w:rsid w:val="005777AD"/>
    <w:rsid w:val="005806F3"/>
    <w:rsid w:val="0058132C"/>
    <w:rsid w:val="005817BC"/>
    <w:rsid w:val="0058187A"/>
    <w:rsid w:val="00581AB6"/>
    <w:rsid w:val="0058221D"/>
    <w:rsid w:val="00582CEA"/>
    <w:rsid w:val="005833D9"/>
    <w:rsid w:val="00583A9B"/>
    <w:rsid w:val="00583F94"/>
    <w:rsid w:val="00584392"/>
    <w:rsid w:val="00584B39"/>
    <w:rsid w:val="00584F68"/>
    <w:rsid w:val="005859CF"/>
    <w:rsid w:val="00585B4E"/>
    <w:rsid w:val="00585CC6"/>
    <w:rsid w:val="00585FF2"/>
    <w:rsid w:val="0058669F"/>
    <w:rsid w:val="005869B2"/>
    <w:rsid w:val="00586C92"/>
    <w:rsid w:val="0058716E"/>
    <w:rsid w:val="00587B04"/>
    <w:rsid w:val="00590196"/>
    <w:rsid w:val="00590EA8"/>
    <w:rsid w:val="00590ED2"/>
    <w:rsid w:val="00592015"/>
    <w:rsid w:val="005925AB"/>
    <w:rsid w:val="0059446D"/>
    <w:rsid w:val="00594A4F"/>
    <w:rsid w:val="0059519B"/>
    <w:rsid w:val="00595CEC"/>
    <w:rsid w:val="00595CF3"/>
    <w:rsid w:val="005967EB"/>
    <w:rsid w:val="00596E05"/>
    <w:rsid w:val="005A0913"/>
    <w:rsid w:val="005A0CFE"/>
    <w:rsid w:val="005A12AF"/>
    <w:rsid w:val="005A131F"/>
    <w:rsid w:val="005A167B"/>
    <w:rsid w:val="005A16C7"/>
    <w:rsid w:val="005A19E8"/>
    <w:rsid w:val="005A3EDF"/>
    <w:rsid w:val="005A4BE8"/>
    <w:rsid w:val="005A5001"/>
    <w:rsid w:val="005A5312"/>
    <w:rsid w:val="005A5645"/>
    <w:rsid w:val="005A5CB7"/>
    <w:rsid w:val="005A5E57"/>
    <w:rsid w:val="005A6BC5"/>
    <w:rsid w:val="005A713B"/>
    <w:rsid w:val="005A7175"/>
    <w:rsid w:val="005A78B0"/>
    <w:rsid w:val="005B0374"/>
    <w:rsid w:val="005B08D3"/>
    <w:rsid w:val="005B0CDE"/>
    <w:rsid w:val="005B167E"/>
    <w:rsid w:val="005B1903"/>
    <w:rsid w:val="005B1CDE"/>
    <w:rsid w:val="005B26A3"/>
    <w:rsid w:val="005B2FC6"/>
    <w:rsid w:val="005B3923"/>
    <w:rsid w:val="005B3965"/>
    <w:rsid w:val="005B5079"/>
    <w:rsid w:val="005B507D"/>
    <w:rsid w:val="005B50A9"/>
    <w:rsid w:val="005B51B9"/>
    <w:rsid w:val="005B5383"/>
    <w:rsid w:val="005B5AF0"/>
    <w:rsid w:val="005B5F5D"/>
    <w:rsid w:val="005B60FE"/>
    <w:rsid w:val="005B6133"/>
    <w:rsid w:val="005B67FF"/>
    <w:rsid w:val="005B7676"/>
    <w:rsid w:val="005B7860"/>
    <w:rsid w:val="005B7E29"/>
    <w:rsid w:val="005C0073"/>
    <w:rsid w:val="005C11F1"/>
    <w:rsid w:val="005C12DB"/>
    <w:rsid w:val="005C14D6"/>
    <w:rsid w:val="005C1AC8"/>
    <w:rsid w:val="005C1CBA"/>
    <w:rsid w:val="005C25C8"/>
    <w:rsid w:val="005C2E5F"/>
    <w:rsid w:val="005C33D4"/>
    <w:rsid w:val="005C33DF"/>
    <w:rsid w:val="005C35FA"/>
    <w:rsid w:val="005C3D52"/>
    <w:rsid w:val="005C4078"/>
    <w:rsid w:val="005C44AA"/>
    <w:rsid w:val="005C45A1"/>
    <w:rsid w:val="005C5A86"/>
    <w:rsid w:val="005C624F"/>
    <w:rsid w:val="005D0B8C"/>
    <w:rsid w:val="005D13BA"/>
    <w:rsid w:val="005D13E5"/>
    <w:rsid w:val="005D1415"/>
    <w:rsid w:val="005D1A05"/>
    <w:rsid w:val="005D1F99"/>
    <w:rsid w:val="005D2214"/>
    <w:rsid w:val="005D2A53"/>
    <w:rsid w:val="005D2BAE"/>
    <w:rsid w:val="005D2BED"/>
    <w:rsid w:val="005D366F"/>
    <w:rsid w:val="005D38F0"/>
    <w:rsid w:val="005D3CA0"/>
    <w:rsid w:val="005D417F"/>
    <w:rsid w:val="005D4C14"/>
    <w:rsid w:val="005D4CD6"/>
    <w:rsid w:val="005D4D24"/>
    <w:rsid w:val="005D4DDD"/>
    <w:rsid w:val="005D4E70"/>
    <w:rsid w:val="005D5210"/>
    <w:rsid w:val="005D5386"/>
    <w:rsid w:val="005D58AE"/>
    <w:rsid w:val="005D5B48"/>
    <w:rsid w:val="005D5F63"/>
    <w:rsid w:val="005D6C32"/>
    <w:rsid w:val="005D6D21"/>
    <w:rsid w:val="005D74E5"/>
    <w:rsid w:val="005D78E5"/>
    <w:rsid w:val="005D7D7C"/>
    <w:rsid w:val="005E03C3"/>
    <w:rsid w:val="005E0F87"/>
    <w:rsid w:val="005E155A"/>
    <w:rsid w:val="005E2883"/>
    <w:rsid w:val="005E3B5C"/>
    <w:rsid w:val="005E42DC"/>
    <w:rsid w:val="005E476B"/>
    <w:rsid w:val="005E4BDF"/>
    <w:rsid w:val="005E68C2"/>
    <w:rsid w:val="005E697D"/>
    <w:rsid w:val="005E6C05"/>
    <w:rsid w:val="005E73DA"/>
    <w:rsid w:val="005E7D50"/>
    <w:rsid w:val="005F00D8"/>
    <w:rsid w:val="005F0EB9"/>
    <w:rsid w:val="005F1532"/>
    <w:rsid w:val="005F1672"/>
    <w:rsid w:val="005F1FA1"/>
    <w:rsid w:val="005F2E3A"/>
    <w:rsid w:val="005F2F0E"/>
    <w:rsid w:val="005F30DF"/>
    <w:rsid w:val="005F30EA"/>
    <w:rsid w:val="005F31E2"/>
    <w:rsid w:val="005F326A"/>
    <w:rsid w:val="005F3DCD"/>
    <w:rsid w:val="005F3E3A"/>
    <w:rsid w:val="005F413C"/>
    <w:rsid w:val="005F46C4"/>
    <w:rsid w:val="005F4770"/>
    <w:rsid w:val="005F4923"/>
    <w:rsid w:val="005F5124"/>
    <w:rsid w:val="005F5454"/>
    <w:rsid w:val="005F55AA"/>
    <w:rsid w:val="005F5EE8"/>
    <w:rsid w:val="005F5F65"/>
    <w:rsid w:val="005F7378"/>
    <w:rsid w:val="006001C7"/>
    <w:rsid w:val="00600371"/>
    <w:rsid w:val="00600838"/>
    <w:rsid w:val="00601332"/>
    <w:rsid w:val="0060180E"/>
    <w:rsid w:val="00602312"/>
    <w:rsid w:val="00602A16"/>
    <w:rsid w:val="00602FE0"/>
    <w:rsid w:val="00603B1E"/>
    <w:rsid w:val="00603C44"/>
    <w:rsid w:val="00603CF1"/>
    <w:rsid w:val="006042CB"/>
    <w:rsid w:val="00604555"/>
    <w:rsid w:val="00604767"/>
    <w:rsid w:val="00604DE0"/>
    <w:rsid w:val="00604E2E"/>
    <w:rsid w:val="00605203"/>
    <w:rsid w:val="006054D1"/>
    <w:rsid w:val="00605D9D"/>
    <w:rsid w:val="00606579"/>
    <w:rsid w:val="00607256"/>
    <w:rsid w:val="00607492"/>
    <w:rsid w:val="00607E1F"/>
    <w:rsid w:val="00610504"/>
    <w:rsid w:val="0061064E"/>
    <w:rsid w:val="00611402"/>
    <w:rsid w:val="00611A9D"/>
    <w:rsid w:val="00613BDF"/>
    <w:rsid w:val="00614439"/>
    <w:rsid w:val="0061469B"/>
    <w:rsid w:val="00614F51"/>
    <w:rsid w:val="00615FE2"/>
    <w:rsid w:val="00616D1B"/>
    <w:rsid w:val="00617719"/>
    <w:rsid w:val="00620331"/>
    <w:rsid w:val="00620FAD"/>
    <w:rsid w:val="00621B62"/>
    <w:rsid w:val="00621EC0"/>
    <w:rsid w:val="00623CAD"/>
    <w:rsid w:val="00624476"/>
    <w:rsid w:val="006259A7"/>
    <w:rsid w:val="00625AD6"/>
    <w:rsid w:val="00625C48"/>
    <w:rsid w:val="00625E3A"/>
    <w:rsid w:val="00625F10"/>
    <w:rsid w:val="006262F5"/>
    <w:rsid w:val="00627243"/>
    <w:rsid w:val="0063086D"/>
    <w:rsid w:val="00632140"/>
    <w:rsid w:val="0063284B"/>
    <w:rsid w:val="0063397C"/>
    <w:rsid w:val="00633DC9"/>
    <w:rsid w:val="00634124"/>
    <w:rsid w:val="0063487D"/>
    <w:rsid w:val="00636523"/>
    <w:rsid w:val="006369B7"/>
    <w:rsid w:val="00636A42"/>
    <w:rsid w:val="00636FB9"/>
    <w:rsid w:val="0063700D"/>
    <w:rsid w:val="0063706D"/>
    <w:rsid w:val="006372C5"/>
    <w:rsid w:val="00637A42"/>
    <w:rsid w:val="00637D98"/>
    <w:rsid w:val="006406C8"/>
    <w:rsid w:val="00640F38"/>
    <w:rsid w:val="006427B5"/>
    <w:rsid w:val="00642F75"/>
    <w:rsid w:val="00642FD7"/>
    <w:rsid w:val="00643170"/>
    <w:rsid w:val="00644213"/>
    <w:rsid w:val="006446E4"/>
    <w:rsid w:val="00644AFB"/>
    <w:rsid w:val="00644BC0"/>
    <w:rsid w:val="00645F37"/>
    <w:rsid w:val="00646FDD"/>
    <w:rsid w:val="0064713B"/>
    <w:rsid w:val="006471DF"/>
    <w:rsid w:val="0064785D"/>
    <w:rsid w:val="00647886"/>
    <w:rsid w:val="00647A42"/>
    <w:rsid w:val="006506BE"/>
    <w:rsid w:val="00650C5F"/>
    <w:rsid w:val="00650E56"/>
    <w:rsid w:val="0065126A"/>
    <w:rsid w:val="00651572"/>
    <w:rsid w:val="0065178D"/>
    <w:rsid w:val="00652E48"/>
    <w:rsid w:val="00654377"/>
    <w:rsid w:val="00654894"/>
    <w:rsid w:val="00654B6D"/>
    <w:rsid w:val="00654DFF"/>
    <w:rsid w:val="00654EF6"/>
    <w:rsid w:val="006551EF"/>
    <w:rsid w:val="00655823"/>
    <w:rsid w:val="00655DBB"/>
    <w:rsid w:val="006561FF"/>
    <w:rsid w:val="00656381"/>
    <w:rsid w:val="00660211"/>
    <w:rsid w:val="00660979"/>
    <w:rsid w:val="00662A01"/>
    <w:rsid w:val="006632ED"/>
    <w:rsid w:val="00663422"/>
    <w:rsid w:val="00663727"/>
    <w:rsid w:val="00663BED"/>
    <w:rsid w:val="00663ED5"/>
    <w:rsid w:val="00664076"/>
    <w:rsid w:val="00664E45"/>
    <w:rsid w:val="006658EE"/>
    <w:rsid w:val="00665DB1"/>
    <w:rsid w:val="006669FB"/>
    <w:rsid w:val="00666BC5"/>
    <w:rsid w:val="006676B3"/>
    <w:rsid w:val="00670164"/>
    <w:rsid w:val="0067063F"/>
    <w:rsid w:val="00671036"/>
    <w:rsid w:val="00671633"/>
    <w:rsid w:val="006719FD"/>
    <w:rsid w:val="006729A3"/>
    <w:rsid w:val="006755E1"/>
    <w:rsid w:val="006757EC"/>
    <w:rsid w:val="006759E3"/>
    <w:rsid w:val="00676814"/>
    <w:rsid w:val="00676B4F"/>
    <w:rsid w:val="00676FEE"/>
    <w:rsid w:val="00677192"/>
    <w:rsid w:val="00677578"/>
    <w:rsid w:val="00680565"/>
    <w:rsid w:val="006806B0"/>
    <w:rsid w:val="00680AD2"/>
    <w:rsid w:val="006817E3"/>
    <w:rsid w:val="0068228F"/>
    <w:rsid w:val="00682C5C"/>
    <w:rsid w:val="00683453"/>
    <w:rsid w:val="00683AD5"/>
    <w:rsid w:val="00684CED"/>
    <w:rsid w:val="0068529F"/>
    <w:rsid w:val="0068551E"/>
    <w:rsid w:val="00685892"/>
    <w:rsid w:val="006858BB"/>
    <w:rsid w:val="00685DFA"/>
    <w:rsid w:val="00686441"/>
    <w:rsid w:val="00686D58"/>
    <w:rsid w:val="006901BE"/>
    <w:rsid w:val="00690706"/>
    <w:rsid w:val="00691203"/>
    <w:rsid w:val="006913E1"/>
    <w:rsid w:val="006914C8"/>
    <w:rsid w:val="0069151C"/>
    <w:rsid w:val="0069171E"/>
    <w:rsid w:val="00691C34"/>
    <w:rsid w:val="006920DB"/>
    <w:rsid w:val="00692254"/>
    <w:rsid w:val="006923FC"/>
    <w:rsid w:val="00692692"/>
    <w:rsid w:val="00693117"/>
    <w:rsid w:val="00693752"/>
    <w:rsid w:val="00693CCA"/>
    <w:rsid w:val="00694854"/>
    <w:rsid w:val="00695491"/>
    <w:rsid w:val="00695881"/>
    <w:rsid w:val="00695D92"/>
    <w:rsid w:val="006967C5"/>
    <w:rsid w:val="00696E56"/>
    <w:rsid w:val="006970B8"/>
    <w:rsid w:val="00697254"/>
    <w:rsid w:val="0069748F"/>
    <w:rsid w:val="00697AAB"/>
    <w:rsid w:val="006A0B6E"/>
    <w:rsid w:val="006A1202"/>
    <w:rsid w:val="006A24D9"/>
    <w:rsid w:val="006A4488"/>
    <w:rsid w:val="006A44D8"/>
    <w:rsid w:val="006A58EF"/>
    <w:rsid w:val="006A6530"/>
    <w:rsid w:val="006A74A9"/>
    <w:rsid w:val="006A7D4E"/>
    <w:rsid w:val="006A7E12"/>
    <w:rsid w:val="006B0220"/>
    <w:rsid w:val="006B08A3"/>
    <w:rsid w:val="006B11C5"/>
    <w:rsid w:val="006B2246"/>
    <w:rsid w:val="006B25C6"/>
    <w:rsid w:val="006B3752"/>
    <w:rsid w:val="006B3D8F"/>
    <w:rsid w:val="006B43F9"/>
    <w:rsid w:val="006B514A"/>
    <w:rsid w:val="006B544A"/>
    <w:rsid w:val="006B5B5B"/>
    <w:rsid w:val="006B60F9"/>
    <w:rsid w:val="006B6375"/>
    <w:rsid w:val="006B6606"/>
    <w:rsid w:val="006B6B19"/>
    <w:rsid w:val="006B7C56"/>
    <w:rsid w:val="006C01D7"/>
    <w:rsid w:val="006C0B22"/>
    <w:rsid w:val="006C0D73"/>
    <w:rsid w:val="006C0F08"/>
    <w:rsid w:val="006C25E4"/>
    <w:rsid w:val="006C3025"/>
    <w:rsid w:val="006C33EE"/>
    <w:rsid w:val="006C3853"/>
    <w:rsid w:val="006C4197"/>
    <w:rsid w:val="006C4B25"/>
    <w:rsid w:val="006C5A0A"/>
    <w:rsid w:val="006C5A75"/>
    <w:rsid w:val="006C5F4A"/>
    <w:rsid w:val="006C6E56"/>
    <w:rsid w:val="006C6EA8"/>
    <w:rsid w:val="006C7642"/>
    <w:rsid w:val="006C7AE6"/>
    <w:rsid w:val="006C7FCC"/>
    <w:rsid w:val="006D05C0"/>
    <w:rsid w:val="006D0659"/>
    <w:rsid w:val="006D0A9D"/>
    <w:rsid w:val="006D11CA"/>
    <w:rsid w:val="006D189D"/>
    <w:rsid w:val="006D22D5"/>
    <w:rsid w:val="006D2D9C"/>
    <w:rsid w:val="006D2FAE"/>
    <w:rsid w:val="006D3FCD"/>
    <w:rsid w:val="006D44D1"/>
    <w:rsid w:val="006D505D"/>
    <w:rsid w:val="006D506B"/>
    <w:rsid w:val="006D54CE"/>
    <w:rsid w:val="006D554A"/>
    <w:rsid w:val="006D60EC"/>
    <w:rsid w:val="006D6494"/>
    <w:rsid w:val="006D6834"/>
    <w:rsid w:val="006D6D57"/>
    <w:rsid w:val="006D7151"/>
    <w:rsid w:val="006E0D81"/>
    <w:rsid w:val="006E0F28"/>
    <w:rsid w:val="006E1123"/>
    <w:rsid w:val="006E1C8A"/>
    <w:rsid w:val="006E1E82"/>
    <w:rsid w:val="006E1EDD"/>
    <w:rsid w:val="006E1F1E"/>
    <w:rsid w:val="006E35F3"/>
    <w:rsid w:val="006E450C"/>
    <w:rsid w:val="006E490E"/>
    <w:rsid w:val="006E4D2B"/>
    <w:rsid w:val="006E4F35"/>
    <w:rsid w:val="006E5033"/>
    <w:rsid w:val="006E675A"/>
    <w:rsid w:val="006E69D6"/>
    <w:rsid w:val="006E6C20"/>
    <w:rsid w:val="006E6EA4"/>
    <w:rsid w:val="006E7725"/>
    <w:rsid w:val="006F01BA"/>
    <w:rsid w:val="006F0232"/>
    <w:rsid w:val="006F02B4"/>
    <w:rsid w:val="006F0B8C"/>
    <w:rsid w:val="006F2E38"/>
    <w:rsid w:val="006F351F"/>
    <w:rsid w:val="006F3BAA"/>
    <w:rsid w:val="006F3E0E"/>
    <w:rsid w:val="006F4062"/>
    <w:rsid w:val="006F4F21"/>
    <w:rsid w:val="006F4FBA"/>
    <w:rsid w:val="006F52E3"/>
    <w:rsid w:val="006F5AED"/>
    <w:rsid w:val="006F5D64"/>
    <w:rsid w:val="006F6262"/>
    <w:rsid w:val="006F7294"/>
    <w:rsid w:val="006F7A76"/>
    <w:rsid w:val="006F7AF8"/>
    <w:rsid w:val="006F7E2F"/>
    <w:rsid w:val="00700355"/>
    <w:rsid w:val="00700DE5"/>
    <w:rsid w:val="00701BE8"/>
    <w:rsid w:val="00703B27"/>
    <w:rsid w:val="00703B67"/>
    <w:rsid w:val="00703C34"/>
    <w:rsid w:val="007045DF"/>
    <w:rsid w:val="007054F0"/>
    <w:rsid w:val="00705BD2"/>
    <w:rsid w:val="00706112"/>
    <w:rsid w:val="00706806"/>
    <w:rsid w:val="0070691E"/>
    <w:rsid w:val="00706AFE"/>
    <w:rsid w:val="00706FF2"/>
    <w:rsid w:val="00707260"/>
    <w:rsid w:val="007074C1"/>
    <w:rsid w:val="00707A24"/>
    <w:rsid w:val="00707DA8"/>
    <w:rsid w:val="00707F12"/>
    <w:rsid w:val="00710580"/>
    <w:rsid w:val="00710EEE"/>
    <w:rsid w:val="0071217F"/>
    <w:rsid w:val="007127D5"/>
    <w:rsid w:val="00712D37"/>
    <w:rsid w:val="00713161"/>
    <w:rsid w:val="00713BE9"/>
    <w:rsid w:val="00714023"/>
    <w:rsid w:val="007141D7"/>
    <w:rsid w:val="00715883"/>
    <w:rsid w:val="0071670C"/>
    <w:rsid w:val="00716C4B"/>
    <w:rsid w:val="0072034D"/>
    <w:rsid w:val="00720D76"/>
    <w:rsid w:val="00721090"/>
    <w:rsid w:val="00721097"/>
    <w:rsid w:val="007215FA"/>
    <w:rsid w:val="0072221C"/>
    <w:rsid w:val="007228CE"/>
    <w:rsid w:val="00722AEB"/>
    <w:rsid w:val="007230A9"/>
    <w:rsid w:val="00723284"/>
    <w:rsid w:val="007236CB"/>
    <w:rsid w:val="00724098"/>
    <w:rsid w:val="0072454F"/>
    <w:rsid w:val="00724640"/>
    <w:rsid w:val="007254BF"/>
    <w:rsid w:val="0072551B"/>
    <w:rsid w:val="00725AD6"/>
    <w:rsid w:val="0072613D"/>
    <w:rsid w:val="00726382"/>
    <w:rsid w:val="0072646F"/>
    <w:rsid w:val="00726787"/>
    <w:rsid w:val="00727651"/>
    <w:rsid w:val="00727A14"/>
    <w:rsid w:val="00727B5D"/>
    <w:rsid w:val="007302AB"/>
    <w:rsid w:val="00730A80"/>
    <w:rsid w:val="0073140B"/>
    <w:rsid w:val="00731AFB"/>
    <w:rsid w:val="00731B0D"/>
    <w:rsid w:val="00731EDF"/>
    <w:rsid w:val="00732BF5"/>
    <w:rsid w:val="007333C6"/>
    <w:rsid w:val="00733CE3"/>
    <w:rsid w:val="00734774"/>
    <w:rsid w:val="00734F83"/>
    <w:rsid w:val="0073504F"/>
    <w:rsid w:val="00735310"/>
    <w:rsid w:val="00736F00"/>
    <w:rsid w:val="00737262"/>
    <w:rsid w:val="0073770E"/>
    <w:rsid w:val="00737DE0"/>
    <w:rsid w:val="00740A62"/>
    <w:rsid w:val="00741198"/>
    <w:rsid w:val="00741BD9"/>
    <w:rsid w:val="00741DB5"/>
    <w:rsid w:val="00741E89"/>
    <w:rsid w:val="00743B5A"/>
    <w:rsid w:val="00743DF3"/>
    <w:rsid w:val="00745543"/>
    <w:rsid w:val="007455EE"/>
    <w:rsid w:val="007455F1"/>
    <w:rsid w:val="00745674"/>
    <w:rsid w:val="00745B6C"/>
    <w:rsid w:val="00745EAC"/>
    <w:rsid w:val="007464E6"/>
    <w:rsid w:val="00747DB5"/>
    <w:rsid w:val="007504F2"/>
    <w:rsid w:val="007509DD"/>
    <w:rsid w:val="00750D64"/>
    <w:rsid w:val="007512A8"/>
    <w:rsid w:val="00751AF9"/>
    <w:rsid w:val="00751E0D"/>
    <w:rsid w:val="0075203E"/>
    <w:rsid w:val="00752077"/>
    <w:rsid w:val="00752C12"/>
    <w:rsid w:val="00752E4C"/>
    <w:rsid w:val="007530AA"/>
    <w:rsid w:val="00753756"/>
    <w:rsid w:val="00753EEC"/>
    <w:rsid w:val="00754D98"/>
    <w:rsid w:val="0075504D"/>
    <w:rsid w:val="007556BF"/>
    <w:rsid w:val="00755CFB"/>
    <w:rsid w:val="00756457"/>
    <w:rsid w:val="00756D56"/>
    <w:rsid w:val="0076012F"/>
    <w:rsid w:val="0076069A"/>
    <w:rsid w:val="0076090F"/>
    <w:rsid w:val="00760A02"/>
    <w:rsid w:val="00761BBB"/>
    <w:rsid w:val="00763048"/>
    <w:rsid w:val="00763D72"/>
    <w:rsid w:val="007641C5"/>
    <w:rsid w:val="00764694"/>
    <w:rsid w:val="007646ED"/>
    <w:rsid w:val="007649A9"/>
    <w:rsid w:val="00764A31"/>
    <w:rsid w:val="007651E8"/>
    <w:rsid w:val="007656EE"/>
    <w:rsid w:val="00766029"/>
    <w:rsid w:val="00766399"/>
    <w:rsid w:val="007667D1"/>
    <w:rsid w:val="00766E19"/>
    <w:rsid w:val="00767E33"/>
    <w:rsid w:val="0077032D"/>
    <w:rsid w:val="0077138D"/>
    <w:rsid w:val="00771816"/>
    <w:rsid w:val="00771BF8"/>
    <w:rsid w:val="007722BE"/>
    <w:rsid w:val="00772AA4"/>
    <w:rsid w:val="00772CE5"/>
    <w:rsid w:val="00773AAB"/>
    <w:rsid w:val="00774595"/>
    <w:rsid w:val="007748FD"/>
    <w:rsid w:val="00775780"/>
    <w:rsid w:val="007757E9"/>
    <w:rsid w:val="00775FB3"/>
    <w:rsid w:val="00776132"/>
    <w:rsid w:val="0077675F"/>
    <w:rsid w:val="00776CD1"/>
    <w:rsid w:val="00777A38"/>
    <w:rsid w:val="00777C97"/>
    <w:rsid w:val="007800EC"/>
    <w:rsid w:val="0078054E"/>
    <w:rsid w:val="007812AC"/>
    <w:rsid w:val="007819F9"/>
    <w:rsid w:val="00781E56"/>
    <w:rsid w:val="0078224D"/>
    <w:rsid w:val="00782486"/>
    <w:rsid w:val="0078252A"/>
    <w:rsid w:val="00782872"/>
    <w:rsid w:val="00782F3F"/>
    <w:rsid w:val="00782F89"/>
    <w:rsid w:val="00784744"/>
    <w:rsid w:val="00784B96"/>
    <w:rsid w:val="0078554F"/>
    <w:rsid w:val="00785F25"/>
    <w:rsid w:val="007866DE"/>
    <w:rsid w:val="007871B9"/>
    <w:rsid w:val="00790050"/>
    <w:rsid w:val="00790482"/>
    <w:rsid w:val="0079120B"/>
    <w:rsid w:val="007928D9"/>
    <w:rsid w:val="00793609"/>
    <w:rsid w:val="00793C57"/>
    <w:rsid w:val="00794341"/>
    <w:rsid w:val="007948E9"/>
    <w:rsid w:val="00794AAD"/>
    <w:rsid w:val="00794EA6"/>
    <w:rsid w:val="007950BE"/>
    <w:rsid w:val="00796593"/>
    <w:rsid w:val="007979E4"/>
    <w:rsid w:val="007A0AE2"/>
    <w:rsid w:val="007A0D58"/>
    <w:rsid w:val="007A2FD3"/>
    <w:rsid w:val="007A318D"/>
    <w:rsid w:val="007A3638"/>
    <w:rsid w:val="007A389F"/>
    <w:rsid w:val="007A3910"/>
    <w:rsid w:val="007A3A02"/>
    <w:rsid w:val="007A3C17"/>
    <w:rsid w:val="007A49F2"/>
    <w:rsid w:val="007A4F41"/>
    <w:rsid w:val="007A52DE"/>
    <w:rsid w:val="007A54A8"/>
    <w:rsid w:val="007A7DA0"/>
    <w:rsid w:val="007B0DA1"/>
    <w:rsid w:val="007B14D3"/>
    <w:rsid w:val="007B28E7"/>
    <w:rsid w:val="007B2D57"/>
    <w:rsid w:val="007B3CB9"/>
    <w:rsid w:val="007B3F9C"/>
    <w:rsid w:val="007B43B8"/>
    <w:rsid w:val="007B446E"/>
    <w:rsid w:val="007B52BB"/>
    <w:rsid w:val="007B5605"/>
    <w:rsid w:val="007B5B0A"/>
    <w:rsid w:val="007B5F08"/>
    <w:rsid w:val="007B70EC"/>
    <w:rsid w:val="007B7462"/>
    <w:rsid w:val="007B772E"/>
    <w:rsid w:val="007B786C"/>
    <w:rsid w:val="007C014C"/>
    <w:rsid w:val="007C0C4C"/>
    <w:rsid w:val="007C12A4"/>
    <w:rsid w:val="007C1AE7"/>
    <w:rsid w:val="007C3075"/>
    <w:rsid w:val="007C31D3"/>
    <w:rsid w:val="007C4ABB"/>
    <w:rsid w:val="007C57D0"/>
    <w:rsid w:val="007C65C7"/>
    <w:rsid w:val="007D0931"/>
    <w:rsid w:val="007D0C54"/>
    <w:rsid w:val="007D0D9F"/>
    <w:rsid w:val="007D1F16"/>
    <w:rsid w:val="007D2D5A"/>
    <w:rsid w:val="007D2F9E"/>
    <w:rsid w:val="007D4319"/>
    <w:rsid w:val="007D448C"/>
    <w:rsid w:val="007D44B6"/>
    <w:rsid w:val="007D4F36"/>
    <w:rsid w:val="007D761E"/>
    <w:rsid w:val="007D78E8"/>
    <w:rsid w:val="007D7CCE"/>
    <w:rsid w:val="007E07B3"/>
    <w:rsid w:val="007E0A1B"/>
    <w:rsid w:val="007E0B7F"/>
    <w:rsid w:val="007E11D0"/>
    <w:rsid w:val="007E1474"/>
    <w:rsid w:val="007E159D"/>
    <w:rsid w:val="007E181E"/>
    <w:rsid w:val="007E1DB4"/>
    <w:rsid w:val="007E1F37"/>
    <w:rsid w:val="007E2535"/>
    <w:rsid w:val="007E26DD"/>
    <w:rsid w:val="007E29C0"/>
    <w:rsid w:val="007E2EB9"/>
    <w:rsid w:val="007E30C9"/>
    <w:rsid w:val="007E3A15"/>
    <w:rsid w:val="007E3A96"/>
    <w:rsid w:val="007E3A98"/>
    <w:rsid w:val="007E4070"/>
    <w:rsid w:val="007E408A"/>
    <w:rsid w:val="007E4C26"/>
    <w:rsid w:val="007E4E98"/>
    <w:rsid w:val="007E583B"/>
    <w:rsid w:val="007E58B9"/>
    <w:rsid w:val="007E59E5"/>
    <w:rsid w:val="007E5A0A"/>
    <w:rsid w:val="007E5B45"/>
    <w:rsid w:val="007E7270"/>
    <w:rsid w:val="007E786E"/>
    <w:rsid w:val="007E79B5"/>
    <w:rsid w:val="007F0225"/>
    <w:rsid w:val="007F03CA"/>
    <w:rsid w:val="007F075D"/>
    <w:rsid w:val="007F0B4D"/>
    <w:rsid w:val="007F14EE"/>
    <w:rsid w:val="007F190B"/>
    <w:rsid w:val="007F1D28"/>
    <w:rsid w:val="007F234F"/>
    <w:rsid w:val="007F2824"/>
    <w:rsid w:val="007F2FC0"/>
    <w:rsid w:val="007F4072"/>
    <w:rsid w:val="007F43CF"/>
    <w:rsid w:val="007F46F6"/>
    <w:rsid w:val="007F4DA2"/>
    <w:rsid w:val="007F5822"/>
    <w:rsid w:val="007F723D"/>
    <w:rsid w:val="0080038C"/>
    <w:rsid w:val="0080134D"/>
    <w:rsid w:val="008013AB"/>
    <w:rsid w:val="00801969"/>
    <w:rsid w:val="00802E83"/>
    <w:rsid w:val="00803375"/>
    <w:rsid w:val="0080444E"/>
    <w:rsid w:val="00804471"/>
    <w:rsid w:val="0080463E"/>
    <w:rsid w:val="00805011"/>
    <w:rsid w:val="00806F16"/>
    <w:rsid w:val="008073E9"/>
    <w:rsid w:val="008076FA"/>
    <w:rsid w:val="00807759"/>
    <w:rsid w:val="00807D7D"/>
    <w:rsid w:val="008105F1"/>
    <w:rsid w:val="008107B4"/>
    <w:rsid w:val="00811679"/>
    <w:rsid w:val="008116F1"/>
    <w:rsid w:val="008127E5"/>
    <w:rsid w:val="00812910"/>
    <w:rsid w:val="0081293D"/>
    <w:rsid w:val="00812E4A"/>
    <w:rsid w:val="00813D43"/>
    <w:rsid w:val="00813FAC"/>
    <w:rsid w:val="008151FE"/>
    <w:rsid w:val="00816855"/>
    <w:rsid w:val="00816C4E"/>
    <w:rsid w:val="00816D5E"/>
    <w:rsid w:val="00816FC4"/>
    <w:rsid w:val="0081735D"/>
    <w:rsid w:val="00817580"/>
    <w:rsid w:val="008201E9"/>
    <w:rsid w:val="0082083D"/>
    <w:rsid w:val="0082094B"/>
    <w:rsid w:val="00820A81"/>
    <w:rsid w:val="00820CFD"/>
    <w:rsid w:val="0082120C"/>
    <w:rsid w:val="0082194E"/>
    <w:rsid w:val="0082240A"/>
    <w:rsid w:val="00822653"/>
    <w:rsid w:val="0082391E"/>
    <w:rsid w:val="008239AF"/>
    <w:rsid w:val="00823FB8"/>
    <w:rsid w:val="00823FFE"/>
    <w:rsid w:val="008247FC"/>
    <w:rsid w:val="00824961"/>
    <w:rsid w:val="008259B9"/>
    <w:rsid w:val="008268C8"/>
    <w:rsid w:val="0082691A"/>
    <w:rsid w:val="0083077F"/>
    <w:rsid w:val="00830842"/>
    <w:rsid w:val="00830E90"/>
    <w:rsid w:val="00830FE7"/>
    <w:rsid w:val="00831574"/>
    <w:rsid w:val="00831B5F"/>
    <w:rsid w:val="00831C8D"/>
    <w:rsid w:val="00832293"/>
    <w:rsid w:val="008327DA"/>
    <w:rsid w:val="00832980"/>
    <w:rsid w:val="00832D4F"/>
    <w:rsid w:val="00833235"/>
    <w:rsid w:val="00833847"/>
    <w:rsid w:val="0083388F"/>
    <w:rsid w:val="00833F4E"/>
    <w:rsid w:val="00834252"/>
    <w:rsid w:val="0083528C"/>
    <w:rsid w:val="008352AC"/>
    <w:rsid w:val="008363BB"/>
    <w:rsid w:val="00836A32"/>
    <w:rsid w:val="00836D8E"/>
    <w:rsid w:val="00837062"/>
    <w:rsid w:val="00837B10"/>
    <w:rsid w:val="00837F78"/>
    <w:rsid w:val="00840226"/>
    <w:rsid w:val="0084060A"/>
    <w:rsid w:val="00840C88"/>
    <w:rsid w:val="00840D1D"/>
    <w:rsid w:val="0084111A"/>
    <w:rsid w:val="00841A52"/>
    <w:rsid w:val="008420DA"/>
    <w:rsid w:val="00842132"/>
    <w:rsid w:val="0084279C"/>
    <w:rsid w:val="00842C22"/>
    <w:rsid w:val="0084413D"/>
    <w:rsid w:val="008442D2"/>
    <w:rsid w:val="00844399"/>
    <w:rsid w:val="008448E5"/>
    <w:rsid w:val="008458DF"/>
    <w:rsid w:val="0084621E"/>
    <w:rsid w:val="00847438"/>
    <w:rsid w:val="0084780A"/>
    <w:rsid w:val="0084796C"/>
    <w:rsid w:val="00847A69"/>
    <w:rsid w:val="00850729"/>
    <w:rsid w:val="00850EB9"/>
    <w:rsid w:val="00850F25"/>
    <w:rsid w:val="008511B2"/>
    <w:rsid w:val="00851648"/>
    <w:rsid w:val="0085196F"/>
    <w:rsid w:val="00851B36"/>
    <w:rsid w:val="00852492"/>
    <w:rsid w:val="008529ED"/>
    <w:rsid w:val="00853831"/>
    <w:rsid w:val="00853BDA"/>
    <w:rsid w:val="00854156"/>
    <w:rsid w:val="00855044"/>
    <w:rsid w:val="00855514"/>
    <w:rsid w:val="00855BFE"/>
    <w:rsid w:val="00855F50"/>
    <w:rsid w:val="008563A2"/>
    <w:rsid w:val="00856A4B"/>
    <w:rsid w:val="00856D71"/>
    <w:rsid w:val="0085715A"/>
    <w:rsid w:val="008604BC"/>
    <w:rsid w:val="00860CED"/>
    <w:rsid w:val="0086115F"/>
    <w:rsid w:val="008611C0"/>
    <w:rsid w:val="008612CC"/>
    <w:rsid w:val="008623E6"/>
    <w:rsid w:val="00862CA0"/>
    <w:rsid w:val="00863671"/>
    <w:rsid w:val="008638AB"/>
    <w:rsid w:val="008641DE"/>
    <w:rsid w:val="00864B8E"/>
    <w:rsid w:val="008651B6"/>
    <w:rsid w:val="00865799"/>
    <w:rsid w:val="00865E7D"/>
    <w:rsid w:val="00866012"/>
    <w:rsid w:val="008664AA"/>
    <w:rsid w:val="008666C7"/>
    <w:rsid w:val="00867F25"/>
    <w:rsid w:val="00870047"/>
    <w:rsid w:val="00870097"/>
    <w:rsid w:val="0087040E"/>
    <w:rsid w:val="00870843"/>
    <w:rsid w:val="008709AB"/>
    <w:rsid w:val="00870D5F"/>
    <w:rsid w:val="00871A18"/>
    <w:rsid w:val="00871BFD"/>
    <w:rsid w:val="00871C95"/>
    <w:rsid w:val="008726E4"/>
    <w:rsid w:val="00872AC2"/>
    <w:rsid w:val="00872B9E"/>
    <w:rsid w:val="00872ECC"/>
    <w:rsid w:val="00875E1C"/>
    <w:rsid w:val="00875FA6"/>
    <w:rsid w:val="00876F7E"/>
    <w:rsid w:val="00877C20"/>
    <w:rsid w:val="00877D05"/>
    <w:rsid w:val="00880B7C"/>
    <w:rsid w:val="00880FDD"/>
    <w:rsid w:val="00881463"/>
    <w:rsid w:val="00881581"/>
    <w:rsid w:val="0088179A"/>
    <w:rsid w:val="00881E89"/>
    <w:rsid w:val="008836DD"/>
    <w:rsid w:val="00884038"/>
    <w:rsid w:val="008848A8"/>
    <w:rsid w:val="008848C9"/>
    <w:rsid w:val="00884A09"/>
    <w:rsid w:val="00884CEF"/>
    <w:rsid w:val="00885A65"/>
    <w:rsid w:val="0088608C"/>
    <w:rsid w:val="0088631A"/>
    <w:rsid w:val="008901D0"/>
    <w:rsid w:val="008905EC"/>
    <w:rsid w:val="0089092F"/>
    <w:rsid w:val="008909C9"/>
    <w:rsid w:val="00890FF7"/>
    <w:rsid w:val="008913CE"/>
    <w:rsid w:val="00891551"/>
    <w:rsid w:val="008917AA"/>
    <w:rsid w:val="00891915"/>
    <w:rsid w:val="00891BBE"/>
    <w:rsid w:val="0089254E"/>
    <w:rsid w:val="008926BE"/>
    <w:rsid w:val="0089296D"/>
    <w:rsid w:val="00892E75"/>
    <w:rsid w:val="00892EFC"/>
    <w:rsid w:val="00893EF4"/>
    <w:rsid w:val="0089449B"/>
    <w:rsid w:val="008945E9"/>
    <w:rsid w:val="0089481F"/>
    <w:rsid w:val="00894F32"/>
    <w:rsid w:val="0089662A"/>
    <w:rsid w:val="008967BB"/>
    <w:rsid w:val="00896910"/>
    <w:rsid w:val="00896D81"/>
    <w:rsid w:val="00897118"/>
    <w:rsid w:val="008971D9"/>
    <w:rsid w:val="00897499"/>
    <w:rsid w:val="008978D4"/>
    <w:rsid w:val="008978E8"/>
    <w:rsid w:val="00897B3B"/>
    <w:rsid w:val="008A039F"/>
    <w:rsid w:val="008A06FF"/>
    <w:rsid w:val="008A07EA"/>
    <w:rsid w:val="008A1082"/>
    <w:rsid w:val="008A18FB"/>
    <w:rsid w:val="008A23AD"/>
    <w:rsid w:val="008A27AE"/>
    <w:rsid w:val="008A2EC2"/>
    <w:rsid w:val="008A2F78"/>
    <w:rsid w:val="008A3268"/>
    <w:rsid w:val="008A382F"/>
    <w:rsid w:val="008A4F5A"/>
    <w:rsid w:val="008A55A1"/>
    <w:rsid w:val="008A5653"/>
    <w:rsid w:val="008A5725"/>
    <w:rsid w:val="008A7ACB"/>
    <w:rsid w:val="008A7C2B"/>
    <w:rsid w:val="008A7F62"/>
    <w:rsid w:val="008B138E"/>
    <w:rsid w:val="008B1819"/>
    <w:rsid w:val="008B1DF0"/>
    <w:rsid w:val="008B2E4C"/>
    <w:rsid w:val="008B2E5F"/>
    <w:rsid w:val="008B3826"/>
    <w:rsid w:val="008B38A0"/>
    <w:rsid w:val="008B38DD"/>
    <w:rsid w:val="008B4236"/>
    <w:rsid w:val="008B4551"/>
    <w:rsid w:val="008B4902"/>
    <w:rsid w:val="008B4EDC"/>
    <w:rsid w:val="008B5958"/>
    <w:rsid w:val="008B6023"/>
    <w:rsid w:val="008B6D74"/>
    <w:rsid w:val="008B6E24"/>
    <w:rsid w:val="008B6E6E"/>
    <w:rsid w:val="008B6F95"/>
    <w:rsid w:val="008B7102"/>
    <w:rsid w:val="008B7323"/>
    <w:rsid w:val="008B7BED"/>
    <w:rsid w:val="008B7C36"/>
    <w:rsid w:val="008C019C"/>
    <w:rsid w:val="008C0845"/>
    <w:rsid w:val="008C0CC6"/>
    <w:rsid w:val="008C1003"/>
    <w:rsid w:val="008C19D6"/>
    <w:rsid w:val="008C1B36"/>
    <w:rsid w:val="008C2102"/>
    <w:rsid w:val="008C220E"/>
    <w:rsid w:val="008C2289"/>
    <w:rsid w:val="008C28BA"/>
    <w:rsid w:val="008C2A24"/>
    <w:rsid w:val="008C2C4F"/>
    <w:rsid w:val="008C314D"/>
    <w:rsid w:val="008C3B02"/>
    <w:rsid w:val="008C4B1F"/>
    <w:rsid w:val="008C5CCE"/>
    <w:rsid w:val="008C6FA5"/>
    <w:rsid w:val="008C7A18"/>
    <w:rsid w:val="008C7B92"/>
    <w:rsid w:val="008D0569"/>
    <w:rsid w:val="008D0791"/>
    <w:rsid w:val="008D1594"/>
    <w:rsid w:val="008D1C1E"/>
    <w:rsid w:val="008D1D25"/>
    <w:rsid w:val="008D2397"/>
    <w:rsid w:val="008D271D"/>
    <w:rsid w:val="008D296E"/>
    <w:rsid w:val="008D2A67"/>
    <w:rsid w:val="008D30B3"/>
    <w:rsid w:val="008D3458"/>
    <w:rsid w:val="008D372C"/>
    <w:rsid w:val="008D376E"/>
    <w:rsid w:val="008D37D2"/>
    <w:rsid w:val="008D42E0"/>
    <w:rsid w:val="008D5443"/>
    <w:rsid w:val="008D5B04"/>
    <w:rsid w:val="008D5CAA"/>
    <w:rsid w:val="008D6635"/>
    <w:rsid w:val="008D70FF"/>
    <w:rsid w:val="008D76A8"/>
    <w:rsid w:val="008E14CB"/>
    <w:rsid w:val="008E15AE"/>
    <w:rsid w:val="008E2021"/>
    <w:rsid w:val="008E2149"/>
    <w:rsid w:val="008E236D"/>
    <w:rsid w:val="008E2415"/>
    <w:rsid w:val="008E271F"/>
    <w:rsid w:val="008E2B90"/>
    <w:rsid w:val="008E3573"/>
    <w:rsid w:val="008E51D9"/>
    <w:rsid w:val="008E5501"/>
    <w:rsid w:val="008E56FA"/>
    <w:rsid w:val="008E59DA"/>
    <w:rsid w:val="008E5FE9"/>
    <w:rsid w:val="008E6633"/>
    <w:rsid w:val="008E6AE7"/>
    <w:rsid w:val="008E6D74"/>
    <w:rsid w:val="008E738B"/>
    <w:rsid w:val="008E7A44"/>
    <w:rsid w:val="008E7D01"/>
    <w:rsid w:val="008F03FA"/>
    <w:rsid w:val="008F0E8E"/>
    <w:rsid w:val="008F1363"/>
    <w:rsid w:val="008F13D3"/>
    <w:rsid w:val="008F16C8"/>
    <w:rsid w:val="008F1953"/>
    <w:rsid w:val="008F1CA2"/>
    <w:rsid w:val="008F2DBB"/>
    <w:rsid w:val="008F35D6"/>
    <w:rsid w:val="008F3B73"/>
    <w:rsid w:val="008F40F6"/>
    <w:rsid w:val="008F457C"/>
    <w:rsid w:val="008F492A"/>
    <w:rsid w:val="008F4ED9"/>
    <w:rsid w:val="008F52AB"/>
    <w:rsid w:val="008F5868"/>
    <w:rsid w:val="008F7AC1"/>
    <w:rsid w:val="008F7C3D"/>
    <w:rsid w:val="0090118A"/>
    <w:rsid w:val="009014A1"/>
    <w:rsid w:val="0090174A"/>
    <w:rsid w:val="00901DDF"/>
    <w:rsid w:val="00901FDC"/>
    <w:rsid w:val="00902524"/>
    <w:rsid w:val="00903155"/>
    <w:rsid w:val="0090398B"/>
    <w:rsid w:val="00903B08"/>
    <w:rsid w:val="00903DF3"/>
    <w:rsid w:val="00903EF0"/>
    <w:rsid w:val="0090422B"/>
    <w:rsid w:val="0090429C"/>
    <w:rsid w:val="00904678"/>
    <w:rsid w:val="00904986"/>
    <w:rsid w:val="00904F48"/>
    <w:rsid w:val="00905353"/>
    <w:rsid w:val="00905536"/>
    <w:rsid w:val="00906109"/>
    <w:rsid w:val="009065D9"/>
    <w:rsid w:val="009066E5"/>
    <w:rsid w:val="00907393"/>
    <w:rsid w:val="009104E3"/>
    <w:rsid w:val="00910FBD"/>
    <w:rsid w:val="00911059"/>
    <w:rsid w:val="00911817"/>
    <w:rsid w:val="00911A54"/>
    <w:rsid w:val="00911D3A"/>
    <w:rsid w:val="009127A0"/>
    <w:rsid w:val="0091285D"/>
    <w:rsid w:val="00912887"/>
    <w:rsid w:val="0091314E"/>
    <w:rsid w:val="009135A9"/>
    <w:rsid w:val="00914617"/>
    <w:rsid w:val="009149A4"/>
    <w:rsid w:val="00915E5A"/>
    <w:rsid w:val="0091609D"/>
    <w:rsid w:val="00916222"/>
    <w:rsid w:val="00917447"/>
    <w:rsid w:val="00917F04"/>
    <w:rsid w:val="0092021C"/>
    <w:rsid w:val="009202D0"/>
    <w:rsid w:val="00920381"/>
    <w:rsid w:val="00920425"/>
    <w:rsid w:val="009204E4"/>
    <w:rsid w:val="00921356"/>
    <w:rsid w:val="00921C4E"/>
    <w:rsid w:val="00922104"/>
    <w:rsid w:val="0092239E"/>
    <w:rsid w:val="009228EC"/>
    <w:rsid w:val="00922ADC"/>
    <w:rsid w:val="00923545"/>
    <w:rsid w:val="00924F26"/>
    <w:rsid w:val="0092551D"/>
    <w:rsid w:val="00925852"/>
    <w:rsid w:val="00925B0E"/>
    <w:rsid w:val="00926404"/>
    <w:rsid w:val="00926B19"/>
    <w:rsid w:val="00926F70"/>
    <w:rsid w:val="009271F2"/>
    <w:rsid w:val="00927601"/>
    <w:rsid w:val="00927BC0"/>
    <w:rsid w:val="00927DE2"/>
    <w:rsid w:val="00930B40"/>
    <w:rsid w:val="00930B59"/>
    <w:rsid w:val="00930CF7"/>
    <w:rsid w:val="00931F16"/>
    <w:rsid w:val="009323DF"/>
    <w:rsid w:val="00932D1A"/>
    <w:rsid w:val="009330B5"/>
    <w:rsid w:val="00933188"/>
    <w:rsid w:val="00933EE5"/>
    <w:rsid w:val="00933F59"/>
    <w:rsid w:val="00934CFC"/>
    <w:rsid w:val="00935083"/>
    <w:rsid w:val="00935CAC"/>
    <w:rsid w:val="00936DBD"/>
    <w:rsid w:val="009371A7"/>
    <w:rsid w:val="00937BF8"/>
    <w:rsid w:val="00937FD0"/>
    <w:rsid w:val="0094036E"/>
    <w:rsid w:val="00940D60"/>
    <w:rsid w:val="00941094"/>
    <w:rsid w:val="00941D8C"/>
    <w:rsid w:val="0094264D"/>
    <w:rsid w:val="00942AFF"/>
    <w:rsid w:val="00942B23"/>
    <w:rsid w:val="00943465"/>
    <w:rsid w:val="00943AC6"/>
    <w:rsid w:val="00944C44"/>
    <w:rsid w:val="00945033"/>
    <w:rsid w:val="00945052"/>
    <w:rsid w:val="009453DA"/>
    <w:rsid w:val="0094561D"/>
    <w:rsid w:val="00945E30"/>
    <w:rsid w:val="0094625E"/>
    <w:rsid w:val="009476F6"/>
    <w:rsid w:val="00950309"/>
    <w:rsid w:val="00950723"/>
    <w:rsid w:val="00951EBA"/>
    <w:rsid w:val="0095201C"/>
    <w:rsid w:val="009523D6"/>
    <w:rsid w:val="00953353"/>
    <w:rsid w:val="0095453B"/>
    <w:rsid w:val="0095485B"/>
    <w:rsid w:val="00955945"/>
    <w:rsid w:val="00955AE9"/>
    <w:rsid w:val="00955E72"/>
    <w:rsid w:val="00955F91"/>
    <w:rsid w:val="00957A77"/>
    <w:rsid w:val="00957FEA"/>
    <w:rsid w:val="00960C42"/>
    <w:rsid w:val="00961CB9"/>
    <w:rsid w:val="009625A2"/>
    <w:rsid w:val="0096264D"/>
    <w:rsid w:val="009627E9"/>
    <w:rsid w:val="00962E7C"/>
    <w:rsid w:val="00963655"/>
    <w:rsid w:val="009637CA"/>
    <w:rsid w:val="0096400C"/>
    <w:rsid w:val="00964510"/>
    <w:rsid w:val="00964AC0"/>
    <w:rsid w:val="00964F1A"/>
    <w:rsid w:val="00965F2E"/>
    <w:rsid w:val="0096674F"/>
    <w:rsid w:val="00966ACA"/>
    <w:rsid w:val="009672A6"/>
    <w:rsid w:val="00967604"/>
    <w:rsid w:val="00967789"/>
    <w:rsid w:val="00967F8F"/>
    <w:rsid w:val="0097014D"/>
    <w:rsid w:val="0097196C"/>
    <w:rsid w:val="0097234D"/>
    <w:rsid w:val="00972635"/>
    <w:rsid w:val="00972913"/>
    <w:rsid w:val="009733CC"/>
    <w:rsid w:val="0097345F"/>
    <w:rsid w:val="00974C0E"/>
    <w:rsid w:val="00974F8D"/>
    <w:rsid w:val="00975114"/>
    <w:rsid w:val="00975257"/>
    <w:rsid w:val="00975573"/>
    <w:rsid w:val="00975588"/>
    <w:rsid w:val="00975C4D"/>
    <w:rsid w:val="00975FFF"/>
    <w:rsid w:val="00976717"/>
    <w:rsid w:val="00976AF2"/>
    <w:rsid w:val="009776FB"/>
    <w:rsid w:val="0098163D"/>
    <w:rsid w:val="00985A75"/>
    <w:rsid w:val="00985C6D"/>
    <w:rsid w:val="00985E62"/>
    <w:rsid w:val="0098610C"/>
    <w:rsid w:val="009861BB"/>
    <w:rsid w:val="0098625C"/>
    <w:rsid w:val="00986752"/>
    <w:rsid w:val="0098726E"/>
    <w:rsid w:val="009872D6"/>
    <w:rsid w:val="0098788A"/>
    <w:rsid w:val="009903E7"/>
    <w:rsid w:val="00990437"/>
    <w:rsid w:val="00990FCE"/>
    <w:rsid w:val="00991EE9"/>
    <w:rsid w:val="00993F64"/>
    <w:rsid w:val="00994515"/>
    <w:rsid w:val="00994899"/>
    <w:rsid w:val="009966F6"/>
    <w:rsid w:val="009970E2"/>
    <w:rsid w:val="00997573"/>
    <w:rsid w:val="00997E20"/>
    <w:rsid w:val="009A036C"/>
    <w:rsid w:val="009A05DD"/>
    <w:rsid w:val="009A13F6"/>
    <w:rsid w:val="009A28B8"/>
    <w:rsid w:val="009A2A8C"/>
    <w:rsid w:val="009A36DD"/>
    <w:rsid w:val="009A3707"/>
    <w:rsid w:val="009A3F74"/>
    <w:rsid w:val="009A4430"/>
    <w:rsid w:val="009A4653"/>
    <w:rsid w:val="009A48FC"/>
    <w:rsid w:val="009A5933"/>
    <w:rsid w:val="009A78AD"/>
    <w:rsid w:val="009A7BD8"/>
    <w:rsid w:val="009B0101"/>
    <w:rsid w:val="009B0376"/>
    <w:rsid w:val="009B0F62"/>
    <w:rsid w:val="009B1491"/>
    <w:rsid w:val="009B1F08"/>
    <w:rsid w:val="009B239D"/>
    <w:rsid w:val="009B2558"/>
    <w:rsid w:val="009B3255"/>
    <w:rsid w:val="009B3796"/>
    <w:rsid w:val="009B3B76"/>
    <w:rsid w:val="009B3C05"/>
    <w:rsid w:val="009B3DF0"/>
    <w:rsid w:val="009B4C80"/>
    <w:rsid w:val="009B7DF2"/>
    <w:rsid w:val="009C0136"/>
    <w:rsid w:val="009C0AF8"/>
    <w:rsid w:val="009C15A7"/>
    <w:rsid w:val="009C2152"/>
    <w:rsid w:val="009C22B8"/>
    <w:rsid w:val="009C235E"/>
    <w:rsid w:val="009C25A5"/>
    <w:rsid w:val="009C270D"/>
    <w:rsid w:val="009C29CB"/>
    <w:rsid w:val="009C3F5C"/>
    <w:rsid w:val="009C4379"/>
    <w:rsid w:val="009C47A7"/>
    <w:rsid w:val="009C4D59"/>
    <w:rsid w:val="009C616B"/>
    <w:rsid w:val="009C6555"/>
    <w:rsid w:val="009C6A84"/>
    <w:rsid w:val="009C6BD6"/>
    <w:rsid w:val="009C702A"/>
    <w:rsid w:val="009C7426"/>
    <w:rsid w:val="009C782C"/>
    <w:rsid w:val="009C7945"/>
    <w:rsid w:val="009D0594"/>
    <w:rsid w:val="009D05B5"/>
    <w:rsid w:val="009D0DB7"/>
    <w:rsid w:val="009D111B"/>
    <w:rsid w:val="009D1640"/>
    <w:rsid w:val="009D1BCD"/>
    <w:rsid w:val="009D25C8"/>
    <w:rsid w:val="009D2A2C"/>
    <w:rsid w:val="009D2D58"/>
    <w:rsid w:val="009D3A92"/>
    <w:rsid w:val="009D40D0"/>
    <w:rsid w:val="009D4A6B"/>
    <w:rsid w:val="009D5D20"/>
    <w:rsid w:val="009D5EA2"/>
    <w:rsid w:val="009D626E"/>
    <w:rsid w:val="009D65E8"/>
    <w:rsid w:val="009D6D5F"/>
    <w:rsid w:val="009D6F05"/>
    <w:rsid w:val="009D7D56"/>
    <w:rsid w:val="009E0393"/>
    <w:rsid w:val="009E0458"/>
    <w:rsid w:val="009E09DC"/>
    <w:rsid w:val="009E0B75"/>
    <w:rsid w:val="009E13C0"/>
    <w:rsid w:val="009E14D2"/>
    <w:rsid w:val="009E1950"/>
    <w:rsid w:val="009E1CAA"/>
    <w:rsid w:val="009E2A1C"/>
    <w:rsid w:val="009E308C"/>
    <w:rsid w:val="009E31A5"/>
    <w:rsid w:val="009E3A36"/>
    <w:rsid w:val="009E3ABF"/>
    <w:rsid w:val="009E3D4F"/>
    <w:rsid w:val="009E4141"/>
    <w:rsid w:val="009E4770"/>
    <w:rsid w:val="009E525E"/>
    <w:rsid w:val="009E5996"/>
    <w:rsid w:val="009E672B"/>
    <w:rsid w:val="009E6B81"/>
    <w:rsid w:val="009E6BF0"/>
    <w:rsid w:val="009E7B3C"/>
    <w:rsid w:val="009F0119"/>
    <w:rsid w:val="009F0547"/>
    <w:rsid w:val="009F1625"/>
    <w:rsid w:val="009F16C5"/>
    <w:rsid w:val="009F180D"/>
    <w:rsid w:val="009F1AB8"/>
    <w:rsid w:val="009F217C"/>
    <w:rsid w:val="009F2864"/>
    <w:rsid w:val="009F2DA9"/>
    <w:rsid w:val="009F336F"/>
    <w:rsid w:val="009F4568"/>
    <w:rsid w:val="009F488E"/>
    <w:rsid w:val="009F5046"/>
    <w:rsid w:val="009F5144"/>
    <w:rsid w:val="009F617C"/>
    <w:rsid w:val="009F6BC3"/>
    <w:rsid w:val="009F72A1"/>
    <w:rsid w:val="00A000C2"/>
    <w:rsid w:val="00A00B44"/>
    <w:rsid w:val="00A00D86"/>
    <w:rsid w:val="00A01161"/>
    <w:rsid w:val="00A0149F"/>
    <w:rsid w:val="00A0170E"/>
    <w:rsid w:val="00A0174F"/>
    <w:rsid w:val="00A03211"/>
    <w:rsid w:val="00A03DB2"/>
    <w:rsid w:val="00A03F25"/>
    <w:rsid w:val="00A04161"/>
    <w:rsid w:val="00A041DB"/>
    <w:rsid w:val="00A041FF"/>
    <w:rsid w:val="00A043EC"/>
    <w:rsid w:val="00A0477D"/>
    <w:rsid w:val="00A04C1C"/>
    <w:rsid w:val="00A0516E"/>
    <w:rsid w:val="00A069F7"/>
    <w:rsid w:val="00A06EB5"/>
    <w:rsid w:val="00A07273"/>
    <w:rsid w:val="00A07379"/>
    <w:rsid w:val="00A073E7"/>
    <w:rsid w:val="00A10182"/>
    <w:rsid w:val="00A10563"/>
    <w:rsid w:val="00A111AC"/>
    <w:rsid w:val="00A113A6"/>
    <w:rsid w:val="00A13158"/>
    <w:rsid w:val="00A136A8"/>
    <w:rsid w:val="00A13E1B"/>
    <w:rsid w:val="00A14E38"/>
    <w:rsid w:val="00A14F92"/>
    <w:rsid w:val="00A1527D"/>
    <w:rsid w:val="00A1550D"/>
    <w:rsid w:val="00A15EBA"/>
    <w:rsid w:val="00A16155"/>
    <w:rsid w:val="00A167B4"/>
    <w:rsid w:val="00A177E4"/>
    <w:rsid w:val="00A204A9"/>
    <w:rsid w:val="00A210AC"/>
    <w:rsid w:val="00A21684"/>
    <w:rsid w:val="00A21E65"/>
    <w:rsid w:val="00A21F3B"/>
    <w:rsid w:val="00A227FE"/>
    <w:rsid w:val="00A22C59"/>
    <w:rsid w:val="00A23041"/>
    <w:rsid w:val="00A23AC3"/>
    <w:rsid w:val="00A2469E"/>
    <w:rsid w:val="00A248C2"/>
    <w:rsid w:val="00A24AF7"/>
    <w:rsid w:val="00A24BC6"/>
    <w:rsid w:val="00A253AD"/>
    <w:rsid w:val="00A25B91"/>
    <w:rsid w:val="00A2669D"/>
    <w:rsid w:val="00A2682C"/>
    <w:rsid w:val="00A26956"/>
    <w:rsid w:val="00A30422"/>
    <w:rsid w:val="00A30B56"/>
    <w:rsid w:val="00A30BD9"/>
    <w:rsid w:val="00A3191E"/>
    <w:rsid w:val="00A31A63"/>
    <w:rsid w:val="00A321BD"/>
    <w:rsid w:val="00A324F6"/>
    <w:rsid w:val="00A3344E"/>
    <w:rsid w:val="00A3387E"/>
    <w:rsid w:val="00A33AA7"/>
    <w:rsid w:val="00A33DA1"/>
    <w:rsid w:val="00A340DA"/>
    <w:rsid w:val="00A3422B"/>
    <w:rsid w:val="00A34A2A"/>
    <w:rsid w:val="00A34C09"/>
    <w:rsid w:val="00A351AE"/>
    <w:rsid w:val="00A35D4C"/>
    <w:rsid w:val="00A35FC2"/>
    <w:rsid w:val="00A3610E"/>
    <w:rsid w:val="00A364C8"/>
    <w:rsid w:val="00A36ABC"/>
    <w:rsid w:val="00A36CC4"/>
    <w:rsid w:val="00A37AC0"/>
    <w:rsid w:val="00A410DC"/>
    <w:rsid w:val="00A41161"/>
    <w:rsid w:val="00A41C1D"/>
    <w:rsid w:val="00A41FCD"/>
    <w:rsid w:val="00A4290F"/>
    <w:rsid w:val="00A42A1F"/>
    <w:rsid w:val="00A42A6D"/>
    <w:rsid w:val="00A43727"/>
    <w:rsid w:val="00A438AF"/>
    <w:rsid w:val="00A448AF"/>
    <w:rsid w:val="00A4521F"/>
    <w:rsid w:val="00A4658E"/>
    <w:rsid w:val="00A47335"/>
    <w:rsid w:val="00A47758"/>
    <w:rsid w:val="00A50D5F"/>
    <w:rsid w:val="00A51B41"/>
    <w:rsid w:val="00A52905"/>
    <w:rsid w:val="00A52F30"/>
    <w:rsid w:val="00A53880"/>
    <w:rsid w:val="00A5430E"/>
    <w:rsid w:val="00A547A2"/>
    <w:rsid w:val="00A54AF1"/>
    <w:rsid w:val="00A54C39"/>
    <w:rsid w:val="00A54F55"/>
    <w:rsid w:val="00A562F8"/>
    <w:rsid w:val="00A57510"/>
    <w:rsid w:val="00A57C77"/>
    <w:rsid w:val="00A57D04"/>
    <w:rsid w:val="00A60237"/>
    <w:rsid w:val="00A60536"/>
    <w:rsid w:val="00A60841"/>
    <w:rsid w:val="00A608E5"/>
    <w:rsid w:val="00A60C7E"/>
    <w:rsid w:val="00A61748"/>
    <w:rsid w:val="00A619E6"/>
    <w:rsid w:val="00A625CB"/>
    <w:rsid w:val="00A62EFE"/>
    <w:rsid w:val="00A6433A"/>
    <w:rsid w:val="00A645B9"/>
    <w:rsid w:val="00A64DB3"/>
    <w:rsid w:val="00A652A6"/>
    <w:rsid w:val="00A656D5"/>
    <w:rsid w:val="00A66630"/>
    <w:rsid w:val="00A66F37"/>
    <w:rsid w:val="00A67425"/>
    <w:rsid w:val="00A700A1"/>
    <w:rsid w:val="00A70341"/>
    <w:rsid w:val="00A706A0"/>
    <w:rsid w:val="00A70F84"/>
    <w:rsid w:val="00A7156B"/>
    <w:rsid w:val="00A71EDF"/>
    <w:rsid w:val="00A7204D"/>
    <w:rsid w:val="00A72082"/>
    <w:rsid w:val="00A731B9"/>
    <w:rsid w:val="00A73DC7"/>
    <w:rsid w:val="00A74C9B"/>
    <w:rsid w:val="00A7568A"/>
    <w:rsid w:val="00A75F03"/>
    <w:rsid w:val="00A7620D"/>
    <w:rsid w:val="00A76223"/>
    <w:rsid w:val="00A7692E"/>
    <w:rsid w:val="00A77EE8"/>
    <w:rsid w:val="00A800D6"/>
    <w:rsid w:val="00A807A5"/>
    <w:rsid w:val="00A8080D"/>
    <w:rsid w:val="00A80D16"/>
    <w:rsid w:val="00A80F18"/>
    <w:rsid w:val="00A816AB"/>
    <w:rsid w:val="00A8174F"/>
    <w:rsid w:val="00A81BC5"/>
    <w:rsid w:val="00A82460"/>
    <w:rsid w:val="00A8266B"/>
    <w:rsid w:val="00A8335B"/>
    <w:rsid w:val="00A85DDB"/>
    <w:rsid w:val="00A85F1B"/>
    <w:rsid w:val="00A8680A"/>
    <w:rsid w:val="00A86C7D"/>
    <w:rsid w:val="00A86D16"/>
    <w:rsid w:val="00A87307"/>
    <w:rsid w:val="00A87765"/>
    <w:rsid w:val="00A87C42"/>
    <w:rsid w:val="00A90322"/>
    <w:rsid w:val="00A90BAA"/>
    <w:rsid w:val="00A90E22"/>
    <w:rsid w:val="00A910EA"/>
    <w:rsid w:val="00A91D1D"/>
    <w:rsid w:val="00A92144"/>
    <w:rsid w:val="00A92169"/>
    <w:rsid w:val="00A93DFE"/>
    <w:rsid w:val="00A944A3"/>
    <w:rsid w:val="00A94DDF"/>
    <w:rsid w:val="00A9528E"/>
    <w:rsid w:val="00A962BF"/>
    <w:rsid w:val="00A96DA3"/>
    <w:rsid w:val="00AA05AA"/>
    <w:rsid w:val="00AA1869"/>
    <w:rsid w:val="00AA3ECF"/>
    <w:rsid w:val="00AA41C5"/>
    <w:rsid w:val="00AA4265"/>
    <w:rsid w:val="00AA57CE"/>
    <w:rsid w:val="00AA5DB4"/>
    <w:rsid w:val="00AA61D6"/>
    <w:rsid w:val="00AA6484"/>
    <w:rsid w:val="00AA6D36"/>
    <w:rsid w:val="00AA771A"/>
    <w:rsid w:val="00AB0491"/>
    <w:rsid w:val="00AB07B6"/>
    <w:rsid w:val="00AB0AAD"/>
    <w:rsid w:val="00AB0E3B"/>
    <w:rsid w:val="00AB2186"/>
    <w:rsid w:val="00AB2811"/>
    <w:rsid w:val="00AB2AC5"/>
    <w:rsid w:val="00AB4852"/>
    <w:rsid w:val="00AB4C97"/>
    <w:rsid w:val="00AB4F36"/>
    <w:rsid w:val="00AB70F4"/>
    <w:rsid w:val="00AB76FF"/>
    <w:rsid w:val="00AB7F69"/>
    <w:rsid w:val="00AC0416"/>
    <w:rsid w:val="00AC240B"/>
    <w:rsid w:val="00AC2536"/>
    <w:rsid w:val="00AC28DD"/>
    <w:rsid w:val="00AC308B"/>
    <w:rsid w:val="00AC31B3"/>
    <w:rsid w:val="00AC3363"/>
    <w:rsid w:val="00AC344D"/>
    <w:rsid w:val="00AC39F2"/>
    <w:rsid w:val="00AC3D63"/>
    <w:rsid w:val="00AC4D2A"/>
    <w:rsid w:val="00AC591F"/>
    <w:rsid w:val="00AC5A2C"/>
    <w:rsid w:val="00AC5AEA"/>
    <w:rsid w:val="00AC5EED"/>
    <w:rsid w:val="00AC6055"/>
    <w:rsid w:val="00AC65C3"/>
    <w:rsid w:val="00AC6E26"/>
    <w:rsid w:val="00AC713E"/>
    <w:rsid w:val="00AC71CF"/>
    <w:rsid w:val="00AC71DD"/>
    <w:rsid w:val="00AC77D1"/>
    <w:rsid w:val="00AD0AFC"/>
    <w:rsid w:val="00AD1921"/>
    <w:rsid w:val="00AD1DC4"/>
    <w:rsid w:val="00AD2FA2"/>
    <w:rsid w:val="00AD3AE5"/>
    <w:rsid w:val="00AD4C54"/>
    <w:rsid w:val="00AD5344"/>
    <w:rsid w:val="00AD5411"/>
    <w:rsid w:val="00AD58B0"/>
    <w:rsid w:val="00AD5D74"/>
    <w:rsid w:val="00AD5F80"/>
    <w:rsid w:val="00AD6B0D"/>
    <w:rsid w:val="00AD77AC"/>
    <w:rsid w:val="00AD793F"/>
    <w:rsid w:val="00AD7CA2"/>
    <w:rsid w:val="00AD7FA8"/>
    <w:rsid w:val="00AE0741"/>
    <w:rsid w:val="00AE075F"/>
    <w:rsid w:val="00AE12ED"/>
    <w:rsid w:val="00AE1838"/>
    <w:rsid w:val="00AE1840"/>
    <w:rsid w:val="00AE1C93"/>
    <w:rsid w:val="00AE1FD6"/>
    <w:rsid w:val="00AE2FEA"/>
    <w:rsid w:val="00AE3162"/>
    <w:rsid w:val="00AE35AC"/>
    <w:rsid w:val="00AE3996"/>
    <w:rsid w:val="00AE50D8"/>
    <w:rsid w:val="00AE5629"/>
    <w:rsid w:val="00AE5717"/>
    <w:rsid w:val="00AE57DD"/>
    <w:rsid w:val="00AE65F4"/>
    <w:rsid w:val="00AE67FA"/>
    <w:rsid w:val="00AE6C43"/>
    <w:rsid w:val="00AE71E0"/>
    <w:rsid w:val="00AE73BB"/>
    <w:rsid w:val="00AE7824"/>
    <w:rsid w:val="00AE78C1"/>
    <w:rsid w:val="00AF0137"/>
    <w:rsid w:val="00AF0443"/>
    <w:rsid w:val="00AF092C"/>
    <w:rsid w:val="00AF170C"/>
    <w:rsid w:val="00AF310C"/>
    <w:rsid w:val="00AF3641"/>
    <w:rsid w:val="00AF36A7"/>
    <w:rsid w:val="00AF40C2"/>
    <w:rsid w:val="00AF41C7"/>
    <w:rsid w:val="00AF4314"/>
    <w:rsid w:val="00AF4BDB"/>
    <w:rsid w:val="00AF4C70"/>
    <w:rsid w:val="00AF789E"/>
    <w:rsid w:val="00B00D43"/>
    <w:rsid w:val="00B00E44"/>
    <w:rsid w:val="00B00EDA"/>
    <w:rsid w:val="00B00FF1"/>
    <w:rsid w:val="00B01A38"/>
    <w:rsid w:val="00B01DD0"/>
    <w:rsid w:val="00B02F1D"/>
    <w:rsid w:val="00B0337F"/>
    <w:rsid w:val="00B03519"/>
    <w:rsid w:val="00B03946"/>
    <w:rsid w:val="00B03D68"/>
    <w:rsid w:val="00B03FCC"/>
    <w:rsid w:val="00B05390"/>
    <w:rsid w:val="00B06A52"/>
    <w:rsid w:val="00B06F7A"/>
    <w:rsid w:val="00B07CC4"/>
    <w:rsid w:val="00B104D8"/>
    <w:rsid w:val="00B10577"/>
    <w:rsid w:val="00B111BD"/>
    <w:rsid w:val="00B1168C"/>
    <w:rsid w:val="00B118F1"/>
    <w:rsid w:val="00B12811"/>
    <w:rsid w:val="00B12855"/>
    <w:rsid w:val="00B12C77"/>
    <w:rsid w:val="00B12E13"/>
    <w:rsid w:val="00B12E26"/>
    <w:rsid w:val="00B13A54"/>
    <w:rsid w:val="00B1491B"/>
    <w:rsid w:val="00B15528"/>
    <w:rsid w:val="00B155C3"/>
    <w:rsid w:val="00B156BF"/>
    <w:rsid w:val="00B15726"/>
    <w:rsid w:val="00B17C9A"/>
    <w:rsid w:val="00B17D22"/>
    <w:rsid w:val="00B20939"/>
    <w:rsid w:val="00B20A78"/>
    <w:rsid w:val="00B20BC5"/>
    <w:rsid w:val="00B21F5D"/>
    <w:rsid w:val="00B229DD"/>
    <w:rsid w:val="00B238CC"/>
    <w:rsid w:val="00B243FE"/>
    <w:rsid w:val="00B24813"/>
    <w:rsid w:val="00B2651E"/>
    <w:rsid w:val="00B2652A"/>
    <w:rsid w:val="00B26899"/>
    <w:rsid w:val="00B2690F"/>
    <w:rsid w:val="00B26B23"/>
    <w:rsid w:val="00B2768E"/>
    <w:rsid w:val="00B27777"/>
    <w:rsid w:val="00B30804"/>
    <w:rsid w:val="00B3210D"/>
    <w:rsid w:val="00B3255D"/>
    <w:rsid w:val="00B327C8"/>
    <w:rsid w:val="00B32A76"/>
    <w:rsid w:val="00B32B5B"/>
    <w:rsid w:val="00B332FF"/>
    <w:rsid w:val="00B33417"/>
    <w:rsid w:val="00B33461"/>
    <w:rsid w:val="00B33AFA"/>
    <w:rsid w:val="00B33C7E"/>
    <w:rsid w:val="00B33C9E"/>
    <w:rsid w:val="00B33FA2"/>
    <w:rsid w:val="00B3480D"/>
    <w:rsid w:val="00B34C50"/>
    <w:rsid w:val="00B352E4"/>
    <w:rsid w:val="00B353C0"/>
    <w:rsid w:val="00B3541A"/>
    <w:rsid w:val="00B35499"/>
    <w:rsid w:val="00B35B52"/>
    <w:rsid w:val="00B35C3B"/>
    <w:rsid w:val="00B362F0"/>
    <w:rsid w:val="00B36ECA"/>
    <w:rsid w:val="00B3709E"/>
    <w:rsid w:val="00B37CAB"/>
    <w:rsid w:val="00B404B6"/>
    <w:rsid w:val="00B40A26"/>
    <w:rsid w:val="00B413FC"/>
    <w:rsid w:val="00B41D96"/>
    <w:rsid w:val="00B428A6"/>
    <w:rsid w:val="00B43BD3"/>
    <w:rsid w:val="00B43D99"/>
    <w:rsid w:val="00B43E01"/>
    <w:rsid w:val="00B43F34"/>
    <w:rsid w:val="00B43F68"/>
    <w:rsid w:val="00B442A2"/>
    <w:rsid w:val="00B445DF"/>
    <w:rsid w:val="00B44DA0"/>
    <w:rsid w:val="00B457C7"/>
    <w:rsid w:val="00B46300"/>
    <w:rsid w:val="00B4671D"/>
    <w:rsid w:val="00B46875"/>
    <w:rsid w:val="00B46958"/>
    <w:rsid w:val="00B50884"/>
    <w:rsid w:val="00B50DF1"/>
    <w:rsid w:val="00B512F4"/>
    <w:rsid w:val="00B5141E"/>
    <w:rsid w:val="00B52419"/>
    <w:rsid w:val="00B53C31"/>
    <w:rsid w:val="00B54092"/>
    <w:rsid w:val="00B55A75"/>
    <w:rsid w:val="00B5604B"/>
    <w:rsid w:val="00B5779E"/>
    <w:rsid w:val="00B57D0A"/>
    <w:rsid w:val="00B609B8"/>
    <w:rsid w:val="00B60C8C"/>
    <w:rsid w:val="00B611AF"/>
    <w:rsid w:val="00B61300"/>
    <w:rsid w:val="00B61A3D"/>
    <w:rsid w:val="00B61AFC"/>
    <w:rsid w:val="00B61E64"/>
    <w:rsid w:val="00B61E97"/>
    <w:rsid w:val="00B62090"/>
    <w:rsid w:val="00B620F8"/>
    <w:rsid w:val="00B626A6"/>
    <w:rsid w:val="00B64BAD"/>
    <w:rsid w:val="00B64E46"/>
    <w:rsid w:val="00B65187"/>
    <w:rsid w:val="00B65522"/>
    <w:rsid w:val="00B65D6F"/>
    <w:rsid w:val="00B668EA"/>
    <w:rsid w:val="00B66A3D"/>
    <w:rsid w:val="00B66D0A"/>
    <w:rsid w:val="00B66FF6"/>
    <w:rsid w:val="00B672DF"/>
    <w:rsid w:val="00B67891"/>
    <w:rsid w:val="00B679BB"/>
    <w:rsid w:val="00B67B9F"/>
    <w:rsid w:val="00B67E05"/>
    <w:rsid w:val="00B70BA9"/>
    <w:rsid w:val="00B71F6E"/>
    <w:rsid w:val="00B724D6"/>
    <w:rsid w:val="00B72585"/>
    <w:rsid w:val="00B739A3"/>
    <w:rsid w:val="00B73C10"/>
    <w:rsid w:val="00B74738"/>
    <w:rsid w:val="00B75FCA"/>
    <w:rsid w:val="00B767DD"/>
    <w:rsid w:val="00B76A63"/>
    <w:rsid w:val="00B76CC0"/>
    <w:rsid w:val="00B76EDB"/>
    <w:rsid w:val="00B77820"/>
    <w:rsid w:val="00B80674"/>
    <w:rsid w:val="00B80783"/>
    <w:rsid w:val="00B81152"/>
    <w:rsid w:val="00B8143B"/>
    <w:rsid w:val="00B81C0E"/>
    <w:rsid w:val="00B81FCA"/>
    <w:rsid w:val="00B831AE"/>
    <w:rsid w:val="00B83552"/>
    <w:rsid w:val="00B839B2"/>
    <w:rsid w:val="00B84143"/>
    <w:rsid w:val="00B841A5"/>
    <w:rsid w:val="00B8423F"/>
    <w:rsid w:val="00B846BE"/>
    <w:rsid w:val="00B8477A"/>
    <w:rsid w:val="00B84DE8"/>
    <w:rsid w:val="00B84E7B"/>
    <w:rsid w:val="00B854C5"/>
    <w:rsid w:val="00B85810"/>
    <w:rsid w:val="00B85C78"/>
    <w:rsid w:val="00B85E83"/>
    <w:rsid w:val="00B862AB"/>
    <w:rsid w:val="00B8631D"/>
    <w:rsid w:val="00B87911"/>
    <w:rsid w:val="00B9016F"/>
    <w:rsid w:val="00B90D1E"/>
    <w:rsid w:val="00B91A17"/>
    <w:rsid w:val="00B91F1D"/>
    <w:rsid w:val="00B921AD"/>
    <w:rsid w:val="00B9333A"/>
    <w:rsid w:val="00B93420"/>
    <w:rsid w:val="00B93561"/>
    <w:rsid w:val="00B939BE"/>
    <w:rsid w:val="00B93E1E"/>
    <w:rsid w:val="00B94ECD"/>
    <w:rsid w:val="00B952EF"/>
    <w:rsid w:val="00B95508"/>
    <w:rsid w:val="00B95CCC"/>
    <w:rsid w:val="00B960C6"/>
    <w:rsid w:val="00B96172"/>
    <w:rsid w:val="00B961F5"/>
    <w:rsid w:val="00B978D3"/>
    <w:rsid w:val="00BA0276"/>
    <w:rsid w:val="00BA0780"/>
    <w:rsid w:val="00BA0A3F"/>
    <w:rsid w:val="00BA0C7D"/>
    <w:rsid w:val="00BA1907"/>
    <w:rsid w:val="00BA2DA4"/>
    <w:rsid w:val="00BA37CB"/>
    <w:rsid w:val="00BA3991"/>
    <w:rsid w:val="00BA3F59"/>
    <w:rsid w:val="00BA4CF4"/>
    <w:rsid w:val="00BA517A"/>
    <w:rsid w:val="00BA5BD5"/>
    <w:rsid w:val="00BA608E"/>
    <w:rsid w:val="00BA6506"/>
    <w:rsid w:val="00BA677E"/>
    <w:rsid w:val="00BA74B1"/>
    <w:rsid w:val="00BB0E1D"/>
    <w:rsid w:val="00BB0F22"/>
    <w:rsid w:val="00BB1DA7"/>
    <w:rsid w:val="00BB2293"/>
    <w:rsid w:val="00BB24DC"/>
    <w:rsid w:val="00BB2507"/>
    <w:rsid w:val="00BB2A81"/>
    <w:rsid w:val="00BB3749"/>
    <w:rsid w:val="00BB38CF"/>
    <w:rsid w:val="00BB3A86"/>
    <w:rsid w:val="00BB3B7E"/>
    <w:rsid w:val="00BB3CAE"/>
    <w:rsid w:val="00BB3DA7"/>
    <w:rsid w:val="00BB3DD4"/>
    <w:rsid w:val="00BB4756"/>
    <w:rsid w:val="00BB5739"/>
    <w:rsid w:val="00BB6595"/>
    <w:rsid w:val="00BB6C82"/>
    <w:rsid w:val="00BB7005"/>
    <w:rsid w:val="00BB764C"/>
    <w:rsid w:val="00BB77F0"/>
    <w:rsid w:val="00BC0127"/>
    <w:rsid w:val="00BC026C"/>
    <w:rsid w:val="00BC0338"/>
    <w:rsid w:val="00BC08D1"/>
    <w:rsid w:val="00BC1231"/>
    <w:rsid w:val="00BC1EE6"/>
    <w:rsid w:val="00BC2307"/>
    <w:rsid w:val="00BC2675"/>
    <w:rsid w:val="00BC29B5"/>
    <w:rsid w:val="00BC29FB"/>
    <w:rsid w:val="00BC3127"/>
    <w:rsid w:val="00BC3B42"/>
    <w:rsid w:val="00BC5074"/>
    <w:rsid w:val="00BC5239"/>
    <w:rsid w:val="00BC5549"/>
    <w:rsid w:val="00BC5A55"/>
    <w:rsid w:val="00BC71FF"/>
    <w:rsid w:val="00BC72DD"/>
    <w:rsid w:val="00BC7E43"/>
    <w:rsid w:val="00BD0A0A"/>
    <w:rsid w:val="00BD18BB"/>
    <w:rsid w:val="00BD1B8D"/>
    <w:rsid w:val="00BD1D3C"/>
    <w:rsid w:val="00BD20DB"/>
    <w:rsid w:val="00BD2608"/>
    <w:rsid w:val="00BD2C36"/>
    <w:rsid w:val="00BD34BB"/>
    <w:rsid w:val="00BD3B82"/>
    <w:rsid w:val="00BD43FF"/>
    <w:rsid w:val="00BD4611"/>
    <w:rsid w:val="00BD4B64"/>
    <w:rsid w:val="00BD4C23"/>
    <w:rsid w:val="00BD4F48"/>
    <w:rsid w:val="00BD5271"/>
    <w:rsid w:val="00BD53B6"/>
    <w:rsid w:val="00BD57C6"/>
    <w:rsid w:val="00BD5D08"/>
    <w:rsid w:val="00BD6097"/>
    <w:rsid w:val="00BD77F2"/>
    <w:rsid w:val="00BD7DA3"/>
    <w:rsid w:val="00BE0B2A"/>
    <w:rsid w:val="00BE1070"/>
    <w:rsid w:val="00BE156F"/>
    <w:rsid w:val="00BE1FEE"/>
    <w:rsid w:val="00BE2238"/>
    <w:rsid w:val="00BE22F4"/>
    <w:rsid w:val="00BE2449"/>
    <w:rsid w:val="00BE2A6E"/>
    <w:rsid w:val="00BE3473"/>
    <w:rsid w:val="00BE34E9"/>
    <w:rsid w:val="00BE37CE"/>
    <w:rsid w:val="00BE3B75"/>
    <w:rsid w:val="00BE419D"/>
    <w:rsid w:val="00BE42C0"/>
    <w:rsid w:val="00BE43B0"/>
    <w:rsid w:val="00BE52AB"/>
    <w:rsid w:val="00BE54F8"/>
    <w:rsid w:val="00BE5D3C"/>
    <w:rsid w:val="00BE5DDE"/>
    <w:rsid w:val="00BE61D7"/>
    <w:rsid w:val="00BE66B0"/>
    <w:rsid w:val="00BE687E"/>
    <w:rsid w:val="00BE755B"/>
    <w:rsid w:val="00BF01C5"/>
    <w:rsid w:val="00BF066F"/>
    <w:rsid w:val="00BF0CBE"/>
    <w:rsid w:val="00BF10A6"/>
    <w:rsid w:val="00BF12BF"/>
    <w:rsid w:val="00BF15D8"/>
    <w:rsid w:val="00BF2338"/>
    <w:rsid w:val="00BF2420"/>
    <w:rsid w:val="00BF273F"/>
    <w:rsid w:val="00BF2BB7"/>
    <w:rsid w:val="00BF32C5"/>
    <w:rsid w:val="00BF359A"/>
    <w:rsid w:val="00BF3E4F"/>
    <w:rsid w:val="00BF456C"/>
    <w:rsid w:val="00BF5083"/>
    <w:rsid w:val="00BF53F2"/>
    <w:rsid w:val="00BF59DD"/>
    <w:rsid w:val="00BF59DF"/>
    <w:rsid w:val="00BF6760"/>
    <w:rsid w:val="00BF704C"/>
    <w:rsid w:val="00BF708A"/>
    <w:rsid w:val="00C023CE"/>
    <w:rsid w:val="00C028AB"/>
    <w:rsid w:val="00C02EA6"/>
    <w:rsid w:val="00C03674"/>
    <w:rsid w:val="00C03C59"/>
    <w:rsid w:val="00C03FB7"/>
    <w:rsid w:val="00C05316"/>
    <w:rsid w:val="00C05BBF"/>
    <w:rsid w:val="00C061F8"/>
    <w:rsid w:val="00C06D4C"/>
    <w:rsid w:val="00C0724A"/>
    <w:rsid w:val="00C07873"/>
    <w:rsid w:val="00C07EFC"/>
    <w:rsid w:val="00C10D7D"/>
    <w:rsid w:val="00C11EF5"/>
    <w:rsid w:val="00C1234C"/>
    <w:rsid w:val="00C1272F"/>
    <w:rsid w:val="00C12E1B"/>
    <w:rsid w:val="00C136F3"/>
    <w:rsid w:val="00C137A5"/>
    <w:rsid w:val="00C137E8"/>
    <w:rsid w:val="00C1385C"/>
    <w:rsid w:val="00C13EA7"/>
    <w:rsid w:val="00C13EEA"/>
    <w:rsid w:val="00C144A9"/>
    <w:rsid w:val="00C1591A"/>
    <w:rsid w:val="00C15990"/>
    <w:rsid w:val="00C15A53"/>
    <w:rsid w:val="00C15C14"/>
    <w:rsid w:val="00C16308"/>
    <w:rsid w:val="00C16FF2"/>
    <w:rsid w:val="00C17145"/>
    <w:rsid w:val="00C206C5"/>
    <w:rsid w:val="00C20A41"/>
    <w:rsid w:val="00C222B4"/>
    <w:rsid w:val="00C2407D"/>
    <w:rsid w:val="00C24D82"/>
    <w:rsid w:val="00C24E2E"/>
    <w:rsid w:val="00C24E84"/>
    <w:rsid w:val="00C251BD"/>
    <w:rsid w:val="00C2545F"/>
    <w:rsid w:val="00C254DB"/>
    <w:rsid w:val="00C25B5D"/>
    <w:rsid w:val="00C2636E"/>
    <w:rsid w:val="00C270CB"/>
    <w:rsid w:val="00C27A3B"/>
    <w:rsid w:val="00C27F12"/>
    <w:rsid w:val="00C302D2"/>
    <w:rsid w:val="00C30304"/>
    <w:rsid w:val="00C30322"/>
    <w:rsid w:val="00C304E3"/>
    <w:rsid w:val="00C306CA"/>
    <w:rsid w:val="00C3101E"/>
    <w:rsid w:val="00C32028"/>
    <w:rsid w:val="00C327A0"/>
    <w:rsid w:val="00C32958"/>
    <w:rsid w:val="00C32E1C"/>
    <w:rsid w:val="00C32E57"/>
    <w:rsid w:val="00C335B6"/>
    <w:rsid w:val="00C342D4"/>
    <w:rsid w:val="00C349F3"/>
    <w:rsid w:val="00C34BD7"/>
    <w:rsid w:val="00C34FA5"/>
    <w:rsid w:val="00C351BC"/>
    <w:rsid w:val="00C35384"/>
    <w:rsid w:val="00C353F7"/>
    <w:rsid w:val="00C36402"/>
    <w:rsid w:val="00C36EE2"/>
    <w:rsid w:val="00C37632"/>
    <w:rsid w:val="00C404C7"/>
    <w:rsid w:val="00C41E25"/>
    <w:rsid w:val="00C424DB"/>
    <w:rsid w:val="00C4330A"/>
    <w:rsid w:val="00C44134"/>
    <w:rsid w:val="00C44392"/>
    <w:rsid w:val="00C44E09"/>
    <w:rsid w:val="00C456D3"/>
    <w:rsid w:val="00C4577E"/>
    <w:rsid w:val="00C45E3C"/>
    <w:rsid w:val="00C46550"/>
    <w:rsid w:val="00C4675F"/>
    <w:rsid w:val="00C46C23"/>
    <w:rsid w:val="00C504BE"/>
    <w:rsid w:val="00C506E6"/>
    <w:rsid w:val="00C51837"/>
    <w:rsid w:val="00C51B0D"/>
    <w:rsid w:val="00C5291D"/>
    <w:rsid w:val="00C52A7D"/>
    <w:rsid w:val="00C52ADA"/>
    <w:rsid w:val="00C53380"/>
    <w:rsid w:val="00C53692"/>
    <w:rsid w:val="00C544C4"/>
    <w:rsid w:val="00C551C8"/>
    <w:rsid w:val="00C55680"/>
    <w:rsid w:val="00C55B97"/>
    <w:rsid w:val="00C55F5A"/>
    <w:rsid w:val="00C56246"/>
    <w:rsid w:val="00C564E0"/>
    <w:rsid w:val="00C565C6"/>
    <w:rsid w:val="00C5671D"/>
    <w:rsid w:val="00C56A83"/>
    <w:rsid w:val="00C56E2B"/>
    <w:rsid w:val="00C574CF"/>
    <w:rsid w:val="00C57579"/>
    <w:rsid w:val="00C60AB3"/>
    <w:rsid w:val="00C60CEB"/>
    <w:rsid w:val="00C618CC"/>
    <w:rsid w:val="00C61A00"/>
    <w:rsid w:val="00C61D34"/>
    <w:rsid w:val="00C6216A"/>
    <w:rsid w:val="00C624BD"/>
    <w:rsid w:val="00C62B72"/>
    <w:rsid w:val="00C62E14"/>
    <w:rsid w:val="00C634FC"/>
    <w:rsid w:val="00C636FD"/>
    <w:rsid w:val="00C63E53"/>
    <w:rsid w:val="00C63F72"/>
    <w:rsid w:val="00C64447"/>
    <w:rsid w:val="00C64CC2"/>
    <w:rsid w:val="00C64EE6"/>
    <w:rsid w:val="00C64F1D"/>
    <w:rsid w:val="00C64FDE"/>
    <w:rsid w:val="00C65712"/>
    <w:rsid w:val="00C65DAE"/>
    <w:rsid w:val="00C65F4B"/>
    <w:rsid w:val="00C66DE3"/>
    <w:rsid w:val="00C678B4"/>
    <w:rsid w:val="00C67C80"/>
    <w:rsid w:val="00C67E89"/>
    <w:rsid w:val="00C70CBF"/>
    <w:rsid w:val="00C70D98"/>
    <w:rsid w:val="00C70F55"/>
    <w:rsid w:val="00C71010"/>
    <w:rsid w:val="00C713F8"/>
    <w:rsid w:val="00C716CC"/>
    <w:rsid w:val="00C72108"/>
    <w:rsid w:val="00C722C1"/>
    <w:rsid w:val="00C7237A"/>
    <w:rsid w:val="00C73349"/>
    <w:rsid w:val="00C73575"/>
    <w:rsid w:val="00C73BBE"/>
    <w:rsid w:val="00C74303"/>
    <w:rsid w:val="00C74A0C"/>
    <w:rsid w:val="00C76409"/>
    <w:rsid w:val="00C76736"/>
    <w:rsid w:val="00C768CF"/>
    <w:rsid w:val="00C770E0"/>
    <w:rsid w:val="00C7797A"/>
    <w:rsid w:val="00C77E8D"/>
    <w:rsid w:val="00C813AF"/>
    <w:rsid w:val="00C81636"/>
    <w:rsid w:val="00C81D5B"/>
    <w:rsid w:val="00C81EAB"/>
    <w:rsid w:val="00C83AAE"/>
    <w:rsid w:val="00C845E7"/>
    <w:rsid w:val="00C84703"/>
    <w:rsid w:val="00C84990"/>
    <w:rsid w:val="00C85398"/>
    <w:rsid w:val="00C854E6"/>
    <w:rsid w:val="00C85B08"/>
    <w:rsid w:val="00C85D44"/>
    <w:rsid w:val="00C862FA"/>
    <w:rsid w:val="00C86437"/>
    <w:rsid w:val="00C86762"/>
    <w:rsid w:val="00C86AC9"/>
    <w:rsid w:val="00C86DA8"/>
    <w:rsid w:val="00C86F35"/>
    <w:rsid w:val="00C870D5"/>
    <w:rsid w:val="00C90757"/>
    <w:rsid w:val="00C910F4"/>
    <w:rsid w:val="00C91E08"/>
    <w:rsid w:val="00C91E91"/>
    <w:rsid w:val="00C92078"/>
    <w:rsid w:val="00C92612"/>
    <w:rsid w:val="00C96428"/>
    <w:rsid w:val="00C965A9"/>
    <w:rsid w:val="00C966B0"/>
    <w:rsid w:val="00C9691E"/>
    <w:rsid w:val="00C96CF0"/>
    <w:rsid w:val="00C96E71"/>
    <w:rsid w:val="00CA016D"/>
    <w:rsid w:val="00CA1543"/>
    <w:rsid w:val="00CA1B04"/>
    <w:rsid w:val="00CA2399"/>
    <w:rsid w:val="00CA252F"/>
    <w:rsid w:val="00CA2EDD"/>
    <w:rsid w:val="00CA2F45"/>
    <w:rsid w:val="00CA2F92"/>
    <w:rsid w:val="00CA388F"/>
    <w:rsid w:val="00CA3B0D"/>
    <w:rsid w:val="00CA4513"/>
    <w:rsid w:val="00CA4666"/>
    <w:rsid w:val="00CA4F4D"/>
    <w:rsid w:val="00CA5A16"/>
    <w:rsid w:val="00CA5BD3"/>
    <w:rsid w:val="00CA5D4F"/>
    <w:rsid w:val="00CA5D58"/>
    <w:rsid w:val="00CA5F38"/>
    <w:rsid w:val="00CA5F77"/>
    <w:rsid w:val="00CA6156"/>
    <w:rsid w:val="00CA670F"/>
    <w:rsid w:val="00CA7198"/>
    <w:rsid w:val="00CA77A5"/>
    <w:rsid w:val="00CA79BD"/>
    <w:rsid w:val="00CA7BDD"/>
    <w:rsid w:val="00CB0042"/>
    <w:rsid w:val="00CB066C"/>
    <w:rsid w:val="00CB2C2E"/>
    <w:rsid w:val="00CB34FB"/>
    <w:rsid w:val="00CB3A36"/>
    <w:rsid w:val="00CB3EE5"/>
    <w:rsid w:val="00CB473B"/>
    <w:rsid w:val="00CB4882"/>
    <w:rsid w:val="00CB4E7C"/>
    <w:rsid w:val="00CB6C05"/>
    <w:rsid w:val="00CB7267"/>
    <w:rsid w:val="00CB7617"/>
    <w:rsid w:val="00CB78DB"/>
    <w:rsid w:val="00CB798D"/>
    <w:rsid w:val="00CB7BA1"/>
    <w:rsid w:val="00CB7BD8"/>
    <w:rsid w:val="00CB7EF8"/>
    <w:rsid w:val="00CB7FA2"/>
    <w:rsid w:val="00CC004C"/>
    <w:rsid w:val="00CC08D8"/>
    <w:rsid w:val="00CC134A"/>
    <w:rsid w:val="00CC16DD"/>
    <w:rsid w:val="00CC2648"/>
    <w:rsid w:val="00CC2960"/>
    <w:rsid w:val="00CC37DF"/>
    <w:rsid w:val="00CC39B9"/>
    <w:rsid w:val="00CC5388"/>
    <w:rsid w:val="00CC55B1"/>
    <w:rsid w:val="00CC5706"/>
    <w:rsid w:val="00CC59A2"/>
    <w:rsid w:val="00CC65BB"/>
    <w:rsid w:val="00CC6845"/>
    <w:rsid w:val="00CC692A"/>
    <w:rsid w:val="00CD018B"/>
    <w:rsid w:val="00CD060A"/>
    <w:rsid w:val="00CD0AAB"/>
    <w:rsid w:val="00CD1583"/>
    <w:rsid w:val="00CD1E8C"/>
    <w:rsid w:val="00CD230B"/>
    <w:rsid w:val="00CD240D"/>
    <w:rsid w:val="00CD2457"/>
    <w:rsid w:val="00CD254C"/>
    <w:rsid w:val="00CD272D"/>
    <w:rsid w:val="00CD2F7F"/>
    <w:rsid w:val="00CD398C"/>
    <w:rsid w:val="00CD55CE"/>
    <w:rsid w:val="00CD5AC9"/>
    <w:rsid w:val="00CD5BA4"/>
    <w:rsid w:val="00CD6E3B"/>
    <w:rsid w:val="00CD6EF4"/>
    <w:rsid w:val="00CD7997"/>
    <w:rsid w:val="00CE117B"/>
    <w:rsid w:val="00CE16B2"/>
    <w:rsid w:val="00CE1A44"/>
    <w:rsid w:val="00CE1BD3"/>
    <w:rsid w:val="00CE20D6"/>
    <w:rsid w:val="00CE231B"/>
    <w:rsid w:val="00CE239C"/>
    <w:rsid w:val="00CE2A65"/>
    <w:rsid w:val="00CE2D57"/>
    <w:rsid w:val="00CE3784"/>
    <w:rsid w:val="00CE407F"/>
    <w:rsid w:val="00CE4784"/>
    <w:rsid w:val="00CE4EBE"/>
    <w:rsid w:val="00CE54C8"/>
    <w:rsid w:val="00CE5BC3"/>
    <w:rsid w:val="00CE654B"/>
    <w:rsid w:val="00CE6905"/>
    <w:rsid w:val="00CE7524"/>
    <w:rsid w:val="00CE7A32"/>
    <w:rsid w:val="00CE7B4C"/>
    <w:rsid w:val="00CE7B73"/>
    <w:rsid w:val="00CE7FFC"/>
    <w:rsid w:val="00CF01DD"/>
    <w:rsid w:val="00CF1366"/>
    <w:rsid w:val="00CF14B2"/>
    <w:rsid w:val="00CF18F0"/>
    <w:rsid w:val="00CF2A38"/>
    <w:rsid w:val="00CF3028"/>
    <w:rsid w:val="00CF3565"/>
    <w:rsid w:val="00CF3690"/>
    <w:rsid w:val="00CF36FC"/>
    <w:rsid w:val="00CF4273"/>
    <w:rsid w:val="00CF492C"/>
    <w:rsid w:val="00CF4BBB"/>
    <w:rsid w:val="00CF540B"/>
    <w:rsid w:val="00CF54DF"/>
    <w:rsid w:val="00CF635D"/>
    <w:rsid w:val="00CF6903"/>
    <w:rsid w:val="00CF6CE6"/>
    <w:rsid w:val="00CF6D1E"/>
    <w:rsid w:val="00CF6D72"/>
    <w:rsid w:val="00CF7223"/>
    <w:rsid w:val="00D00852"/>
    <w:rsid w:val="00D00D9B"/>
    <w:rsid w:val="00D01B21"/>
    <w:rsid w:val="00D0283D"/>
    <w:rsid w:val="00D02BA6"/>
    <w:rsid w:val="00D03754"/>
    <w:rsid w:val="00D03DE0"/>
    <w:rsid w:val="00D03F9D"/>
    <w:rsid w:val="00D0451C"/>
    <w:rsid w:val="00D05381"/>
    <w:rsid w:val="00D053F8"/>
    <w:rsid w:val="00D05BE6"/>
    <w:rsid w:val="00D063ED"/>
    <w:rsid w:val="00D075CA"/>
    <w:rsid w:val="00D078AF"/>
    <w:rsid w:val="00D078CE"/>
    <w:rsid w:val="00D10374"/>
    <w:rsid w:val="00D11C82"/>
    <w:rsid w:val="00D1236D"/>
    <w:rsid w:val="00D12A87"/>
    <w:rsid w:val="00D12B9E"/>
    <w:rsid w:val="00D139A0"/>
    <w:rsid w:val="00D13CC7"/>
    <w:rsid w:val="00D13EF9"/>
    <w:rsid w:val="00D13F12"/>
    <w:rsid w:val="00D150BD"/>
    <w:rsid w:val="00D15231"/>
    <w:rsid w:val="00D16450"/>
    <w:rsid w:val="00D16493"/>
    <w:rsid w:val="00D164B8"/>
    <w:rsid w:val="00D165F1"/>
    <w:rsid w:val="00D169E8"/>
    <w:rsid w:val="00D16A29"/>
    <w:rsid w:val="00D17959"/>
    <w:rsid w:val="00D204E3"/>
    <w:rsid w:val="00D205CD"/>
    <w:rsid w:val="00D21D47"/>
    <w:rsid w:val="00D2288F"/>
    <w:rsid w:val="00D22BD7"/>
    <w:rsid w:val="00D2370B"/>
    <w:rsid w:val="00D237A1"/>
    <w:rsid w:val="00D25470"/>
    <w:rsid w:val="00D2641D"/>
    <w:rsid w:val="00D26BD7"/>
    <w:rsid w:val="00D27197"/>
    <w:rsid w:val="00D27B43"/>
    <w:rsid w:val="00D314A6"/>
    <w:rsid w:val="00D31B10"/>
    <w:rsid w:val="00D31BEC"/>
    <w:rsid w:val="00D31FFE"/>
    <w:rsid w:val="00D32826"/>
    <w:rsid w:val="00D334BB"/>
    <w:rsid w:val="00D339B7"/>
    <w:rsid w:val="00D33B20"/>
    <w:rsid w:val="00D34049"/>
    <w:rsid w:val="00D344EF"/>
    <w:rsid w:val="00D350D4"/>
    <w:rsid w:val="00D353D1"/>
    <w:rsid w:val="00D3773A"/>
    <w:rsid w:val="00D37C46"/>
    <w:rsid w:val="00D4045C"/>
    <w:rsid w:val="00D40826"/>
    <w:rsid w:val="00D40A69"/>
    <w:rsid w:val="00D40C70"/>
    <w:rsid w:val="00D41CD3"/>
    <w:rsid w:val="00D4212C"/>
    <w:rsid w:val="00D422F0"/>
    <w:rsid w:val="00D4275B"/>
    <w:rsid w:val="00D42A5B"/>
    <w:rsid w:val="00D42B6A"/>
    <w:rsid w:val="00D42D19"/>
    <w:rsid w:val="00D42DFC"/>
    <w:rsid w:val="00D43674"/>
    <w:rsid w:val="00D43CE1"/>
    <w:rsid w:val="00D440A2"/>
    <w:rsid w:val="00D44373"/>
    <w:rsid w:val="00D445E1"/>
    <w:rsid w:val="00D449BE"/>
    <w:rsid w:val="00D449FF"/>
    <w:rsid w:val="00D45095"/>
    <w:rsid w:val="00D45BBD"/>
    <w:rsid w:val="00D461C3"/>
    <w:rsid w:val="00D46672"/>
    <w:rsid w:val="00D467D5"/>
    <w:rsid w:val="00D46902"/>
    <w:rsid w:val="00D46BC0"/>
    <w:rsid w:val="00D46C5E"/>
    <w:rsid w:val="00D46F79"/>
    <w:rsid w:val="00D47125"/>
    <w:rsid w:val="00D4775B"/>
    <w:rsid w:val="00D479A5"/>
    <w:rsid w:val="00D47A78"/>
    <w:rsid w:val="00D51D60"/>
    <w:rsid w:val="00D51E2F"/>
    <w:rsid w:val="00D52111"/>
    <w:rsid w:val="00D5219F"/>
    <w:rsid w:val="00D52EDB"/>
    <w:rsid w:val="00D53398"/>
    <w:rsid w:val="00D539E0"/>
    <w:rsid w:val="00D53BF0"/>
    <w:rsid w:val="00D53D9C"/>
    <w:rsid w:val="00D53E13"/>
    <w:rsid w:val="00D540CB"/>
    <w:rsid w:val="00D544A1"/>
    <w:rsid w:val="00D54AC5"/>
    <w:rsid w:val="00D5543C"/>
    <w:rsid w:val="00D5571F"/>
    <w:rsid w:val="00D5578E"/>
    <w:rsid w:val="00D558A4"/>
    <w:rsid w:val="00D55B75"/>
    <w:rsid w:val="00D56021"/>
    <w:rsid w:val="00D56589"/>
    <w:rsid w:val="00D567FF"/>
    <w:rsid w:val="00D56E94"/>
    <w:rsid w:val="00D5716B"/>
    <w:rsid w:val="00D573AC"/>
    <w:rsid w:val="00D5744A"/>
    <w:rsid w:val="00D57A7F"/>
    <w:rsid w:val="00D57B68"/>
    <w:rsid w:val="00D57D13"/>
    <w:rsid w:val="00D604FC"/>
    <w:rsid w:val="00D60841"/>
    <w:rsid w:val="00D61238"/>
    <w:rsid w:val="00D61F96"/>
    <w:rsid w:val="00D62694"/>
    <w:rsid w:val="00D63117"/>
    <w:rsid w:val="00D6466F"/>
    <w:rsid w:val="00D64CE0"/>
    <w:rsid w:val="00D64FFB"/>
    <w:rsid w:val="00D6585F"/>
    <w:rsid w:val="00D65C0B"/>
    <w:rsid w:val="00D66503"/>
    <w:rsid w:val="00D66718"/>
    <w:rsid w:val="00D67ED3"/>
    <w:rsid w:val="00D7020C"/>
    <w:rsid w:val="00D715E1"/>
    <w:rsid w:val="00D7174B"/>
    <w:rsid w:val="00D7216B"/>
    <w:rsid w:val="00D72B6C"/>
    <w:rsid w:val="00D732F1"/>
    <w:rsid w:val="00D73922"/>
    <w:rsid w:val="00D739AA"/>
    <w:rsid w:val="00D73ABB"/>
    <w:rsid w:val="00D74275"/>
    <w:rsid w:val="00D74474"/>
    <w:rsid w:val="00D748E1"/>
    <w:rsid w:val="00D74A21"/>
    <w:rsid w:val="00D757C6"/>
    <w:rsid w:val="00D758EC"/>
    <w:rsid w:val="00D76037"/>
    <w:rsid w:val="00D76E0D"/>
    <w:rsid w:val="00D7713E"/>
    <w:rsid w:val="00D77DA5"/>
    <w:rsid w:val="00D81454"/>
    <w:rsid w:val="00D815E7"/>
    <w:rsid w:val="00D82F7E"/>
    <w:rsid w:val="00D839B0"/>
    <w:rsid w:val="00D83AE2"/>
    <w:rsid w:val="00D84E67"/>
    <w:rsid w:val="00D85122"/>
    <w:rsid w:val="00D85199"/>
    <w:rsid w:val="00D8599F"/>
    <w:rsid w:val="00D86CD6"/>
    <w:rsid w:val="00D873D7"/>
    <w:rsid w:val="00D87975"/>
    <w:rsid w:val="00D904D3"/>
    <w:rsid w:val="00D9091A"/>
    <w:rsid w:val="00D90B63"/>
    <w:rsid w:val="00D91160"/>
    <w:rsid w:val="00D91C1C"/>
    <w:rsid w:val="00D91DC0"/>
    <w:rsid w:val="00D92A22"/>
    <w:rsid w:val="00D92E14"/>
    <w:rsid w:val="00D9308D"/>
    <w:rsid w:val="00D930D7"/>
    <w:rsid w:val="00D936B8"/>
    <w:rsid w:val="00D938DF"/>
    <w:rsid w:val="00D93EB7"/>
    <w:rsid w:val="00D941AC"/>
    <w:rsid w:val="00D94D4D"/>
    <w:rsid w:val="00D95A7D"/>
    <w:rsid w:val="00D95CB6"/>
    <w:rsid w:val="00D95D46"/>
    <w:rsid w:val="00D967B5"/>
    <w:rsid w:val="00D97058"/>
    <w:rsid w:val="00D97E4B"/>
    <w:rsid w:val="00DA0675"/>
    <w:rsid w:val="00DA1524"/>
    <w:rsid w:val="00DA1B87"/>
    <w:rsid w:val="00DA1D79"/>
    <w:rsid w:val="00DA2935"/>
    <w:rsid w:val="00DA2D63"/>
    <w:rsid w:val="00DA38AD"/>
    <w:rsid w:val="00DA4042"/>
    <w:rsid w:val="00DA45DE"/>
    <w:rsid w:val="00DA5007"/>
    <w:rsid w:val="00DA56C9"/>
    <w:rsid w:val="00DA5DF3"/>
    <w:rsid w:val="00DA62EA"/>
    <w:rsid w:val="00DA7597"/>
    <w:rsid w:val="00DA7C61"/>
    <w:rsid w:val="00DA7F56"/>
    <w:rsid w:val="00DB006C"/>
    <w:rsid w:val="00DB0412"/>
    <w:rsid w:val="00DB0DF0"/>
    <w:rsid w:val="00DB0F2B"/>
    <w:rsid w:val="00DB13F2"/>
    <w:rsid w:val="00DB1DD4"/>
    <w:rsid w:val="00DB2373"/>
    <w:rsid w:val="00DB2CE6"/>
    <w:rsid w:val="00DB3E09"/>
    <w:rsid w:val="00DB4893"/>
    <w:rsid w:val="00DB4CB0"/>
    <w:rsid w:val="00DB6508"/>
    <w:rsid w:val="00DB70AD"/>
    <w:rsid w:val="00DB7506"/>
    <w:rsid w:val="00DC0285"/>
    <w:rsid w:val="00DC16A9"/>
    <w:rsid w:val="00DC1D25"/>
    <w:rsid w:val="00DC2110"/>
    <w:rsid w:val="00DC2718"/>
    <w:rsid w:val="00DC29F0"/>
    <w:rsid w:val="00DC2D92"/>
    <w:rsid w:val="00DC3452"/>
    <w:rsid w:val="00DC3B83"/>
    <w:rsid w:val="00DC442C"/>
    <w:rsid w:val="00DC4B75"/>
    <w:rsid w:val="00DC4F0C"/>
    <w:rsid w:val="00DC589D"/>
    <w:rsid w:val="00DC5DC8"/>
    <w:rsid w:val="00DC5E3C"/>
    <w:rsid w:val="00DC6210"/>
    <w:rsid w:val="00DC664D"/>
    <w:rsid w:val="00DC6931"/>
    <w:rsid w:val="00DC704E"/>
    <w:rsid w:val="00DC7420"/>
    <w:rsid w:val="00DC776F"/>
    <w:rsid w:val="00DD080D"/>
    <w:rsid w:val="00DD106E"/>
    <w:rsid w:val="00DD13D7"/>
    <w:rsid w:val="00DD181E"/>
    <w:rsid w:val="00DD203B"/>
    <w:rsid w:val="00DD222C"/>
    <w:rsid w:val="00DD3213"/>
    <w:rsid w:val="00DD39E4"/>
    <w:rsid w:val="00DD3EFC"/>
    <w:rsid w:val="00DD459D"/>
    <w:rsid w:val="00DD6175"/>
    <w:rsid w:val="00DD65CE"/>
    <w:rsid w:val="00DD6F88"/>
    <w:rsid w:val="00DD7475"/>
    <w:rsid w:val="00DE0225"/>
    <w:rsid w:val="00DE105C"/>
    <w:rsid w:val="00DE234F"/>
    <w:rsid w:val="00DE2407"/>
    <w:rsid w:val="00DE2A7E"/>
    <w:rsid w:val="00DE3018"/>
    <w:rsid w:val="00DE3511"/>
    <w:rsid w:val="00DE35BC"/>
    <w:rsid w:val="00DE4249"/>
    <w:rsid w:val="00DE43F2"/>
    <w:rsid w:val="00DE4405"/>
    <w:rsid w:val="00DE4E33"/>
    <w:rsid w:val="00DE5A64"/>
    <w:rsid w:val="00DE628D"/>
    <w:rsid w:val="00DE73A9"/>
    <w:rsid w:val="00DF02BC"/>
    <w:rsid w:val="00DF09FE"/>
    <w:rsid w:val="00DF0B70"/>
    <w:rsid w:val="00DF0B9A"/>
    <w:rsid w:val="00DF19FF"/>
    <w:rsid w:val="00DF1AC1"/>
    <w:rsid w:val="00DF1CF3"/>
    <w:rsid w:val="00DF2792"/>
    <w:rsid w:val="00DF2F3D"/>
    <w:rsid w:val="00DF3C05"/>
    <w:rsid w:val="00DF4DAE"/>
    <w:rsid w:val="00DF579C"/>
    <w:rsid w:val="00DF5BA5"/>
    <w:rsid w:val="00DF5EED"/>
    <w:rsid w:val="00DF6A39"/>
    <w:rsid w:val="00DF6E8B"/>
    <w:rsid w:val="00DF6FAB"/>
    <w:rsid w:val="00E00273"/>
    <w:rsid w:val="00E01154"/>
    <w:rsid w:val="00E01262"/>
    <w:rsid w:val="00E02CE5"/>
    <w:rsid w:val="00E032F9"/>
    <w:rsid w:val="00E03B3E"/>
    <w:rsid w:val="00E03C30"/>
    <w:rsid w:val="00E04DD2"/>
    <w:rsid w:val="00E0572C"/>
    <w:rsid w:val="00E058F2"/>
    <w:rsid w:val="00E059C5"/>
    <w:rsid w:val="00E06134"/>
    <w:rsid w:val="00E06359"/>
    <w:rsid w:val="00E06BE1"/>
    <w:rsid w:val="00E07046"/>
    <w:rsid w:val="00E07E0E"/>
    <w:rsid w:val="00E104B2"/>
    <w:rsid w:val="00E10CAA"/>
    <w:rsid w:val="00E11DA0"/>
    <w:rsid w:val="00E11E6C"/>
    <w:rsid w:val="00E126CD"/>
    <w:rsid w:val="00E12FFD"/>
    <w:rsid w:val="00E13CA9"/>
    <w:rsid w:val="00E14175"/>
    <w:rsid w:val="00E144CC"/>
    <w:rsid w:val="00E1454E"/>
    <w:rsid w:val="00E151F9"/>
    <w:rsid w:val="00E16391"/>
    <w:rsid w:val="00E168CD"/>
    <w:rsid w:val="00E17771"/>
    <w:rsid w:val="00E20334"/>
    <w:rsid w:val="00E20341"/>
    <w:rsid w:val="00E21CFA"/>
    <w:rsid w:val="00E22572"/>
    <w:rsid w:val="00E23B72"/>
    <w:rsid w:val="00E23E18"/>
    <w:rsid w:val="00E23EB3"/>
    <w:rsid w:val="00E243C5"/>
    <w:rsid w:val="00E258C3"/>
    <w:rsid w:val="00E2700B"/>
    <w:rsid w:val="00E270E6"/>
    <w:rsid w:val="00E301E6"/>
    <w:rsid w:val="00E30B3D"/>
    <w:rsid w:val="00E320EE"/>
    <w:rsid w:val="00E3227B"/>
    <w:rsid w:val="00E325B8"/>
    <w:rsid w:val="00E32EFB"/>
    <w:rsid w:val="00E33038"/>
    <w:rsid w:val="00E3324F"/>
    <w:rsid w:val="00E33659"/>
    <w:rsid w:val="00E33DF8"/>
    <w:rsid w:val="00E33E28"/>
    <w:rsid w:val="00E34FA7"/>
    <w:rsid w:val="00E35892"/>
    <w:rsid w:val="00E35E05"/>
    <w:rsid w:val="00E36204"/>
    <w:rsid w:val="00E36D07"/>
    <w:rsid w:val="00E37149"/>
    <w:rsid w:val="00E41AA6"/>
    <w:rsid w:val="00E4204F"/>
    <w:rsid w:val="00E42247"/>
    <w:rsid w:val="00E42475"/>
    <w:rsid w:val="00E42696"/>
    <w:rsid w:val="00E432CC"/>
    <w:rsid w:val="00E4377C"/>
    <w:rsid w:val="00E437B5"/>
    <w:rsid w:val="00E43EB1"/>
    <w:rsid w:val="00E44290"/>
    <w:rsid w:val="00E452CD"/>
    <w:rsid w:val="00E463BA"/>
    <w:rsid w:val="00E46974"/>
    <w:rsid w:val="00E46E71"/>
    <w:rsid w:val="00E47A41"/>
    <w:rsid w:val="00E47C96"/>
    <w:rsid w:val="00E505F9"/>
    <w:rsid w:val="00E50884"/>
    <w:rsid w:val="00E51659"/>
    <w:rsid w:val="00E51837"/>
    <w:rsid w:val="00E52F56"/>
    <w:rsid w:val="00E53D2D"/>
    <w:rsid w:val="00E54C36"/>
    <w:rsid w:val="00E55351"/>
    <w:rsid w:val="00E555DC"/>
    <w:rsid w:val="00E564DC"/>
    <w:rsid w:val="00E57584"/>
    <w:rsid w:val="00E5784D"/>
    <w:rsid w:val="00E57B1E"/>
    <w:rsid w:val="00E57FEF"/>
    <w:rsid w:val="00E60279"/>
    <w:rsid w:val="00E608F2"/>
    <w:rsid w:val="00E60F28"/>
    <w:rsid w:val="00E61057"/>
    <w:rsid w:val="00E61B0D"/>
    <w:rsid w:val="00E62DE5"/>
    <w:rsid w:val="00E6371B"/>
    <w:rsid w:val="00E639ED"/>
    <w:rsid w:val="00E63B36"/>
    <w:rsid w:val="00E645FF"/>
    <w:rsid w:val="00E65864"/>
    <w:rsid w:val="00E65D0D"/>
    <w:rsid w:val="00E65D15"/>
    <w:rsid w:val="00E669B4"/>
    <w:rsid w:val="00E66FD6"/>
    <w:rsid w:val="00E677E0"/>
    <w:rsid w:val="00E67ABA"/>
    <w:rsid w:val="00E705CD"/>
    <w:rsid w:val="00E70929"/>
    <w:rsid w:val="00E71925"/>
    <w:rsid w:val="00E72128"/>
    <w:rsid w:val="00E721D2"/>
    <w:rsid w:val="00E725B0"/>
    <w:rsid w:val="00E72641"/>
    <w:rsid w:val="00E73352"/>
    <w:rsid w:val="00E739DB"/>
    <w:rsid w:val="00E73E4D"/>
    <w:rsid w:val="00E74014"/>
    <w:rsid w:val="00E74539"/>
    <w:rsid w:val="00E75339"/>
    <w:rsid w:val="00E76D34"/>
    <w:rsid w:val="00E802DF"/>
    <w:rsid w:val="00E80A85"/>
    <w:rsid w:val="00E81174"/>
    <w:rsid w:val="00E818E6"/>
    <w:rsid w:val="00E82E8F"/>
    <w:rsid w:val="00E82FD5"/>
    <w:rsid w:val="00E83268"/>
    <w:rsid w:val="00E833A7"/>
    <w:rsid w:val="00E83BB8"/>
    <w:rsid w:val="00E8443E"/>
    <w:rsid w:val="00E84C34"/>
    <w:rsid w:val="00E856B3"/>
    <w:rsid w:val="00E85986"/>
    <w:rsid w:val="00E85A67"/>
    <w:rsid w:val="00E86444"/>
    <w:rsid w:val="00E8647B"/>
    <w:rsid w:val="00E874D6"/>
    <w:rsid w:val="00E8752D"/>
    <w:rsid w:val="00E876AC"/>
    <w:rsid w:val="00E87D90"/>
    <w:rsid w:val="00E90C92"/>
    <w:rsid w:val="00E90D24"/>
    <w:rsid w:val="00E90F28"/>
    <w:rsid w:val="00E91904"/>
    <w:rsid w:val="00E9221D"/>
    <w:rsid w:val="00E933A3"/>
    <w:rsid w:val="00E93CB8"/>
    <w:rsid w:val="00E93F4A"/>
    <w:rsid w:val="00E947AC"/>
    <w:rsid w:val="00E96B55"/>
    <w:rsid w:val="00EA0399"/>
    <w:rsid w:val="00EA0504"/>
    <w:rsid w:val="00EA11D1"/>
    <w:rsid w:val="00EA1379"/>
    <w:rsid w:val="00EA186F"/>
    <w:rsid w:val="00EA20D7"/>
    <w:rsid w:val="00EA2236"/>
    <w:rsid w:val="00EA35B3"/>
    <w:rsid w:val="00EA3B22"/>
    <w:rsid w:val="00EA3EEB"/>
    <w:rsid w:val="00EA414A"/>
    <w:rsid w:val="00EA4478"/>
    <w:rsid w:val="00EA4665"/>
    <w:rsid w:val="00EA501B"/>
    <w:rsid w:val="00EA5A22"/>
    <w:rsid w:val="00EA5BFF"/>
    <w:rsid w:val="00EA61DF"/>
    <w:rsid w:val="00EA62C3"/>
    <w:rsid w:val="00EA6777"/>
    <w:rsid w:val="00EA6802"/>
    <w:rsid w:val="00EA6B0A"/>
    <w:rsid w:val="00EA7AC0"/>
    <w:rsid w:val="00EB08EB"/>
    <w:rsid w:val="00EB0E0A"/>
    <w:rsid w:val="00EB16AC"/>
    <w:rsid w:val="00EB1B51"/>
    <w:rsid w:val="00EB222A"/>
    <w:rsid w:val="00EB2362"/>
    <w:rsid w:val="00EB37AB"/>
    <w:rsid w:val="00EB3A2C"/>
    <w:rsid w:val="00EB40A1"/>
    <w:rsid w:val="00EB507A"/>
    <w:rsid w:val="00EB53AB"/>
    <w:rsid w:val="00EB5B45"/>
    <w:rsid w:val="00EB5E5F"/>
    <w:rsid w:val="00EB5E6F"/>
    <w:rsid w:val="00EB5EBA"/>
    <w:rsid w:val="00EB6311"/>
    <w:rsid w:val="00EB63D8"/>
    <w:rsid w:val="00EB666A"/>
    <w:rsid w:val="00EB69B9"/>
    <w:rsid w:val="00EB70A0"/>
    <w:rsid w:val="00EB786B"/>
    <w:rsid w:val="00EC02F6"/>
    <w:rsid w:val="00EC0B74"/>
    <w:rsid w:val="00EC0F82"/>
    <w:rsid w:val="00EC12BB"/>
    <w:rsid w:val="00EC1DD5"/>
    <w:rsid w:val="00EC237E"/>
    <w:rsid w:val="00EC3ACA"/>
    <w:rsid w:val="00EC3CD0"/>
    <w:rsid w:val="00EC3DD4"/>
    <w:rsid w:val="00EC4120"/>
    <w:rsid w:val="00EC44E5"/>
    <w:rsid w:val="00EC4CBB"/>
    <w:rsid w:val="00EC5074"/>
    <w:rsid w:val="00EC52B4"/>
    <w:rsid w:val="00EC534A"/>
    <w:rsid w:val="00EC5B27"/>
    <w:rsid w:val="00EC5BA4"/>
    <w:rsid w:val="00EC6015"/>
    <w:rsid w:val="00EC6BF5"/>
    <w:rsid w:val="00ED04AE"/>
    <w:rsid w:val="00ED1C58"/>
    <w:rsid w:val="00ED1D12"/>
    <w:rsid w:val="00ED2335"/>
    <w:rsid w:val="00ED26B6"/>
    <w:rsid w:val="00ED2DDE"/>
    <w:rsid w:val="00ED3153"/>
    <w:rsid w:val="00ED3812"/>
    <w:rsid w:val="00ED3DEA"/>
    <w:rsid w:val="00ED3E18"/>
    <w:rsid w:val="00ED4909"/>
    <w:rsid w:val="00ED52AD"/>
    <w:rsid w:val="00ED5624"/>
    <w:rsid w:val="00ED56DF"/>
    <w:rsid w:val="00ED57E7"/>
    <w:rsid w:val="00ED5B77"/>
    <w:rsid w:val="00ED6218"/>
    <w:rsid w:val="00ED650C"/>
    <w:rsid w:val="00ED669A"/>
    <w:rsid w:val="00ED676B"/>
    <w:rsid w:val="00ED6FE5"/>
    <w:rsid w:val="00ED7A2D"/>
    <w:rsid w:val="00EE0903"/>
    <w:rsid w:val="00EE2F8A"/>
    <w:rsid w:val="00EE425E"/>
    <w:rsid w:val="00EE45AF"/>
    <w:rsid w:val="00EE511F"/>
    <w:rsid w:val="00EE528D"/>
    <w:rsid w:val="00EE59F2"/>
    <w:rsid w:val="00EE5ED4"/>
    <w:rsid w:val="00EE5F50"/>
    <w:rsid w:val="00EE613F"/>
    <w:rsid w:val="00EE62D0"/>
    <w:rsid w:val="00EE666A"/>
    <w:rsid w:val="00EE69D5"/>
    <w:rsid w:val="00EE71B2"/>
    <w:rsid w:val="00EE7398"/>
    <w:rsid w:val="00EE7A95"/>
    <w:rsid w:val="00EF0131"/>
    <w:rsid w:val="00EF0AEA"/>
    <w:rsid w:val="00EF0C99"/>
    <w:rsid w:val="00EF2C51"/>
    <w:rsid w:val="00EF4128"/>
    <w:rsid w:val="00EF41CD"/>
    <w:rsid w:val="00EF511E"/>
    <w:rsid w:val="00EF6087"/>
    <w:rsid w:val="00EF61F9"/>
    <w:rsid w:val="00EF74CB"/>
    <w:rsid w:val="00F00861"/>
    <w:rsid w:val="00F01D13"/>
    <w:rsid w:val="00F01DB5"/>
    <w:rsid w:val="00F02015"/>
    <w:rsid w:val="00F02BD1"/>
    <w:rsid w:val="00F02E99"/>
    <w:rsid w:val="00F0370B"/>
    <w:rsid w:val="00F03A0F"/>
    <w:rsid w:val="00F04513"/>
    <w:rsid w:val="00F04C90"/>
    <w:rsid w:val="00F058C8"/>
    <w:rsid w:val="00F05EFD"/>
    <w:rsid w:val="00F061A0"/>
    <w:rsid w:val="00F062BD"/>
    <w:rsid w:val="00F06546"/>
    <w:rsid w:val="00F06C8A"/>
    <w:rsid w:val="00F077A1"/>
    <w:rsid w:val="00F078B3"/>
    <w:rsid w:val="00F07B59"/>
    <w:rsid w:val="00F1025A"/>
    <w:rsid w:val="00F109CC"/>
    <w:rsid w:val="00F10C65"/>
    <w:rsid w:val="00F10D6C"/>
    <w:rsid w:val="00F1159C"/>
    <w:rsid w:val="00F1216C"/>
    <w:rsid w:val="00F12286"/>
    <w:rsid w:val="00F12509"/>
    <w:rsid w:val="00F133AE"/>
    <w:rsid w:val="00F1495C"/>
    <w:rsid w:val="00F14A7D"/>
    <w:rsid w:val="00F15055"/>
    <w:rsid w:val="00F15380"/>
    <w:rsid w:val="00F15984"/>
    <w:rsid w:val="00F159B5"/>
    <w:rsid w:val="00F15DDF"/>
    <w:rsid w:val="00F16157"/>
    <w:rsid w:val="00F16B76"/>
    <w:rsid w:val="00F17928"/>
    <w:rsid w:val="00F2126F"/>
    <w:rsid w:val="00F216CD"/>
    <w:rsid w:val="00F218B5"/>
    <w:rsid w:val="00F21B7A"/>
    <w:rsid w:val="00F21D51"/>
    <w:rsid w:val="00F22699"/>
    <w:rsid w:val="00F22A95"/>
    <w:rsid w:val="00F2395B"/>
    <w:rsid w:val="00F24A9C"/>
    <w:rsid w:val="00F24C66"/>
    <w:rsid w:val="00F26547"/>
    <w:rsid w:val="00F27235"/>
    <w:rsid w:val="00F276D0"/>
    <w:rsid w:val="00F27BAB"/>
    <w:rsid w:val="00F27FEE"/>
    <w:rsid w:val="00F30B24"/>
    <w:rsid w:val="00F311EB"/>
    <w:rsid w:val="00F3199F"/>
    <w:rsid w:val="00F31E95"/>
    <w:rsid w:val="00F31EF2"/>
    <w:rsid w:val="00F3258D"/>
    <w:rsid w:val="00F329B5"/>
    <w:rsid w:val="00F3380A"/>
    <w:rsid w:val="00F33851"/>
    <w:rsid w:val="00F3398A"/>
    <w:rsid w:val="00F33FC2"/>
    <w:rsid w:val="00F342A4"/>
    <w:rsid w:val="00F348D6"/>
    <w:rsid w:val="00F34B86"/>
    <w:rsid w:val="00F355E7"/>
    <w:rsid w:val="00F356D6"/>
    <w:rsid w:val="00F35BB7"/>
    <w:rsid w:val="00F35C81"/>
    <w:rsid w:val="00F36187"/>
    <w:rsid w:val="00F36C41"/>
    <w:rsid w:val="00F36EC3"/>
    <w:rsid w:val="00F37F4E"/>
    <w:rsid w:val="00F40414"/>
    <w:rsid w:val="00F40B44"/>
    <w:rsid w:val="00F4101D"/>
    <w:rsid w:val="00F41498"/>
    <w:rsid w:val="00F4163D"/>
    <w:rsid w:val="00F4175C"/>
    <w:rsid w:val="00F41956"/>
    <w:rsid w:val="00F41C2F"/>
    <w:rsid w:val="00F42298"/>
    <w:rsid w:val="00F42519"/>
    <w:rsid w:val="00F42A3E"/>
    <w:rsid w:val="00F4314B"/>
    <w:rsid w:val="00F43748"/>
    <w:rsid w:val="00F43DA1"/>
    <w:rsid w:val="00F43F00"/>
    <w:rsid w:val="00F44A01"/>
    <w:rsid w:val="00F45053"/>
    <w:rsid w:val="00F45093"/>
    <w:rsid w:val="00F45ECB"/>
    <w:rsid w:val="00F46A22"/>
    <w:rsid w:val="00F46A81"/>
    <w:rsid w:val="00F46E55"/>
    <w:rsid w:val="00F47601"/>
    <w:rsid w:val="00F5007C"/>
    <w:rsid w:val="00F50FED"/>
    <w:rsid w:val="00F51291"/>
    <w:rsid w:val="00F51A5B"/>
    <w:rsid w:val="00F52537"/>
    <w:rsid w:val="00F530E8"/>
    <w:rsid w:val="00F5363E"/>
    <w:rsid w:val="00F53E60"/>
    <w:rsid w:val="00F540D8"/>
    <w:rsid w:val="00F54610"/>
    <w:rsid w:val="00F54827"/>
    <w:rsid w:val="00F5494C"/>
    <w:rsid w:val="00F555F7"/>
    <w:rsid w:val="00F5584E"/>
    <w:rsid w:val="00F5592E"/>
    <w:rsid w:val="00F56651"/>
    <w:rsid w:val="00F568F4"/>
    <w:rsid w:val="00F56CC5"/>
    <w:rsid w:val="00F56E08"/>
    <w:rsid w:val="00F56EB9"/>
    <w:rsid w:val="00F5737C"/>
    <w:rsid w:val="00F573C6"/>
    <w:rsid w:val="00F57EC4"/>
    <w:rsid w:val="00F60078"/>
    <w:rsid w:val="00F60769"/>
    <w:rsid w:val="00F60BCF"/>
    <w:rsid w:val="00F6101A"/>
    <w:rsid w:val="00F618B2"/>
    <w:rsid w:val="00F619E9"/>
    <w:rsid w:val="00F626C8"/>
    <w:rsid w:val="00F62AC7"/>
    <w:rsid w:val="00F63C2A"/>
    <w:rsid w:val="00F6403B"/>
    <w:rsid w:val="00F64A06"/>
    <w:rsid w:val="00F64C40"/>
    <w:rsid w:val="00F6544D"/>
    <w:rsid w:val="00F655F0"/>
    <w:rsid w:val="00F65AA6"/>
    <w:rsid w:val="00F65C18"/>
    <w:rsid w:val="00F66E55"/>
    <w:rsid w:val="00F7074D"/>
    <w:rsid w:val="00F7099F"/>
    <w:rsid w:val="00F71022"/>
    <w:rsid w:val="00F714C8"/>
    <w:rsid w:val="00F73586"/>
    <w:rsid w:val="00F73606"/>
    <w:rsid w:val="00F73CB3"/>
    <w:rsid w:val="00F758A0"/>
    <w:rsid w:val="00F758C8"/>
    <w:rsid w:val="00F760F7"/>
    <w:rsid w:val="00F766C6"/>
    <w:rsid w:val="00F76E37"/>
    <w:rsid w:val="00F7776B"/>
    <w:rsid w:val="00F7786B"/>
    <w:rsid w:val="00F801FD"/>
    <w:rsid w:val="00F80255"/>
    <w:rsid w:val="00F8141F"/>
    <w:rsid w:val="00F81E3A"/>
    <w:rsid w:val="00F82366"/>
    <w:rsid w:val="00F82E20"/>
    <w:rsid w:val="00F83500"/>
    <w:rsid w:val="00F8359B"/>
    <w:rsid w:val="00F83746"/>
    <w:rsid w:val="00F84167"/>
    <w:rsid w:val="00F84F74"/>
    <w:rsid w:val="00F85A78"/>
    <w:rsid w:val="00F865BF"/>
    <w:rsid w:val="00F868F5"/>
    <w:rsid w:val="00F871C7"/>
    <w:rsid w:val="00F8739F"/>
    <w:rsid w:val="00F8744C"/>
    <w:rsid w:val="00F87F38"/>
    <w:rsid w:val="00F909C5"/>
    <w:rsid w:val="00F90A04"/>
    <w:rsid w:val="00F90FB3"/>
    <w:rsid w:val="00F91494"/>
    <w:rsid w:val="00F91B35"/>
    <w:rsid w:val="00F91CC6"/>
    <w:rsid w:val="00F9213F"/>
    <w:rsid w:val="00F92356"/>
    <w:rsid w:val="00F93197"/>
    <w:rsid w:val="00F932B0"/>
    <w:rsid w:val="00F949BA"/>
    <w:rsid w:val="00F955C5"/>
    <w:rsid w:val="00F959E6"/>
    <w:rsid w:val="00F963CF"/>
    <w:rsid w:val="00F970DD"/>
    <w:rsid w:val="00F97325"/>
    <w:rsid w:val="00FA0201"/>
    <w:rsid w:val="00FA0A40"/>
    <w:rsid w:val="00FA1F60"/>
    <w:rsid w:val="00FA1FF4"/>
    <w:rsid w:val="00FA27B4"/>
    <w:rsid w:val="00FA2830"/>
    <w:rsid w:val="00FA4B2A"/>
    <w:rsid w:val="00FA4C8B"/>
    <w:rsid w:val="00FA67D8"/>
    <w:rsid w:val="00FA695B"/>
    <w:rsid w:val="00FA6B15"/>
    <w:rsid w:val="00FA72CD"/>
    <w:rsid w:val="00FB12B5"/>
    <w:rsid w:val="00FB17B4"/>
    <w:rsid w:val="00FB1890"/>
    <w:rsid w:val="00FB1D58"/>
    <w:rsid w:val="00FB2010"/>
    <w:rsid w:val="00FB2144"/>
    <w:rsid w:val="00FB237D"/>
    <w:rsid w:val="00FB24AD"/>
    <w:rsid w:val="00FB2B91"/>
    <w:rsid w:val="00FB368A"/>
    <w:rsid w:val="00FB370A"/>
    <w:rsid w:val="00FB388D"/>
    <w:rsid w:val="00FB3CC0"/>
    <w:rsid w:val="00FB3DA8"/>
    <w:rsid w:val="00FB3FF2"/>
    <w:rsid w:val="00FB4956"/>
    <w:rsid w:val="00FB4B4A"/>
    <w:rsid w:val="00FB512A"/>
    <w:rsid w:val="00FB5FF9"/>
    <w:rsid w:val="00FB6230"/>
    <w:rsid w:val="00FB7968"/>
    <w:rsid w:val="00FC0773"/>
    <w:rsid w:val="00FC1A4B"/>
    <w:rsid w:val="00FC1ACE"/>
    <w:rsid w:val="00FC1E9F"/>
    <w:rsid w:val="00FC1FA8"/>
    <w:rsid w:val="00FC36A0"/>
    <w:rsid w:val="00FC37A1"/>
    <w:rsid w:val="00FC3D42"/>
    <w:rsid w:val="00FC3F77"/>
    <w:rsid w:val="00FC50B6"/>
    <w:rsid w:val="00FC51C1"/>
    <w:rsid w:val="00FC5628"/>
    <w:rsid w:val="00FC60DD"/>
    <w:rsid w:val="00FC7523"/>
    <w:rsid w:val="00FC79F1"/>
    <w:rsid w:val="00FC7B9D"/>
    <w:rsid w:val="00FD06F2"/>
    <w:rsid w:val="00FD0FAD"/>
    <w:rsid w:val="00FD15A4"/>
    <w:rsid w:val="00FD16F5"/>
    <w:rsid w:val="00FD19CA"/>
    <w:rsid w:val="00FD24CF"/>
    <w:rsid w:val="00FD2D24"/>
    <w:rsid w:val="00FD2F2D"/>
    <w:rsid w:val="00FD4BA9"/>
    <w:rsid w:val="00FD4F54"/>
    <w:rsid w:val="00FD5CA4"/>
    <w:rsid w:val="00FD603A"/>
    <w:rsid w:val="00FD6116"/>
    <w:rsid w:val="00FD6203"/>
    <w:rsid w:val="00FD64F5"/>
    <w:rsid w:val="00FD6726"/>
    <w:rsid w:val="00FD78E6"/>
    <w:rsid w:val="00FD7AF3"/>
    <w:rsid w:val="00FE0178"/>
    <w:rsid w:val="00FE0817"/>
    <w:rsid w:val="00FE2152"/>
    <w:rsid w:val="00FE2528"/>
    <w:rsid w:val="00FE2806"/>
    <w:rsid w:val="00FE2AAF"/>
    <w:rsid w:val="00FE2FFF"/>
    <w:rsid w:val="00FE39DE"/>
    <w:rsid w:val="00FE3D20"/>
    <w:rsid w:val="00FE4F9A"/>
    <w:rsid w:val="00FE5153"/>
    <w:rsid w:val="00FE521F"/>
    <w:rsid w:val="00FE55B0"/>
    <w:rsid w:val="00FE5BEF"/>
    <w:rsid w:val="00FE63A9"/>
    <w:rsid w:val="00FE6B74"/>
    <w:rsid w:val="00FE7913"/>
    <w:rsid w:val="00FF0007"/>
    <w:rsid w:val="00FF02F5"/>
    <w:rsid w:val="00FF09D6"/>
    <w:rsid w:val="00FF3377"/>
    <w:rsid w:val="00FF38CA"/>
    <w:rsid w:val="00FF39C6"/>
    <w:rsid w:val="00FF3B49"/>
    <w:rsid w:val="00FF42FE"/>
    <w:rsid w:val="00FF4561"/>
    <w:rsid w:val="00FF4A09"/>
    <w:rsid w:val="00FF5205"/>
    <w:rsid w:val="00FF56F3"/>
    <w:rsid w:val="00FF5EAD"/>
    <w:rsid w:val="00FF7969"/>
    <w:rsid w:val="00FF7D1D"/>
    <w:rsid w:val="00FF7E69"/>
    <w:rsid w:val="016D265E"/>
    <w:rsid w:val="0403B201"/>
    <w:rsid w:val="05839C29"/>
    <w:rsid w:val="05F29332"/>
    <w:rsid w:val="0E5F21C7"/>
    <w:rsid w:val="110F6992"/>
    <w:rsid w:val="1199AFFE"/>
    <w:rsid w:val="1D78FE9B"/>
    <w:rsid w:val="20E72232"/>
    <w:rsid w:val="2201AF70"/>
    <w:rsid w:val="29D7BAA2"/>
    <w:rsid w:val="2B7B2F8D"/>
    <w:rsid w:val="2EAFE2DA"/>
    <w:rsid w:val="32F46EEC"/>
    <w:rsid w:val="3642B5A2"/>
    <w:rsid w:val="3A87A6E1"/>
    <w:rsid w:val="3B42B58E"/>
    <w:rsid w:val="45BFA2BD"/>
    <w:rsid w:val="533E04DF"/>
    <w:rsid w:val="5B26DF05"/>
    <w:rsid w:val="5E93986F"/>
    <w:rsid w:val="64572E35"/>
    <w:rsid w:val="645A99B4"/>
    <w:rsid w:val="68A11746"/>
    <w:rsid w:val="6F70AF39"/>
    <w:rsid w:val="6FA90755"/>
    <w:rsid w:val="7059B989"/>
    <w:rsid w:val="74EB041C"/>
    <w:rsid w:val="7630D48D"/>
    <w:rsid w:val="7643049B"/>
    <w:rsid w:val="7D6076D1"/>
    <w:rsid w:val="7E0481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076D1"/>
  <w15:chartTrackingRefBased/>
  <w15:docId w15:val="{7DC48808-38A1-4B05-9268-4932999098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36D1A"/>
    <w:pPr>
      <w:keepNext/>
      <w:keepLines/>
      <w:spacing w:before="360" w:after="120" w:line="520" w:lineRule="auto"/>
      <w:outlineLvl w:val="0"/>
    </w:pPr>
    <w:rPr>
      <w:rFonts w:ascii="Arial" w:hAnsi="Arial" w:cs="Arial" w:eastAsiaTheme="majorEastAsia"/>
      <w:b/>
      <w:bCs/>
      <w:color w:val="000000" w:themeColor="text1"/>
      <w:sz w:val="24"/>
      <w:szCs w:val="24"/>
      <w:lang w:val="en-CA" w:eastAsia="en-CA"/>
    </w:rPr>
  </w:style>
  <w:style w:type="paragraph" w:styleId="Heading2">
    <w:name w:val="heading 2"/>
    <w:basedOn w:val="Normal"/>
    <w:next w:val="Normal"/>
    <w:link w:val="Heading2Char"/>
    <w:uiPriority w:val="9"/>
    <w:unhideWhenUsed/>
    <w:qFormat/>
    <w:rsid w:val="0094561D"/>
    <w:pPr>
      <w:spacing w:after="0" w:line="480" w:lineRule="auto"/>
      <w:textAlignment w:val="baseline"/>
      <w:outlineLvl w:val="1"/>
    </w:pPr>
    <w:rPr>
      <w:rFonts w:ascii="Arial" w:hAnsi="Arial" w:eastAsia="Times New Roman" w:cs="Arial"/>
      <w:sz w:val="24"/>
      <w:szCs w:val="24"/>
      <w:u w:val="single"/>
      <w:lang w:val="en-CA" w:eastAsia="en-C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5Dark-Accent3">
    <w:name w:val="Grid Table 5 Dark Accent 3"/>
    <w:basedOn w:val="TableNormal"/>
    <w:uiPriority w:val="5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sid w:val="00127C30"/>
    <w:rPr>
      <w:sz w:val="16"/>
      <w:szCs w:val="16"/>
    </w:rPr>
  </w:style>
  <w:style w:type="paragraph" w:styleId="CommentText">
    <w:name w:val="annotation text"/>
    <w:basedOn w:val="Normal"/>
    <w:link w:val="CommentTextChar"/>
    <w:uiPriority w:val="99"/>
    <w:unhideWhenUsed/>
    <w:rsid w:val="00127C30"/>
    <w:pPr>
      <w:spacing w:line="240" w:lineRule="auto"/>
    </w:pPr>
    <w:rPr>
      <w:sz w:val="20"/>
      <w:szCs w:val="20"/>
    </w:rPr>
  </w:style>
  <w:style w:type="character" w:styleId="CommentTextChar" w:customStyle="1">
    <w:name w:val="Comment Text Char"/>
    <w:basedOn w:val="DefaultParagraphFont"/>
    <w:link w:val="CommentText"/>
    <w:uiPriority w:val="99"/>
    <w:rsid w:val="00127C30"/>
    <w:rPr>
      <w:sz w:val="20"/>
      <w:szCs w:val="20"/>
    </w:rPr>
  </w:style>
  <w:style w:type="paragraph" w:styleId="CommentSubject">
    <w:name w:val="annotation subject"/>
    <w:basedOn w:val="CommentText"/>
    <w:next w:val="CommentText"/>
    <w:link w:val="CommentSubjectChar"/>
    <w:uiPriority w:val="99"/>
    <w:semiHidden/>
    <w:unhideWhenUsed/>
    <w:rsid w:val="00127C30"/>
    <w:rPr>
      <w:b/>
      <w:bCs/>
    </w:rPr>
  </w:style>
  <w:style w:type="character" w:styleId="CommentSubjectChar" w:customStyle="1">
    <w:name w:val="Comment Subject Char"/>
    <w:basedOn w:val="CommentTextChar"/>
    <w:link w:val="CommentSubject"/>
    <w:uiPriority w:val="99"/>
    <w:semiHidden/>
    <w:rsid w:val="00127C30"/>
    <w:rPr>
      <w:b/>
      <w:bCs/>
      <w:sz w:val="20"/>
      <w:szCs w:val="20"/>
    </w:rPr>
  </w:style>
  <w:style w:type="paragraph" w:styleId="paragraph" w:customStyle="1">
    <w:name w:val="paragraph"/>
    <w:basedOn w:val="Normal"/>
    <w:rsid w:val="00680565"/>
    <w:pPr>
      <w:spacing w:before="100" w:beforeAutospacing="1" w:after="100" w:afterAutospacing="1" w:line="240" w:lineRule="auto"/>
    </w:pPr>
    <w:rPr>
      <w:rFonts w:ascii="Times New Roman" w:hAnsi="Times New Roman" w:eastAsia="Times New Roman" w:cs="Times New Roman"/>
      <w:sz w:val="24"/>
      <w:szCs w:val="24"/>
      <w:lang w:val="en-CA" w:eastAsia="en-CA"/>
    </w:rPr>
  </w:style>
  <w:style w:type="character" w:styleId="normaltextrun" w:customStyle="1">
    <w:name w:val="normaltextrun"/>
    <w:basedOn w:val="DefaultParagraphFont"/>
    <w:rsid w:val="00680565"/>
  </w:style>
  <w:style w:type="character" w:styleId="eop" w:customStyle="1">
    <w:name w:val="eop"/>
    <w:basedOn w:val="DefaultParagraphFont"/>
    <w:rsid w:val="00680565"/>
  </w:style>
  <w:style w:type="character" w:styleId="pagebreaktextspan" w:customStyle="1">
    <w:name w:val="pagebreaktextspan"/>
    <w:basedOn w:val="DefaultParagraphFont"/>
    <w:rsid w:val="00680565"/>
  </w:style>
  <w:style w:type="character" w:styleId="tabchar" w:customStyle="1">
    <w:name w:val="tabchar"/>
    <w:basedOn w:val="DefaultParagraphFont"/>
    <w:rsid w:val="00487061"/>
  </w:style>
  <w:style w:type="table" w:styleId="TableGridLight">
    <w:name w:val="Grid Table Light"/>
    <w:basedOn w:val="TableNormal"/>
    <w:uiPriority w:val="40"/>
    <w:rsid w:val="000E1DE7"/>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GridTable2-Accent4">
    <w:name w:val="Grid Table 2 Accent 4"/>
    <w:basedOn w:val="TableNormal"/>
    <w:uiPriority w:val="47"/>
    <w:rsid w:val="0043301D"/>
    <w:pPr>
      <w:spacing w:after="0" w:line="240" w:lineRule="auto"/>
    </w:p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themeTint="99" w:sz="12" w:space="0"/>
          <w:insideH w:val="nil"/>
          <w:insideV w:val="nil"/>
        </w:tcBorders>
        <w:shd w:val="clear" w:color="auto" w:fill="FFFFFF" w:themeFill="background1"/>
      </w:tcPr>
    </w:tblStylePr>
    <w:tblStylePr w:type="lastRow">
      <w:rPr>
        <w:b/>
        <w:bCs/>
      </w:rPr>
      <w:tblPr/>
      <w:tcPr>
        <w:tcBorders>
          <w:top w:val="double" w:color="FFD966"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43301D"/>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43301D"/>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Revision">
    <w:name w:val="Revision"/>
    <w:hidden/>
    <w:uiPriority w:val="99"/>
    <w:semiHidden/>
    <w:rsid w:val="001015C3"/>
    <w:pPr>
      <w:spacing w:after="0" w:line="240" w:lineRule="auto"/>
    </w:pPr>
  </w:style>
  <w:style w:type="paragraph" w:styleId="Header">
    <w:name w:val="header"/>
    <w:basedOn w:val="Normal"/>
    <w:link w:val="HeaderChar"/>
    <w:uiPriority w:val="99"/>
    <w:unhideWhenUsed/>
    <w:rsid w:val="00026C9F"/>
    <w:pPr>
      <w:tabs>
        <w:tab w:val="center" w:pos="4513"/>
        <w:tab w:val="right" w:pos="9026"/>
      </w:tabs>
      <w:spacing w:after="0" w:line="240" w:lineRule="auto"/>
    </w:pPr>
  </w:style>
  <w:style w:type="character" w:styleId="HeaderChar" w:customStyle="1">
    <w:name w:val="Header Char"/>
    <w:basedOn w:val="DefaultParagraphFont"/>
    <w:link w:val="Header"/>
    <w:uiPriority w:val="99"/>
    <w:rsid w:val="00026C9F"/>
  </w:style>
  <w:style w:type="paragraph" w:styleId="Footer">
    <w:name w:val="footer"/>
    <w:basedOn w:val="Normal"/>
    <w:link w:val="FooterChar"/>
    <w:uiPriority w:val="99"/>
    <w:unhideWhenUsed/>
    <w:rsid w:val="00026C9F"/>
    <w:pPr>
      <w:tabs>
        <w:tab w:val="center" w:pos="4513"/>
        <w:tab w:val="right" w:pos="9026"/>
      </w:tabs>
      <w:spacing w:after="0" w:line="240" w:lineRule="auto"/>
    </w:pPr>
  </w:style>
  <w:style w:type="character" w:styleId="FooterChar" w:customStyle="1">
    <w:name w:val="Footer Char"/>
    <w:basedOn w:val="DefaultParagraphFont"/>
    <w:link w:val="Footer"/>
    <w:uiPriority w:val="99"/>
    <w:rsid w:val="00026C9F"/>
  </w:style>
  <w:style w:type="character" w:styleId="PlaceholderText">
    <w:name w:val="Placeholder Text"/>
    <w:basedOn w:val="DefaultParagraphFont"/>
    <w:uiPriority w:val="99"/>
    <w:semiHidden/>
    <w:rsid w:val="00FE39DE"/>
    <w:rPr>
      <w:color w:val="808080"/>
    </w:rPr>
  </w:style>
  <w:style w:type="character" w:styleId="PageNumber">
    <w:name w:val="page number"/>
    <w:basedOn w:val="DefaultParagraphFont"/>
    <w:uiPriority w:val="99"/>
    <w:semiHidden/>
    <w:unhideWhenUsed/>
    <w:rsid w:val="00B03FCC"/>
  </w:style>
  <w:style w:type="paragraph" w:styleId="Title">
    <w:name w:val="Title"/>
    <w:basedOn w:val="Normal"/>
    <w:next w:val="Normal"/>
    <w:link w:val="TitleChar"/>
    <w:uiPriority w:val="10"/>
    <w:qFormat/>
    <w:rsid w:val="00EB0E0A"/>
    <w:pPr>
      <w:spacing w:after="240" w:line="520" w:lineRule="exact"/>
      <w:contextualSpacing/>
      <w:jc w:val="center"/>
    </w:pPr>
    <w:rPr>
      <w:rFonts w:ascii="Arial" w:hAnsi="Arial" w:eastAsiaTheme="majorEastAsia" w:cstheme="majorBidi"/>
      <w:b/>
      <w:spacing w:val="-10"/>
      <w:kern w:val="28"/>
      <w:sz w:val="24"/>
      <w:szCs w:val="56"/>
      <w:lang w:val="en-CA"/>
    </w:rPr>
  </w:style>
  <w:style w:type="character" w:styleId="TitleChar" w:customStyle="1">
    <w:name w:val="Title Char"/>
    <w:basedOn w:val="DefaultParagraphFont"/>
    <w:link w:val="Title"/>
    <w:uiPriority w:val="10"/>
    <w:rsid w:val="00EB0E0A"/>
    <w:rPr>
      <w:rFonts w:ascii="Arial" w:hAnsi="Arial" w:eastAsiaTheme="majorEastAsia" w:cstheme="majorBidi"/>
      <w:b/>
      <w:spacing w:val="-10"/>
      <w:kern w:val="28"/>
      <w:sz w:val="24"/>
      <w:szCs w:val="56"/>
      <w:lang w:val="en-CA"/>
    </w:rPr>
  </w:style>
  <w:style w:type="character" w:styleId="Heading2Char" w:customStyle="1">
    <w:name w:val="Heading 2 Char"/>
    <w:basedOn w:val="DefaultParagraphFont"/>
    <w:link w:val="Heading2"/>
    <w:uiPriority w:val="9"/>
    <w:rsid w:val="0094561D"/>
    <w:rPr>
      <w:rFonts w:ascii="Arial" w:hAnsi="Arial" w:eastAsia="Times New Roman" w:cs="Arial"/>
      <w:sz w:val="24"/>
      <w:szCs w:val="24"/>
      <w:u w:val="single"/>
      <w:lang w:val="en-CA" w:eastAsia="en-CA"/>
    </w:rPr>
  </w:style>
  <w:style w:type="character" w:styleId="Heading1Char" w:customStyle="1">
    <w:name w:val="Heading 1 Char"/>
    <w:basedOn w:val="DefaultParagraphFont"/>
    <w:link w:val="Heading1"/>
    <w:uiPriority w:val="9"/>
    <w:rsid w:val="00236D1A"/>
    <w:rPr>
      <w:rFonts w:ascii="Arial" w:hAnsi="Arial" w:cs="Arial" w:eastAsiaTheme="majorEastAsia"/>
      <w:b/>
      <w:bCs/>
      <w:color w:val="000000" w:themeColor="text1"/>
      <w:sz w:val="24"/>
      <w:szCs w:val="24"/>
      <w:lang w:val="en-CA" w:eastAsia="en-CA"/>
    </w:rPr>
  </w:style>
  <w:style w:type="character" w:styleId="UnresolvedMention">
    <w:name w:val="Unresolved Mention"/>
    <w:basedOn w:val="DefaultParagraphFont"/>
    <w:uiPriority w:val="99"/>
    <w:semiHidden/>
    <w:unhideWhenUsed/>
    <w:rsid w:val="00850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32141">
      <w:bodyDiv w:val="1"/>
      <w:marLeft w:val="0"/>
      <w:marRight w:val="0"/>
      <w:marTop w:val="0"/>
      <w:marBottom w:val="0"/>
      <w:divBdr>
        <w:top w:val="none" w:sz="0" w:space="0" w:color="auto"/>
        <w:left w:val="none" w:sz="0" w:space="0" w:color="auto"/>
        <w:bottom w:val="none" w:sz="0" w:space="0" w:color="auto"/>
        <w:right w:val="none" w:sz="0" w:space="0" w:color="auto"/>
      </w:divBdr>
      <w:divsChild>
        <w:div w:id="25915908">
          <w:marLeft w:val="0"/>
          <w:marRight w:val="0"/>
          <w:marTop w:val="0"/>
          <w:marBottom w:val="0"/>
          <w:divBdr>
            <w:top w:val="none" w:sz="0" w:space="0" w:color="auto"/>
            <w:left w:val="none" w:sz="0" w:space="0" w:color="auto"/>
            <w:bottom w:val="none" w:sz="0" w:space="0" w:color="auto"/>
            <w:right w:val="none" w:sz="0" w:space="0" w:color="auto"/>
          </w:divBdr>
        </w:div>
        <w:div w:id="40255188">
          <w:marLeft w:val="0"/>
          <w:marRight w:val="0"/>
          <w:marTop w:val="0"/>
          <w:marBottom w:val="0"/>
          <w:divBdr>
            <w:top w:val="none" w:sz="0" w:space="0" w:color="auto"/>
            <w:left w:val="none" w:sz="0" w:space="0" w:color="auto"/>
            <w:bottom w:val="none" w:sz="0" w:space="0" w:color="auto"/>
            <w:right w:val="none" w:sz="0" w:space="0" w:color="auto"/>
          </w:divBdr>
        </w:div>
        <w:div w:id="78527377">
          <w:marLeft w:val="0"/>
          <w:marRight w:val="0"/>
          <w:marTop w:val="0"/>
          <w:marBottom w:val="0"/>
          <w:divBdr>
            <w:top w:val="none" w:sz="0" w:space="0" w:color="auto"/>
            <w:left w:val="none" w:sz="0" w:space="0" w:color="auto"/>
            <w:bottom w:val="none" w:sz="0" w:space="0" w:color="auto"/>
            <w:right w:val="none" w:sz="0" w:space="0" w:color="auto"/>
          </w:divBdr>
        </w:div>
        <w:div w:id="257912554">
          <w:marLeft w:val="0"/>
          <w:marRight w:val="0"/>
          <w:marTop w:val="0"/>
          <w:marBottom w:val="0"/>
          <w:divBdr>
            <w:top w:val="none" w:sz="0" w:space="0" w:color="auto"/>
            <w:left w:val="none" w:sz="0" w:space="0" w:color="auto"/>
            <w:bottom w:val="none" w:sz="0" w:space="0" w:color="auto"/>
            <w:right w:val="none" w:sz="0" w:space="0" w:color="auto"/>
          </w:divBdr>
        </w:div>
        <w:div w:id="799226797">
          <w:marLeft w:val="0"/>
          <w:marRight w:val="0"/>
          <w:marTop w:val="0"/>
          <w:marBottom w:val="0"/>
          <w:divBdr>
            <w:top w:val="none" w:sz="0" w:space="0" w:color="auto"/>
            <w:left w:val="none" w:sz="0" w:space="0" w:color="auto"/>
            <w:bottom w:val="none" w:sz="0" w:space="0" w:color="auto"/>
            <w:right w:val="none" w:sz="0" w:space="0" w:color="auto"/>
          </w:divBdr>
        </w:div>
        <w:div w:id="952979523">
          <w:marLeft w:val="0"/>
          <w:marRight w:val="0"/>
          <w:marTop w:val="0"/>
          <w:marBottom w:val="0"/>
          <w:divBdr>
            <w:top w:val="none" w:sz="0" w:space="0" w:color="auto"/>
            <w:left w:val="none" w:sz="0" w:space="0" w:color="auto"/>
            <w:bottom w:val="none" w:sz="0" w:space="0" w:color="auto"/>
            <w:right w:val="none" w:sz="0" w:space="0" w:color="auto"/>
          </w:divBdr>
        </w:div>
        <w:div w:id="1020816798">
          <w:marLeft w:val="0"/>
          <w:marRight w:val="0"/>
          <w:marTop w:val="0"/>
          <w:marBottom w:val="0"/>
          <w:divBdr>
            <w:top w:val="none" w:sz="0" w:space="0" w:color="auto"/>
            <w:left w:val="none" w:sz="0" w:space="0" w:color="auto"/>
            <w:bottom w:val="none" w:sz="0" w:space="0" w:color="auto"/>
            <w:right w:val="none" w:sz="0" w:space="0" w:color="auto"/>
          </w:divBdr>
        </w:div>
        <w:div w:id="1161585758">
          <w:marLeft w:val="0"/>
          <w:marRight w:val="0"/>
          <w:marTop w:val="0"/>
          <w:marBottom w:val="0"/>
          <w:divBdr>
            <w:top w:val="none" w:sz="0" w:space="0" w:color="auto"/>
            <w:left w:val="none" w:sz="0" w:space="0" w:color="auto"/>
            <w:bottom w:val="none" w:sz="0" w:space="0" w:color="auto"/>
            <w:right w:val="none" w:sz="0" w:space="0" w:color="auto"/>
          </w:divBdr>
        </w:div>
        <w:div w:id="1177420507">
          <w:marLeft w:val="0"/>
          <w:marRight w:val="0"/>
          <w:marTop w:val="0"/>
          <w:marBottom w:val="0"/>
          <w:divBdr>
            <w:top w:val="none" w:sz="0" w:space="0" w:color="auto"/>
            <w:left w:val="none" w:sz="0" w:space="0" w:color="auto"/>
            <w:bottom w:val="none" w:sz="0" w:space="0" w:color="auto"/>
            <w:right w:val="none" w:sz="0" w:space="0" w:color="auto"/>
          </w:divBdr>
        </w:div>
        <w:div w:id="1188714832">
          <w:marLeft w:val="0"/>
          <w:marRight w:val="0"/>
          <w:marTop w:val="0"/>
          <w:marBottom w:val="0"/>
          <w:divBdr>
            <w:top w:val="none" w:sz="0" w:space="0" w:color="auto"/>
            <w:left w:val="none" w:sz="0" w:space="0" w:color="auto"/>
            <w:bottom w:val="none" w:sz="0" w:space="0" w:color="auto"/>
            <w:right w:val="none" w:sz="0" w:space="0" w:color="auto"/>
          </w:divBdr>
        </w:div>
        <w:div w:id="1404643895">
          <w:marLeft w:val="0"/>
          <w:marRight w:val="0"/>
          <w:marTop w:val="0"/>
          <w:marBottom w:val="0"/>
          <w:divBdr>
            <w:top w:val="none" w:sz="0" w:space="0" w:color="auto"/>
            <w:left w:val="none" w:sz="0" w:space="0" w:color="auto"/>
            <w:bottom w:val="none" w:sz="0" w:space="0" w:color="auto"/>
            <w:right w:val="none" w:sz="0" w:space="0" w:color="auto"/>
          </w:divBdr>
        </w:div>
        <w:div w:id="1425564860">
          <w:marLeft w:val="0"/>
          <w:marRight w:val="0"/>
          <w:marTop w:val="0"/>
          <w:marBottom w:val="0"/>
          <w:divBdr>
            <w:top w:val="none" w:sz="0" w:space="0" w:color="auto"/>
            <w:left w:val="none" w:sz="0" w:space="0" w:color="auto"/>
            <w:bottom w:val="none" w:sz="0" w:space="0" w:color="auto"/>
            <w:right w:val="none" w:sz="0" w:space="0" w:color="auto"/>
          </w:divBdr>
        </w:div>
        <w:div w:id="1656690209">
          <w:marLeft w:val="0"/>
          <w:marRight w:val="0"/>
          <w:marTop w:val="0"/>
          <w:marBottom w:val="0"/>
          <w:divBdr>
            <w:top w:val="none" w:sz="0" w:space="0" w:color="auto"/>
            <w:left w:val="none" w:sz="0" w:space="0" w:color="auto"/>
            <w:bottom w:val="none" w:sz="0" w:space="0" w:color="auto"/>
            <w:right w:val="none" w:sz="0" w:space="0" w:color="auto"/>
          </w:divBdr>
        </w:div>
        <w:div w:id="1828089579">
          <w:marLeft w:val="0"/>
          <w:marRight w:val="0"/>
          <w:marTop w:val="0"/>
          <w:marBottom w:val="0"/>
          <w:divBdr>
            <w:top w:val="none" w:sz="0" w:space="0" w:color="auto"/>
            <w:left w:val="none" w:sz="0" w:space="0" w:color="auto"/>
            <w:bottom w:val="none" w:sz="0" w:space="0" w:color="auto"/>
            <w:right w:val="none" w:sz="0" w:space="0" w:color="auto"/>
          </w:divBdr>
        </w:div>
      </w:divsChild>
    </w:div>
    <w:div w:id="187180823">
      <w:bodyDiv w:val="1"/>
      <w:marLeft w:val="0"/>
      <w:marRight w:val="0"/>
      <w:marTop w:val="0"/>
      <w:marBottom w:val="0"/>
      <w:divBdr>
        <w:top w:val="none" w:sz="0" w:space="0" w:color="auto"/>
        <w:left w:val="none" w:sz="0" w:space="0" w:color="auto"/>
        <w:bottom w:val="none" w:sz="0" w:space="0" w:color="auto"/>
        <w:right w:val="none" w:sz="0" w:space="0" w:color="auto"/>
      </w:divBdr>
      <w:divsChild>
        <w:div w:id="203256770">
          <w:marLeft w:val="0"/>
          <w:marRight w:val="0"/>
          <w:marTop w:val="0"/>
          <w:marBottom w:val="0"/>
          <w:divBdr>
            <w:top w:val="none" w:sz="0" w:space="0" w:color="auto"/>
            <w:left w:val="none" w:sz="0" w:space="0" w:color="auto"/>
            <w:bottom w:val="none" w:sz="0" w:space="0" w:color="auto"/>
            <w:right w:val="none" w:sz="0" w:space="0" w:color="auto"/>
          </w:divBdr>
          <w:divsChild>
            <w:div w:id="1411540696">
              <w:marLeft w:val="0"/>
              <w:marRight w:val="0"/>
              <w:marTop w:val="30"/>
              <w:marBottom w:val="30"/>
              <w:divBdr>
                <w:top w:val="none" w:sz="0" w:space="0" w:color="auto"/>
                <w:left w:val="none" w:sz="0" w:space="0" w:color="auto"/>
                <w:bottom w:val="none" w:sz="0" w:space="0" w:color="auto"/>
                <w:right w:val="none" w:sz="0" w:space="0" w:color="auto"/>
              </w:divBdr>
              <w:divsChild>
                <w:div w:id="415127424">
                  <w:marLeft w:val="0"/>
                  <w:marRight w:val="0"/>
                  <w:marTop w:val="0"/>
                  <w:marBottom w:val="0"/>
                  <w:divBdr>
                    <w:top w:val="none" w:sz="0" w:space="0" w:color="auto"/>
                    <w:left w:val="none" w:sz="0" w:space="0" w:color="auto"/>
                    <w:bottom w:val="none" w:sz="0" w:space="0" w:color="auto"/>
                    <w:right w:val="none" w:sz="0" w:space="0" w:color="auto"/>
                  </w:divBdr>
                  <w:divsChild>
                    <w:div w:id="50271017">
                      <w:marLeft w:val="0"/>
                      <w:marRight w:val="0"/>
                      <w:marTop w:val="0"/>
                      <w:marBottom w:val="0"/>
                      <w:divBdr>
                        <w:top w:val="none" w:sz="0" w:space="0" w:color="auto"/>
                        <w:left w:val="none" w:sz="0" w:space="0" w:color="auto"/>
                        <w:bottom w:val="none" w:sz="0" w:space="0" w:color="auto"/>
                        <w:right w:val="none" w:sz="0" w:space="0" w:color="auto"/>
                      </w:divBdr>
                    </w:div>
                  </w:divsChild>
                </w:div>
                <w:div w:id="435827918">
                  <w:marLeft w:val="0"/>
                  <w:marRight w:val="0"/>
                  <w:marTop w:val="0"/>
                  <w:marBottom w:val="0"/>
                  <w:divBdr>
                    <w:top w:val="none" w:sz="0" w:space="0" w:color="auto"/>
                    <w:left w:val="none" w:sz="0" w:space="0" w:color="auto"/>
                    <w:bottom w:val="none" w:sz="0" w:space="0" w:color="auto"/>
                    <w:right w:val="none" w:sz="0" w:space="0" w:color="auto"/>
                  </w:divBdr>
                  <w:divsChild>
                    <w:div w:id="292179250">
                      <w:marLeft w:val="0"/>
                      <w:marRight w:val="0"/>
                      <w:marTop w:val="0"/>
                      <w:marBottom w:val="0"/>
                      <w:divBdr>
                        <w:top w:val="none" w:sz="0" w:space="0" w:color="auto"/>
                        <w:left w:val="none" w:sz="0" w:space="0" w:color="auto"/>
                        <w:bottom w:val="none" w:sz="0" w:space="0" w:color="auto"/>
                        <w:right w:val="none" w:sz="0" w:space="0" w:color="auto"/>
                      </w:divBdr>
                    </w:div>
                  </w:divsChild>
                </w:div>
                <w:div w:id="472453653">
                  <w:marLeft w:val="0"/>
                  <w:marRight w:val="0"/>
                  <w:marTop w:val="0"/>
                  <w:marBottom w:val="0"/>
                  <w:divBdr>
                    <w:top w:val="none" w:sz="0" w:space="0" w:color="auto"/>
                    <w:left w:val="none" w:sz="0" w:space="0" w:color="auto"/>
                    <w:bottom w:val="none" w:sz="0" w:space="0" w:color="auto"/>
                    <w:right w:val="none" w:sz="0" w:space="0" w:color="auto"/>
                  </w:divBdr>
                  <w:divsChild>
                    <w:div w:id="1855148839">
                      <w:marLeft w:val="0"/>
                      <w:marRight w:val="0"/>
                      <w:marTop w:val="0"/>
                      <w:marBottom w:val="0"/>
                      <w:divBdr>
                        <w:top w:val="none" w:sz="0" w:space="0" w:color="auto"/>
                        <w:left w:val="none" w:sz="0" w:space="0" w:color="auto"/>
                        <w:bottom w:val="none" w:sz="0" w:space="0" w:color="auto"/>
                        <w:right w:val="none" w:sz="0" w:space="0" w:color="auto"/>
                      </w:divBdr>
                    </w:div>
                  </w:divsChild>
                </w:div>
                <w:div w:id="511337337">
                  <w:marLeft w:val="0"/>
                  <w:marRight w:val="0"/>
                  <w:marTop w:val="0"/>
                  <w:marBottom w:val="0"/>
                  <w:divBdr>
                    <w:top w:val="none" w:sz="0" w:space="0" w:color="auto"/>
                    <w:left w:val="none" w:sz="0" w:space="0" w:color="auto"/>
                    <w:bottom w:val="none" w:sz="0" w:space="0" w:color="auto"/>
                    <w:right w:val="none" w:sz="0" w:space="0" w:color="auto"/>
                  </w:divBdr>
                  <w:divsChild>
                    <w:div w:id="786267756">
                      <w:marLeft w:val="0"/>
                      <w:marRight w:val="0"/>
                      <w:marTop w:val="0"/>
                      <w:marBottom w:val="0"/>
                      <w:divBdr>
                        <w:top w:val="none" w:sz="0" w:space="0" w:color="auto"/>
                        <w:left w:val="none" w:sz="0" w:space="0" w:color="auto"/>
                        <w:bottom w:val="none" w:sz="0" w:space="0" w:color="auto"/>
                        <w:right w:val="none" w:sz="0" w:space="0" w:color="auto"/>
                      </w:divBdr>
                    </w:div>
                  </w:divsChild>
                </w:div>
                <w:div w:id="565074800">
                  <w:marLeft w:val="0"/>
                  <w:marRight w:val="0"/>
                  <w:marTop w:val="0"/>
                  <w:marBottom w:val="0"/>
                  <w:divBdr>
                    <w:top w:val="none" w:sz="0" w:space="0" w:color="auto"/>
                    <w:left w:val="none" w:sz="0" w:space="0" w:color="auto"/>
                    <w:bottom w:val="none" w:sz="0" w:space="0" w:color="auto"/>
                    <w:right w:val="none" w:sz="0" w:space="0" w:color="auto"/>
                  </w:divBdr>
                  <w:divsChild>
                    <w:div w:id="517231990">
                      <w:marLeft w:val="0"/>
                      <w:marRight w:val="0"/>
                      <w:marTop w:val="0"/>
                      <w:marBottom w:val="0"/>
                      <w:divBdr>
                        <w:top w:val="none" w:sz="0" w:space="0" w:color="auto"/>
                        <w:left w:val="none" w:sz="0" w:space="0" w:color="auto"/>
                        <w:bottom w:val="none" w:sz="0" w:space="0" w:color="auto"/>
                        <w:right w:val="none" w:sz="0" w:space="0" w:color="auto"/>
                      </w:divBdr>
                    </w:div>
                  </w:divsChild>
                </w:div>
                <w:div w:id="600456103">
                  <w:marLeft w:val="0"/>
                  <w:marRight w:val="0"/>
                  <w:marTop w:val="0"/>
                  <w:marBottom w:val="0"/>
                  <w:divBdr>
                    <w:top w:val="none" w:sz="0" w:space="0" w:color="auto"/>
                    <w:left w:val="none" w:sz="0" w:space="0" w:color="auto"/>
                    <w:bottom w:val="none" w:sz="0" w:space="0" w:color="auto"/>
                    <w:right w:val="none" w:sz="0" w:space="0" w:color="auto"/>
                  </w:divBdr>
                  <w:divsChild>
                    <w:div w:id="1627469675">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0" w:color="auto"/>
                    <w:left w:val="none" w:sz="0" w:space="0" w:color="auto"/>
                    <w:bottom w:val="none" w:sz="0" w:space="0" w:color="auto"/>
                    <w:right w:val="none" w:sz="0" w:space="0" w:color="auto"/>
                  </w:divBdr>
                  <w:divsChild>
                    <w:div w:id="1768889704">
                      <w:marLeft w:val="0"/>
                      <w:marRight w:val="0"/>
                      <w:marTop w:val="0"/>
                      <w:marBottom w:val="0"/>
                      <w:divBdr>
                        <w:top w:val="none" w:sz="0" w:space="0" w:color="auto"/>
                        <w:left w:val="none" w:sz="0" w:space="0" w:color="auto"/>
                        <w:bottom w:val="none" w:sz="0" w:space="0" w:color="auto"/>
                        <w:right w:val="none" w:sz="0" w:space="0" w:color="auto"/>
                      </w:divBdr>
                    </w:div>
                  </w:divsChild>
                </w:div>
                <w:div w:id="649948246">
                  <w:marLeft w:val="0"/>
                  <w:marRight w:val="0"/>
                  <w:marTop w:val="0"/>
                  <w:marBottom w:val="0"/>
                  <w:divBdr>
                    <w:top w:val="none" w:sz="0" w:space="0" w:color="auto"/>
                    <w:left w:val="none" w:sz="0" w:space="0" w:color="auto"/>
                    <w:bottom w:val="none" w:sz="0" w:space="0" w:color="auto"/>
                    <w:right w:val="none" w:sz="0" w:space="0" w:color="auto"/>
                  </w:divBdr>
                  <w:divsChild>
                    <w:div w:id="1744914184">
                      <w:marLeft w:val="0"/>
                      <w:marRight w:val="0"/>
                      <w:marTop w:val="0"/>
                      <w:marBottom w:val="0"/>
                      <w:divBdr>
                        <w:top w:val="none" w:sz="0" w:space="0" w:color="auto"/>
                        <w:left w:val="none" w:sz="0" w:space="0" w:color="auto"/>
                        <w:bottom w:val="none" w:sz="0" w:space="0" w:color="auto"/>
                        <w:right w:val="none" w:sz="0" w:space="0" w:color="auto"/>
                      </w:divBdr>
                    </w:div>
                  </w:divsChild>
                </w:div>
                <w:div w:id="651713796">
                  <w:marLeft w:val="0"/>
                  <w:marRight w:val="0"/>
                  <w:marTop w:val="0"/>
                  <w:marBottom w:val="0"/>
                  <w:divBdr>
                    <w:top w:val="none" w:sz="0" w:space="0" w:color="auto"/>
                    <w:left w:val="none" w:sz="0" w:space="0" w:color="auto"/>
                    <w:bottom w:val="none" w:sz="0" w:space="0" w:color="auto"/>
                    <w:right w:val="none" w:sz="0" w:space="0" w:color="auto"/>
                  </w:divBdr>
                  <w:divsChild>
                    <w:div w:id="1212032844">
                      <w:marLeft w:val="0"/>
                      <w:marRight w:val="0"/>
                      <w:marTop w:val="0"/>
                      <w:marBottom w:val="0"/>
                      <w:divBdr>
                        <w:top w:val="none" w:sz="0" w:space="0" w:color="auto"/>
                        <w:left w:val="none" w:sz="0" w:space="0" w:color="auto"/>
                        <w:bottom w:val="none" w:sz="0" w:space="0" w:color="auto"/>
                        <w:right w:val="none" w:sz="0" w:space="0" w:color="auto"/>
                      </w:divBdr>
                    </w:div>
                  </w:divsChild>
                </w:div>
                <w:div w:id="688486802">
                  <w:marLeft w:val="0"/>
                  <w:marRight w:val="0"/>
                  <w:marTop w:val="0"/>
                  <w:marBottom w:val="0"/>
                  <w:divBdr>
                    <w:top w:val="none" w:sz="0" w:space="0" w:color="auto"/>
                    <w:left w:val="none" w:sz="0" w:space="0" w:color="auto"/>
                    <w:bottom w:val="none" w:sz="0" w:space="0" w:color="auto"/>
                    <w:right w:val="none" w:sz="0" w:space="0" w:color="auto"/>
                  </w:divBdr>
                  <w:divsChild>
                    <w:div w:id="1290894069">
                      <w:marLeft w:val="0"/>
                      <w:marRight w:val="0"/>
                      <w:marTop w:val="0"/>
                      <w:marBottom w:val="0"/>
                      <w:divBdr>
                        <w:top w:val="none" w:sz="0" w:space="0" w:color="auto"/>
                        <w:left w:val="none" w:sz="0" w:space="0" w:color="auto"/>
                        <w:bottom w:val="none" w:sz="0" w:space="0" w:color="auto"/>
                        <w:right w:val="none" w:sz="0" w:space="0" w:color="auto"/>
                      </w:divBdr>
                    </w:div>
                  </w:divsChild>
                </w:div>
                <w:div w:id="711997253">
                  <w:marLeft w:val="0"/>
                  <w:marRight w:val="0"/>
                  <w:marTop w:val="0"/>
                  <w:marBottom w:val="0"/>
                  <w:divBdr>
                    <w:top w:val="none" w:sz="0" w:space="0" w:color="auto"/>
                    <w:left w:val="none" w:sz="0" w:space="0" w:color="auto"/>
                    <w:bottom w:val="none" w:sz="0" w:space="0" w:color="auto"/>
                    <w:right w:val="none" w:sz="0" w:space="0" w:color="auto"/>
                  </w:divBdr>
                  <w:divsChild>
                    <w:div w:id="44723312">
                      <w:marLeft w:val="0"/>
                      <w:marRight w:val="0"/>
                      <w:marTop w:val="0"/>
                      <w:marBottom w:val="0"/>
                      <w:divBdr>
                        <w:top w:val="none" w:sz="0" w:space="0" w:color="auto"/>
                        <w:left w:val="none" w:sz="0" w:space="0" w:color="auto"/>
                        <w:bottom w:val="none" w:sz="0" w:space="0" w:color="auto"/>
                        <w:right w:val="none" w:sz="0" w:space="0" w:color="auto"/>
                      </w:divBdr>
                    </w:div>
                  </w:divsChild>
                </w:div>
                <w:div w:id="787313913">
                  <w:marLeft w:val="0"/>
                  <w:marRight w:val="0"/>
                  <w:marTop w:val="0"/>
                  <w:marBottom w:val="0"/>
                  <w:divBdr>
                    <w:top w:val="none" w:sz="0" w:space="0" w:color="auto"/>
                    <w:left w:val="none" w:sz="0" w:space="0" w:color="auto"/>
                    <w:bottom w:val="none" w:sz="0" w:space="0" w:color="auto"/>
                    <w:right w:val="none" w:sz="0" w:space="0" w:color="auto"/>
                  </w:divBdr>
                  <w:divsChild>
                    <w:div w:id="944196581">
                      <w:marLeft w:val="0"/>
                      <w:marRight w:val="0"/>
                      <w:marTop w:val="0"/>
                      <w:marBottom w:val="0"/>
                      <w:divBdr>
                        <w:top w:val="none" w:sz="0" w:space="0" w:color="auto"/>
                        <w:left w:val="none" w:sz="0" w:space="0" w:color="auto"/>
                        <w:bottom w:val="none" w:sz="0" w:space="0" w:color="auto"/>
                        <w:right w:val="none" w:sz="0" w:space="0" w:color="auto"/>
                      </w:divBdr>
                    </w:div>
                  </w:divsChild>
                </w:div>
                <w:div w:id="938683795">
                  <w:marLeft w:val="0"/>
                  <w:marRight w:val="0"/>
                  <w:marTop w:val="0"/>
                  <w:marBottom w:val="0"/>
                  <w:divBdr>
                    <w:top w:val="none" w:sz="0" w:space="0" w:color="auto"/>
                    <w:left w:val="none" w:sz="0" w:space="0" w:color="auto"/>
                    <w:bottom w:val="none" w:sz="0" w:space="0" w:color="auto"/>
                    <w:right w:val="none" w:sz="0" w:space="0" w:color="auto"/>
                  </w:divBdr>
                  <w:divsChild>
                    <w:div w:id="746461697">
                      <w:marLeft w:val="0"/>
                      <w:marRight w:val="0"/>
                      <w:marTop w:val="0"/>
                      <w:marBottom w:val="0"/>
                      <w:divBdr>
                        <w:top w:val="none" w:sz="0" w:space="0" w:color="auto"/>
                        <w:left w:val="none" w:sz="0" w:space="0" w:color="auto"/>
                        <w:bottom w:val="none" w:sz="0" w:space="0" w:color="auto"/>
                        <w:right w:val="none" w:sz="0" w:space="0" w:color="auto"/>
                      </w:divBdr>
                    </w:div>
                  </w:divsChild>
                </w:div>
                <w:div w:id="960383131">
                  <w:marLeft w:val="0"/>
                  <w:marRight w:val="0"/>
                  <w:marTop w:val="0"/>
                  <w:marBottom w:val="0"/>
                  <w:divBdr>
                    <w:top w:val="none" w:sz="0" w:space="0" w:color="auto"/>
                    <w:left w:val="none" w:sz="0" w:space="0" w:color="auto"/>
                    <w:bottom w:val="none" w:sz="0" w:space="0" w:color="auto"/>
                    <w:right w:val="none" w:sz="0" w:space="0" w:color="auto"/>
                  </w:divBdr>
                  <w:divsChild>
                    <w:div w:id="95443232">
                      <w:marLeft w:val="0"/>
                      <w:marRight w:val="0"/>
                      <w:marTop w:val="0"/>
                      <w:marBottom w:val="0"/>
                      <w:divBdr>
                        <w:top w:val="none" w:sz="0" w:space="0" w:color="auto"/>
                        <w:left w:val="none" w:sz="0" w:space="0" w:color="auto"/>
                        <w:bottom w:val="none" w:sz="0" w:space="0" w:color="auto"/>
                        <w:right w:val="none" w:sz="0" w:space="0" w:color="auto"/>
                      </w:divBdr>
                    </w:div>
                  </w:divsChild>
                </w:div>
                <w:div w:id="963659127">
                  <w:marLeft w:val="0"/>
                  <w:marRight w:val="0"/>
                  <w:marTop w:val="0"/>
                  <w:marBottom w:val="0"/>
                  <w:divBdr>
                    <w:top w:val="none" w:sz="0" w:space="0" w:color="auto"/>
                    <w:left w:val="none" w:sz="0" w:space="0" w:color="auto"/>
                    <w:bottom w:val="none" w:sz="0" w:space="0" w:color="auto"/>
                    <w:right w:val="none" w:sz="0" w:space="0" w:color="auto"/>
                  </w:divBdr>
                  <w:divsChild>
                    <w:div w:id="1876231743">
                      <w:marLeft w:val="0"/>
                      <w:marRight w:val="0"/>
                      <w:marTop w:val="0"/>
                      <w:marBottom w:val="0"/>
                      <w:divBdr>
                        <w:top w:val="none" w:sz="0" w:space="0" w:color="auto"/>
                        <w:left w:val="none" w:sz="0" w:space="0" w:color="auto"/>
                        <w:bottom w:val="none" w:sz="0" w:space="0" w:color="auto"/>
                        <w:right w:val="none" w:sz="0" w:space="0" w:color="auto"/>
                      </w:divBdr>
                    </w:div>
                  </w:divsChild>
                </w:div>
                <w:div w:id="1020011732">
                  <w:marLeft w:val="0"/>
                  <w:marRight w:val="0"/>
                  <w:marTop w:val="0"/>
                  <w:marBottom w:val="0"/>
                  <w:divBdr>
                    <w:top w:val="none" w:sz="0" w:space="0" w:color="auto"/>
                    <w:left w:val="none" w:sz="0" w:space="0" w:color="auto"/>
                    <w:bottom w:val="none" w:sz="0" w:space="0" w:color="auto"/>
                    <w:right w:val="none" w:sz="0" w:space="0" w:color="auto"/>
                  </w:divBdr>
                  <w:divsChild>
                    <w:div w:id="1989624348">
                      <w:marLeft w:val="0"/>
                      <w:marRight w:val="0"/>
                      <w:marTop w:val="0"/>
                      <w:marBottom w:val="0"/>
                      <w:divBdr>
                        <w:top w:val="none" w:sz="0" w:space="0" w:color="auto"/>
                        <w:left w:val="none" w:sz="0" w:space="0" w:color="auto"/>
                        <w:bottom w:val="none" w:sz="0" w:space="0" w:color="auto"/>
                        <w:right w:val="none" w:sz="0" w:space="0" w:color="auto"/>
                      </w:divBdr>
                    </w:div>
                  </w:divsChild>
                </w:div>
                <w:div w:id="1220751514">
                  <w:marLeft w:val="0"/>
                  <w:marRight w:val="0"/>
                  <w:marTop w:val="0"/>
                  <w:marBottom w:val="0"/>
                  <w:divBdr>
                    <w:top w:val="none" w:sz="0" w:space="0" w:color="auto"/>
                    <w:left w:val="none" w:sz="0" w:space="0" w:color="auto"/>
                    <w:bottom w:val="none" w:sz="0" w:space="0" w:color="auto"/>
                    <w:right w:val="none" w:sz="0" w:space="0" w:color="auto"/>
                  </w:divBdr>
                  <w:divsChild>
                    <w:div w:id="27068799">
                      <w:marLeft w:val="0"/>
                      <w:marRight w:val="0"/>
                      <w:marTop w:val="0"/>
                      <w:marBottom w:val="0"/>
                      <w:divBdr>
                        <w:top w:val="none" w:sz="0" w:space="0" w:color="auto"/>
                        <w:left w:val="none" w:sz="0" w:space="0" w:color="auto"/>
                        <w:bottom w:val="none" w:sz="0" w:space="0" w:color="auto"/>
                        <w:right w:val="none" w:sz="0" w:space="0" w:color="auto"/>
                      </w:divBdr>
                    </w:div>
                  </w:divsChild>
                </w:div>
                <w:div w:id="1294486975">
                  <w:marLeft w:val="0"/>
                  <w:marRight w:val="0"/>
                  <w:marTop w:val="0"/>
                  <w:marBottom w:val="0"/>
                  <w:divBdr>
                    <w:top w:val="none" w:sz="0" w:space="0" w:color="auto"/>
                    <w:left w:val="none" w:sz="0" w:space="0" w:color="auto"/>
                    <w:bottom w:val="none" w:sz="0" w:space="0" w:color="auto"/>
                    <w:right w:val="none" w:sz="0" w:space="0" w:color="auto"/>
                  </w:divBdr>
                  <w:divsChild>
                    <w:div w:id="628514441">
                      <w:marLeft w:val="0"/>
                      <w:marRight w:val="0"/>
                      <w:marTop w:val="0"/>
                      <w:marBottom w:val="0"/>
                      <w:divBdr>
                        <w:top w:val="none" w:sz="0" w:space="0" w:color="auto"/>
                        <w:left w:val="none" w:sz="0" w:space="0" w:color="auto"/>
                        <w:bottom w:val="none" w:sz="0" w:space="0" w:color="auto"/>
                        <w:right w:val="none" w:sz="0" w:space="0" w:color="auto"/>
                      </w:divBdr>
                    </w:div>
                  </w:divsChild>
                </w:div>
                <w:div w:id="1414011892">
                  <w:marLeft w:val="0"/>
                  <w:marRight w:val="0"/>
                  <w:marTop w:val="0"/>
                  <w:marBottom w:val="0"/>
                  <w:divBdr>
                    <w:top w:val="none" w:sz="0" w:space="0" w:color="auto"/>
                    <w:left w:val="none" w:sz="0" w:space="0" w:color="auto"/>
                    <w:bottom w:val="none" w:sz="0" w:space="0" w:color="auto"/>
                    <w:right w:val="none" w:sz="0" w:space="0" w:color="auto"/>
                  </w:divBdr>
                  <w:divsChild>
                    <w:div w:id="1775972875">
                      <w:marLeft w:val="0"/>
                      <w:marRight w:val="0"/>
                      <w:marTop w:val="0"/>
                      <w:marBottom w:val="0"/>
                      <w:divBdr>
                        <w:top w:val="none" w:sz="0" w:space="0" w:color="auto"/>
                        <w:left w:val="none" w:sz="0" w:space="0" w:color="auto"/>
                        <w:bottom w:val="none" w:sz="0" w:space="0" w:color="auto"/>
                        <w:right w:val="none" w:sz="0" w:space="0" w:color="auto"/>
                      </w:divBdr>
                    </w:div>
                  </w:divsChild>
                </w:div>
                <w:div w:id="1444811775">
                  <w:marLeft w:val="0"/>
                  <w:marRight w:val="0"/>
                  <w:marTop w:val="0"/>
                  <w:marBottom w:val="0"/>
                  <w:divBdr>
                    <w:top w:val="none" w:sz="0" w:space="0" w:color="auto"/>
                    <w:left w:val="none" w:sz="0" w:space="0" w:color="auto"/>
                    <w:bottom w:val="none" w:sz="0" w:space="0" w:color="auto"/>
                    <w:right w:val="none" w:sz="0" w:space="0" w:color="auto"/>
                  </w:divBdr>
                  <w:divsChild>
                    <w:div w:id="1833182096">
                      <w:marLeft w:val="0"/>
                      <w:marRight w:val="0"/>
                      <w:marTop w:val="0"/>
                      <w:marBottom w:val="0"/>
                      <w:divBdr>
                        <w:top w:val="none" w:sz="0" w:space="0" w:color="auto"/>
                        <w:left w:val="none" w:sz="0" w:space="0" w:color="auto"/>
                        <w:bottom w:val="none" w:sz="0" w:space="0" w:color="auto"/>
                        <w:right w:val="none" w:sz="0" w:space="0" w:color="auto"/>
                      </w:divBdr>
                    </w:div>
                  </w:divsChild>
                </w:div>
                <w:div w:id="1585800342">
                  <w:marLeft w:val="0"/>
                  <w:marRight w:val="0"/>
                  <w:marTop w:val="0"/>
                  <w:marBottom w:val="0"/>
                  <w:divBdr>
                    <w:top w:val="none" w:sz="0" w:space="0" w:color="auto"/>
                    <w:left w:val="none" w:sz="0" w:space="0" w:color="auto"/>
                    <w:bottom w:val="none" w:sz="0" w:space="0" w:color="auto"/>
                    <w:right w:val="none" w:sz="0" w:space="0" w:color="auto"/>
                  </w:divBdr>
                  <w:divsChild>
                    <w:div w:id="252976659">
                      <w:marLeft w:val="0"/>
                      <w:marRight w:val="0"/>
                      <w:marTop w:val="0"/>
                      <w:marBottom w:val="0"/>
                      <w:divBdr>
                        <w:top w:val="none" w:sz="0" w:space="0" w:color="auto"/>
                        <w:left w:val="none" w:sz="0" w:space="0" w:color="auto"/>
                        <w:bottom w:val="none" w:sz="0" w:space="0" w:color="auto"/>
                        <w:right w:val="none" w:sz="0" w:space="0" w:color="auto"/>
                      </w:divBdr>
                    </w:div>
                  </w:divsChild>
                </w:div>
                <w:div w:id="1787306705">
                  <w:marLeft w:val="0"/>
                  <w:marRight w:val="0"/>
                  <w:marTop w:val="0"/>
                  <w:marBottom w:val="0"/>
                  <w:divBdr>
                    <w:top w:val="none" w:sz="0" w:space="0" w:color="auto"/>
                    <w:left w:val="none" w:sz="0" w:space="0" w:color="auto"/>
                    <w:bottom w:val="none" w:sz="0" w:space="0" w:color="auto"/>
                    <w:right w:val="none" w:sz="0" w:space="0" w:color="auto"/>
                  </w:divBdr>
                  <w:divsChild>
                    <w:div w:id="980958899">
                      <w:marLeft w:val="0"/>
                      <w:marRight w:val="0"/>
                      <w:marTop w:val="0"/>
                      <w:marBottom w:val="0"/>
                      <w:divBdr>
                        <w:top w:val="none" w:sz="0" w:space="0" w:color="auto"/>
                        <w:left w:val="none" w:sz="0" w:space="0" w:color="auto"/>
                        <w:bottom w:val="none" w:sz="0" w:space="0" w:color="auto"/>
                        <w:right w:val="none" w:sz="0" w:space="0" w:color="auto"/>
                      </w:divBdr>
                    </w:div>
                  </w:divsChild>
                </w:div>
                <w:div w:id="1878397532">
                  <w:marLeft w:val="0"/>
                  <w:marRight w:val="0"/>
                  <w:marTop w:val="0"/>
                  <w:marBottom w:val="0"/>
                  <w:divBdr>
                    <w:top w:val="none" w:sz="0" w:space="0" w:color="auto"/>
                    <w:left w:val="none" w:sz="0" w:space="0" w:color="auto"/>
                    <w:bottom w:val="none" w:sz="0" w:space="0" w:color="auto"/>
                    <w:right w:val="none" w:sz="0" w:space="0" w:color="auto"/>
                  </w:divBdr>
                  <w:divsChild>
                    <w:div w:id="887448155">
                      <w:marLeft w:val="0"/>
                      <w:marRight w:val="0"/>
                      <w:marTop w:val="0"/>
                      <w:marBottom w:val="0"/>
                      <w:divBdr>
                        <w:top w:val="none" w:sz="0" w:space="0" w:color="auto"/>
                        <w:left w:val="none" w:sz="0" w:space="0" w:color="auto"/>
                        <w:bottom w:val="none" w:sz="0" w:space="0" w:color="auto"/>
                        <w:right w:val="none" w:sz="0" w:space="0" w:color="auto"/>
                      </w:divBdr>
                    </w:div>
                  </w:divsChild>
                </w:div>
                <w:div w:id="1975675170">
                  <w:marLeft w:val="0"/>
                  <w:marRight w:val="0"/>
                  <w:marTop w:val="0"/>
                  <w:marBottom w:val="0"/>
                  <w:divBdr>
                    <w:top w:val="none" w:sz="0" w:space="0" w:color="auto"/>
                    <w:left w:val="none" w:sz="0" w:space="0" w:color="auto"/>
                    <w:bottom w:val="none" w:sz="0" w:space="0" w:color="auto"/>
                    <w:right w:val="none" w:sz="0" w:space="0" w:color="auto"/>
                  </w:divBdr>
                  <w:divsChild>
                    <w:div w:id="361248655">
                      <w:marLeft w:val="0"/>
                      <w:marRight w:val="0"/>
                      <w:marTop w:val="0"/>
                      <w:marBottom w:val="0"/>
                      <w:divBdr>
                        <w:top w:val="none" w:sz="0" w:space="0" w:color="auto"/>
                        <w:left w:val="none" w:sz="0" w:space="0" w:color="auto"/>
                        <w:bottom w:val="none" w:sz="0" w:space="0" w:color="auto"/>
                        <w:right w:val="none" w:sz="0" w:space="0" w:color="auto"/>
                      </w:divBdr>
                    </w:div>
                  </w:divsChild>
                </w:div>
                <w:div w:id="1991859118">
                  <w:marLeft w:val="0"/>
                  <w:marRight w:val="0"/>
                  <w:marTop w:val="0"/>
                  <w:marBottom w:val="0"/>
                  <w:divBdr>
                    <w:top w:val="none" w:sz="0" w:space="0" w:color="auto"/>
                    <w:left w:val="none" w:sz="0" w:space="0" w:color="auto"/>
                    <w:bottom w:val="none" w:sz="0" w:space="0" w:color="auto"/>
                    <w:right w:val="none" w:sz="0" w:space="0" w:color="auto"/>
                  </w:divBdr>
                  <w:divsChild>
                    <w:div w:id="11661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50418">
          <w:marLeft w:val="0"/>
          <w:marRight w:val="0"/>
          <w:marTop w:val="0"/>
          <w:marBottom w:val="0"/>
          <w:divBdr>
            <w:top w:val="none" w:sz="0" w:space="0" w:color="auto"/>
            <w:left w:val="none" w:sz="0" w:space="0" w:color="auto"/>
            <w:bottom w:val="none" w:sz="0" w:space="0" w:color="auto"/>
            <w:right w:val="none" w:sz="0" w:space="0" w:color="auto"/>
          </w:divBdr>
        </w:div>
        <w:div w:id="1358461326">
          <w:marLeft w:val="0"/>
          <w:marRight w:val="0"/>
          <w:marTop w:val="0"/>
          <w:marBottom w:val="0"/>
          <w:divBdr>
            <w:top w:val="none" w:sz="0" w:space="0" w:color="auto"/>
            <w:left w:val="none" w:sz="0" w:space="0" w:color="auto"/>
            <w:bottom w:val="none" w:sz="0" w:space="0" w:color="auto"/>
            <w:right w:val="none" w:sz="0" w:space="0" w:color="auto"/>
          </w:divBdr>
        </w:div>
      </w:divsChild>
    </w:div>
    <w:div w:id="321473574">
      <w:bodyDiv w:val="1"/>
      <w:marLeft w:val="0"/>
      <w:marRight w:val="0"/>
      <w:marTop w:val="0"/>
      <w:marBottom w:val="0"/>
      <w:divBdr>
        <w:top w:val="none" w:sz="0" w:space="0" w:color="auto"/>
        <w:left w:val="none" w:sz="0" w:space="0" w:color="auto"/>
        <w:bottom w:val="none" w:sz="0" w:space="0" w:color="auto"/>
        <w:right w:val="none" w:sz="0" w:space="0" w:color="auto"/>
      </w:divBdr>
      <w:divsChild>
        <w:div w:id="71200201">
          <w:marLeft w:val="0"/>
          <w:marRight w:val="0"/>
          <w:marTop w:val="0"/>
          <w:marBottom w:val="0"/>
          <w:divBdr>
            <w:top w:val="none" w:sz="0" w:space="0" w:color="auto"/>
            <w:left w:val="none" w:sz="0" w:space="0" w:color="auto"/>
            <w:bottom w:val="none" w:sz="0" w:space="0" w:color="auto"/>
            <w:right w:val="none" w:sz="0" w:space="0" w:color="auto"/>
          </w:divBdr>
        </w:div>
        <w:div w:id="81150185">
          <w:marLeft w:val="0"/>
          <w:marRight w:val="0"/>
          <w:marTop w:val="0"/>
          <w:marBottom w:val="0"/>
          <w:divBdr>
            <w:top w:val="none" w:sz="0" w:space="0" w:color="auto"/>
            <w:left w:val="none" w:sz="0" w:space="0" w:color="auto"/>
            <w:bottom w:val="none" w:sz="0" w:space="0" w:color="auto"/>
            <w:right w:val="none" w:sz="0" w:space="0" w:color="auto"/>
          </w:divBdr>
        </w:div>
        <w:div w:id="84807748">
          <w:marLeft w:val="0"/>
          <w:marRight w:val="0"/>
          <w:marTop w:val="0"/>
          <w:marBottom w:val="0"/>
          <w:divBdr>
            <w:top w:val="none" w:sz="0" w:space="0" w:color="auto"/>
            <w:left w:val="none" w:sz="0" w:space="0" w:color="auto"/>
            <w:bottom w:val="none" w:sz="0" w:space="0" w:color="auto"/>
            <w:right w:val="none" w:sz="0" w:space="0" w:color="auto"/>
          </w:divBdr>
        </w:div>
        <w:div w:id="138157221">
          <w:marLeft w:val="0"/>
          <w:marRight w:val="0"/>
          <w:marTop w:val="0"/>
          <w:marBottom w:val="0"/>
          <w:divBdr>
            <w:top w:val="none" w:sz="0" w:space="0" w:color="auto"/>
            <w:left w:val="none" w:sz="0" w:space="0" w:color="auto"/>
            <w:bottom w:val="none" w:sz="0" w:space="0" w:color="auto"/>
            <w:right w:val="none" w:sz="0" w:space="0" w:color="auto"/>
          </w:divBdr>
        </w:div>
        <w:div w:id="143280276">
          <w:marLeft w:val="0"/>
          <w:marRight w:val="0"/>
          <w:marTop w:val="0"/>
          <w:marBottom w:val="0"/>
          <w:divBdr>
            <w:top w:val="none" w:sz="0" w:space="0" w:color="auto"/>
            <w:left w:val="none" w:sz="0" w:space="0" w:color="auto"/>
            <w:bottom w:val="none" w:sz="0" w:space="0" w:color="auto"/>
            <w:right w:val="none" w:sz="0" w:space="0" w:color="auto"/>
          </w:divBdr>
        </w:div>
        <w:div w:id="182715123">
          <w:marLeft w:val="0"/>
          <w:marRight w:val="0"/>
          <w:marTop w:val="0"/>
          <w:marBottom w:val="0"/>
          <w:divBdr>
            <w:top w:val="none" w:sz="0" w:space="0" w:color="auto"/>
            <w:left w:val="none" w:sz="0" w:space="0" w:color="auto"/>
            <w:bottom w:val="none" w:sz="0" w:space="0" w:color="auto"/>
            <w:right w:val="none" w:sz="0" w:space="0" w:color="auto"/>
          </w:divBdr>
        </w:div>
        <w:div w:id="189150130">
          <w:marLeft w:val="0"/>
          <w:marRight w:val="0"/>
          <w:marTop w:val="0"/>
          <w:marBottom w:val="0"/>
          <w:divBdr>
            <w:top w:val="none" w:sz="0" w:space="0" w:color="auto"/>
            <w:left w:val="none" w:sz="0" w:space="0" w:color="auto"/>
            <w:bottom w:val="none" w:sz="0" w:space="0" w:color="auto"/>
            <w:right w:val="none" w:sz="0" w:space="0" w:color="auto"/>
          </w:divBdr>
        </w:div>
        <w:div w:id="200440724">
          <w:marLeft w:val="0"/>
          <w:marRight w:val="0"/>
          <w:marTop w:val="0"/>
          <w:marBottom w:val="0"/>
          <w:divBdr>
            <w:top w:val="none" w:sz="0" w:space="0" w:color="auto"/>
            <w:left w:val="none" w:sz="0" w:space="0" w:color="auto"/>
            <w:bottom w:val="none" w:sz="0" w:space="0" w:color="auto"/>
            <w:right w:val="none" w:sz="0" w:space="0" w:color="auto"/>
          </w:divBdr>
        </w:div>
        <w:div w:id="214044284">
          <w:marLeft w:val="0"/>
          <w:marRight w:val="0"/>
          <w:marTop w:val="0"/>
          <w:marBottom w:val="0"/>
          <w:divBdr>
            <w:top w:val="none" w:sz="0" w:space="0" w:color="auto"/>
            <w:left w:val="none" w:sz="0" w:space="0" w:color="auto"/>
            <w:bottom w:val="none" w:sz="0" w:space="0" w:color="auto"/>
            <w:right w:val="none" w:sz="0" w:space="0" w:color="auto"/>
          </w:divBdr>
        </w:div>
        <w:div w:id="246888686">
          <w:marLeft w:val="0"/>
          <w:marRight w:val="0"/>
          <w:marTop w:val="0"/>
          <w:marBottom w:val="0"/>
          <w:divBdr>
            <w:top w:val="none" w:sz="0" w:space="0" w:color="auto"/>
            <w:left w:val="none" w:sz="0" w:space="0" w:color="auto"/>
            <w:bottom w:val="none" w:sz="0" w:space="0" w:color="auto"/>
            <w:right w:val="none" w:sz="0" w:space="0" w:color="auto"/>
          </w:divBdr>
        </w:div>
        <w:div w:id="248318459">
          <w:marLeft w:val="0"/>
          <w:marRight w:val="0"/>
          <w:marTop w:val="0"/>
          <w:marBottom w:val="0"/>
          <w:divBdr>
            <w:top w:val="none" w:sz="0" w:space="0" w:color="auto"/>
            <w:left w:val="none" w:sz="0" w:space="0" w:color="auto"/>
            <w:bottom w:val="none" w:sz="0" w:space="0" w:color="auto"/>
            <w:right w:val="none" w:sz="0" w:space="0" w:color="auto"/>
          </w:divBdr>
        </w:div>
        <w:div w:id="248465377">
          <w:marLeft w:val="0"/>
          <w:marRight w:val="0"/>
          <w:marTop w:val="0"/>
          <w:marBottom w:val="0"/>
          <w:divBdr>
            <w:top w:val="none" w:sz="0" w:space="0" w:color="auto"/>
            <w:left w:val="none" w:sz="0" w:space="0" w:color="auto"/>
            <w:bottom w:val="none" w:sz="0" w:space="0" w:color="auto"/>
            <w:right w:val="none" w:sz="0" w:space="0" w:color="auto"/>
          </w:divBdr>
        </w:div>
        <w:div w:id="253174201">
          <w:marLeft w:val="0"/>
          <w:marRight w:val="0"/>
          <w:marTop w:val="0"/>
          <w:marBottom w:val="0"/>
          <w:divBdr>
            <w:top w:val="none" w:sz="0" w:space="0" w:color="auto"/>
            <w:left w:val="none" w:sz="0" w:space="0" w:color="auto"/>
            <w:bottom w:val="none" w:sz="0" w:space="0" w:color="auto"/>
            <w:right w:val="none" w:sz="0" w:space="0" w:color="auto"/>
          </w:divBdr>
        </w:div>
        <w:div w:id="257061600">
          <w:marLeft w:val="0"/>
          <w:marRight w:val="0"/>
          <w:marTop w:val="0"/>
          <w:marBottom w:val="0"/>
          <w:divBdr>
            <w:top w:val="none" w:sz="0" w:space="0" w:color="auto"/>
            <w:left w:val="none" w:sz="0" w:space="0" w:color="auto"/>
            <w:bottom w:val="none" w:sz="0" w:space="0" w:color="auto"/>
            <w:right w:val="none" w:sz="0" w:space="0" w:color="auto"/>
          </w:divBdr>
        </w:div>
        <w:div w:id="346172685">
          <w:marLeft w:val="0"/>
          <w:marRight w:val="0"/>
          <w:marTop w:val="0"/>
          <w:marBottom w:val="0"/>
          <w:divBdr>
            <w:top w:val="none" w:sz="0" w:space="0" w:color="auto"/>
            <w:left w:val="none" w:sz="0" w:space="0" w:color="auto"/>
            <w:bottom w:val="none" w:sz="0" w:space="0" w:color="auto"/>
            <w:right w:val="none" w:sz="0" w:space="0" w:color="auto"/>
          </w:divBdr>
        </w:div>
        <w:div w:id="355734465">
          <w:marLeft w:val="0"/>
          <w:marRight w:val="0"/>
          <w:marTop w:val="0"/>
          <w:marBottom w:val="0"/>
          <w:divBdr>
            <w:top w:val="none" w:sz="0" w:space="0" w:color="auto"/>
            <w:left w:val="none" w:sz="0" w:space="0" w:color="auto"/>
            <w:bottom w:val="none" w:sz="0" w:space="0" w:color="auto"/>
            <w:right w:val="none" w:sz="0" w:space="0" w:color="auto"/>
          </w:divBdr>
        </w:div>
        <w:div w:id="366296508">
          <w:marLeft w:val="0"/>
          <w:marRight w:val="0"/>
          <w:marTop w:val="0"/>
          <w:marBottom w:val="0"/>
          <w:divBdr>
            <w:top w:val="none" w:sz="0" w:space="0" w:color="auto"/>
            <w:left w:val="none" w:sz="0" w:space="0" w:color="auto"/>
            <w:bottom w:val="none" w:sz="0" w:space="0" w:color="auto"/>
            <w:right w:val="none" w:sz="0" w:space="0" w:color="auto"/>
          </w:divBdr>
        </w:div>
        <w:div w:id="414520810">
          <w:marLeft w:val="0"/>
          <w:marRight w:val="0"/>
          <w:marTop w:val="0"/>
          <w:marBottom w:val="0"/>
          <w:divBdr>
            <w:top w:val="none" w:sz="0" w:space="0" w:color="auto"/>
            <w:left w:val="none" w:sz="0" w:space="0" w:color="auto"/>
            <w:bottom w:val="none" w:sz="0" w:space="0" w:color="auto"/>
            <w:right w:val="none" w:sz="0" w:space="0" w:color="auto"/>
          </w:divBdr>
        </w:div>
        <w:div w:id="430860397">
          <w:marLeft w:val="0"/>
          <w:marRight w:val="0"/>
          <w:marTop w:val="0"/>
          <w:marBottom w:val="0"/>
          <w:divBdr>
            <w:top w:val="none" w:sz="0" w:space="0" w:color="auto"/>
            <w:left w:val="none" w:sz="0" w:space="0" w:color="auto"/>
            <w:bottom w:val="none" w:sz="0" w:space="0" w:color="auto"/>
            <w:right w:val="none" w:sz="0" w:space="0" w:color="auto"/>
          </w:divBdr>
        </w:div>
        <w:div w:id="471141852">
          <w:marLeft w:val="0"/>
          <w:marRight w:val="0"/>
          <w:marTop w:val="0"/>
          <w:marBottom w:val="0"/>
          <w:divBdr>
            <w:top w:val="none" w:sz="0" w:space="0" w:color="auto"/>
            <w:left w:val="none" w:sz="0" w:space="0" w:color="auto"/>
            <w:bottom w:val="none" w:sz="0" w:space="0" w:color="auto"/>
            <w:right w:val="none" w:sz="0" w:space="0" w:color="auto"/>
          </w:divBdr>
        </w:div>
        <w:div w:id="492720430">
          <w:marLeft w:val="0"/>
          <w:marRight w:val="0"/>
          <w:marTop w:val="0"/>
          <w:marBottom w:val="0"/>
          <w:divBdr>
            <w:top w:val="none" w:sz="0" w:space="0" w:color="auto"/>
            <w:left w:val="none" w:sz="0" w:space="0" w:color="auto"/>
            <w:bottom w:val="none" w:sz="0" w:space="0" w:color="auto"/>
            <w:right w:val="none" w:sz="0" w:space="0" w:color="auto"/>
          </w:divBdr>
        </w:div>
        <w:div w:id="504129353">
          <w:marLeft w:val="0"/>
          <w:marRight w:val="0"/>
          <w:marTop w:val="0"/>
          <w:marBottom w:val="0"/>
          <w:divBdr>
            <w:top w:val="none" w:sz="0" w:space="0" w:color="auto"/>
            <w:left w:val="none" w:sz="0" w:space="0" w:color="auto"/>
            <w:bottom w:val="none" w:sz="0" w:space="0" w:color="auto"/>
            <w:right w:val="none" w:sz="0" w:space="0" w:color="auto"/>
          </w:divBdr>
        </w:div>
        <w:div w:id="508368247">
          <w:marLeft w:val="0"/>
          <w:marRight w:val="0"/>
          <w:marTop w:val="0"/>
          <w:marBottom w:val="0"/>
          <w:divBdr>
            <w:top w:val="none" w:sz="0" w:space="0" w:color="auto"/>
            <w:left w:val="none" w:sz="0" w:space="0" w:color="auto"/>
            <w:bottom w:val="none" w:sz="0" w:space="0" w:color="auto"/>
            <w:right w:val="none" w:sz="0" w:space="0" w:color="auto"/>
          </w:divBdr>
        </w:div>
        <w:div w:id="541790006">
          <w:marLeft w:val="0"/>
          <w:marRight w:val="0"/>
          <w:marTop w:val="0"/>
          <w:marBottom w:val="0"/>
          <w:divBdr>
            <w:top w:val="none" w:sz="0" w:space="0" w:color="auto"/>
            <w:left w:val="none" w:sz="0" w:space="0" w:color="auto"/>
            <w:bottom w:val="none" w:sz="0" w:space="0" w:color="auto"/>
            <w:right w:val="none" w:sz="0" w:space="0" w:color="auto"/>
          </w:divBdr>
        </w:div>
        <w:div w:id="568004686">
          <w:marLeft w:val="0"/>
          <w:marRight w:val="0"/>
          <w:marTop w:val="0"/>
          <w:marBottom w:val="0"/>
          <w:divBdr>
            <w:top w:val="none" w:sz="0" w:space="0" w:color="auto"/>
            <w:left w:val="none" w:sz="0" w:space="0" w:color="auto"/>
            <w:bottom w:val="none" w:sz="0" w:space="0" w:color="auto"/>
            <w:right w:val="none" w:sz="0" w:space="0" w:color="auto"/>
          </w:divBdr>
        </w:div>
        <w:div w:id="718163223">
          <w:marLeft w:val="0"/>
          <w:marRight w:val="0"/>
          <w:marTop w:val="0"/>
          <w:marBottom w:val="0"/>
          <w:divBdr>
            <w:top w:val="none" w:sz="0" w:space="0" w:color="auto"/>
            <w:left w:val="none" w:sz="0" w:space="0" w:color="auto"/>
            <w:bottom w:val="none" w:sz="0" w:space="0" w:color="auto"/>
            <w:right w:val="none" w:sz="0" w:space="0" w:color="auto"/>
          </w:divBdr>
        </w:div>
        <w:div w:id="734201804">
          <w:marLeft w:val="0"/>
          <w:marRight w:val="0"/>
          <w:marTop w:val="0"/>
          <w:marBottom w:val="0"/>
          <w:divBdr>
            <w:top w:val="none" w:sz="0" w:space="0" w:color="auto"/>
            <w:left w:val="none" w:sz="0" w:space="0" w:color="auto"/>
            <w:bottom w:val="none" w:sz="0" w:space="0" w:color="auto"/>
            <w:right w:val="none" w:sz="0" w:space="0" w:color="auto"/>
          </w:divBdr>
        </w:div>
        <w:div w:id="741566503">
          <w:marLeft w:val="0"/>
          <w:marRight w:val="0"/>
          <w:marTop w:val="0"/>
          <w:marBottom w:val="0"/>
          <w:divBdr>
            <w:top w:val="none" w:sz="0" w:space="0" w:color="auto"/>
            <w:left w:val="none" w:sz="0" w:space="0" w:color="auto"/>
            <w:bottom w:val="none" w:sz="0" w:space="0" w:color="auto"/>
            <w:right w:val="none" w:sz="0" w:space="0" w:color="auto"/>
          </w:divBdr>
        </w:div>
        <w:div w:id="787314991">
          <w:marLeft w:val="0"/>
          <w:marRight w:val="0"/>
          <w:marTop w:val="0"/>
          <w:marBottom w:val="0"/>
          <w:divBdr>
            <w:top w:val="none" w:sz="0" w:space="0" w:color="auto"/>
            <w:left w:val="none" w:sz="0" w:space="0" w:color="auto"/>
            <w:bottom w:val="none" w:sz="0" w:space="0" w:color="auto"/>
            <w:right w:val="none" w:sz="0" w:space="0" w:color="auto"/>
          </w:divBdr>
        </w:div>
        <w:div w:id="811025552">
          <w:marLeft w:val="0"/>
          <w:marRight w:val="0"/>
          <w:marTop w:val="0"/>
          <w:marBottom w:val="0"/>
          <w:divBdr>
            <w:top w:val="none" w:sz="0" w:space="0" w:color="auto"/>
            <w:left w:val="none" w:sz="0" w:space="0" w:color="auto"/>
            <w:bottom w:val="none" w:sz="0" w:space="0" w:color="auto"/>
            <w:right w:val="none" w:sz="0" w:space="0" w:color="auto"/>
          </w:divBdr>
        </w:div>
        <w:div w:id="820653759">
          <w:marLeft w:val="0"/>
          <w:marRight w:val="0"/>
          <w:marTop w:val="0"/>
          <w:marBottom w:val="0"/>
          <w:divBdr>
            <w:top w:val="none" w:sz="0" w:space="0" w:color="auto"/>
            <w:left w:val="none" w:sz="0" w:space="0" w:color="auto"/>
            <w:bottom w:val="none" w:sz="0" w:space="0" w:color="auto"/>
            <w:right w:val="none" w:sz="0" w:space="0" w:color="auto"/>
          </w:divBdr>
        </w:div>
        <w:div w:id="832643598">
          <w:marLeft w:val="0"/>
          <w:marRight w:val="0"/>
          <w:marTop w:val="0"/>
          <w:marBottom w:val="0"/>
          <w:divBdr>
            <w:top w:val="none" w:sz="0" w:space="0" w:color="auto"/>
            <w:left w:val="none" w:sz="0" w:space="0" w:color="auto"/>
            <w:bottom w:val="none" w:sz="0" w:space="0" w:color="auto"/>
            <w:right w:val="none" w:sz="0" w:space="0" w:color="auto"/>
          </w:divBdr>
        </w:div>
        <w:div w:id="833256389">
          <w:marLeft w:val="0"/>
          <w:marRight w:val="0"/>
          <w:marTop w:val="0"/>
          <w:marBottom w:val="0"/>
          <w:divBdr>
            <w:top w:val="none" w:sz="0" w:space="0" w:color="auto"/>
            <w:left w:val="none" w:sz="0" w:space="0" w:color="auto"/>
            <w:bottom w:val="none" w:sz="0" w:space="0" w:color="auto"/>
            <w:right w:val="none" w:sz="0" w:space="0" w:color="auto"/>
          </w:divBdr>
        </w:div>
        <w:div w:id="852764276">
          <w:marLeft w:val="0"/>
          <w:marRight w:val="0"/>
          <w:marTop w:val="0"/>
          <w:marBottom w:val="0"/>
          <w:divBdr>
            <w:top w:val="none" w:sz="0" w:space="0" w:color="auto"/>
            <w:left w:val="none" w:sz="0" w:space="0" w:color="auto"/>
            <w:bottom w:val="none" w:sz="0" w:space="0" w:color="auto"/>
            <w:right w:val="none" w:sz="0" w:space="0" w:color="auto"/>
          </w:divBdr>
        </w:div>
        <w:div w:id="871766335">
          <w:marLeft w:val="0"/>
          <w:marRight w:val="0"/>
          <w:marTop w:val="0"/>
          <w:marBottom w:val="0"/>
          <w:divBdr>
            <w:top w:val="none" w:sz="0" w:space="0" w:color="auto"/>
            <w:left w:val="none" w:sz="0" w:space="0" w:color="auto"/>
            <w:bottom w:val="none" w:sz="0" w:space="0" w:color="auto"/>
            <w:right w:val="none" w:sz="0" w:space="0" w:color="auto"/>
          </w:divBdr>
        </w:div>
        <w:div w:id="882592865">
          <w:marLeft w:val="0"/>
          <w:marRight w:val="0"/>
          <w:marTop w:val="0"/>
          <w:marBottom w:val="0"/>
          <w:divBdr>
            <w:top w:val="none" w:sz="0" w:space="0" w:color="auto"/>
            <w:left w:val="none" w:sz="0" w:space="0" w:color="auto"/>
            <w:bottom w:val="none" w:sz="0" w:space="0" w:color="auto"/>
            <w:right w:val="none" w:sz="0" w:space="0" w:color="auto"/>
          </w:divBdr>
        </w:div>
        <w:div w:id="891771937">
          <w:marLeft w:val="0"/>
          <w:marRight w:val="0"/>
          <w:marTop w:val="0"/>
          <w:marBottom w:val="0"/>
          <w:divBdr>
            <w:top w:val="none" w:sz="0" w:space="0" w:color="auto"/>
            <w:left w:val="none" w:sz="0" w:space="0" w:color="auto"/>
            <w:bottom w:val="none" w:sz="0" w:space="0" w:color="auto"/>
            <w:right w:val="none" w:sz="0" w:space="0" w:color="auto"/>
          </w:divBdr>
        </w:div>
        <w:div w:id="917909190">
          <w:marLeft w:val="0"/>
          <w:marRight w:val="0"/>
          <w:marTop w:val="0"/>
          <w:marBottom w:val="0"/>
          <w:divBdr>
            <w:top w:val="none" w:sz="0" w:space="0" w:color="auto"/>
            <w:left w:val="none" w:sz="0" w:space="0" w:color="auto"/>
            <w:bottom w:val="none" w:sz="0" w:space="0" w:color="auto"/>
            <w:right w:val="none" w:sz="0" w:space="0" w:color="auto"/>
          </w:divBdr>
        </w:div>
        <w:div w:id="937906297">
          <w:marLeft w:val="0"/>
          <w:marRight w:val="0"/>
          <w:marTop w:val="0"/>
          <w:marBottom w:val="0"/>
          <w:divBdr>
            <w:top w:val="none" w:sz="0" w:space="0" w:color="auto"/>
            <w:left w:val="none" w:sz="0" w:space="0" w:color="auto"/>
            <w:bottom w:val="none" w:sz="0" w:space="0" w:color="auto"/>
            <w:right w:val="none" w:sz="0" w:space="0" w:color="auto"/>
          </w:divBdr>
        </w:div>
        <w:div w:id="946691483">
          <w:marLeft w:val="0"/>
          <w:marRight w:val="0"/>
          <w:marTop w:val="0"/>
          <w:marBottom w:val="0"/>
          <w:divBdr>
            <w:top w:val="none" w:sz="0" w:space="0" w:color="auto"/>
            <w:left w:val="none" w:sz="0" w:space="0" w:color="auto"/>
            <w:bottom w:val="none" w:sz="0" w:space="0" w:color="auto"/>
            <w:right w:val="none" w:sz="0" w:space="0" w:color="auto"/>
          </w:divBdr>
        </w:div>
        <w:div w:id="950473278">
          <w:marLeft w:val="0"/>
          <w:marRight w:val="0"/>
          <w:marTop w:val="0"/>
          <w:marBottom w:val="0"/>
          <w:divBdr>
            <w:top w:val="none" w:sz="0" w:space="0" w:color="auto"/>
            <w:left w:val="none" w:sz="0" w:space="0" w:color="auto"/>
            <w:bottom w:val="none" w:sz="0" w:space="0" w:color="auto"/>
            <w:right w:val="none" w:sz="0" w:space="0" w:color="auto"/>
          </w:divBdr>
        </w:div>
        <w:div w:id="968514517">
          <w:marLeft w:val="0"/>
          <w:marRight w:val="0"/>
          <w:marTop w:val="0"/>
          <w:marBottom w:val="0"/>
          <w:divBdr>
            <w:top w:val="none" w:sz="0" w:space="0" w:color="auto"/>
            <w:left w:val="none" w:sz="0" w:space="0" w:color="auto"/>
            <w:bottom w:val="none" w:sz="0" w:space="0" w:color="auto"/>
            <w:right w:val="none" w:sz="0" w:space="0" w:color="auto"/>
          </w:divBdr>
        </w:div>
        <w:div w:id="1000932115">
          <w:marLeft w:val="0"/>
          <w:marRight w:val="0"/>
          <w:marTop w:val="0"/>
          <w:marBottom w:val="0"/>
          <w:divBdr>
            <w:top w:val="none" w:sz="0" w:space="0" w:color="auto"/>
            <w:left w:val="none" w:sz="0" w:space="0" w:color="auto"/>
            <w:bottom w:val="none" w:sz="0" w:space="0" w:color="auto"/>
            <w:right w:val="none" w:sz="0" w:space="0" w:color="auto"/>
          </w:divBdr>
        </w:div>
        <w:div w:id="1001278674">
          <w:marLeft w:val="0"/>
          <w:marRight w:val="0"/>
          <w:marTop w:val="0"/>
          <w:marBottom w:val="0"/>
          <w:divBdr>
            <w:top w:val="none" w:sz="0" w:space="0" w:color="auto"/>
            <w:left w:val="none" w:sz="0" w:space="0" w:color="auto"/>
            <w:bottom w:val="none" w:sz="0" w:space="0" w:color="auto"/>
            <w:right w:val="none" w:sz="0" w:space="0" w:color="auto"/>
          </w:divBdr>
        </w:div>
        <w:div w:id="1044600464">
          <w:marLeft w:val="0"/>
          <w:marRight w:val="0"/>
          <w:marTop w:val="0"/>
          <w:marBottom w:val="0"/>
          <w:divBdr>
            <w:top w:val="none" w:sz="0" w:space="0" w:color="auto"/>
            <w:left w:val="none" w:sz="0" w:space="0" w:color="auto"/>
            <w:bottom w:val="none" w:sz="0" w:space="0" w:color="auto"/>
            <w:right w:val="none" w:sz="0" w:space="0" w:color="auto"/>
          </w:divBdr>
        </w:div>
        <w:div w:id="1079710843">
          <w:marLeft w:val="0"/>
          <w:marRight w:val="0"/>
          <w:marTop w:val="0"/>
          <w:marBottom w:val="0"/>
          <w:divBdr>
            <w:top w:val="none" w:sz="0" w:space="0" w:color="auto"/>
            <w:left w:val="none" w:sz="0" w:space="0" w:color="auto"/>
            <w:bottom w:val="none" w:sz="0" w:space="0" w:color="auto"/>
            <w:right w:val="none" w:sz="0" w:space="0" w:color="auto"/>
          </w:divBdr>
        </w:div>
        <w:div w:id="1142651062">
          <w:marLeft w:val="0"/>
          <w:marRight w:val="0"/>
          <w:marTop w:val="0"/>
          <w:marBottom w:val="0"/>
          <w:divBdr>
            <w:top w:val="none" w:sz="0" w:space="0" w:color="auto"/>
            <w:left w:val="none" w:sz="0" w:space="0" w:color="auto"/>
            <w:bottom w:val="none" w:sz="0" w:space="0" w:color="auto"/>
            <w:right w:val="none" w:sz="0" w:space="0" w:color="auto"/>
          </w:divBdr>
        </w:div>
        <w:div w:id="1188786889">
          <w:marLeft w:val="0"/>
          <w:marRight w:val="0"/>
          <w:marTop w:val="0"/>
          <w:marBottom w:val="0"/>
          <w:divBdr>
            <w:top w:val="none" w:sz="0" w:space="0" w:color="auto"/>
            <w:left w:val="none" w:sz="0" w:space="0" w:color="auto"/>
            <w:bottom w:val="none" w:sz="0" w:space="0" w:color="auto"/>
            <w:right w:val="none" w:sz="0" w:space="0" w:color="auto"/>
          </w:divBdr>
        </w:div>
        <w:div w:id="1192498021">
          <w:marLeft w:val="0"/>
          <w:marRight w:val="0"/>
          <w:marTop w:val="0"/>
          <w:marBottom w:val="0"/>
          <w:divBdr>
            <w:top w:val="none" w:sz="0" w:space="0" w:color="auto"/>
            <w:left w:val="none" w:sz="0" w:space="0" w:color="auto"/>
            <w:bottom w:val="none" w:sz="0" w:space="0" w:color="auto"/>
            <w:right w:val="none" w:sz="0" w:space="0" w:color="auto"/>
          </w:divBdr>
        </w:div>
        <w:div w:id="1210385155">
          <w:marLeft w:val="0"/>
          <w:marRight w:val="0"/>
          <w:marTop w:val="0"/>
          <w:marBottom w:val="0"/>
          <w:divBdr>
            <w:top w:val="none" w:sz="0" w:space="0" w:color="auto"/>
            <w:left w:val="none" w:sz="0" w:space="0" w:color="auto"/>
            <w:bottom w:val="none" w:sz="0" w:space="0" w:color="auto"/>
            <w:right w:val="none" w:sz="0" w:space="0" w:color="auto"/>
          </w:divBdr>
        </w:div>
        <w:div w:id="1213887444">
          <w:marLeft w:val="0"/>
          <w:marRight w:val="0"/>
          <w:marTop w:val="0"/>
          <w:marBottom w:val="0"/>
          <w:divBdr>
            <w:top w:val="none" w:sz="0" w:space="0" w:color="auto"/>
            <w:left w:val="none" w:sz="0" w:space="0" w:color="auto"/>
            <w:bottom w:val="none" w:sz="0" w:space="0" w:color="auto"/>
            <w:right w:val="none" w:sz="0" w:space="0" w:color="auto"/>
          </w:divBdr>
        </w:div>
        <w:div w:id="1257596613">
          <w:marLeft w:val="0"/>
          <w:marRight w:val="0"/>
          <w:marTop w:val="0"/>
          <w:marBottom w:val="0"/>
          <w:divBdr>
            <w:top w:val="none" w:sz="0" w:space="0" w:color="auto"/>
            <w:left w:val="none" w:sz="0" w:space="0" w:color="auto"/>
            <w:bottom w:val="none" w:sz="0" w:space="0" w:color="auto"/>
            <w:right w:val="none" w:sz="0" w:space="0" w:color="auto"/>
          </w:divBdr>
        </w:div>
        <w:div w:id="1260602707">
          <w:marLeft w:val="0"/>
          <w:marRight w:val="0"/>
          <w:marTop w:val="0"/>
          <w:marBottom w:val="0"/>
          <w:divBdr>
            <w:top w:val="none" w:sz="0" w:space="0" w:color="auto"/>
            <w:left w:val="none" w:sz="0" w:space="0" w:color="auto"/>
            <w:bottom w:val="none" w:sz="0" w:space="0" w:color="auto"/>
            <w:right w:val="none" w:sz="0" w:space="0" w:color="auto"/>
          </w:divBdr>
        </w:div>
        <w:div w:id="1263804499">
          <w:marLeft w:val="0"/>
          <w:marRight w:val="0"/>
          <w:marTop w:val="0"/>
          <w:marBottom w:val="0"/>
          <w:divBdr>
            <w:top w:val="none" w:sz="0" w:space="0" w:color="auto"/>
            <w:left w:val="none" w:sz="0" w:space="0" w:color="auto"/>
            <w:bottom w:val="none" w:sz="0" w:space="0" w:color="auto"/>
            <w:right w:val="none" w:sz="0" w:space="0" w:color="auto"/>
          </w:divBdr>
        </w:div>
        <w:div w:id="1282154104">
          <w:marLeft w:val="0"/>
          <w:marRight w:val="0"/>
          <w:marTop w:val="0"/>
          <w:marBottom w:val="0"/>
          <w:divBdr>
            <w:top w:val="none" w:sz="0" w:space="0" w:color="auto"/>
            <w:left w:val="none" w:sz="0" w:space="0" w:color="auto"/>
            <w:bottom w:val="none" w:sz="0" w:space="0" w:color="auto"/>
            <w:right w:val="none" w:sz="0" w:space="0" w:color="auto"/>
          </w:divBdr>
        </w:div>
        <w:div w:id="1344359181">
          <w:marLeft w:val="0"/>
          <w:marRight w:val="0"/>
          <w:marTop w:val="0"/>
          <w:marBottom w:val="0"/>
          <w:divBdr>
            <w:top w:val="none" w:sz="0" w:space="0" w:color="auto"/>
            <w:left w:val="none" w:sz="0" w:space="0" w:color="auto"/>
            <w:bottom w:val="none" w:sz="0" w:space="0" w:color="auto"/>
            <w:right w:val="none" w:sz="0" w:space="0" w:color="auto"/>
          </w:divBdr>
        </w:div>
        <w:div w:id="1387611003">
          <w:marLeft w:val="0"/>
          <w:marRight w:val="0"/>
          <w:marTop w:val="0"/>
          <w:marBottom w:val="0"/>
          <w:divBdr>
            <w:top w:val="none" w:sz="0" w:space="0" w:color="auto"/>
            <w:left w:val="none" w:sz="0" w:space="0" w:color="auto"/>
            <w:bottom w:val="none" w:sz="0" w:space="0" w:color="auto"/>
            <w:right w:val="none" w:sz="0" w:space="0" w:color="auto"/>
          </w:divBdr>
        </w:div>
        <w:div w:id="1425102542">
          <w:marLeft w:val="0"/>
          <w:marRight w:val="0"/>
          <w:marTop w:val="0"/>
          <w:marBottom w:val="0"/>
          <w:divBdr>
            <w:top w:val="none" w:sz="0" w:space="0" w:color="auto"/>
            <w:left w:val="none" w:sz="0" w:space="0" w:color="auto"/>
            <w:bottom w:val="none" w:sz="0" w:space="0" w:color="auto"/>
            <w:right w:val="none" w:sz="0" w:space="0" w:color="auto"/>
          </w:divBdr>
        </w:div>
        <w:div w:id="1463763846">
          <w:marLeft w:val="0"/>
          <w:marRight w:val="0"/>
          <w:marTop w:val="0"/>
          <w:marBottom w:val="0"/>
          <w:divBdr>
            <w:top w:val="none" w:sz="0" w:space="0" w:color="auto"/>
            <w:left w:val="none" w:sz="0" w:space="0" w:color="auto"/>
            <w:bottom w:val="none" w:sz="0" w:space="0" w:color="auto"/>
            <w:right w:val="none" w:sz="0" w:space="0" w:color="auto"/>
          </w:divBdr>
        </w:div>
        <w:div w:id="1481997283">
          <w:marLeft w:val="0"/>
          <w:marRight w:val="0"/>
          <w:marTop w:val="0"/>
          <w:marBottom w:val="0"/>
          <w:divBdr>
            <w:top w:val="none" w:sz="0" w:space="0" w:color="auto"/>
            <w:left w:val="none" w:sz="0" w:space="0" w:color="auto"/>
            <w:bottom w:val="none" w:sz="0" w:space="0" w:color="auto"/>
            <w:right w:val="none" w:sz="0" w:space="0" w:color="auto"/>
          </w:divBdr>
        </w:div>
        <w:div w:id="1490093518">
          <w:marLeft w:val="0"/>
          <w:marRight w:val="0"/>
          <w:marTop w:val="0"/>
          <w:marBottom w:val="0"/>
          <w:divBdr>
            <w:top w:val="none" w:sz="0" w:space="0" w:color="auto"/>
            <w:left w:val="none" w:sz="0" w:space="0" w:color="auto"/>
            <w:bottom w:val="none" w:sz="0" w:space="0" w:color="auto"/>
            <w:right w:val="none" w:sz="0" w:space="0" w:color="auto"/>
          </w:divBdr>
        </w:div>
        <w:div w:id="1531064555">
          <w:marLeft w:val="0"/>
          <w:marRight w:val="0"/>
          <w:marTop w:val="0"/>
          <w:marBottom w:val="0"/>
          <w:divBdr>
            <w:top w:val="none" w:sz="0" w:space="0" w:color="auto"/>
            <w:left w:val="none" w:sz="0" w:space="0" w:color="auto"/>
            <w:bottom w:val="none" w:sz="0" w:space="0" w:color="auto"/>
            <w:right w:val="none" w:sz="0" w:space="0" w:color="auto"/>
          </w:divBdr>
        </w:div>
        <w:div w:id="1565797396">
          <w:marLeft w:val="0"/>
          <w:marRight w:val="0"/>
          <w:marTop w:val="0"/>
          <w:marBottom w:val="0"/>
          <w:divBdr>
            <w:top w:val="none" w:sz="0" w:space="0" w:color="auto"/>
            <w:left w:val="none" w:sz="0" w:space="0" w:color="auto"/>
            <w:bottom w:val="none" w:sz="0" w:space="0" w:color="auto"/>
            <w:right w:val="none" w:sz="0" w:space="0" w:color="auto"/>
          </w:divBdr>
        </w:div>
        <w:div w:id="1587376693">
          <w:marLeft w:val="0"/>
          <w:marRight w:val="0"/>
          <w:marTop w:val="0"/>
          <w:marBottom w:val="0"/>
          <w:divBdr>
            <w:top w:val="none" w:sz="0" w:space="0" w:color="auto"/>
            <w:left w:val="none" w:sz="0" w:space="0" w:color="auto"/>
            <w:bottom w:val="none" w:sz="0" w:space="0" w:color="auto"/>
            <w:right w:val="none" w:sz="0" w:space="0" w:color="auto"/>
          </w:divBdr>
        </w:div>
        <w:div w:id="1637683214">
          <w:marLeft w:val="0"/>
          <w:marRight w:val="0"/>
          <w:marTop w:val="0"/>
          <w:marBottom w:val="0"/>
          <w:divBdr>
            <w:top w:val="none" w:sz="0" w:space="0" w:color="auto"/>
            <w:left w:val="none" w:sz="0" w:space="0" w:color="auto"/>
            <w:bottom w:val="none" w:sz="0" w:space="0" w:color="auto"/>
            <w:right w:val="none" w:sz="0" w:space="0" w:color="auto"/>
          </w:divBdr>
          <w:divsChild>
            <w:div w:id="1489789741">
              <w:marLeft w:val="-75"/>
              <w:marRight w:val="0"/>
              <w:marTop w:val="30"/>
              <w:marBottom w:val="30"/>
              <w:divBdr>
                <w:top w:val="none" w:sz="0" w:space="0" w:color="auto"/>
                <w:left w:val="none" w:sz="0" w:space="0" w:color="auto"/>
                <w:bottom w:val="none" w:sz="0" w:space="0" w:color="auto"/>
                <w:right w:val="none" w:sz="0" w:space="0" w:color="auto"/>
              </w:divBdr>
              <w:divsChild>
                <w:div w:id="13464563">
                  <w:marLeft w:val="0"/>
                  <w:marRight w:val="0"/>
                  <w:marTop w:val="0"/>
                  <w:marBottom w:val="0"/>
                  <w:divBdr>
                    <w:top w:val="none" w:sz="0" w:space="0" w:color="auto"/>
                    <w:left w:val="none" w:sz="0" w:space="0" w:color="auto"/>
                    <w:bottom w:val="none" w:sz="0" w:space="0" w:color="auto"/>
                    <w:right w:val="none" w:sz="0" w:space="0" w:color="auto"/>
                  </w:divBdr>
                  <w:divsChild>
                    <w:div w:id="561214942">
                      <w:marLeft w:val="0"/>
                      <w:marRight w:val="0"/>
                      <w:marTop w:val="0"/>
                      <w:marBottom w:val="0"/>
                      <w:divBdr>
                        <w:top w:val="none" w:sz="0" w:space="0" w:color="auto"/>
                        <w:left w:val="none" w:sz="0" w:space="0" w:color="auto"/>
                        <w:bottom w:val="none" w:sz="0" w:space="0" w:color="auto"/>
                        <w:right w:val="none" w:sz="0" w:space="0" w:color="auto"/>
                      </w:divBdr>
                    </w:div>
                  </w:divsChild>
                </w:div>
                <w:div w:id="49616576">
                  <w:marLeft w:val="0"/>
                  <w:marRight w:val="0"/>
                  <w:marTop w:val="0"/>
                  <w:marBottom w:val="0"/>
                  <w:divBdr>
                    <w:top w:val="none" w:sz="0" w:space="0" w:color="auto"/>
                    <w:left w:val="none" w:sz="0" w:space="0" w:color="auto"/>
                    <w:bottom w:val="none" w:sz="0" w:space="0" w:color="auto"/>
                    <w:right w:val="none" w:sz="0" w:space="0" w:color="auto"/>
                  </w:divBdr>
                  <w:divsChild>
                    <w:div w:id="1215777223">
                      <w:marLeft w:val="0"/>
                      <w:marRight w:val="0"/>
                      <w:marTop w:val="0"/>
                      <w:marBottom w:val="0"/>
                      <w:divBdr>
                        <w:top w:val="none" w:sz="0" w:space="0" w:color="auto"/>
                        <w:left w:val="none" w:sz="0" w:space="0" w:color="auto"/>
                        <w:bottom w:val="none" w:sz="0" w:space="0" w:color="auto"/>
                        <w:right w:val="none" w:sz="0" w:space="0" w:color="auto"/>
                      </w:divBdr>
                    </w:div>
                  </w:divsChild>
                </w:div>
                <w:div w:id="116799770">
                  <w:marLeft w:val="0"/>
                  <w:marRight w:val="0"/>
                  <w:marTop w:val="0"/>
                  <w:marBottom w:val="0"/>
                  <w:divBdr>
                    <w:top w:val="none" w:sz="0" w:space="0" w:color="auto"/>
                    <w:left w:val="none" w:sz="0" w:space="0" w:color="auto"/>
                    <w:bottom w:val="none" w:sz="0" w:space="0" w:color="auto"/>
                    <w:right w:val="none" w:sz="0" w:space="0" w:color="auto"/>
                  </w:divBdr>
                  <w:divsChild>
                    <w:div w:id="1051685492">
                      <w:marLeft w:val="0"/>
                      <w:marRight w:val="0"/>
                      <w:marTop w:val="0"/>
                      <w:marBottom w:val="0"/>
                      <w:divBdr>
                        <w:top w:val="none" w:sz="0" w:space="0" w:color="auto"/>
                        <w:left w:val="none" w:sz="0" w:space="0" w:color="auto"/>
                        <w:bottom w:val="none" w:sz="0" w:space="0" w:color="auto"/>
                        <w:right w:val="none" w:sz="0" w:space="0" w:color="auto"/>
                      </w:divBdr>
                    </w:div>
                  </w:divsChild>
                </w:div>
                <w:div w:id="125705114">
                  <w:marLeft w:val="0"/>
                  <w:marRight w:val="0"/>
                  <w:marTop w:val="0"/>
                  <w:marBottom w:val="0"/>
                  <w:divBdr>
                    <w:top w:val="none" w:sz="0" w:space="0" w:color="auto"/>
                    <w:left w:val="none" w:sz="0" w:space="0" w:color="auto"/>
                    <w:bottom w:val="none" w:sz="0" w:space="0" w:color="auto"/>
                    <w:right w:val="none" w:sz="0" w:space="0" w:color="auto"/>
                  </w:divBdr>
                  <w:divsChild>
                    <w:div w:id="994529125">
                      <w:marLeft w:val="0"/>
                      <w:marRight w:val="0"/>
                      <w:marTop w:val="0"/>
                      <w:marBottom w:val="0"/>
                      <w:divBdr>
                        <w:top w:val="none" w:sz="0" w:space="0" w:color="auto"/>
                        <w:left w:val="none" w:sz="0" w:space="0" w:color="auto"/>
                        <w:bottom w:val="none" w:sz="0" w:space="0" w:color="auto"/>
                        <w:right w:val="none" w:sz="0" w:space="0" w:color="auto"/>
                      </w:divBdr>
                    </w:div>
                  </w:divsChild>
                </w:div>
                <w:div w:id="203100298">
                  <w:marLeft w:val="0"/>
                  <w:marRight w:val="0"/>
                  <w:marTop w:val="0"/>
                  <w:marBottom w:val="0"/>
                  <w:divBdr>
                    <w:top w:val="none" w:sz="0" w:space="0" w:color="auto"/>
                    <w:left w:val="none" w:sz="0" w:space="0" w:color="auto"/>
                    <w:bottom w:val="none" w:sz="0" w:space="0" w:color="auto"/>
                    <w:right w:val="none" w:sz="0" w:space="0" w:color="auto"/>
                  </w:divBdr>
                  <w:divsChild>
                    <w:div w:id="1905600161">
                      <w:marLeft w:val="0"/>
                      <w:marRight w:val="0"/>
                      <w:marTop w:val="0"/>
                      <w:marBottom w:val="0"/>
                      <w:divBdr>
                        <w:top w:val="none" w:sz="0" w:space="0" w:color="auto"/>
                        <w:left w:val="none" w:sz="0" w:space="0" w:color="auto"/>
                        <w:bottom w:val="none" w:sz="0" w:space="0" w:color="auto"/>
                        <w:right w:val="none" w:sz="0" w:space="0" w:color="auto"/>
                      </w:divBdr>
                    </w:div>
                  </w:divsChild>
                </w:div>
                <w:div w:id="326635586">
                  <w:marLeft w:val="0"/>
                  <w:marRight w:val="0"/>
                  <w:marTop w:val="0"/>
                  <w:marBottom w:val="0"/>
                  <w:divBdr>
                    <w:top w:val="none" w:sz="0" w:space="0" w:color="auto"/>
                    <w:left w:val="none" w:sz="0" w:space="0" w:color="auto"/>
                    <w:bottom w:val="none" w:sz="0" w:space="0" w:color="auto"/>
                    <w:right w:val="none" w:sz="0" w:space="0" w:color="auto"/>
                  </w:divBdr>
                  <w:divsChild>
                    <w:div w:id="836531779">
                      <w:marLeft w:val="0"/>
                      <w:marRight w:val="0"/>
                      <w:marTop w:val="0"/>
                      <w:marBottom w:val="0"/>
                      <w:divBdr>
                        <w:top w:val="none" w:sz="0" w:space="0" w:color="auto"/>
                        <w:left w:val="none" w:sz="0" w:space="0" w:color="auto"/>
                        <w:bottom w:val="none" w:sz="0" w:space="0" w:color="auto"/>
                        <w:right w:val="none" w:sz="0" w:space="0" w:color="auto"/>
                      </w:divBdr>
                    </w:div>
                  </w:divsChild>
                </w:div>
                <w:div w:id="389619664">
                  <w:marLeft w:val="0"/>
                  <w:marRight w:val="0"/>
                  <w:marTop w:val="0"/>
                  <w:marBottom w:val="0"/>
                  <w:divBdr>
                    <w:top w:val="none" w:sz="0" w:space="0" w:color="auto"/>
                    <w:left w:val="none" w:sz="0" w:space="0" w:color="auto"/>
                    <w:bottom w:val="none" w:sz="0" w:space="0" w:color="auto"/>
                    <w:right w:val="none" w:sz="0" w:space="0" w:color="auto"/>
                  </w:divBdr>
                  <w:divsChild>
                    <w:div w:id="1494645492">
                      <w:marLeft w:val="0"/>
                      <w:marRight w:val="0"/>
                      <w:marTop w:val="0"/>
                      <w:marBottom w:val="0"/>
                      <w:divBdr>
                        <w:top w:val="none" w:sz="0" w:space="0" w:color="auto"/>
                        <w:left w:val="none" w:sz="0" w:space="0" w:color="auto"/>
                        <w:bottom w:val="none" w:sz="0" w:space="0" w:color="auto"/>
                        <w:right w:val="none" w:sz="0" w:space="0" w:color="auto"/>
                      </w:divBdr>
                    </w:div>
                  </w:divsChild>
                </w:div>
                <w:div w:id="489030706">
                  <w:marLeft w:val="0"/>
                  <w:marRight w:val="0"/>
                  <w:marTop w:val="0"/>
                  <w:marBottom w:val="0"/>
                  <w:divBdr>
                    <w:top w:val="none" w:sz="0" w:space="0" w:color="auto"/>
                    <w:left w:val="none" w:sz="0" w:space="0" w:color="auto"/>
                    <w:bottom w:val="none" w:sz="0" w:space="0" w:color="auto"/>
                    <w:right w:val="none" w:sz="0" w:space="0" w:color="auto"/>
                  </w:divBdr>
                  <w:divsChild>
                    <w:div w:id="1395398652">
                      <w:marLeft w:val="0"/>
                      <w:marRight w:val="0"/>
                      <w:marTop w:val="0"/>
                      <w:marBottom w:val="0"/>
                      <w:divBdr>
                        <w:top w:val="none" w:sz="0" w:space="0" w:color="auto"/>
                        <w:left w:val="none" w:sz="0" w:space="0" w:color="auto"/>
                        <w:bottom w:val="none" w:sz="0" w:space="0" w:color="auto"/>
                        <w:right w:val="none" w:sz="0" w:space="0" w:color="auto"/>
                      </w:divBdr>
                    </w:div>
                  </w:divsChild>
                </w:div>
                <w:div w:id="493567642">
                  <w:marLeft w:val="0"/>
                  <w:marRight w:val="0"/>
                  <w:marTop w:val="0"/>
                  <w:marBottom w:val="0"/>
                  <w:divBdr>
                    <w:top w:val="none" w:sz="0" w:space="0" w:color="auto"/>
                    <w:left w:val="none" w:sz="0" w:space="0" w:color="auto"/>
                    <w:bottom w:val="none" w:sz="0" w:space="0" w:color="auto"/>
                    <w:right w:val="none" w:sz="0" w:space="0" w:color="auto"/>
                  </w:divBdr>
                  <w:divsChild>
                    <w:div w:id="936402978">
                      <w:marLeft w:val="0"/>
                      <w:marRight w:val="0"/>
                      <w:marTop w:val="0"/>
                      <w:marBottom w:val="0"/>
                      <w:divBdr>
                        <w:top w:val="none" w:sz="0" w:space="0" w:color="auto"/>
                        <w:left w:val="none" w:sz="0" w:space="0" w:color="auto"/>
                        <w:bottom w:val="none" w:sz="0" w:space="0" w:color="auto"/>
                        <w:right w:val="none" w:sz="0" w:space="0" w:color="auto"/>
                      </w:divBdr>
                    </w:div>
                  </w:divsChild>
                </w:div>
                <w:div w:id="581724757">
                  <w:marLeft w:val="0"/>
                  <w:marRight w:val="0"/>
                  <w:marTop w:val="0"/>
                  <w:marBottom w:val="0"/>
                  <w:divBdr>
                    <w:top w:val="none" w:sz="0" w:space="0" w:color="auto"/>
                    <w:left w:val="none" w:sz="0" w:space="0" w:color="auto"/>
                    <w:bottom w:val="none" w:sz="0" w:space="0" w:color="auto"/>
                    <w:right w:val="none" w:sz="0" w:space="0" w:color="auto"/>
                  </w:divBdr>
                  <w:divsChild>
                    <w:div w:id="1257714279">
                      <w:marLeft w:val="0"/>
                      <w:marRight w:val="0"/>
                      <w:marTop w:val="0"/>
                      <w:marBottom w:val="0"/>
                      <w:divBdr>
                        <w:top w:val="none" w:sz="0" w:space="0" w:color="auto"/>
                        <w:left w:val="none" w:sz="0" w:space="0" w:color="auto"/>
                        <w:bottom w:val="none" w:sz="0" w:space="0" w:color="auto"/>
                        <w:right w:val="none" w:sz="0" w:space="0" w:color="auto"/>
                      </w:divBdr>
                    </w:div>
                  </w:divsChild>
                </w:div>
                <w:div w:id="650714950">
                  <w:marLeft w:val="0"/>
                  <w:marRight w:val="0"/>
                  <w:marTop w:val="0"/>
                  <w:marBottom w:val="0"/>
                  <w:divBdr>
                    <w:top w:val="none" w:sz="0" w:space="0" w:color="auto"/>
                    <w:left w:val="none" w:sz="0" w:space="0" w:color="auto"/>
                    <w:bottom w:val="none" w:sz="0" w:space="0" w:color="auto"/>
                    <w:right w:val="none" w:sz="0" w:space="0" w:color="auto"/>
                  </w:divBdr>
                  <w:divsChild>
                    <w:div w:id="190730333">
                      <w:marLeft w:val="0"/>
                      <w:marRight w:val="0"/>
                      <w:marTop w:val="0"/>
                      <w:marBottom w:val="0"/>
                      <w:divBdr>
                        <w:top w:val="none" w:sz="0" w:space="0" w:color="auto"/>
                        <w:left w:val="none" w:sz="0" w:space="0" w:color="auto"/>
                        <w:bottom w:val="none" w:sz="0" w:space="0" w:color="auto"/>
                        <w:right w:val="none" w:sz="0" w:space="0" w:color="auto"/>
                      </w:divBdr>
                    </w:div>
                  </w:divsChild>
                </w:div>
                <w:div w:id="766534419">
                  <w:marLeft w:val="0"/>
                  <w:marRight w:val="0"/>
                  <w:marTop w:val="0"/>
                  <w:marBottom w:val="0"/>
                  <w:divBdr>
                    <w:top w:val="none" w:sz="0" w:space="0" w:color="auto"/>
                    <w:left w:val="none" w:sz="0" w:space="0" w:color="auto"/>
                    <w:bottom w:val="none" w:sz="0" w:space="0" w:color="auto"/>
                    <w:right w:val="none" w:sz="0" w:space="0" w:color="auto"/>
                  </w:divBdr>
                  <w:divsChild>
                    <w:div w:id="1298876048">
                      <w:marLeft w:val="0"/>
                      <w:marRight w:val="0"/>
                      <w:marTop w:val="0"/>
                      <w:marBottom w:val="0"/>
                      <w:divBdr>
                        <w:top w:val="none" w:sz="0" w:space="0" w:color="auto"/>
                        <w:left w:val="none" w:sz="0" w:space="0" w:color="auto"/>
                        <w:bottom w:val="none" w:sz="0" w:space="0" w:color="auto"/>
                        <w:right w:val="none" w:sz="0" w:space="0" w:color="auto"/>
                      </w:divBdr>
                    </w:div>
                  </w:divsChild>
                </w:div>
                <w:div w:id="884607760">
                  <w:marLeft w:val="0"/>
                  <w:marRight w:val="0"/>
                  <w:marTop w:val="0"/>
                  <w:marBottom w:val="0"/>
                  <w:divBdr>
                    <w:top w:val="none" w:sz="0" w:space="0" w:color="auto"/>
                    <w:left w:val="none" w:sz="0" w:space="0" w:color="auto"/>
                    <w:bottom w:val="none" w:sz="0" w:space="0" w:color="auto"/>
                    <w:right w:val="none" w:sz="0" w:space="0" w:color="auto"/>
                  </w:divBdr>
                  <w:divsChild>
                    <w:div w:id="2144106572">
                      <w:marLeft w:val="0"/>
                      <w:marRight w:val="0"/>
                      <w:marTop w:val="0"/>
                      <w:marBottom w:val="0"/>
                      <w:divBdr>
                        <w:top w:val="none" w:sz="0" w:space="0" w:color="auto"/>
                        <w:left w:val="none" w:sz="0" w:space="0" w:color="auto"/>
                        <w:bottom w:val="none" w:sz="0" w:space="0" w:color="auto"/>
                        <w:right w:val="none" w:sz="0" w:space="0" w:color="auto"/>
                      </w:divBdr>
                    </w:div>
                  </w:divsChild>
                </w:div>
                <w:div w:id="919218114">
                  <w:marLeft w:val="0"/>
                  <w:marRight w:val="0"/>
                  <w:marTop w:val="0"/>
                  <w:marBottom w:val="0"/>
                  <w:divBdr>
                    <w:top w:val="none" w:sz="0" w:space="0" w:color="auto"/>
                    <w:left w:val="none" w:sz="0" w:space="0" w:color="auto"/>
                    <w:bottom w:val="none" w:sz="0" w:space="0" w:color="auto"/>
                    <w:right w:val="none" w:sz="0" w:space="0" w:color="auto"/>
                  </w:divBdr>
                  <w:divsChild>
                    <w:div w:id="142502234">
                      <w:marLeft w:val="0"/>
                      <w:marRight w:val="0"/>
                      <w:marTop w:val="0"/>
                      <w:marBottom w:val="0"/>
                      <w:divBdr>
                        <w:top w:val="none" w:sz="0" w:space="0" w:color="auto"/>
                        <w:left w:val="none" w:sz="0" w:space="0" w:color="auto"/>
                        <w:bottom w:val="none" w:sz="0" w:space="0" w:color="auto"/>
                        <w:right w:val="none" w:sz="0" w:space="0" w:color="auto"/>
                      </w:divBdr>
                    </w:div>
                  </w:divsChild>
                </w:div>
                <w:div w:id="1138033903">
                  <w:marLeft w:val="0"/>
                  <w:marRight w:val="0"/>
                  <w:marTop w:val="0"/>
                  <w:marBottom w:val="0"/>
                  <w:divBdr>
                    <w:top w:val="none" w:sz="0" w:space="0" w:color="auto"/>
                    <w:left w:val="none" w:sz="0" w:space="0" w:color="auto"/>
                    <w:bottom w:val="none" w:sz="0" w:space="0" w:color="auto"/>
                    <w:right w:val="none" w:sz="0" w:space="0" w:color="auto"/>
                  </w:divBdr>
                  <w:divsChild>
                    <w:div w:id="1332173672">
                      <w:marLeft w:val="0"/>
                      <w:marRight w:val="0"/>
                      <w:marTop w:val="0"/>
                      <w:marBottom w:val="0"/>
                      <w:divBdr>
                        <w:top w:val="none" w:sz="0" w:space="0" w:color="auto"/>
                        <w:left w:val="none" w:sz="0" w:space="0" w:color="auto"/>
                        <w:bottom w:val="none" w:sz="0" w:space="0" w:color="auto"/>
                        <w:right w:val="none" w:sz="0" w:space="0" w:color="auto"/>
                      </w:divBdr>
                    </w:div>
                  </w:divsChild>
                </w:div>
                <w:div w:id="1183281675">
                  <w:marLeft w:val="0"/>
                  <w:marRight w:val="0"/>
                  <w:marTop w:val="0"/>
                  <w:marBottom w:val="0"/>
                  <w:divBdr>
                    <w:top w:val="none" w:sz="0" w:space="0" w:color="auto"/>
                    <w:left w:val="none" w:sz="0" w:space="0" w:color="auto"/>
                    <w:bottom w:val="none" w:sz="0" w:space="0" w:color="auto"/>
                    <w:right w:val="none" w:sz="0" w:space="0" w:color="auto"/>
                  </w:divBdr>
                  <w:divsChild>
                    <w:div w:id="273488266">
                      <w:marLeft w:val="0"/>
                      <w:marRight w:val="0"/>
                      <w:marTop w:val="0"/>
                      <w:marBottom w:val="0"/>
                      <w:divBdr>
                        <w:top w:val="none" w:sz="0" w:space="0" w:color="auto"/>
                        <w:left w:val="none" w:sz="0" w:space="0" w:color="auto"/>
                        <w:bottom w:val="none" w:sz="0" w:space="0" w:color="auto"/>
                        <w:right w:val="none" w:sz="0" w:space="0" w:color="auto"/>
                      </w:divBdr>
                    </w:div>
                  </w:divsChild>
                </w:div>
                <w:div w:id="1190292976">
                  <w:marLeft w:val="0"/>
                  <w:marRight w:val="0"/>
                  <w:marTop w:val="0"/>
                  <w:marBottom w:val="0"/>
                  <w:divBdr>
                    <w:top w:val="none" w:sz="0" w:space="0" w:color="auto"/>
                    <w:left w:val="none" w:sz="0" w:space="0" w:color="auto"/>
                    <w:bottom w:val="none" w:sz="0" w:space="0" w:color="auto"/>
                    <w:right w:val="none" w:sz="0" w:space="0" w:color="auto"/>
                  </w:divBdr>
                  <w:divsChild>
                    <w:div w:id="1071973972">
                      <w:marLeft w:val="0"/>
                      <w:marRight w:val="0"/>
                      <w:marTop w:val="0"/>
                      <w:marBottom w:val="0"/>
                      <w:divBdr>
                        <w:top w:val="none" w:sz="0" w:space="0" w:color="auto"/>
                        <w:left w:val="none" w:sz="0" w:space="0" w:color="auto"/>
                        <w:bottom w:val="none" w:sz="0" w:space="0" w:color="auto"/>
                        <w:right w:val="none" w:sz="0" w:space="0" w:color="auto"/>
                      </w:divBdr>
                    </w:div>
                  </w:divsChild>
                </w:div>
                <w:div w:id="1364019898">
                  <w:marLeft w:val="0"/>
                  <w:marRight w:val="0"/>
                  <w:marTop w:val="0"/>
                  <w:marBottom w:val="0"/>
                  <w:divBdr>
                    <w:top w:val="none" w:sz="0" w:space="0" w:color="auto"/>
                    <w:left w:val="none" w:sz="0" w:space="0" w:color="auto"/>
                    <w:bottom w:val="none" w:sz="0" w:space="0" w:color="auto"/>
                    <w:right w:val="none" w:sz="0" w:space="0" w:color="auto"/>
                  </w:divBdr>
                  <w:divsChild>
                    <w:div w:id="1889418136">
                      <w:marLeft w:val="0"/>
                      <w:marRight w:val="0"/>
                      <w:marTop w:val="0"/>
                      <w:marBottom w:val="0"/>
                      <w:divBdr>
                        <w:top w:val="none" w:sz="0" w:space="0" w:color="auto"/>
                        <w:left w:val="none" w:sz="0" w:space="0" w:color="auto"/>
                        <w:bottom w:val="none" w:sz="0" w:space="0" w:color="auto"/>
                        <w:right w:val="none" w:sz="0" w:space="0" w:color="auto"/>
                      </w:divBdr>
                    </w:div>
                  </w:divsChild>
                </w:div>
                <w:div w:id="1506048009">
                  <w:marLeft w:val="0"/>
                  <w:marRight w:val="0"/>
                  <w:marTop w:val="0"/>
                  <w:marBottom w:val="0"/>
                  <w:divBdr>
                    <w:top w:val="none" w:sz="0" w:space="0" w:color="auto"/>
                    <w:left w:val="none" w:sz="0" w:space="0" w:color="auto"/>
                    <w:bottom w:val="none" w:sz="0" w:space="0" w:color="auto"/>
                    <w:right w:val="none" w:sz="0" w:space="0" w:color="auto"/>
                  </w:divBdr>
                  <w:divsChild>
                    <w:div w:id="129329238">
                      <w:marLeft w:val="0"/>
                      <w:marRight w:val="0"/>
                      <w:marTop w:val="0"/>
                      <w:marBottom w:val="0"/>
                      <w:divBdr>
                        <w:top w:val="none" w:sz="0" w:space="0" w:color="auto"/>
                        <w:left w:val="none" w:sz="0" w:space="0" w:color="auto"/>
                        <w:bottom w:val="none" w:sz="0" w:space="0" w:color="auto"/>
                        <w:right w:val="none" w:sz="0" w:space="0" w:color="auto"/>
                      </w:divBdr>
                    </w:div>
                  </w:divsChild>
                </w:div>
                <w:div w:id="1698457663">
                  <w:marLeft w:val="0"/>
                  <w:marRight w:val="0"/>
                  <w:marTop w:val="0"/>
                  <w:marBottom w:val="0"/>
                  <w:divBdr>
                    <w:top w:val="none" w:sz="0" w:space="0" w:color="auto"/>
                    <w:left w:val="none" w:sz="0" w:space="0" w:color="auto"/>
                    <w:bottom w:val="none" w:sz="0" w:space="0" w:color="auto"/>
                    <w:right w:val="none" w:sz="0" w:space="0" w:color="auto"/>
                  </w:divBdr>
                  <w:divsChild>
                    <w:div w:id="1057241848">
                      <w:marLeft w:val="0"/>
                      <w:marRight w:val="0"/>
                      <w:marTop w:val="0"/>
                      <w:marBottom w:val="0"/>
                      <w:divBdr>
                        <w:top w:val="none" w:sz="0" w:space="0" w:color="auto"/>
                        <w:left w:val="none" w:sz="0" w:space="0" w:color="auto"/>
                        <w:bottom w:val="none" w:sz="0" w:space="0" w:color="auto"/>
                        <w:right w:val="none" w:sz="0" w:space="0" w:color="auto"/>
                      </w:divBdr>
                    </w:div>
                  </w:divsChild>
                </w:div>
                <w:div w:id="1734348006">
                  <w:marLeft w:val="0"/>
                  <w:marRight w:val="0"/>
                  <w:marTop w:val="0"/>
                  <w:marBottom w:val="0"/>
                  <w:divBdr>
                    <w:top w:val="none" w:sz="0" w:space="0" w:color="auto"/>
                    <w:left w:val="none" w:sz="0" w:space="0" w:color="auto"/>
                    <w:bottom w:val="none" w:sz="0" w:space="0" w:color="auto"/>
                    <w:right w:val="none" w:sz="0" w:space="0" w:color="auto"/>
                  </w:divBdr>
                  <w:divsChild>
                    <w:div w:id="1634486169">
                      <w:marLeft w:val="0"/>
                      <w:marRight w:val="0"/>
                      <w:marTop w:val="0"/>
                      <w:marBottom w:val="0"/>
                      <w:divBdr>
                        <w:top w:val="none" w:sz="0" w:space="0" w:color="auto"/>
                        <w:left w:val="none" w:sz="0" w:space="0" w:color="auto"/>
                        <w:bottom w:val="none" w:sz="0" w:space="0" w:color="auto"/>
                        <w:right w:val="none" w:sz="0" w:space="0" w:color="auto"/>
                      </w:divBdr>
                    </w:div>
                  </w:divsChild>
                </w:div>
                <w:div w:id="1746999726">
                  <w:marLeft w:val="0"/>
                  <w:marRight w:val="0"/>
                  <w:marTop w:val="0"/>
                  <w:marBottom w:val="0"/>
                  <w:divBdr>
                    <w:top w:val="none" w:sz="0" w:space="0" w:color="auto"/>
                    <w:left w:val="none" w:sz="0" w:space="0" w:color="auto"/>
                    <w:bottom w:val="none" w:sz="0" w:space="0" w:color="auto"/>
                    <w:right w:val="none" w:sz="0" w:space="0" w:color="auto"/>
                  </w:divBdr>
                  <w:divsChild>
                    <w:div w:id="1761025025">
                      <w:marLeft w:val="0"/>
                      <w:marRight w:val="0"/>
                      <w:marTop w:val="0"/>
                      <w:marBottom w:val="0"/>
                      <w:divBdr>
                        <w:top w:val="none" w:sz="0" w:space="0" w:color="auto"/>
                        <w:left w:val="none" w:sz="0" w:space="0" w:color="auto"/>
                        <w:bottom w:val="none" w:sz="0" w:space="0" w:color="auto"/>
                        <w:right w:val="none" w:sz="0" w:space="0" w:color="auto"/>
                      </w:divBdr>
                    </w:div>
                  </w:divsChild>
                </w:div>
                <w:div w:id="1796564372">
                  <w:marLeft w:val="0"/>
                  <w:marRight w:val="0"/>
                  <w:marTop w:val="0"/>
                  <w:marBottom w:val="0"/>
                  <w:divBdr>
                    <w:top w:val="none" w:sz="0" w:space="0" w:color="auto"/>
                    <w:left w:val="none" w:sz="0" w:space="0" w:color="auto"/>
                    <w:bottom w:val="none" w:sz="0" w:space="0" w:color="auto"/>
                    <w:right w:val="none" w:sz="0" w:space="0" w:color="auto"/>
                  </w:divBdr>
                  <w:divsChild>
                    <w:div w:id="1818494262">
                      <w:marLeft w:val="0"/>
                      <w:marRight w:val="0"/>
                      <w:marTop w:val="0"/>
                      <w:marBottom w:val="0"/>
                      <w:divBdr>
                        <w:top w:val="none" w:sz="0" w:space="0" w:color="auto"/>
                        <w:left w:val="none" w:sz="0" w:space="0" w:color="auto"/>
                        <w:bottom w:val="none" w:sz="0" w:space="0" w:color="auto"/>
                        <w:right w:val="none" w:sz="0" w:space="0" w:color="auto"/>
                      </w:divBdr>
                    </w:div>
                  </w:divsChild>
                </w:div>
                <w:div w:id="1841576241">
                  <w:marLeft w:val="0"/>
                  <w:marRight w:val="0"/>
                  <w:marTop w:val="0"/>
                  <w:marBottom w:val="0"/>
                  <w:divBdr>
                    <w:top w:val="none" w:sz="0" w:space="0" w:color="auto"/>
                    <w:left w:val="none" w:sz="0" w:space="0" w:color="auto"/>
                    <w:bottom w:val="none" w:sz="0" w:space="0" w:color="auto"/>
                    <w:right w:val="none" w:sz="0" w:space="0" w:color="auto"/>
                  </w:divBdr>
                  <w:divsChild>
                    <w:div w:id="169024907">
                      <w:marLeft w:val="0"/>
                      <w:marRight w:val="0"/>
                      <w:marTop w:val="0"/>
                      <w:marBottom w:val="0"/>
                      <w:divBdr>
                        <w:top w:val="none" w:sz="0" w:space="0" w:color="auto"/>
                        <w:left w:val="none" w:sz="0" w:space="0" w:color="auto"/>
                        <w:bottom w:val="none" w:sz="0" w:space="0" w:color="auto"/>
                        <w:right w:val="none" w:sz="0" w:space="0" w:color="auto"/>
                      </w:divBdr>
                    </w:div>
                  </w:divsChild>
                </w:div>
                <w:div w:id="1885825428">
                  <w:marLeft w:val="0"/>
                  <w:marRight w:val="0"/>
                  <w:marTop w:val="0"/>
                  <w:marBottom w:val="0"/>
                  <w:divBdr>
                    <w:top w:val="none" w:sz="0" w:space="0" w:color="auto"/>
                    <w:left w:val="none" w:sz="0" w:space="0" w:color="auto"/>
                    <w:bottom w:val="none" w:sz="0" w:space="0" w:color="auto"/>
                    <w:right w:val="none" w:sz="0" w:space="0" w:color="auto"/>
                  </w:divBdr>
                  <w:divsChild>
                    <w:div w:id="1968120634">
                      <w:marLeft w:val="0"/>
                      <w:marRight w:val="0"/>
                      <w:marTop w:val="0"/>
                      <w:marBottom w:val="0"/>
                      <w:divBdr>
                        <w:top w:val="none" w:sz="0" w:space="0" w:color="auto"/>
                        <w:left w:val="none" w:sz="0" w:space="0" w:color="auto"/>
                        <w:bottom w:val="none" w:sz="0" w:space="0" w:color="auto"/>
                        <w:right w:val="none" w:sz="0" w:space="0" w:color="auto"/>
                      </w:divBdr>
                    </w:div>
                  </w:divsChild>
                </w:div>
                <w:div w:id="1894929025">
                  <w:marLeft w:val="0"/>
                  <w:marRight w:val="0"/>
                  <w:marTop w:val="0"/>
                  <w:marBottom w:val="0"/>
                  <w:divBdr>
                    <w:top w:val="none" w:sz="0" w:space="0" w:color="auto"/>
                    <w:left w:val="none" w:sz="0" w:space="0" w:color="auto"/>
                    <w:bottom w:val="none" w:sz="0" w:space="0" w:color="auto"/>
                    <w:right w:val="none" w:sz="0" w:space="0" w:color="auto"/>
                  </w:divBdr>
                  <w:divsChild>
                    <w:div w:id="1060059326">
                      <w:marLeft w:val="0"/>
                      <w:marRight w:val="0"/>
                      <w:marTop w:val="0"/>
                      <w:marBottom w:val="0"/>
                      <w:divBdr>
                        <w:top w:val="none" w:sz="0" w:space="0" w:color="auto"/>
                        <w:left w:val="none" w:sz="0" w:space="0" w:color="auto"/>
                        <w:bottom w:val="none" w:sz="0" w:space="0" w:color="auto"/>
                        <w:right w:val="none" w:sz="0" w:space="0" w:color="auto"/>
                      </w:divBdr>
                    </w:div>
                  </w:divsChild>
                </w:div>
                <w:div w:id="1943301251">
                  <w:marLeft w:val="0"/>
                  <w:marRight w:val="0"/>
                  <w:marTop w:val="0"/>
                  <w:marBottom w:val="0"/>
                  <w:divBdr>
                    <w:top w:val="none" w:sz="0" w:space="0" w:color="auto"/>
                    <w:left w:val="none" w:sz="0" w:space="0" w:color="auto"/>
                    <w:bottom w:val="none" w:sz="0" w:space="0" w:color="auto"/>
                    <w:right w:val="none" w:sz="0" w:space="0" w:color="auto"/>
                  </w:divBdr>
                  <w:divsChild>
                    <w:div w:id="313068871">
                      <w:marLeft w:val="0"/>
                      <w:marRight w:val="0"/>
                      <w:marTop w:val="0"/>
                      <w:marBottom w:val="0"/>
                      <w:divBdr>
                        <w:top w:val="none" w:sz="0" w:space="0" w:color="auto"/>
                        <w:left w:val="none" w:sz="0" w:space="0" w:color="auto"/>
                        <w:bottom w:val="none" w:sz="0" w:space="0" w:color="auto"/>
                        <w:right w:val="none" w:sz="0" w:space="0" w:color="auto"/>
                      </w:divBdr>
                    </w:div>
                  </w:divsChild>
                </w:div>
                <w:div w:id="2085028767">
                  <w:marLeft w:val="0"/>
                  <w:marRight w:val="0"/>
                  <w:marTop w:val="0"/>
                  <w:marBottom w:val="0"/>
                  <w:divBdr>
                    <w:top w:val="none" w:sz="0" w:space="0" w:color="auto"/>
                    <w:left w:val="none" w:sz="0" w:space="0" w:color="auto"/>
                    <w:bottom w:val="none" w:sz="0" w:space="0" w:color="auto"/>
                    <w:right w:val="none" w:sz="0" w:space="0" w:color="auto"/>
                  </w:divBdr>
                  <w:divsChild>
                    <w:div w:id="6713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45064">
          <w:marLeft w:val="0"/>
          <w:marRight w:val="0"/>
          <w:marTop w:val="0"/>
          <w:marBottom w:val="0"/>
          <w:divBdr>
            <w:top w:val="none" w:sz="0" w:space="0" w:color="auto"/>
            <w:left w:val="none" w:sz="0" w:space="0" w:color="auto"/>
            <w:bottom w:val="none" w:sz="0" w:space="0" w:color="auto"/>
            <w:right w:val="none" w:sz="0" w:space="0" w:color="auto"/>
          </w:divBdr>
        </w:div>
        <w:div w:id="1720130067">
          <w:marLeft w:val="0"/>
          <w:marRight w:val="0"/>
          <w:marTop w:val="0"/>
          <w:marBottom w:val="0"/>
          <w:divBdr>
            <w:top w:val="none" w:sz="0" w:space="0" w:color="auto"/>
            <w:left w:val="none" w:sz="0" w:space="0" w:color="auto"/>
            <w:bottom w:val="none" w:sz="0" w:space="0" w:color="auto"/>
            <w:right w:val="none" w:sz="0" w:space="0" w:color="auto"/>
          </w:divBdr>
        </w:div>
        <w:div w:id="1732196487">
          <w:marLeft w:val="0"/>
          <w:marRight w:val="0"/>
          <w:marTop w:val="0"/>
          <w:marBottom w:val="0"/>
          <w:divBdr>
            <w:top w:val="none" w:sz="0" w:space="0" w:color="auto"/>
            <w:left w:val="none" w:sz="0" w:space="0" w:color="auto"/>
            <w:bottom w:val="none" w:sz="0" w:space="0" w:color="auto"/>
            <w:right w:val="none" w:sz="0" w:space="0" w:color="auto"/>
          </w:divBdr>
        </w:div>
        <w:div w:id="1768767295">
          <w:marLeft w:val="0"/>
          <w:marRight w:val="0"/>
          <w:marTop w:val="0"/>
          <w:marBottom w:val="0"/>
          <w:divBdr>
            <w:top w:val="none" w:sz="0" w:space="0" w:color="auto"/>
            <w:left w:val="none" w:sz="0" w:space="0" w:color="auto"/>
            <w:bottom w:val="none" w:sz="0" w:space="0" w:color="auto"/>
            <w:right w:val="none" w:sz="0" w:space="0" w:color="auto"/>
          </w:divBdr>
        </w:div>
        <w:div w:id="1800108882">
          <w:marLeft w:val="0"/>
          <w:marRight w:val="0"/>
          <w:marTop w:val="0"/>
          <w:marBottom w:val="0"/>
          <w:divBdr>
            <w:top w:val="none" w:sz="0" w:space="0" w:color="auto"/>
            <w:left w:val="none" w:sz="0" w:space="0" w:color="auto"/>
            <w:bottom w:val="none" w:sz="0" w:space="0" w:color="auto"/>
            <w:right w:val="none" w:sz="0" w:space="0" w:color="auto"/>
          </w:divBdr>
        </w:div>
        <w:div w:id="1806047251">
          <w:marLeft w:val="0"/>
          <w:marRight w:val="0"/>
          <w:marTop w:val="0"/>
          <w:marBottom w:val="0"/>
          <w:divBdr>
            <w:top w:val="none" w:sz="0" w:space="0" w:color="auto"/>
            <w:left w:val="none" w:sz="0" w:space="0" w:color="auto"/>
            <w:bottom w:val="none" w:sz="0" w:space="0" w:color="auto"/>
            <w:right w:val="none" w:sz="0" w:space="0" w:color="auto"/>
          </w:divBdr>
        </w:div>
        <w:div w:id="1859924733">
          <w:marLeft w:val="0"/>
          <w:marRight w:val="0"/>
          <w:marTop w:val="0"/>
          <w:marBottom w:val="0"/>
          <w:divBdr>
            <w:top w:val="none" w:sz="0" w:space="0" w:color="auto"/>
            <w:left w:val="none" w:sz="0" w:space="0" w:color="auto"/>
            <w:bottom w:val="none" w:sz="0" w:space="0" w:color="auto"/>
            <w:right w:val="none" w:sz="0" w:space="0" w:color="auto"/>
          </w:divBdr>
        </w:div>
        <w:div w:id="1861820255">
          <w:marLeft w:val="0"/>
          <w:marRight w:val="0"/>
          <w:marTop w:val="0"/>
          <w:marBottom w:val="0"/>
          <w:divBdr>
            <w:top w:val="none" w:sz="0" w:space="0" w:color="auto"/>
            <w:left w:val="none" w:sz="0" w:space="0" w:color="auto"/>
            <w:bottom w:val="none" w:sz="0" w:space="0" w:color="auto"/>
            <w:right w:val="none" w:sz="0" w:space="0" w:color="auto"/>
          </w:divBdr>
        </w:div>
        <w:div w:id="1874339786">
          <w:marLeft w:val="0"/>
          <w:marRight w:val="0"/>
          <w:marTop w:val="0"/>
          <w:marBottom w:val="0"/>
          <w:divBdr>
            <w:top w:val="none" w:sz="0" w:space="0" w:color="auto"/>
            <w:left w:val="none" w:sz="0" w:space="0" w:color="auto"/>
            <w:bottom w:val="none" w:sz="0" w:space="0" w:color="auto"/>
            <w:right w:val="none" w:sz="0" w:space="0" w:color="auto"/>
          </w:divBdr>
        </w:div>
        <w:div w:id="1877740786">
          <w:marLeft w:val="0"/>
          <w:marRight w:val="0"/>
          <w:marTop w:val="0"/>
          <w:marBottom w:val="0"/>
          <w:divBdr>
            <w:top w:val="none" w:sz="0" w:space="0" w:color="auto"/>
            <w:left w:val="none" w:sz="0" w:space="0" w:color="auto"/>
            <w:bottom w:val="none" w:sz="0" w:space="0" w:color="auto"/>
            <w:right w:val="none" w:sz="0" w:space="0" w:color="auto"/>
          </w:divBdr>
        </w:div>
        <w:div w:id="1880320879">
          <w:marLeft w:val="0"/>
          <w:marRight w:val="0"/>
          <w:marTop w:val="0"/>
          <w:marBottom w:val="0"/>
          <w:divBdr>
            <w:top w:val="none" w:sz="0" w:space="0" w:color="auto"/>
            <w:left w:val="none" w:sz="0" w:space="0" w:color="auto"/>
            <w:bottom w:val="none" w:sz="0" w:space="0" w:color="auto"/>
            <w:right w:val="none" w:sz="0" w:space="0" w:color="auto"/>
          </w:divBdr>
        </w:div>
        <w:div w:id="1903247743">
          <w:marLeft w:val="0"/>
          <w:marRight w:val="0"/>
          <w:marTop w:val="0"/>
          <w:marBottom w:val="0"/>
          <w:divBdr>
            <w:top w:val="none" w:sz="0" w:space="0" w:color="auto"/>
            <w:left w:val="none" w:sz="0" w:space="0" w:color="auto"/>
            <w:bottom w:val="none" w:sz="0" w:space="0" w:color="auto"/>
            <w:right w:val="none" w:sz="0" w:space="0" w:color="auto"/>
          </w:divBdr>
        </w:div>
        <w:div w:id="1956016367">
          <w:marLeft w:val="0"/>
          <w:marRight w:val="0"/>
          <w:marTop w:val="0"/>
          <w:marBottom w:val="0"/>
          <w:divBdr>
            <w:top w:val="none" w:sz="0" w:space="0" w:color="auto"/>
            <w:left w:val="none" w:sz="0" w:space="0" w:color="auto"/>
            <w:bottom w:val="none" w:sz="0" w:space="0" w:color="auto"/>
            <w:right w:val="none" w:sz="0" w:space="0" w:color="auto"/>
          </w:divBdr>
        </w:div>
        <w:div w:id="1991788057">
          <w:marLeft w:val="0"/>
          <w:marRight w:val="0"/>
          <w:marTop w:val="0"/>
          <w:marBottom w:val="0"/>
          <w:divBdr>
            <w:top w:val="none" w:sz="0" w:space="0" w:color="auto"/>
            <w:left w:val="none" w:sz="0" w:space="0" w:color="auto"/>
            <w:bottom w:val="none" w:sz="0" w:space="0" w:color="auto"/>
            <w:right w:val="none" w:sz="0" w:space="0" w:color="auto"/>
          </w:divBdr>
        </w:div>
        <w:div w:id="2142963350">
          <w:marLeft w:val="0"/>
          <w:marRight w:val="0"/>
          <w:marTop w:val="0"/>
          <w:marBottom w:val="0"/>
          <w:divBdr>
            <w:top w:val="none" w:sz="0" w:space="0" w:color="auto"/>
            <w:left w:val="none" w:sz="0" w:space="0" w:color="auto"/>
            <w:bottom w:val="none" w:sz="0" w:space="0" w:color="auto"/>
            <w:right w:val="none" w:sz="0" w:space="0" w:color="auto"/>
          </w:divBdr>
        </w:div>
      </w:divsChild>
    </w:div>
    <w:div w:id="373623204">
      <w:bodyDiv w:val="1"/>
      <w:marLeft w:val="0"/>
      <w:marRight w:val="0"/>
      <w:marTop w:val="0"/>
      <w:marBottom w:val="0"/>
      <w:divBdr>
        <w:top w:val="none" w:sz="0" w:space="0" w:color="auto"/>
        <w:left w:val="none" w:sz="0" w:space="0" w:color="auto"/>
        <w:bottom w:val="none" w:sz="0" w:space="0" w:color="auto"/>
        <w:right w:val="none" w:sz="0" w:space="0" w:color="auto"/>
      </w:divBdr>
      <w:divsChild>
        <w:div w:id="609819223">
          <w:marLeft w:val="0"/>
          <w:marRight w:val="0"/>
          <w:marTop w:val="0"/>
          <w:marBottom w:val="0"/>
          <w:divBdr>
            <w:top w:val="none" w:sz="0" w:space="0" w:color="auto"/>
            <w:left w:val="none" w:sz="0" w:space="0" w:color="auto"/>
            <w:bottom w:val="none" w:sz="0" w:space="0" w:color="auto"/>
            <w:right w:val="none" w:sz="0" w:space="0" w:color="auto"/>
          </w:divBdr>
        </w:div>
        <w:div w:id="1432120358">
          <w:marLeft w:val="0"/>
          <w:marRight w:val="0"/>
          <w:marTop w:val="0"/>
          <w:marBottom w:val="0"/>
          <w:divBdr>
            <w:top w:val="none" w:sz="0" w:space="0" w:color="auto"/>
            <w:left w:val="none" w:sz="0" w:space="0" w:color="auto"/>
            <w:bottom w:val="none" w:sz="0" w:space="0" w:color="auto"/>
            <w:right w:val="none" w:sz="0" w:space="0" w:color="auto"/>
          </w:divBdr>
        </w:div>
      </w:divsChild>
    </w:div>
    <w:div w:id="579022134">
      <w:bodyDiv w:val="1"/>
      <w:marLeft w:val="0"/>
      <w:marRight w:val="0"/>
      <w:marTop w:val="0"/>
      <w:marBottom w:val="0"/>
      <w:divBdr>
        <w:top w:val="none" w:sz="0" w:space="0" w:color="auto"/>
        <w:left w:val="none" w:sz="0" w:space="0" w:color="auto"/>
        <w:bottom w:val="none" w:sz="0" w:space="0" w:color="auto"/>
        <w:right w:val="none" w:sz="0" w:space="0" w:color="auto"/>
      </w:divBdr>
      <w:divsChild>
        <w:div w:id="1048602215">
          <w:marLeft w:val="0"/>
          <w:marRight w:val="0"/>
          <w:marTop w:val="0"/>
          <w:marBottom w:val="0"/>
          <w:divBdr>
            <w:top w:val="none" w:sz="0" w:space="0" w:color="auto"/>
            <w:left w:val="none" w:sz="0" w:space="0" w:color="auto"/>
            <w:bottom w:val="none" w:sz="0" w:space="0" w:color="auto"/>
            <w:right w:val="none" w:sz="0" w:space="0" w:color="auto"/>
          </w:divBdr>
        </w:div>
        <w:div w:id="1977056893">
          <w:marLeft w:val="0"/>
          <w:marRight w:val="0"/>
          <w:marTop w:val="0"/>
          <w:marBottom w:val="0"/>
          <w:divBdr>
            <w:top w:val="none" w:sz="0" w:space="0" w:color="auto"/>
            <w:left w:val="none" w:sz="0" w:space="0" w:color="auto"/>
            <w:bottom w:val="none" w:sz="0" w:space="0" w:color="auto"/>
            <w:right w:val="none" w:sz="0" w:space="0" w:color="auto"/>
          </w:divBdr>
        </w:div>
      </w:divsChild>
    </w:div>
    <w:div w:id="788475183">
      <w:bodyDiv w:val="1"/>
      <w:marLeft w:val="0"/>
      <w:marRight w:val="0"/>
      <w:marTop w:val="0"/>
      <w:marBottom w:val="0"/>
      <w:divBdr>
        <w:top w:val="none" w:sz="0" w:space="0" w:color="auto"/>
        <w:left w:val="none" w:sz="0" w:space="0" w:color="auto"/>
        <w:bottom w:val="none" w:sz="0" w:space="0" w:color="auto"/>
        <w:right w:val="none" w:sz="0" w:space="0" w:color="auto"/>
      </w:divBdr>
      <w:divsChild>
        <w:div w:id="77948936">
          <w:marLeft w:val="0"/>
          <w:marRight w:val="0"/>
          <w:marTop w:val="0"/>
          <w:marBottom w:val="0"/>
          <w:divBdr>
            <w:top w:val="none" w:sz="0" w:space="0" w:color="auto"/>
            <w:left w:val="none" w:sz="0" w:space="0" w:color="auto"/>
            <w:bottom w:val="none" w:sz="0" w:space="0" w:color="auto"/>
            <w:right w:val="none" w:sz="0" w:space="0" w:color="auto"/>
          </w:divBdr>
        </w:div>
        <w:div w:id="155658753">
          <w:marLeft w:val="0"/>
          <w:marRight w:val="0"/>
          <w:marTop w:val="0"/>
          <w:marBottom w:val="0"/>
          <w:divBdr>
            <w:top w:val="none" w:sz="0" w:space="0" w:color="auto"/>
            <w:left w:val="none" w:sz="0" w:space="0" w:color="auto"/>
            <w:bottom w:val="none" w:sz="0" w:space="0" w:color="auto"/>
            <w:right w:val="none" w:sz="0" w:space="0" w:color="auto"/>
          </w:divBdr>
        </w:div>
        <w:div w:id="167184096">
          <w:marLeft w:val="0"/>
          <w:marRight w:val="0"/>
          <w:marTop w:val="0"/>
          <w:marBottom w:val="0"/>
          <w:divBdr>
            <w:top w:val="none" w:sz="0" w:space="0" w:color="auto"/>
            <w:left w:val="none" w:sz="0" w:space="0" w:color="auto"/>
            <w:bottom w:val="none" w:sz="0" w:space="0" w:color="auto"/>
            <w:right w:val="none" w:sz="0" w:space="0" w:color="auto"/>
          </w:divBdr>
        </w:div>
        <w:div w:id="376508160">
          <w:marLeft w:val="0"/>
          <w:marRight w:val="0"/>
          <w:marTop w:val="0"/>
          <w:marBottom w:val="0"/>
          <w:divBdr>
            <w:top w:val="none" w:sz="0" w:space="0" w:color="auto"/>
            <w:left w:val="none" w:sz="0" w:space="0" w:color="auto"/>
            <w:bottom w:val="none" w:sz="0" w:space="0" w:color="auto"/>
            <w:right w:val="none" w:sz="0" w:space="0" w:color="auto"/>
          </w:divBdr>
        </w:div>
        <w:div w:id="461114588">
          <w:marLeft w:val="0"/>
          <w:marRight w:val="0"/>
          <w:marTop w:val="0"/>
          <w:marBottom w:val="0"/>
          <w:divBdr>
            <w:top w:val="none" w:sz="0" w:space="0" w:color="auto"/>
            <w:left w:val="none" w:sz="0" w:space="0" w:color="auto"/>
            <w:bottom w:val="none" w:sz="0" w:space="0" w:color="auto"/>
            <w:right w:val="none" w:sz="0" w:space="0" w:color="auto"/>
          </w:divBdr>
        </w:div>
        <w:div w:id="616764149">
          <w:marLeft w:val="0"/>
          <w:marRight w:val="0"/>
          <w:marTop w:val="0"/>
          <w:marBottom w:val="0"/>
          <w:divBdr>
            <w:top w:val="none" w:sz="0" w:space="0" w:color="auto"/>
            <w:left w:val="none" w:sz="0" w:space="0" w:color="auto"/>
            <w:bottom w:val="none" w:sz="0" w:space="0" w:color="auto"/>
            <w:right w:val="none" w:sz="0" w:space="0" w:color="auto"/>
          </w:divBdr>
          <w:divsChild>
            <w:div w:id="438987731">
              <w:marLeft w:val="-75"/>
              <w:marRight w:val="0"/>
              <w:marTop w:val="30"/>
              <w:marBottom w:val="30"/>
              <w:divBdr>
                <w:top w:val="none" w:sz="0" w:space="0" w:color="auto"/>
                <w:left w:val="none" w:sz="0" w:space="0" w:color="auto"/>
                <w:bottom w:val="none" w:sz="0" w:space="0" w:color="auto"/>
                <w:right w:val="none" w:sz="0" w:space="0" w:color="auto"/>
              </w:divBdr>
              <w:divsChild>
                <w:div w:id="51972518">
                  <w:marLeft w:val="0"/>
                  <w:marRight w:val="0"/>
                  <w:marTop w:val="0"/>
                  <w:marBottom w:val="0"/>
                  <w:divBdr>
                    <w:top w:val="none" w:sz="0" w:space="0" w:color="auto"/>
                    <w:left w:val="none" w:sz="0" w:space="0" w:color="auto"/>
                    <w:bottom w:val="none" w:sz="0" w:space="0" w:color="auto"/>
                    <w:right w:val="none" w:sz="0" w:space="0" w:color="auto"/>
                  </w:divBdr>
                  <w:divsChild>
                    <w:div w:id="348676596">
                      <w:marLeft w:val="0"/>
                      <w:marRight w:val="0"/>
                      <w:marTop w:val="0"/>
                      <w:marBottom w:val="0"/>
                      <w:divBdr>
                        <w:top w:val="none" w:sz="0" w:space="0" w:color="auto"/>
                        <w:left w:val="none" w:sz="0" w:space="0" w:color="auto"/>
                        <w:bottom w:val="none" w:sz="0" w:space="0" w:color="auto"/>
                        <w:right w:val="none" w:sz="0" w:space="0" w:color="auto"/>
                      </w:divBdr>
                    </w:div>
                  </w:divsChild>
                </w:div>
                <w:div w:id="116066525">
                  <w:marLeft w:val="0"/>
                  <w:marRight w:val="0"/>
                  <w:marTop w:val="0"/>
                  <w:marBottom w:val="0"/>
                  <w:divBdr>
                    <w:top w:val="none" w:sz="0" w:space="0" w:color="auto"/>
                    <w:left w:val="none" w:sz="0" w:space="0" w:color="auto"/>
                    <w:bottom w:val="none" w:sz="0" w:space="0" w:color="auto"/>
                    <w:right w:val="none" w:sz="0" w:space="0" w:color="auto"/>
                  </w:divBdr>
                  <w:divsChild>
                    <w:div w:id="1073550471">
                      <w:marLeft w:val="0"/>
                      <w:marRight w:val="0"/>
                      <w:marTop w:val="0"/>
                      <w:marBottom w:val="0"/>
                      <w:divBdr>
                        <w:top w:val="none" w:sz="0" w:space="0" w:color="auto"/>
                        <w:left w:val="none" w:sz="0" w:space="0" w:color="auto"/>
                        <w:bottom w:val="none" w:sz="0" w:space="0" w:color="auto"/>
                        <w:right w:val="none" w:sz="0" w:space="0" w:color="auto"/>
                      </w:divBdr>
                    </w:div>
                  </w:divsChild>
                </w:div>
                <w:div w:id="131604440">
                  <w:marLeft w:val="0"/>
                  <w:marRight w:val="0"/>
                  <w:marTop w:val="0"/>
                  <w:marBottom w:val="0"/>
                  <w:divBdr>
                    <w:top w:val="none" w:sz="0" w:space="0" w:color="auto"/>
                    <w:left w:val="none" w:sz="0" w:space="0" w:color="auto"/>
                    <w:bottom w:val="none" w:sz="0" w:space="0" w:color="auto"/>
                    <w:right w:val="none" w:sz="0" w:space="0" w:color="auto"/>
                  </w:divBdr>
                  <w:divsChild>
                    <w:div w:id="195894050">
                      <w:marLeft w:val="0"/>
                      <w:marRight w:val="0"/>
                      <w:marTop w:val="0"/>
                      <w:marBottom w:val="0"/>
                      <w:divBdr>
                        <w:top w:val="none" w:sz="0" w:space="0" w:color="auto"/>
                        <w:left w:val="none" w:sz="0" w:space="0" w:color="auto"/>
                        <w:bottom w:val="none" w:sz="0" w:space="0" w:color="auto"/>
                        <w:right w:val="none" w:sz="0" w:space="0" w:color="auto"/>
                      </w:divBdr>
                    </w:div>
                  </w:divsChild>
                </w:div>
                <w:div w:id="261109316">
                  <w:marLeft w:val="0"/>
                  <w:marRight w:val="0"/>
                  <w:marTop w:val="0"/>
                  <w:marBottom w:val="0"/>
                  <w:divBdr>
                    <w:top w:val="none" w:sz="0" w:space="0" w:color="auto"/>
                    <w:left w:val="none" w:sz="0" w:space="0" w:color="auto"/>
                    <w:bottom w:val="none" w:sz="0" w:space="0" w:color="auto"/>
                    <w:right w:val="none" w:sz="0" w:space="0" w:color="auto"/>
                  </w:divBdr>
                  <w:divsChild>
                    <w:div w:id="1373118947">
                      <w:marLeft w:val="0"/>
                      <w:marRight w:val="0"/>
                      <w:marTop w:val="0"/>
                      <w:marBottom w:val="0"/>
                      <w:divBdr>
                        <w:top w:val="none" w:sz="0" w:space="0" w:color="auto"/>
                        <w:left w:val="none" w:sz="0" w:space="0" w:color="auto"/>
                        <w:bottom w:val="none" w:sz="0" w:space="0" w:color="auto"/>
                        <w:right w:val="none" w:sz="0" w:space="0" w:color="auto"/>
                      </w:divBdr>
                    </w:div>
                  </w:divsChild>
                </w:div>
                <w:div w:id="617637667">
                  <w:marLeft w:val="0"/>
                  <w:marRight w:val="0"/>
                  <w:marTop w:val="0"/>
                  <w:marBottom w:val="0"/>
                  <w:divBdr>
                    <w:top w:val="none" w:sz="0" w:space="0" w:color="auto"/>
                    <w:left w:val="none" w:sz="0" w:space="0" w:color="auto"/>
                    <w:bottom w:val="none" w:sz="0" w:space="0" w:color="auto"/>
                    <w:right w:val="none" w:sz="0" w:space="0" w:color="auto"/>
                  </w:divBdr>
                  <w:divsChild>
                    <w:div w:id="1019545244">
                      <w:marLeft w:val="0"/>
                      <w:marRight w:val="0"/>
                      <w:marTop w:val="0"/>
                      <w:marBottom w:val="0"/>
                      <w:divBdr>
                        <w:top w:val="none" w:sz="0" w:space="0" w:color="auto"/>
                        <w:left w:val="none" w:sz="0" w:space="0" w:color="auto"/>
                        <w:bottom w:val="none" w:sz="0" w:space="0" w:color="auto"/>
                        <w:right w:val="none" w:sz="0" w:space="0" w:color="auto"/>
                      </w:divBdr>
                    </w:div>
                  </w:divsChild>
                </w:div>
                <w:div w:id="726226251">
                  <w:marLeft w:val="0"/>
                  <w:marRight w:val="0"/>
                  <w:marTop w:val="0"/>
                  <w:marBottom w:val="0"/>
                  <w:divBdr>
                    <w:top w:val="none" w:sz="0" w:space="0" w:color="auto"/>
                    <w:left w:val="none" w:sz="0" w:space="0" w:color="auto"/>
                    <w:bottom w:val="none" w:sz="0" w:space="0" w:color="auto"/>
                    <w:right w:val="none" w:sz="0" w:space="0" w:color="auto"/>
                  </w:divBdr>
                  <w:divsChild>
                    <w:div w:id="820385701">
                      <w:marLeft w:val="0"/>
                      <w:marRight w:val="0"/>
                      <w:marTop w:val="0"/>
                      <w:marBottom w:val="0"/>
                      <w:divBdr>
                        <w:top w:val="none" w:sz="0" w:space="0" w:color="auto"/>
                        <w:left w:val="none" w:sz="0" w:space="0" w:color="auto"/>
                        <w:bottom w:val="none" w:sz="0" w:space="0" w:color="auto"/>
                        <w:right w:val="none" w:sz="0" w:space="0" w:color="auto"/>
                      </w:divBdr>
                    </w:div>
                  </w:divsChild>
                </w:div>
                <w:div w:id="866062139">
                  <w:marLeft w:val="0"/>
                  <w:marRight w:val="0"/>
                  <w:marTop w:val="0"/>
                  <w:marBottom w:val="0"/>
                  <w:divBdr>
                    <w:top w:val="none" w:sz="0" w:space="0" w:color="auto"/>
                    <w:left w:val="none" w:sz="0" w:space="0" w:color="auto"/>
                    <w:bottom w:val="none" w:sz="0" w:space="0" w:color="auto"/>
                    <w:right w:val="none" w:sz="0" w:space="0" w:color="auto"/>
                  </w:divBdr>
                  <w:divsChild>
                    <w:div w:id="1447699817">
                      <w:marLeft w:val="0"/>
                      <w:marRight w:val="0"/>
                      <w:marTop w:val="0"/>
                      <w:marBottom w:val="0"/>
                      <w:divBdr>
                        <w:top w:val="none" w:sz="0" w:space="0" w:color="auto"/>
                        <w:left w:val="none" w:sz="0" w:space="0" w:color="auto"/>
                        <w:bottom w:val="none" w:sz="0" w:space="0" w:color="auto"/>
                        <w:right w:val="none" w:sz="0" w:space="0" w:color="auto"/>
                      </w:divBdr>
                    </w:div>
                  </w:divsChild>
                </w:div>
                <w:div w:id="918444851">
                  <w:marLeft w:val="0"/>
                  <w:marRight w:val="0"/>
                  <w:marTop w:val="0"/>
                  <w:marBottom w:val="0"/>
                  <w:divBdr>
                    <w:top w:val="none" w:sz="0" w:space="0" w:color="auto"/>
                    <w:left w:val="none" w:sz="0" w:space="0" w:color="auto"/>
                    <w:bottom w:val="none" w:sz="0" w:space="0" w:color="auto"/>
                    <w:right w:val="none" w:sz="0" w:space="0" w:color="auto"/>
                  </w:divBdr>
                  <w:divsChild>
                    <w:div w:id="1608804834">
                      <w:marLeft w:val="0"/>
                      <w:marRight w:val="0"/>
                      <w:marTop w:val="0"/>
                      <w:marBottom w:val="0"/>
                      <w:divBdr>
                        <w:top w:val="none" w:sz="0" w:space="0" w:color="auto"/>
                        <w:left w:val="none" w:sz="0" w:space="0" w:color="auto"/>
                        <w:bottom w:val="none" w:sz="0" w:space="0" w:color="auto"/>
                        <w:right w:val="none" w:sz="0" w:space="0" w:color="auto"/>
                      </w:divBdr>
                    </w:div>
                  </w:divsChild>
                </w:div>
                <w:div w:id="1070999228">
                  <w:marLeft w:val="0"/>
                  <w:marRight w:val="0"/>
                  <w:marTop w:val="0"/>
                  <w:marBottom w:val="0"/>
                  <w:divBdr>
                    <w:top w:val="none" w:sz="0" w:space="0" w:color="auto"/>
                    <w:left w:val="none" w:sz="0" w:space="0" w:color="auto"/>
                    <w:bottom w:val="none" w:sz="0" w:space="0" w:color="auto"/>
                    <w:right w:val="none" w:sz="0" w:space="0" w:color="auto"/>
                  </w:divBdr>
                  <w:divsChild>
                    <w:div w:id="1645698960">
                      <w:marLeft w:val="0"/>
                      <w:marRight w:val="0"/>
                      <w:marTop w:val="0"/>
                      <w:marBottom w:val="0"/>
                      <w:divBdr>
                        <w:top w:val="none" w:sz="0" w:space="0" w:color="auto"/>
                        <w:left w:val="none" w:sz="0" w:space="0" w:color="auto"/>
                        <w:bottom w:val="none" w:sz="0" w:space="0" w:color="auto"/>
                        <w:right w:val="none" w:sz="0" w:space="0" w:color="auto"/>
                      </w:divBdr>
                    </w:div>
                  </w:divsChild>
                </w:div>
                <w:div w:id="1318539121">
                  <w:marLeft w:val="0"/>
                  <w:marRight w:val="0"/>
                  <w:marTop w:val="0"/>
                  <w:marBottom w:val="0"/>
                  <w:divBdr>
                    <w:top w:val="none" w:sz="0" w:space="0" w:color="auto"/>
                    <w:left w:val="none" w:sz="0" w:space="0" w:color="auto"/>
                    <w:bottom w:val="none" w:sz="0" w:space="0" w:color="auto"/>
                    <w:right w:val="none" w:sz="0" w:space="0" w:color="auto"/>
                  </w:divBdr>
                  <w:divsChild>
                    <w:div w:id="491138250">
                      <w:marLeft w:val="0"/>
                      <w:marRight w:val="0"/>
                      <w:marTop w:val="0"/>
                      <w:marBottom w:val="0"/>
                      <w:divBdr>
                        <w:top w:val="none" w:sz="0" w:space="0" w:color="auto"/>
                        <w:left w:val="none" w:sz="0" w:space="0" w:color="auto"/>
                        <w:bottom w:val="none" w:sz="0" w:space="0" w:color="auto"/>
                        <w:right w:val="none" w:sz="0" w:space="0" w:color="auto"/>
                      </w:divBdr>
                    </w:div>
                  </w:divsChild>
                </w:div>
                <w:div w:id="1469737051">
                  <w:marLeft w:val="0"/>
                  <w:marRight w:val="0"/>
                  <w:marTop w:val="0"/>
                  <w:marBottom w:val="0"/>
                  <w:divBdr>
                    <w:top w:val="none" w:sz="0" w:space="0" w:color="auto"/>
                    <w:left w:val="none" w:sz="0" w:space="0" w:color="auto"/>
                    <w:bottom w:val="none" w:sz="0" w:space="0" w:color="auto"/>
                    <w:right w:val="none" w:sz="0" w:space="0" w:color="auto"/>
                  </w:divBdr>
                  <w:divsChild>
                    <w:div w:id="1155532693">
                      <w:marLeft w:val="0"/>
                      <w:marRight w:val="0"/>
                      <w:marTop w:val="0"/>
                      <w:marBottom w:val="0"/>
                      <w:divBdr>
                        <w:top w:val="none" w:sz="0" w:space="0" w:color="auto"/>
                        <w:left w:val="none" w:sz="0" w:space="0" w:color="auto"/>
                        <w:bottom w:val="none" w:sz="0" w:space="0" w:color="auto"/>
                        <w:right w:val="none" w:sz="0" w:space="0" w:color="auto"/>
                      </w:divBdr>
                    </w:div>
                  </w:divsChild>
                </w:div>
                <w:div w:id="1946383934">
                  <w:marLeft w:val="0"/>
                  <w:marRight w:val="0"/>
                  <w:marTop w:val="0"/>
                  <w:marBottom w:val="0"/>
                  <w:divBdr>
                    <w:top w:val="none" w:sz="0" w:space="0" w:color="auto"/>
                    <w:left w:val="none" w:sz="0" w:space="0" w:color="auto"/>
                    <w:bottom w:val="none" w:sz="0" w:space="0" w:color="auto"/>
                    <w:right w:val="none" w:sz="0" w:space="0" w:color="auto"/>
                  </w:divBdr>
                  <w:divsChild>
                    <w:div w:id="15043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93952">
          <w:marLeft w:val="0"/>
          <w:marRight w:val="0"/>
          <w:marTop w:val="0"/>
          <w:marBottom w:val="0"/>
          <w:divBdr>
            <w:top w:val="none" w:sz="0" w:space="0" w:color="auto"/>
            <w:left w:val="none" w:sz="0" w:space="0" w:color="auto"/>
            <w:bottom w:val="none" w:sz="0" w:space="0" w:color="auto"/>
            <w:right w:val="none" w:sz="0" w:space="0" w:color="auto"/>
          </w:divBdr>
        </w:div>
        <w:div w:id="1099526952">
          <w:marLeft w:val="0"/>
          <w:marRight w:val="0"/>
          <w:marTop w:val="0"/>
          <w:marBottom w:val="0"/>
          <w:divBdr>
            <w:top w:val="none" w:sz="0" w:space="0" w:color="auto"/>
            <w:left w:val="none" w:sz="0" w:space="0" w:color="auto"/>
            <w:bottom w:val="none" w:sz="0" w:space="0" w:color="auto"/>
            <w:right w:val="none" w:sz="0" w:space="0" w:color="auto"/>
          </w:divBdr>
        </w:div>
        <w:div w:id="1154831069">
          <w:marLeft w:val="0"/>
          <w:marRight w:val="0"/>
          <w:marTop w:val="0"/>
          <w:marBottom w:val="0"/>
          <w:divBdr>
            <w:top w:val="none" w:sz="0" w:space="0" w:color="auto"/>
            <w:left w:val="none" w:sz="0" w:space="0" w:color="auto"/>
            <w:bottom w:val="none" w:sz="0" w:space="0" w:color="auto"/>
            <w:right w:val="none" w:sz="0" w:space="0" w:color="auto"/>
          </w:divBdr>
        </w:div>
        <w:div w:id="1401489671">
          <w:marLeft w:val="0"/>
          <w:marRight w:val="0"/>
          <w:marTop w:val="0"/>
          <w:marBottom w:val="0"/>
          <w:divBdr>
            <w:top w:val="none" w:sz="0" w:space="0" w:color="auto"/>
            <w:left w:val="none" w:sz="0" w:space="0" w:color="auto"/>
            <w:bottom w:val="none" w:sz="0" w:space="0" w:color="auto"/>
            <w:right w:val="none" w:sz="0" w:space="0" w:color="auto"/>
          </w:divBdr>
        </w:div>
        <w:div w:id="1525753622">
          <w:marLeft w:val="0"/>
          <w:marRight w:val="0"/>
          <w:marTop w:val="0"/>
          <w:marBottom w:val="0"/>
          <w:divBdr>
            <w:top w:val="none" w:sz="0" w:space="0" w:color="auto"/>
            <w:left w:val="none" w:sz="0" w:space="0" w:color="auto"/>
            <w:bottom w:val="none" w:sz="0" w:space="0" w:color="auto"/>
            <w:right w:val="none" w:sz="0" w:space="0" w:color="auto"/>
          </w:divBdr>
        </w:div>
        <w:div w:id="1664965413">
          <w:marLeft w:val="0"/>
          <w:marRight w:val="0"/>
          <w:marTop w:val="0"/>
          <w:marBottom w:val="0"/>
          <w:divBdr>
            <w:top w:val="none" w:sz="0" w:space="0" w:color="auto"/>
            <w:left w:val="none" w:sz="0" w:space="0" w:color="auto"/>
            <w:bottom w:val="none" w:sz="0" w:space="0" w:color="auto"/>
            <w:right w:val="none" w:sz="0" w:space="0" w:color="auto"/>
          </w:divBdr>
        </w:div>
        <w:div w:id="1981767623">
          <w:marLeft w:val="0"/>
          <w:marRight w:val="0"/>
          <w:marTop w:val="0"/>
          <w:marBottom w:val="0"/>
          <w:divBdr>
            <w:top w:val="none" w:sz="0" w:space="0" w:color="auto"/>
            <w:left w:val="none" w:sz="0" w:space="0" w:color="auto"/>
            <w:bottom w:val="none" w:sz="0" w:space="0" w:color="auto"/>
            <w:right w:val="none" w:sz="0" w:space="0" w:color="auto"/>
          </w:divBdr>
        </w:div>
        <w:div w:id="2119526124">
          <w:marLeft w:val="0"/>
          <w:marRight w:val="0"/>
          <w:marTop w:val="0"/>
          <w:marBottom w:val="0"/>
          <w:divBdr>
            <w:top w:val="none" w:sz="0" w:space="0" w:color="auto"/>
            <w:left w:val="none" w:sz="0" w:space="0" w:color="auto"/>
            <w:bottom w:val="none" w:sz="0" w:space="0" w:color="auto"/>
            <w:right w:val="none" w:sz="0" w:space="0" w:color="auto"/>
          </w:divBdr>
        </w:div>
      </w:divsChild>
    </w:div>
    <w:div w:id="1057096704">
      <w:bodyDiv w:val="1"/>
      <w:marLeft w:val="0"/>
      <w:marRight w:val="0"/>
      <w:marTop w:val="0"/>
      <w:marBottom w:val="0"/>
      <w:divBdr>
        <w:top w:val="none" w:sz="0" w:space="0" w:color="auto"/>
        <w:left w:val="none" w:sz="0" w:space="0" w:color="auto"/>
        <w:bottom w:val="none" w:sz="0" w:space="0" w:color="auto"/>
        <w:right w:val="none" w:sz="0" w:space="0" w:color="auto"/>
      </w:divBdr>
      <w:divsChild>
        <w:div w:id="139885100">
          <w:marLeft w:val="0"/>
          <w:marRight w:val="0"/>
          <w:marTop w:val="0"/>
          <w:marBottom w:val="0"/>
          <w:divBdr>
            <w:top w:val="none" w:sz="0" w:space="0" w:color="auto"/>
            <w:left w:val="none" w:sz="0" w:space="0" w:color="auto"/>
            <w:bottom w:val="none" w:sz="0" w:space="0" w:color="auto"/>
            <w:right w:val="none" w:sz="0" w:space="0" w:color="auto"/>
          </w:divBdr>
          <w:divsChild>
            <w:div w:id="1252355780">
              <w:marLeft w:val="-75"/>
              <w:marRight w:val="0"/>
              <w:marTop w:val="30"/>
              <w:marBottom w:val="30"/>
              <w:divBdr>
                <w:top w:val="none" w:sz="0" w:space="0" w:color="auto"/>
                <w:left w:val="none" w:sz="0" w:space="0" w:color="auto"/>
                <w:bottom w:val="none" w:sz="0" w:space="0" w:color="auto"/>
                <w:right w:val="none" w:sz="0" w:space="0" w:color="auto"/>
              </w:divBdr>
              <w:divsChild>
                <w:div w:id="147215776">
                  <w:marLeft w:val="0"/>
                  <w:marRight w:val="0"/>
                  <w:marTop w:val="0"/>
                  <w:marBottom w:val="0"/>
                  <w:divBdr>
                    <w:top w:val="none" w:sz="0" w:space="0" w:color="auto"/>
                    <w:left w:val="none" w:sz="0" w:space="0" w:color="auto"/>
                    <w:bottom w:val="none" w:sz="0" w:space="0" w:color="auto"/>
                    <w:right w:val="none" w:sz="0" w:space="0" w:color="auto"/>
                  </w:divBdr>
                  <w:divsChild>
                    <w:div w:id="330109046">
                      <w:marLeft w:val="0"/>
                      <w:marRight w:val="0"/>
                      <w:marTop w:val="0"/>
                      <w:marBottom w:val="0"/>
                      <w:divBdr>
                        <w:top w:val="none" w:sz="0" w:space="0" w:color="auto"/>
                        <w:left w:val="none" w:sz="0" w:space="0" w:color="auto"/>
                        <w:bottom w:val="none" w:sz="0" w:space="0" w:color="auto"/>
                        <w:right w:val="none" w:sz="0" w:space="0" w:color="auto"/>
                      </w:divBdr>
                    </w:div>
                  </w:divsChild>
                </w:div>
                <w:div w:id="147408875">
                  <w:marLeft w:val="0"/>
                  <w:marRight w:val="0"/>
                  <w:marTop w:val="0"/>
                  <w:marBottom w:val="0"/>
                  <w:divBdr>
                    <w:top w:val="none" w:sz="0" w:space="0" w:color="auto"/>
                    <w:left w:val="none" w:sz="0" w:space="0" w:color="auto"/>
                    <w:bottom w:val="none" w:sz="0" w:space="0" w:color="auto"/>
                    <w:right w:val="none" w:sz="0" w:space="0" w:color="auto"/>
                  </w:divBdr>
                  <w:divsChild>
                    <w:div w:id="1868563983">
                      <w:marLeft w:val="0"/>
                      <w:marRight w:val="0"/>
                      <w:marTop w:val="0"/>
                      <w:marBottom w:val="0"/>
                      <w:divBdr>
                        <w:top w:val="none" w:sz="0" w:space="0" w:color="auto"/>
                        <w:left w:val="none" w:sz="0" w:space="0" w:color="auto"/>
                        <w:bottom w:val="none" w:sz="0" w:space="0" w:color="auto"/>
                        <w:right w:val="none" w:sz="0" w:space="0" w:color="auto"/>
                      </w:divBdr>
                    </w:div>
                  </w:divsChild>
                </w:div>
                <w:div w:id="203249083">
                  <w:marLeft w:val="0"/>
                  <w:marRight w:val="0"/>
                  <w:marTop w:val="0"/>
                  <w:marBottom w:val="0"/>
                  <w:divBdr>
                    <w:top w:val="none" w:sz="0" w:space="0" w:color="auto"/>
                    <w:left w:val="none" w:sz="0" w:space="0" w:color="auto"/>
                    <w:bottom w:val="none" w:sz="0" w:space="0" w:color="auto"/>
                    <w:right w:val="none" w:sz="0" w:space="0" w:color="auto"/>
                  </w:divBdr>
                  <w:divsChild>
                    <w:div w:id="81800502">
                      <w:marLeft w:val="0"/>
                      <w:marRight w:val="0"/>
                      <w:marTop w:val="0"/>
                      <w:marBottom w:val="0"/>
                      <w:divBdr>
                        <w:top w:val="none" w:sz="0" w:space="0" w:color="auto"/>
                        <w:left w:val="none" w:sz="0" w:space="0" w:color="auto"/>
                        <w:bottom w:val="none" w:sz="0" w:space="0" w:color="auto"/>
                        <w:right w:val="none" w:sz="0" w:space="0" w:color="auto"/>
                      </w:divBdr>
                    </w:div>
                  </w:divsChild>
                </w:div>
                <w:div w:id="264004399">
                  <w:marLeft w:val="0"/>
                  <w:marRight w:val="0"/>
                  <w:marTop w:val="0"/>
                  <w:marBottom w:val="0"/>
                  <w:divBdr>
                    <w:top w:val="none" w:sz="0" w:space="0" w:color="auto"/>
                    <w:left w:val="none" w:sz="0" w:space="0" w:color="auto"/>
                    <w:bottom w:val="none" w:sz="0" w:space="0" w:color="auto"/>
                    <w:right w:val="none" w:sz="0" w:space="0" w:color="auto"/>
                  </w:divBdr>
                  <w:divsChild>
                    <w:div w:id="1485505486">
                      <w:marLeft w:val="0"/>
                      <w:marRight w:val="0"/>
                      <w:marTop w:val="0"/>
                      <w:marBottom w:val="0"/>
                      <w:divBdr>
                        <w:top w:val="none" w:sz="0" w:space="0" w:color="auto"/>
                        <w:left w:val="none" w:sz="0" w:space="0" w:color="auto"/>
                        <w:bottom w:val="none" w:sz="0" w:space="0" w:color="auto"/>
                        <w:right w:val="none" w:sz="0" w:space="0" w:color="auto"/>
                      </w:divBdr>
                    </w:div>
                  </w:divsChild>
                </w:div>
                <w:div w:id="415248267">
                  <w:marLeft w:val="0"/>
                  <w:marRight w:val="0"/>
                  <w:marTop w:val="0"/>
                  <w:marBottom w:val="0"/>
                  <w:divBdr>
                    <w:top w:val="none" w:sz="0" w:space="0" w:color="auto"/>
                    <w:left w:val="none" w:sz="0" w:space="0" w:color="auto"/>
                    <w:bottom w:val="none" w:sz="0" w:space="0" w:color="auto"/>
                    <w:right w:val="none" w:sz="0" w:space="0" w:color="auto"/>
                  </w:divBdr>
                  <w:divsChild>
                    <w:div w:id="26105612">
                      <w:marLeft w:val="0"/>
                      <w:marRight w:val="0"/>
                      <w:marTop w:val="0"/>
                      <w:marBottom w:val="0"/>
                      <w:divBdr>
                        <w:top w:val="none" w:sz="0" w:space="0" w:color="auto"/>
                        <w:left w:val="none" w:sz="0" w:space="0" w:color="auto"/>
                        <w:bottom w:val="none" w:sz="0" w:space="0" w:color="auto"/>
                        <w:right w:val="none" w:sz="0" w:space="0" w:color="auto"/>
                      </w:divBdr>
                    </w:div>
                  </w:divsChild>
                </w:div>
                <w:div w:id="502672167">
                  <w:marLeft w:val="0"/>
                  <w:marRight w:val="0"/>
                  <w:marTop w:val="0"/>
                  <w:marBottom w:val="0"/>
                  <w:divBdr>
                    <w:top w:val="none" w:sz="0" w:space="0" w:color="auto"/>
                    <w:left w:val="none" w:sz="0" w:space="0" w:color="auto"/>
                    <w:bottom w:val="none" w:sz="0" w:space="0" w:color="auto"/>
                    <w:right w:val="none" w:sz="0" w:space="0" w:color="auto"/>
                  </w:divBdr>
                  <w:divsChild>
                    <w:div w:id="575168503">
                      <w:marLeft w:val="0"/>
                      <w:marRight w:val="0"/>
                      <w:marTop w:val="0"/>
                      <w:marBottom w:val="0"/>
                      <w:divBdr>
                        <w:top w:val="none" w:sz="0" w:space="0" w:color="auto"/>
                        <w:left w:val="none" w:sz="0" w:space="0" w:color="auto"/>
                        <w:bottom w:val="none" w:sz="0" w:space="0" w:color="auto"/>
                        <w:right w:val="none" w:sz="0" w:space="0" w:color="auto"/>
                      </w:divBdr>
                    </w:div>
                  </w:divsChild>
                </w:div>
                <w:div w:id="505900780">
                  <w:marLeft w:val="0"/>
                  <w:marRight w:val="0"/>
                  <w:marTop w:val="0"/>
                  <w:marBottom w:val="0"/>
                  <w:divBdr>
                    <w:top w:val="none" w:sz="0" w:space="0" w:color="auto"/>
                    <w:left w:val="none" w:sz="0" w:space="0" w:color="auto"/>
                    <w:bottom w:val="none" w:sz="0" w:space="0" w:color="auto"/>
                    <w:right w:val="none" w:sz="0" w:space="0" w:color="auto"/>
                  </w:divBdr>
                  <w:divsChild>
                    <w:div w:id="1803114576">
                      <w:marLeft w:val="0"/>
                      <w:marRight w:val="0"/>
                      <w:marTop w:val="0"/>
                      <w:marBottom w:val="0"/>
                      <w:divBdr>
                        <w:top w:val="none" w:sz="0" w:space="0" w:color="auto"/>
                        <w:left w:val="none" w:sz="0" w:space="0" w:color="auto"/>
                        <w:bottom w:val="none" w:sz="0" w:space="0" w:color="auto"/>
                        <w:right w:val="none" w:sz="0" w:space="0" w:color="auto"/>
                      </w:divBdr>
                    </w:div>
                  </w:divsChild>
                </w:div>
                <w:div w:id="546572724">
                  <w:marLeft w:val="0"/>
                  <w:marRight w:val="0"/>
                  <w:marTop w:val="0"/>
                  <w:marBottom w:val="0"/>
                  <w:divBdr>
                    <w:top w:val="none" w:sz="0" w:space="0" w:color="auto"/>
                    <w:left w:val="none" w:sz="0" w:space="0" w:color="auto"/>
                    <w:bottom w:val="none" w:sz="0" w:space="0" w:color="auto"/>
                    <w:right w:val="none" w:sz="0" w:space="0" w:color="auto"/>
                  </w:divBdr>
                  <w:divsChild>
                    <w:div w:id="372342537">
                      <w:marLeft w:val="0"/>
                      <w:marRight w:val="0"/>
                      <w:marTop w:val="0"/>
                      <w:marBottom w:val="0"/>
                      <w:divBdr>
                        <w:top w:val="none" w:sz="0" w:space="0" w:color="auto"/>
                        <w:left w:val="none" w:sz="0" w:space="0" w:color="auto"/>
                        <w:bottom w:val="none" w:sz="0" w:space="0" w:color="auto"/>
                        <w:right w:val="none" w:sz="0" w:space="0" w:color="auto"/>
                      </w:divBdr>
                    </w:div>
                  </w:divsChild>
                </w:div>
                <w:div w:id="725374129">
                  <w:marLeft w:val="0"/>
                  <w:marRight w:val="0"/>
                  <w:marTop w:val="0"/>
                  <w:marBottom w:val="0"/>
                  <w:divBdr>
                    <w:top w:val="none" w:sz="0" w:space="0" w:color="auto"/>
                    <w:left w:val="none" w:sz="0" w:space="0" w:color="auto"/>
                    <w:bottom w:val="none" w:sz="0" w:space="0" w:color="auto"/>
                    <w:right w:val="none" w:sz="0" w:space="0" w:color="auto"/>
                  </w:divBdr>
                  <w:divsChild>
                    <w:div w:id="1299605833">
                      <w:marLeft w:val="0"/>
                      <w:marRight w:val="0"/>
                      <w:marTop w:val="0"/>
                      <w:marBottom w:val="0"/>
                      <w:divBdr>
                        <w:top w:val="none" w:sz="0" w:space="0" w:color="auto"/>
                        <w:left w:val="none" w:sz="0" w:space="0" w:color="auto"/>
                        <w:bottom w:val="none" w:sz="0" w:space="0" w:color="auto"/>
                        <w:right w:val="none" w:sz="0" w:space="0" w:color="auto"/>
                      </w:divBdr>
                    </w:div>
                  </w:divsChild>
                </w:div>
                <w:div w:id="863052035">
                  <w:marLeft w:val="0"/>
                  <w:marRight w:val="0"/>
                  <w:marTop w:val="0"/>
                  <w:marBottom w:val="0"/>
                  <w:divBdr>
                    <w:top w:val="none" w:sz="0" w:space="0" w:color="auto"/>
                    <w:left w:val="none" w:sz="0" w:space="0" w:color="auto"/>
                    <w:bottom w:val="none" w:sz="0" w:space="0" w:color="auto"/>
                    <w:right w:val="none" w:sz="0" w:space="0" w:color="auto"/>
                  </w:divBdr>
                  <w:divsChild>
                    <w:div w:id="2028557216">
                      <w:marLeft w:val="0"/>
                      <w:marRight w:val="0"/>
                      <w:marTop w:val="0"/>
                      <w:marBottom w:val="0"/>
                      <w:divBdr>
                        <w:top w:val="none" w:sz="0" w:space="0" w:color="auto"/>
                        <w:left w:val="none" w:sz="0" w:space="0" w:color="auto"/>
                        <w:bottom w:val="none" w:sz="0" w:space="0" w:color="auto"/>
                        <w:right w:val="none" w:sz="0" w:space="0" w:color="auto"/>
                      </w:divBdr>
                    </w:div>
                  </w:divsChild>
                </w:div>
                <w:div w:id="907304261">
                  <w:marLeft w:val="0"/>
                  <w:marRight w:val="0"/>
                  <w:marTop w:val="0"/>
                  <w:marBottom w:val="0"/>
                  <w:divBdr>
                    <w:top w:val="none" w:sz="0" w:space="0" w:color="auto"/>
                    <w:left w:val="none" w:sz="0" w:space="0" w:color="auto"/>
                    <w:bottom w:val="none" w:sz="0" w:space="0" w:color="auto"/>
                    <w:right w:val="none" w:sz="0" w:space="0" w:color="auto"/>
                  </w:divBdr>
                  <w:divsChild>
                    <w:div w:id="247233002">
                      <w:marLeft w:val="0"/>
                      <w:marRight w:val="0"/>
                      <w:marTop w:val="0"/>
                      <w:marBottom w:val="0"/>
                      <w:divBdr>
                        <w:top w:val="none" w:sz="0" w:space="0" w:color="auto"/>
                        <w:left w:val="none" w:sz="0" w:space="0" w:color="auto"/>
                        <w:bottom w:val="none" w:sz="0" w:space="0" w:color="auto"/>
                        <w:right w:val="none" w:sz="0" w:space="0" w:color="auto"/>
                      </w:divBdr>
                    </w:div>
                  </w:divsChild>
                </w:div>
                <w:div w:id="981665348">
                  <w:marLeft w:val="0"/>
                  <w:marRight w:val="0"/>
                  <w:marTop w:val="0"/>
                  <w:marBottom w:val="0"/>
                  <w:divBdr>
                    <w:top w:val="none" w:sz="0" w:space="0" w:color="auto"/>
                    <w:left w:val="none" w:sz="0" w:space="0" w:color="auto"/>
                    <w:bottom w:val="none" w:sz="0" w:space="0" w:color="auto"/>
                    <w:right w:val="none" w:sz="0" w:space="0" w:color="auto"/>
                  </w:divBdr>
                  <w:divsChild>
                    <w:div w:id="481699130">
                      <w:marLeft w:val="0"/>
                      <w:marRight w:val="0"/>
                      <w:marTop w:val="0"/>
                      <w:marBottom w:val="0"/>
                      <w:divBdr>
                        <w:top w:val="none" w:sz="0" w:space="0" w:color="auto"/>
                        <w:left w:val="none" w:sz="0" w:space="0" w:color="auto"/>
                        <w:bottom w:val="none" w:sz="0" w:space="0" w:color="auto"/>
                        <w:right w:val="none" w:sz="0" w:space="0" w:color="auto"/>
                      </w:divBdr>
                    </w:div>
                  </w:divsChild>
                </w:div>
                <w:div w:id="995373773">
                  <w:marLeft w:val="0"/>
                  <w:marRight w:val="0"/>
                  <w:marTop w:val="0"/>
                  <w:marBottom w:val="0"/>
                  <w:divBdr>
                    <w:top w:val="none" w:sz="0" w:space="0" w:color="auto"/>
                    <w:left w:val="none" w:sz="0" w:space="0" w:color="auto"/>
                    <w:bottom w:val="none" w:sz="0" w:space="0" w:color="auto"/>
                    <w:right w:val="none" w:sz="0" w:space="0" w:color="auto"/>
                  </w:divBdr>
                  <w:divsChild>
                    <w:div w:id="706684085">
                      <w:marLeft w:val="0"/>
                      <w:marRight w:val="0"/>
                      <w:marTop w:val="0"/>
                      <w:marBottom w:val="0"/>
                      <w:divBdr>
                        <w:top w:val="none" w:sz="0" w:space="0" w:color="auto"/>
                        <w:left w:val="none" w:sz="0" w:space="0" w:color="auto"/>
                        <w:bottom w:val="none" w:sz="0" w:space="0" w:color="auto"/>
                        <w:right w:val="none" w:sz="0" w:space="0" w:color="auto"/>
                      </w:divBdr>
                    </w:div>
                  </w:divsChild>
                </w:div>
                <w:div w:id="1051079770">
                  <w:marLeft w:val="0"/>
                  <w:marRight w:val="0"/>
                  <w:marTop w:val="0"/>
                  <w:marBottom w:val="0"/>
                  <w:divBdr>
                    <w:top w:val="none" w:sz="0" w:space="0" w:color="auto"/>
                    <w:left w:val="none" w:sz="0" w:space="0" w:color="auto"/>
                    <w:bottom w:val="none" w:sz="0" w:space="0" w:color="auto"/>
                    <w:right w:val="none" w:sz="0" w:space="0" w:color="auto"/>
                  </w:divBdr>
                  <w:divsChild>
                    <w:div w:id="1435784510">
                      <w:marLeft w:val="0"/>
                      <w:marRight w:val="0"/>
                      <w:marTop w:val="0"/>
                      <w:marBottom w:val="0"/>
                      <w:divBdr>
                        <w:top w:val="none" w:sz="0" w:space="0" w:color="auto"/>
                        <w:left w:val="none" w:sz="0" w:space="0" w:color="auto"/>
                        <w:bottom w:val="none" w:sz="0" w:space="0" w:color="auto"/>
                        <w:right w:val="none" w:sz="0" w:space="0" w:color="auto"/>
                      </w:divBdr>
                    </w:div>
                  </w:divsChild>
                </w:div>
                <w:div w:id="1074084028">
                  <w:marLeft w:val="0"/>
                  <w:marRight w:val="0"/>
                  <w:marTop w:val="0"/>
                  <w:marBottom w:val="0"/>
                  <w:divBdr>
                    <w:top w:val="none" w:sz="0" w:space="0" w:color="auto"/>
                    <w:left w:val="none" w:sz="0" w:space="0" w:color="auto"/>
                    <w:bottom w:val="none" w:sz="0" w:space="0" w:color="auto"/>
                    <w:right w:val="none" w:sz="0" w:space="0" w:color="auto"/>
                  </w:divBdr>
                  <w:divsChild>
                    <w:div w:id="1608348949">
                      <w:marLeft w:val="0"/>
                      <w:marRight w:val="0"/>
                      <w:marTop w:val="0"/>
                      <w:marBottom w:val="0"/>
                      <w:divBdr>
                        <w:top w:val="none" w:sz="0" w:space="0" w:color="auto"/>
                        <w:left w:val="none" w:sz="0" w:space="0" w:color="auto"/>
                        <w:bottom w:val="none" w:sz="0" w:space="0" w:color="auto"/>
                        <w:right w:val="none" w:sz="0" w:space="0" w:color="auto"/>
                      </w:divBdr>
                    </w:div>
                  </w:divsChild>
                </w:div>
                <w:div w:id="1122579016">
                  <w:marLeft w:val="0"/>
                  <w:marRight w:val="0"/>
                  <w:marTop w:val="0"/>
                  <w:marBottom w:val="0"/>
                  <w:divBdr>
                    <w:top w:val="none" w:sz="0" w:space="0" w:color="auto"/>
                    <w:left w:val="none" w:sz="0" w:space="0" w:color="auto"/>
                    <w:bottom w:val="none" w:sz="0" w:space="0" w:color="auto"/>
                    <w:right w:val="none" w:sz="0" w:space="0" w:color="auto"/>
                  </w:divBdr>
                  <w:divsChild>
                    <w:div w:id="230773884">
                      <w:marLeft w:val="0"/>
                      <w:marRight w:val="0"/>
                      <w:marTop w:val="0"/>
                      <w:marBottom w:val="0"/>
                      <w:divBdr>
                        <w:top w:val="none" w:sz="0" w:space="0" w:color="auto"/>
                        <w:left w:val="none" w:sz="0" w:space="0" w:color="auto"/>
                        <w:bottom w:val="none" w:sz="0" w:space="0" w:color="auto"/>
                        <w:right w:val="none" w:sz="0" w:space="0" w:color="auto"/>
                      </w:divBdr>
                    </w:div>
                  </w:divsChild>
                </w:div>
                <w:div w:id="1206983265">
                  <w:marLeft w:val="0"/>
                  <w:marRight w:val="0"/>
                  <w:marTop w:val="0"/>
                  <w:marBottom w:val="0"/>
                  <w:divBdr>
                    <w:top w:val="none" w:sz="0" w:space="0" w:color="auto"/>
                    <w:left w:val="none" w:sz="0" w:space="0" w:color="auto"/>
                    <w:bottom w:val="none" w:sz="0" w:space="0" w:color="auto"/>
                    <w:right w:val="none" w:sz="0" w:space="0" w:color="auto"/>
                  </w:divBdr>
                  <w:divsChild>
                    <w:div w:id="363286372">
                      <w:marLeft w:val="0"/>
                      <w:marRight w:val="0"/>
                      <w:marTop w:val="0"/>
                      <w:marBottom w:val="0"/>
                      <w:divBdr>
                        <w:top w:val="none" w:sz="0" w:space="0" w:color="auto"/>
                        <w:left w:val="none" w:sz="0" w:space="0" w:color="auto"/>
                        <w:bottom w:val="none" w:sz="0" w:space="0" w:color="auto"/>
                        <w:right w:val="none" w:sz="0" w:space="0" w:color="auto"/>
                      </w:divBdr>
                    </w:div>
                  </w:divsChild>
                </w:div>
                <w:div w:id="1215194826">
                  <w:marLeft w:val="0"/>
                  <w:marRight w:val="0"/>
                  <w:marTop w:val="0"/>
                  <w:marBottom w:val="0"/>
                  <w:divBdr>
                    <w:top w:val="none" w:sz="0" w:space="0" w:color="auto"/>
                    <w:left w:val="none" w:sz="0" w:space="0" w:color="auto"/>
                    <w:bottom w:val="none" w:sz="0" w:space="0" w:color="auto"/>
                    <w:right w:val="none" w:sz="0" w:space="0" w:color="auto"/>
                  </w:divBdr>
                  <w:divsChild>
                    <w:div w:id="1969819577">
                      <w:marLeft w:val="0"/>
                      <w:marRight w:val="0"/>
                      <w:marTop w:val="0"/>
                      <w:marBottom w:val="0"/>
                      <w:divBdr>
                        <w:top w:val="none" w:sz="0" w:space="0" w:color="auto"/>
                        <w:left w:val="none" w:sz="0" w:space="0" w:color="auto"/>
                        <w:bottom w:val="none" w:sz="0" w:space="0" w:color="auto"/>
                        <w:right w:val="none" w:sz="0" w:space="0" w:color="auto"/>
                      </w:divBdr>
                    </w:div>
                  </w:divsChild>
                </w:div>
                <w:div w:id="1315985131">
                  <w:marLeft w:val="0"/>
                  <w:marRight w:val="0"/>
                  <w:marTop w:val="0"/>
                  <w:marBottom w:val="0"/>
                  <w:divBdr>
                    <w:top w:val="none" w:sz="0" w:space="0" w:color="auto"/>
                    <w:left w:val="none" w:sz="0" w:space="0" w:color="auto"/>
                    <w:bottom w:val="none" w:sz="0" w:space="0" w:color="auto"/>
                    <w:right w:val="none" w:sz="0" w:space="0" w:color="auto"/>
                  </w:divBdr>
                  <w:divsChild>
                    <w:div w:id="1833131944">
                      <w:marLeft w:val="0"/>
                      <w:marRight w:val="0"/>
                      <w:marTop w:val="0"/>
                      <w:marBottom w:val="0"/>
                      <w:divBdr>
                        <w:top w:val="none" w:sz="0" w:space="0" w:color="auto"/>
                        <w:left w:val="none" w:sz="0" w:space="0" w:color="auto"/>
                        <w:bottom w:val="none" w:sz="0" w:space="0" w:color="auto"/>
                        <w:right w:val="none" w:sz="0" w:space="0" w:color="auto"/>
                      </w:divBdr>
                    </w:div>
                  </w:divsChild>
                </w:div>
                <w:div w:id="1353721129">
                  <w:marLeft w:val="0"/>
                  <w:marRight w:val="0"/>
                  <w:marTop w:val="0"/>
                  <w:marBottom w:val="0"/>
                  <w:divBdr>
                    <w:top w:val="none" w:sz="0" w:space="0" w:color="auto"/>
                    <w:left w:val="none" w:sz="0" w:space="0" w:color="auto"/>
                    <w:bottom w:val="none" w:sz="0" w:space="0" w:color="auto"/>
                    <w:right w:val="none" w:sz="0" w:space="0" w:color="auto"/>
                  </w:divBdr>
                  <w:divsChild>
                    <w:div w:id="1270774758">
                      <w:marLeft w:val="0"/>
                      <w:marRight w:val="0"/>
                      <w:marTop w:val="0"/>
                      <w:marBottom w:val="0"/>
                      <w:divBdr>
                        <w:top w:val="none" w:sz="0" w:space="0" w:color="auto"/>
                        <w:left w:val="none" w:sz="0" w:space="0" w:color="auto"/>
                        <w:bottom w:val="none" w:sz="0" w:space="0" w:color="auto"/>
                        <w:right w:val="none" w:sz="0" w:space="0" w:color="auto"/>
                      </w:divBdr>
                    </w:div>
                  </w:divsChild>
                </w:div>
                <w:div w:id="1415971673">
                  <w:marLeft w:val="0"/>
                  <w:marRight w:val="0"/>
                  <w:marTop w:val="0"/>
                  <w:marBottom w:val="0"/>
                  <w:divBdr>
                    <w:top w:val="none" w:sz="0" w:space="0" w:color="auto"/>
                    <w:left w:val="none" w:sz="0" w:space="0" w:color="auto"/>
                    <w:bottom w:val="none" w:sz="0" w:space="0" w:color="auto"/>
                    <w:right w:val="none" w:sz="0" w:space="0" w:color="auto"/>
                  </w:divBdr>
                  <w:divsChild>
                    <w:div w:id="247543313">
                      <w:marLeft w:val="0"/>
                      <w:marRight w:val="0"/>
                      <w:marTop w:val="0"/>
                      <w:marBottom w:val="0"/>
                      <w:divBdr>
                        <w:top w:val="none" w:sz="0" w:space="0" w:color="auto"/>
                        <w:left w:val="none" w:sz="0" w:space="0" w:color="auto"/>
                        <w:bottom w:val="none" w:sz="0" w:space="0" w:color="auto"/>
                        <w:right w:val="none" w:sz="0" w:space="0" w:color="auto"/>
                      </w:divBdr>
                    </w:div>
                  </w:divsChild>
                </w:div>
                <w:div w:id="1578441398">
                  <w:marLeft w:val="0"/>
                  <w:marRight w:val="0"/>
                  <w:marTop w:val="0"/>
                  <w:marBottom w:val="0"/>
                  <w:divBdr>
                    <w:top w:val="none" w:sz="0" w:space="0" w:color="auto"/>
                    <w:left w:val="none" w:sz="0" w:space="0" w:color="auto"/>
                    <w:bottom w:val="none" w:sz="0" w:space="0" w:color="auto"/>
                    <w:right w:val="none" w:sz="0" w:space="0" w:color="auto"/>
                  </w:divBdr>
                  <w:divsChild>
                    <w:div w:id="1976056028">
                      <w:marLeft w:val="0"/>
                      <w:marRight w:val="0"/>
                      <w:marTop w:val="0"/>
                      <w:marBottom w:val="0"/>
                      <w:divBdr>
                        <w:top w:val="none" w:sz="0" w:space="0" w:color="auto"/>
                        <w:left w:val="none" w:sz="0" w:space="0" w:color="auto"/>
                        <w:bottom w:val="none" w:sz="0" w:space="0" w:color="auto"/>
                        <w:right w:val="none" w:sz="0" w:space="0" w:color="auto"/>
                      </w:divBdr>
                    </w:div>
                  </w:divsChild>
                </w:div>
                <w:div w:id="1675574363">
                  <w:marLeft w:val="0"/>
                  <w:marRight w:val="0"/>
                  <w:marTop w:val="0"/>
                  <w:marBottom w:val="0"/>
                  <w:divBdr>
                    <w:top w:val="none" w:sz="0" w:space="0" w:color="auto"/>
                    <w:left w:val="none" w:sz="0" w:space="0" w:color="auto"/>
                    <w:bottom w:val="none" w:sz="0" w:space="0" w:color="auto"/>
                    <w:right w:val="none" w:sz="0" w:space="0" w:color="auto"/>
                  </w:divBdr>
                  <w:divsChild>
                    <w:div w:id="1950045760">
                      <w:marLeft w:val="0"/>
                      <w:marRight w:val="0"/>
                      <w:marTop w:val="0"/>
                      <w:marBottom w:val="0"/>
                      <w:divBdr>
                        <w:top w:val="none" w:sz="0" w:space="0" w:color="auto"/>
                        <w:left w:val="none" w:sz="0" w:space="0" w:color="auto"/>
                        <w:bottom w:val="none" w:sz="0" w:space="0" w:color="auto"/>
                        <w:right w:val="none" w:sz="0" w:space="0" w:color="auto"/>
                      </w:divBdr>
                    </w:div>
                  </w:divsChild>
                </w:div>
                <w:div w:id="1769158351">
                  <w:marLeft w:val="0"/>
                  <w:marRight w:val="0"/>
                  <w:marTop w:val="0"/>
                  <w:marBottom w:val="0"/>
                  <w:divBdr>
                    <w:top w:val="none" w:sz="0" w:space="0" w:color="auto"/>
                    <w:left w:val="none" w:sz="0" w:space="0" w:color="auto"/>
                    <w:bottom w:val="none" w:sz="0" w:space="0" w:color="auto"/>
                    <w:right w:val="none" w:sz="0" w:space="0" w:color="auto"/>
                  </w:divBdr>
                  <w:divsChild>
                    <w:div w:id="265624140">
                      <w:marLeft w:val="0"/>
                      <w:marRight w:val="0"/>
                      <w:marTop w:val="0"/>
                      <w:marBottom w:val="0"/>
                      <w:divBdr>
                        <w:top w:val="none" w:sz="0" w:space="0" w:color="auto"/>
                        <w:left w:val="none" w:sz="0" w:space="0" w:color="auto"/>
                        <w:bottom w:val="none" w:sz="0" w:space="0" w:color="auto"/>
                        <w:right w:val="none" w:sz="0" w:space="0" w:color="auto"/>
                      </w:divBdr>
                    </w:div>
                  </w:divsChild>
                </w:div>
                <w:div w:id="1806924245">
                  <w:marLeft w:val="0"/>
                  <w:marRight w:val="0"/>
                  <w:marTop w:val="0"/>
                  <w:marBottom w:val="0"/>
                  <w:divBdr>
                    <w:top w:val="none" w:sz="0" w:space="0" w:color="auto"/>
                    <w:left w:val="none" w:sz="0" w:space="0" w:color="auto"/>
                    <w:bottom w:val="none" w:sz="0" w:space="0" w:color="auto"/>
                    <w:right w:val="none" w:sz="0" w:space="0" w:color="auto"/>
                  </w:divBdr>
                  <w:divsChild>
                    <w:div w:id="415636671">
                      <w:marLeft w:val="0"/>
                      <w:marRight w:val="0"/>
                      <w:marTop w:val="0"/>
                      <w:marBottom w:val="0"/>
                      <w:divBdr>
                        <w:top w:val="none" w:sz="0" w:space="0" w:color="auto"/>
                        <w:left w:val="none" w:sz="0" w:space="0" w:color="auto"/>
                        <w:bottom w:val="none" w:sz="0" w:space="0" w:color="auto"/>
                        <w:right w:val="none" w:sz="0" w:space="0" w:color="auto"/>
                      </w:divBdr>
                    </w:div>
                  </w:divsChild>
                </w:div>
                <w:div w:id="1810398062">
                  <w:marLeft w:val="0"/>
                  <w:marRight w:val="0"/>
                  <w:marTop w:val="0"/>
                  <w:marBottom w:val="0"/>
                  <w:divBdr>
                    <w:top w:val="none" w:sz="0" w:space="0" w:color="auto"/>
                    <w:left w:val="none" w:sz="0" w:space="0" w:color="auto"/>
                    <w:bottom w:val="none" w:sz="0" w:space="0" w:color="auto"/>
                    <w:right w:val="none" w:sz="0" w:space="0" w:color="auto"/>
                  </w:divBdr>
                  <w:divsChild>
                    <w:div w:id="2121953874">
                      <w:marLeft w:val="0"/>
                      <w:marRight w:val="0"/>
                      <w:marTop w:val="0"/>
                      <w:marBottom w:val="0"/>
                      <w:divBdr>
                        <w:top w:val="none" w:sz="0" w:space="0" w:color="auto"/>
                        <w:left w:val="none" w:sz="0" w:space="0" w:color="auto"/>
                        <w:bottom w:val="none" w:sz="0" w:space="0" w:color="auto"/>
                        <w:right w:val="none" w:sz="0" w:space="0" w:color="auto"/>
                      </w:divBdr>
                    </w:div>
                  </w:divsChild>
                </w:div>
                <w:div w:id="1897625665">
                  <w:marLeft w:val="0"/>
                  <w:marRight w:val="0"/>
                  <w:marTop w:val="0"/>
                  <w:marBottom w:val="0"/>
                  <w:divBdr>
                    <w:top w:val="none" w:sz="0" w:space="0" w:color="auto"/>
                    <w:left w:val="none" w:sz="0" w:space="0" w:color="auto"/>
                    <w:bottom w:val="none" w:sz="0" w:space="0" w:color="auto"/>
                    <w:right w:val="none" w:sz="0" w:space="0" w:color="auto"/>
                  </w:divBdr>
                  <w:divsChild>
                    <w:div w:id="1310399793">
                      <w:marLeft w:val="0"/>
                      <w:marRight w:val="0"/>
                      <w:marTop w:val="0"/>
                      <w:marBottom w:val="0"/>
                      <w:divBdr>
                        <w:top w:val="none" w:sz="0" w:space="0" w:color="auto"/>
                        <w:left w:val="none" w:sz="0" w:space="0" w:color="auto"/>
                        <w:bottom w:val="none" w:sz="0" w:space="0" w:color="auto"/>
                        <w:right w:val="none" w:sz="0" w:space="0" w:color="auto"/>
                      </w:divBdr>
                    </w:div>
                  </w:divsChild>
                </w:div>
                <w:div w:id="1921132203">
                  <w:marLeft w:val="0"/>
                  <w:marRight w:val="0"/>
                  <w:marTop w:val="0"/>
                  <w:marBottom w:val="0"/>
                  <w:divBdr>
                    <w:top w:val="none" w:sz="0" w:space="0" w:color="auto"/>
                    <w:left w:val="none" w:sz="0" w:space="0" w:color="auto"/>
                    <w:bottom w:val="none" w:sz="0" w:space="0" w:color="auto"/>
                    <w:right w:val="none" w:sz="0" w:space="0" w:color="auto"/>
                  </w:divBdr>
                  <w:divsChild>
                    <w:div w:id="2031686870">
                      <w:marLeft w:val="0"/>
                      <w:marRight w:val="0"/>
                      <w:marTop w:val="0"/>
                      <w:marBottom w:val="0"/>
                      <w:divBdr>
                        <w:top w:val="none" w:sz="0" w:space="0" w:color="auto"/>
                        <w:left w:val="none" w:sz="0" w:space="0" w:color="auto"/>
                        <w:bottom w:val="none" w:sz="0" w:space="0" w:color="auto"/>
                        <w:right w:val="none" w:sz="0" w:space="0" w:color="auto"/>
                      </w:divBdr>
                    </w:div>
                  </w:divsChild>
                </w:div>
                <w:div w:id="2030914775">
                  <w:marLeft w:val="0"/>
                  <w:marRight w:val="0"/>
                  <w:marTop w:val="0"/>
                  <w:marBottom w:val="0"/>
                  <w:divBdr>
                    <w:top w:val="none" w:sz="0" w:space="0" w:color="auto"/>
                    <w:left w:val="none" w:sz="0" w:space="0" w:color="auto"/>
                    <w:bottom w:val="none" w:sz="0" w:space="0" w:color="auto"/>
                    <w:right w:val="none" w:sz="0" w:space="0" w:color="auto"/>
                  </w:divBdr>
                  <w:divsChild>
                    <w:div w:id="161942365">
                      <w:marLeft w:val="0"/>
                      <w:marRight w:val="0"/>
                      <w:marTop w:val="0"/>
                      <w:marBottom w:val="0"/>
                      <w:divBdr>
                        <w:top w:val="none" w:sz="0" w:space="0" w:color="auto"/>
                        <w:left w:val="none" w:sz="0" w:space="0" w:color="auto"/>
                        <w:bottom w:val="none" w:sz="0" w:space="0" w:color="auto"/>
                        <w:right w:val="none" w:sz="0" w:space="0" w:color="auto"/>
                      </w:divBdr>
                    </w:div>
                  </w:divsChild>
                </w:div>
                <w:div w:id="2073846387">
                  <w:marLeft w:val="0"/>
                  <w:marRight w:val="0"/>
                  <w:marTop w:val="0"/>
                  <w:marBottom w:val="0"/>
                  <w:divBdr>
                    <w:top w:val="none" w:sz="0" w:space="0" w:color="auto"/>
                    <w:left w:val="none" w:sz="0" w:space="0" w:color="auto"/>
                    <w:bottom w:val="none" w:sz="0" w:space="0" w:color="auto"/>
                    <w:right w:val="none" w:sz="0" w:space="0" w:color="auto"/>
                  </w:divBdr>
                  <w:divsChild>
                    <w:div w:id="75898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345758">
          <w:marLeft w:val="0"/>
          <w:marRight w:val="0"/>
          <w:marTop w:val="0"/>
          <w:marBottom w:val="0"/>
          <w:divBdr>
            <w:top w:val="none" w:sz="0" w:space="0" w:color="auto"/>
            <w:left w:val="none" w:sz="0" w:space="0" w:color="auto"/>
            <w:bottom w:val="none" w:sz="0" w:space="0" w:color="auto"/>
            <w:right w:val="none" w:sz="0" w:space="0" w:color="auto"/>
          </w:divBdr>
        </w:div>
        <w:div w:id="469791473">
          <w:marLeft w:val="0"/>
          <w:marRight w:val="0"/>
          <w:marTop w:val="0"/>
          <w:marBottom w:val="0"/>
          <w:divBdr>
            <w:top w:val="none" w:sz="0" w:space="0" w:color="auto"/>
            <w:left w:val="none" w:sz="0" w:space="0" w:color="auto"/>
            <w:bottom w:val="none" w:sz="0" w:space="0" w:color="auto"/>
            <w:right w:val="none" w:sz="0" w:space="0" w:color="auto"/>
          </w:divBdr>
        </w:div>
        <w:div w:id="578442056">
          <w:marLeft w:val="0"/>
          <w:marRight w:val="0"/>
          <w:marTop w:val="0"/>
          <w:marBottom w:val="0"/>
          <w:divBdr>
            <w:top w:val="none" w:sz="0" w:space="0" w:color="auto"/>
            <w:left w:val="none" w:sz="0" w:space="0" w:color="auto"/>
            <w:bottom w:val="none" w:sz="0" w:space="0" w:color="auto"/>
            <w:right w:val="none" w:sz="0" w:space="0" w:color="auto"/>
          </w:divBdr>
        </w:div>
        <w:div w:id="988706407">
          <w:marLeft w:val="0"/>
          <w:marRight w:val="0"/>
          <w:marTop w:val="0"/>
          <w:marBottom w:val="0"/>
          <w:divBdr>
            <w:top w:val="none" w:sz="0" w:space="0" w:color="auto"/>
            <w:left w:val="none" w:sz="0" w:space="0" w:color="auto"/>
            <w:bottom w:val="none" w:sz="0" w:space="0" w:color="auto"/>
            <w:right w:val="none" w:sz="0" w:space="0" w:color="auto"/>
          </w:divBdr>
        </w:div>
        <w:div w:id="1089545630">
          <w:marLeft w:val="0"/>
          <w:marRight w:val="0"/>
          <w:marTop w:val="0"/>
          <w:marBottom w:val="0"/>
          <w:divBdr>
            <w:top w:val="none" w:sz="0" w:space="0" w:color="auto"/>
            <w:left w:val="none" w:sz="0" w:space="0" w:color="auto"/>
            <w:bottom w:val="none" w:sz="0" w:space="0" w:color="auto"/>
            <w:right w:val="none" w:sz="0" w:space="0" w:color="auto"/>
          </w:divBdr>
        </w:div>
        <w:div w:id="1100301355">
          <w:marLeft w:val="0"/>
          <w:marRight w:val="0"/>
          <w:marTop w:val="0"/>
          <w:marBottom w:val="0"/>
          <w:divBdr>
            <w:top w:val="none" w:sz="0" w:space="0" w:color="auto"/>
            <w:left w:val="none" w:sz="0" w:space="0" w:color="auto"/>
            <w:bottom w:val="none" w:sz="0" w:space="0" w:color="auto"/>
            <w:right w:val="none" w:sz="0" w:space="0" w:color="auto"/>
          </w:divBdr>
          <w:divsChild>
            <w:div w:id="558516274">
              <w:marLeft w:val="-75"/>
              <w:marRight w:val="0"/>
              <w:marTop w:val="30"/>
              <w:marBottom w:val="30"/>
              <w:divBdr>
                <w:top w:val="none" w:sz="0" w:space="0" w:color="auto"/>
                <w:left w:val="none" w:sz="0" w:space="0" w:color="auto"/>
                <w:bottom w:val="none" w:sz="0" w:space="0" w:color="auto"/>
                <w:right w:val="none" w:sz="0" w:space="0" w:color="auto"/>
              </w:divBdr>
              <w:divsChild>
                <w:div w:id="514463527">
                  <w:marLeft w:val="0"/>
                  <w:marRight w:val="0"/>
                  <w:marTop w:val="0"/>
                  <w:marBottom w:val="0"/>
                  <w:divBdr>
                    <w:top w:val="none" w:sz="0" w:space="0" w:color="auto"/>
                    <w:left w:val="none" w:sz="0" w:space="0" w:color="auto"/>
                    <w:bottom w:val="none" w:sz="0" w:space="0" w:color="auto"/>
                    <w:right w:val="none" w:sz="0" w:space="0" w:color="auto"/>
                  </w:divBdr>
                  <w:divsChild>
                    <w:div w:id="1280065885">
                      <w:marLeft w:val="0"/>
                      <w:marRight w:val="0"/>
                      <w:marTop w:val="0"/>
                      <w:marBottom w:val="0"/>
                      <w:divBdr>
                        <w:top w:val="none" w:sz="0" w:space="0" w:color="auto"/>
                        <w:left w:val="none" w:sz="0" w:space="0" w:color="auto"/>
                        <w:bottom w:val="none" w:sz="0" w:space="0" w:color="auto"/>
                        <w:right w:val="none" w:sz="0" w:space="0" w:color="auto"/>
                      </w:divBdr>
                    </w:div>
                  </w:divsChild>
                </w:div>
                <w:div w:id="628901409">
                  <w:marLeft w:val="0"/>
                  <w:marRight w:val="0"/>
                  <w:marTop w:val="0"/>
                  <w:marBottom w:val="0"/>
                  <w:divBdr>
                    <w:top w:val="none" w:sz="0" w:space="0" w:color="auto"/>
                    <w:left w:val="none" w:sz="0" w:space="0" w:color="auto"/>
                    <w:bottom w:val="none" w:sz="0" w:space="0" w:color="auto"/>
                    <w:right w:val="none" w:sz="0" w:space="0" w:color="auto"/>
                  </w:divBdr>
                  <w:divsChild>
                    <w:div w:id="1527055731">
                      <w:marLeft w:val="0"/>
                      <w:marRight w:val="0"/>
                      <w:marTop w:val="0"/>
                      <w:marBottom w:val="0"/>
                      <w:divBdr>
                        <w:top w:val="none" w:sz="0" w:space="0" w:color="auto"/>
                        <w:left w:val="none" w:sz="0" w:space="0" w:color="auto"/>
                        <w:bottom w:val="none" w:sz="0" w:space="0" w:color="auto"/>
                        <w:right w:val="none" w:sz="0" w:space="0" w:color="auto"/>
                      </w:divBdr>
                    </w:div>
                  </w:divsChild>
                </w:div>
                <w:div w:id="777943074">
                  <w:marLeft w:val="0"/>
                  <w:marRight w:val="0"/>
                  <w:marTop w:val="0"/>
                  <w:marBottom w:val="0"/>
                  <w:divBdr>
                    <w:top w:val="none" w:sz="0" w:space="0" w:color="auto"/>
                    <w:left w:val="none" w:sz="0" w:space="0" w:color="auto"/>
                    <w:bottom w:val="none" w:sz="0" w:space="0" w:color="auto"/>
                    <w:right w:val="none" w:sz="0" w:space="0" w:color="auto"/>
                  </w:divBdr>
                  <w:divsChild>
                    <w:div w:id="903178642">
                      <w:marLeft w:val="0"/>
                      <w:marRight w:val="0"/>
                      <w:marTop w:val="0"/>
                      <w:marBottom w:val="0"/>
                      <w:divBdr>
                        <w:top w:val="none" w:sz="0" w:space="0" w:color="auto"/>
                        <w:left w:val="none" w:sz="0" w:space="0" w:color="auto"/>
                        <w:bottom w:val="none" w:sz="0" w:space="0" w:color="auto"/>
                        <w:right w:val="none" w:sz="0" w:space="0" w:color="auto"/>
                      </w:divBdr>
                    </w:div>
                  </w:divsChild>
                </w:div>
                <w:div w:id="930621077">
                  <w:marLeft w:val="0"/>
                  <w:marRight w:val="0"/>
                  <w:marTop w:val="0"/>
                  <w:marBottom w:val="0"/>
                  <w:divBdr>
                    <w:top w:val="none" w:sz="0" w:space="0" w:color="auto"/>
                    <w:left w:val="none" w:sz="0" w:space="0" w:color="auto"/>
                    <w:bottom w:val="none" w:sz="0" w:space="0" w:color="auto"/>
                    <w:right w:val="none" w:sz="0" w:space="0" w:color="auto"/>
                  </w:divBdr>
                  <w:divsChild>
                    <w:div w:id="1851212022">
                      <w:marLeft w:val="0"/>
                      <w:marRight w:val="0"/>
                      <w:marTop w:val="0"/>
                      <w:marBottom w:val="0"/>
                      <w:divBdr>
                        <w:top w:val="none" w:sz="0" w:space="0" w:color="auto"/>
                        <w:left w:val="none" w:sz="0" w:space="0" w:color="auto"/>
                        <w:bottom w:val="none" w:sz="0" w:space="0" w:color="auto"/>
                        <w:right w:val="none" w:sz="0" w:space="0" w:color="auto"/>
                      </w:divBdr>
                    </w:div>
                  </w:divsChild>
                </w:div>
                <w:div w:id="1048727487">
                  <w:marLeft w:val="0"/>
                  <w:marRight w:val="0"/>
                  <w:marTop w:val="0"/>
                  <w:marBottom w:val="0"/>
                  <w:divBdr>
                    <w:top w:val="none" w:sz="0" w:space="0" w:color="auto"/>
                    <w:left w:val="none" w:sz="0" w:space="0" w:color="auto"/>
                    <w:bottom w:val="none" w:sz="0" w:space="0" w:color="auto"/>
                    <w:right w:val="none" w:sz="0" w:space="0" w:color="auto"/>
                  </w:divBdr>
                  <w:divsChild>
                    <w:div w:id="761073303">
                      <w:marLeft w:val="0"/>
                      <w:marRight w:val="0"/>
                      <w:marTop w:val="0"/>
                      <w:marBottom w:val="0"/>
                      <w:divBdr>
                        <w:top w:val="none" w:sz="0" w:space="0" w:color="auto"/>
                        <w:left w:val="none" w:sz="0" w:space="0" w:color="auto"/>
                        <w:bottom w:val="none" w:sz="0" w:space="0" w:color="auto"/>
                        <w:right w:val="none" w:sz="0" w:space="0" w:color="auto"/>
                      </w:divBdr>
                    </w:div>
                  </w:divsChild>
                </w:div>
                <w:div w:id="1146509880">
                  <w:marLeft w:val="0"/>
                  <w:marRight w:val="0"/>
                  <w:marTop w:val="0"/>
                  <w:marBottom w:val="0"/>
                  <w:divBdr>
                    <w:top w:val="none" w:sz="0" w:space="0" w:color="auto"/>
                    <w:left w:val="none" w:sz="0" w:space="0" w:color="auto"/>
                    <w:bottom w:val="none" w:sz="0" w:space="0" w:color="auto"/>
                    <w:right w:val="none" w:sz="0" w:space="0" w:color="auto"/>
                  </w:divBdr>
                  <w:divsChild>
                    <w:div w:id="176164930">
                      <w:marLeft w:val="0"/>
                      <w:marRight w:val="0"/>
                      <w:marTop w:val="0"/>
                      <w:marBottom w:val="0"/>
                      <w:divBdr>
                        <w:top w:val="none" w:sz="0" w:space="0" w:color="auto"/>
                        <w:left w:val="none" w:sz="0" w:space="0" w:color="auto"/>
                        <w:bottom w:val="none" w:sz="0" w:space="0" w:color="auto"/>
                        <w:right w:val="none" w:sz="0" w:space="0" w:color="auto"/>
                      </w:divBdr>
                    </w:div>
                  </w:divsChild>
                </w:div>
                <w:div w:id="1185166385">
                  <w:marLeft w:val="0"/>
                  <w:marRight w:val="0"/>
                  <w:marTop w:val="0"/>
                  <w:marBottom w:val="0"/>
                  <w:divBdr>
                    <w:top w:val="none" w:sz="0" w:space="0" w:color="auto"/>
                    <w:left w:val="none" w:sz="0" w:space="0" w:color="auto"/>
                    <w:bottom w:val="none" w:sz="0" w:space="0" w:color="auto"/>
                    <w:right w:val="none" w:sz="0" w:space="0" w:color="auto"/>
                  </w:divBdr>
                  <w:divsChild>
                    <w:div w:id="1886330674">
                      <w:marLeft w:val="0"/>
                      <w:marRight w:val="0"/>
                      <w:marTop w:val="0"/>
                      <w:marBottom w:val="0"/>
                      <w:divBdr>
                        <w:top w:val="none" w:sz="0" w:space="0" w:color="auto"/>
                        <w:left w:val="none" w:sz="0" w:space="0" w:color="auto"/>
                        <w:bottom w:val="none" w:sz="0" w:space="0" w:color="auto"/>
                        <w:right w:val="none" w:sz="0" w:space="0" w:color="auto"/>
                      </w:divBdr>
                    </w:div>
                  </w:divsChild>
                </w:div>
                <w:div w:id="1244146107">
                  <w:marLeft w:val="0"/>
                  <w:marRight w:val="0"/>
                  <w:marTop w:val="0"/>
                  <w:marBottom w:val="0"/>
                  <w:divBdr>
                    <w:top w:val="none" w:sz="0" w:space="0" w:color="auto"/>
                    <w:left w:val="none" w:sz="0" w:space="0" w:color="auto"/>
                    <w:bottom w:val="none" w:sz="0" w:space="0" w:color="auto"/>
                    <w:right w:val="none" w:sz="0" w:space="0" w:color="auto"/>
                  </w:divBdr>
                  <w:divsChild>
                    <w:div w:id="2005283241">
                      <w:marLeft w:val="0"/>
                      <w:marRight w:val="0"/>
                      <w:marTop w:val="0"/>
                      <w:marBottom w:val="0"/>
                      <w:divBdr>
                        <w:top w:val="none" w:sz="0" w:space="0" w:color="auto"/>
                        <w:left w:val="none" w:sz="0" w:space="0" w:color="auto"/>
                        <w:bottom w:val="none" w:sz="0" w:space="0" w:color="auto"/>
                        <w:right w:val="none" w:sz="0" w:space="0" w:color="auto"/>
                      </w:divBdr>
                    </w:div>
                  </w:divsChild>
                </w:div>
                <w:div w:id="1399741215">
                  <w:marLeft w:val="0"/>
                  <w:marRight w:val="0"/>
                  <w:marTop w:val="0"/>
                  <w:marBottom w:val="0"/>
                  <w:divBdr>
                    <w:top w:val="none" w:sz="0" w:space="0" w:color="auto"/>
                    <w:left w:val="none" w:sz="0" w:space="0" w:color="auto"/>
                    <w:bottom w:val="none" w:sz="0" w:space="0" w:color="auto"/>
                    <w:right w:val="none" w:sz="0" w:space="0" w:color="auto"/>
                  </w:divBdr>
                  <w:divsChild>
                    <w:div w:id="1228298769">
                      <w:marLeft w:val="0"/>
                      <w:marRight w:val="0"/>
                      <w:marTop w:val="0"/>
                      <w:marBottom w:val="0"/>
                      <w:divBdr>
                        <w:top w:val="none" w:sz="0" w:space="0" w:color="auto"/>
                        <w:left w:val="none" w:sz="0" w:space="0" w:color="auto"/>
                        <w:bottom w:val="none" w:sz="0" w:space="0" w:color="auto"/>
                        <w:right w:val="none" w:sz="0" w:space="0" w:color="auto"/>
                      </w:divBdr>
                    </w:div>
                  </w:divsChild>
                </w:div>
                <w:div w:id="1407921504">
                  <w:marLeft w:val="0"/>
                  <w:marRight w:val="0"/>
                  <w:marTop w:val="0"/>
                  <w:marBottom w:val="0"/>
                  <w:divBdr>
                    <w:top w:val="none" w:sz="0" w:space="0" w:color="auto"/>
                    <w:left w:val="none" w:sz="0" w:space="0" w:color="auto"/>
                    <w:bottom w:val="none" w:sz="0" w:space="0" w:color="auto"/>
                    <w:right w:val="none" w:sz="0" w:space="0" w:color="auto"/>
                  </w:divBdr>
                  <w:divsChild>
                    <w:div w:id="139688270">
                      <w:marLeft w:val="0"/>
                      <w:marRight w:val="0"/>
                      <w:marTop w:val="0"/>
                      <w:marBottom w:val="0"/>
                      <w:divBdr>
                        <w:top w:val="none" w:sz="0" w:space="0" w:color="auto"/>
                        <w:left w:val="none" w:sz="0" w:space="0" w:color="auto"/>
                        <w:bottom w:val="none" w:sz="0" w:space="0" w:color="auto"/>
                        <w:right w:val="none" w:sz="0" w:space="0" w:color="auto"/>
                      </w:divBdr>
                    </w:div>
                  </w:divsChild>
                </w:div>
                <w:div w:id="1992443085">
                  <w:marLeft w:val="0"/>
                  <w:marRight w:val="0"/>
                  <w:marTop w:val="0"/>
                  <w:marBottom w:val="0"/>
                  <w:divBdr>
                    <w:top w:val="none" w:sz="0" w:space="0" w:color="auto"/>
                    <w:left w:val="none" w:sz="0" w:space="0" w:color="auto"/>
                    <w:bottom w:val="none" w:sz="0" w:space="0" w:color="auto"/>
                    <w:right w:val="none" w:sz="0" w:space="0" w:color="auto"/>
                  </w:divBdr>
                  <w:divsChild>
                    <w:div w:id="68234910">
                      <w:marLeft w:val="0"/>
                      <w:marRight w:val="0"/>
                      <w:marTop w:val="0"/>
                      <w:marBottom w:val="0"/>
                      <w:divBdr>
                        <w:top w:val="none" w:sz="0" w:space="0" w:color="auto"/>
                        <w:left w:val="none" w:sz="0" w:space="0" w:color="auto"/>
                        <w:bottom w:val="none" w:sz="0" w:space="0" w:color="auto"/>
                        <w:right w:val="none" w:sz="0" w:space="0" w:color="auto"/>
                      </w:divBdr>
                    </w:div>
                  </w:divsChild>
                </w:div>
                <w:div w:id="1993678610">
                  <w:marLeft w:val="0"/>
                  <w:marRight w:val="0"/>
                  <w:marTop w:val="0"/>
                  <w:marBottom w:val="0"/>
                  <w:divBdr>
                    <w:top w:val="none" w:sz="0" w:space="0" w:color="auto"/>
                    <w:left w:val="none" w:sz="0" w:space="0" w:color="auto"/>
                    <w:bottom w:val="none" w:sz="0" w:space="0" w:color="auto"/>
                    <w:right w:val="none" w:sz="0" w:space="0" w:color="auto"/>
                  </w:divBdr>
                  <w:divsChild>
                    <w:div w:id="14899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252437">
          <w:marLeft w:val="0"/>
          <w:marRight w:val="0"/>
          <w:marTop w:val="0"/>
          <w:marBottom w:val="0"/>
          <w:divBdr>
            <w:top w:val="none" w:sz="0" w:space="0" w:color="auto"/>
            <w:left w:val="none" w:sz="0" w:space="0" w:color="auto"/>
            <w:bottom w:val="none" w:sz="0" w:space="0" w:color="auto"/>
            <w:right w:val="none" w:sz="0" w:space="0" w:color="auto"/>
          </w:divBdr>
          <w:divsChild>
            <w:div w:id="1674139966">
              <w:marLeft w:val="-75"/>
              <w:marRight w:val="0"/>
              <w:marTop w:val="30"/>
              <w:marBottom w:val="30"/>
              <w:divBdr>
                <w:top w:val="none" w:sz="0" w:space="0" w:color="auto"/>
                <w:left w:val="none" w:sz="0" w:space="0" w:color="auto"/>
                <w:bottom w:val="none" w:sz="0" w:space="0" w:color="auto"/>
                <w:right w:val="none" w:sz="0" w:space="0" w:color="auto"/>
              </w:divBdr>
              <w:divsChild>
                <w:div w:id="33386517">
                  <w:marLeft w:val="0"/>
                  <w:marRight w:val="0"/>
                  <w:marTop w:val="0"/>
                  <w:marBottom w:val="0"/>
                  <w:divBdr>
                    <w:top w:val="none" w:sz="0" w:space="0" w:color="auto"/>
                    <w:left w:val="none" w:sz="0" w:space="0" w:color="auto"/>
                    <w:bottom w:val="none" w:sz="0" w:space="0" w:color="auto"/>
                    <w:right w:val="none" w:sz="0" w:space="0" w:color="auto"/>
                  </w:divBdr>
                  <w:divsChild>
                    <w:div w:id="381368764">
                      <w:marLeft w:val="0"/>
                      <w:marRight w:val="0"/>
                      <w:marTop w:val="0"/>
                      <w:marBottom w:val="0"/>
                      <w:divBdr>
                        <w:top w:val="none" w:sz="0" w:space="0" w:color="auto"/>
                        <w:left w:val="none" w:sz="0" w:space="0" w:color="auto"/>
                        <w:bottom w:val="none" w:sz="0" w:space="0" w:color="auto"/>
                        <w:right w:val="none" w:sz="0" w:space="0" w:color="auto"/>
                      </w:divBdr>
                    </w:div>
                  </w:divsChild>
                </w:div>
                <w:div w:id="87818281">
                  <w:marLeft w:val="0"/>
                  <w:marRight w:val="0"/>
                  <w:marTop w:val="0"/>
                  <w:marBottom w:val="0"/>
                  <w:divBdr>
                    <w:top w:val="none" w:sz="0" w:space="0" w:color="auto"/>
                    <w:left w:val="none" w:sz="0" w:space="0" w:color="auto"/>
                    <w:bottom w:val="none" w:sz="0" w:space="0" w:color="auto"/>
                    <w:right w:val="none" w:sz="0" w:space="0" w:color="auto"/>
                  </w:divBdr>
                  <w:divsChild>
                    <w:div w:id="847521468">
                      <w:marLeft w:val="0"/>
                      <w:marRight w:val="0"/>
                      <w:marTop w:val="0"/>
                      <w:marBottom w:val="0"/>
                      <w:divBdr>
                        <w:top w:val="none" w:sz="0" w:space="0" w:color="auto"/>
                        <w:left w:val="none" w:sz="0" w:space="0" w:color="auto"/>
                        <w:bottom w:val="none" w:sz="0" w:space="0" w:color="auto"/>
                        <w:right w:val="none" w:sz="0" w:space="0" w:color="auto"/>
                      </w:divBdr>
                    </w:div>
                  </w:divsChild>
                </w:div>
                <w:div w:id="105464783">
                  <w:marLeft w:val="0"/>
                  <w:marRight w:val="0"/>
                  <w:marTop w:val="0"/>
                  <w:marBottom w:val="0"/>
                  <w:divBdr>
                    <w:top w:val="none" w:sz="0" w:space="0" w:color="auto"/>
                    <w:left w:val="none" w:sz="0" w:space="0" w:color="auto"/>
                    <w:bottom w:val="none" w:sz="0" w:space="0" w:color="auto"/>
                    <w:right w:val="none" w:sz="0" w:space="0" w:color="auto"/>
                  </w:divBdr>
                  <w:divsChild>
                    <w:div w:id="1055199607">
                      <w:marLeft w:val="0"/>
                      <w:marRight w:val="0"/>
                      <w:marTop w:val="0"/>
                      <w:marBottom w:val="0"/>
                      <w:divBdr>
                        <w:top w:val="none" w:sz="0" w:space="0" w:color="auto"/>
                        <w:left w:val="none" w:sz="0" w:space="0" w:color="auto"/>
                        <w:bottom w:val="none" w:sz="0" w:space="0" w:color="auto"/>
                        <w:right w:val="none" w:sz="0" w:space="0" w:color="auto"/>
                      </w:divBdr>
                    </w:div>
                  </w:divsChild>
                </w:div>
                <w:div w:id="293026439">
                  <w:marLeft w:val="0"/>
                  <w:marRight w:val="0"/>
                  <w:marTop w:val="0"/>
                  <w:marBottom w:val="0"/>
                  <w:divBdr>
                    <w:top w:val="none" w:sz="0" w:space="0" w:color="auto"/>
                    <w:left w:val="none" w:sz="0" w:space="0" w:color="auto"/>
                    <w:bottom w:val="none" w:sz="0" w:space="0" w:color="auto"/>
                    <w:right w:val="none" w:sz="0" w:space="0" w:color="auto"/>
                  </w:divBdr>
                  <w:divsChild>
                    <w:div w:id="2094931257">
                      <w:marLeft w:val="0"/>
                      <w:marRight w:val="0"/>
                      <w:marTop w:val="0"/>
                      <w:marBottom w:val="0"/>
                      <w:divBdr>
                        <w:top w:val="none" w:sz="0" w:space="0" w:color="auto"/>
                        <w:left w:val="none" w:sz="0" w:space="0" w:color="auto"/>
                        <w:bottom w:val="none" w:sz="0" w:space="0" w:color="auto"/>
                        <w:right w:val="none" w:sz="0" w:space="0" w:color="auto"/>
                      </w:divBdr>
                    </w:div>
                  </w:divsChild>
                </w:div>
                <w:div w:id="312414566">
                  <w:marLeft w:val="0"/>
                  <w:marRight w:val="0"/>
                  <w:marTop w:val="0"/>
                  <w:marBottom w:val="0"/>
                  <w:divBdr>
                    <w:top w:val="none" w:sz="0" w:space="0" w:color="auto"/>
                    <w:left w:val="none" w:sz="0" w:space="0" w:color="auto"/>
                    <w:bottom w:val="none" w:sz="0" w:space="0" w:color="auto"/>
                    <w:right w:val="none" w:sz="0" w:space="0" w:color="auto"/>
                  </w:divBdr>
                  <w:divsChild>
                    <w:div w:id="969631518">
                      <w:marLeft w:val="0"/>
                      <w:marRight w:val="0"/>
                      <w:marTop w:val="0"/>
                      <w:marBottom w:val="0"/>
                      <w:divBdr>
                        <w:top w:val="none" w:sz="0" w:space="0" w:color="auto"/>
                        <w:left w:val="none" w:sz="0" w:space="0" w:color="auto"/>
                        <w:bottom w:val="none" w:sz="0" w:space="0" w:color="auto"/>
                        <w:right w:val="none" w:sz="0" w:space="0" w:color="auto"/>
                      </w:divBdr>
                    </w:div>
                  </w:divsChild>
                </w:div>
                <w:div w:id="337275220">
                  <w:marLeft w:val="0"/>
                  <w:marRight w:val="0"/>
                  <w:marTop w:val="0"/>
                  <w:marBottom w:val="0"/>
                  <w:divBdr>
                    <w:top w:val="none" w:sz="0" w:space="0" w:color="auto"/>
                    <w:left w:val="none" w:sz="0" w:space="0" w:color="auto"/>
                    <w:bottom w:val="none" w:sz="0" w:space="0" w:color="auto"/>
                    <w:right w:val="none" w:sz="0" w:space="0" w:color="auto"/>
                  </w:divBdr>
                  <w:divsChild>
                    <w:div w:id="2128351077">
                      <w:marLeft w:val="0"/>
                      <w:marRight w:val="0"/>
                      <w:marTop w:val="0"/>
                      <w:marBottom w:val="0"/>
                      <w:divBdr>
                        <w:top w:val="none" w:sz="0" w:space="0" w:color="auto"/>
                        <w:left w:val="none" w:sz="0" w:space="0" w:color="auto"/>
                        <w:bottom w:val="none" w:sz="0" w:space="0" w:color="auto"/>
                        <w:right w:val="none" w:sz="0" w:space="0" w:color="auto"/>
                      </w:divBdr>
                    </w:div>
                  </w:divsChild>
                </w:div>
                <w:div w:id="621306742">
                  <w:marLeft w:val="0"/>
                  <w:marRight w:val="0"/>
                  <w:marTop w:val="0"/>
                  <w:marBottom w:val="0"/>
                  <w:divBdr>
                    <w:top w:val="none" w:sz="0" w:space="0" w:color="auto"/>
                    <w:left w:val="none" w:sz="0" w:space="0" w:color="auto"/>
                    <w:bottom w:val="none" w:sz="0" w:space="0" w:color="auto"/>
                    <w:right w:val="none" w:sz="0" w:space="0" w:color="auto"/>
                  </w:divBdr>
                  <w:divsChild>
                    <w:div w:id="2127504744">
                      <w:marLeft w:val="0"/>
                      <w:marRight w:val="0"/>
                      <w:marTop w:val="0"/>
                      <w:marBottom w:val="0"/>
                      <w:divBdr>
                        <w:top w:val="none" w:sz="0" w:space="0" w:color="auto"/>
                        <w:left w:val="none" w:sz="0" w:space="0" w:color="auto"/>
                        <w:bottom w:val="none" w:sz="0" w:space="0" w:color="auto"/>
                        <w:right w:val="none" w:sz="0" w:space="0" w:color="auto"/>
                      </w:divBdr>
                    </w:div>
                  </w:divsChild>
                </w:div>
                <w:div w:id="629745546">
                  <w:marLeft w:val="0"/>
                  <w:marRight w:val="0"/>
                  <w:marTop w:val="0"/>
                  <w:marBottom w:val="0"/>
                  <w:divBdr>
                    <w:top w:val="none" w:sz="0" w:space="0" w:color="auto"/>
                    <w:left w:val="none" w:sz="0" w:space="0" w:color="auto"/>
                    <w:bottom w:val="none" w:sz="0" w:space="0" w:color="auto"/>
                    <w:right w:val="none" w:sz="0" w:space="0" w:color="auto"/>
                  </w:divBdr>
                  <w:divsChild>
                    <w:div w:id="1769498552">
                      <w:marLeft w:val="0"/>
                      <w:marRight w:val="0"/>
                      <w:marTop w:val="0"/>
                      <w:marBottom w:val="0"/>
                      <w:divBdr>
                        <w:top w:val="none" w:sz="0" w:space="0" w:color="auto"/>
                        <w:left w:val="none" w:sz="0" w:space="0" w:color="auto"/>
                        <w:bottom w:val="none" w:sz="0" w:space="0" w:color="auto"/>
                        <w:right w:val="none" w:sz="0" w:space="0" w:color="auto"/>
                      </w:divBdr>
                    </w:div>
                  </w:divsChild>
                </w:div>
                <w:div w:id="788275964">
                  <w:marLeft w:val="0"/>
                  <w:marRight w:val="0"/>
                  <w:marTop w:val="0"/>
                  <w:marBottom w:val="0"/>
                  <w:divBdr>
                    <w:top w:val="none" w:sz="0" w:space="0" w:color="auto"/>
                    <w:left w:val="none" w:sz="0" w:space="0" w:color="auto"/>
                    <w:bottom w:val="none" w:sz="0" w:space="0" w:color="auto"/>
                    <w:right w:val="none" w:sz="0" w:space="0" w:color="auto"/>
                  </w:divBdr>
                  <w:divsChild>
                    <w:div w:id="1852525224">
                      <w:marLeft w:val="0"/>
                      <w:marRight w:val="0"/>
                      <w:marTop w:val="0"/>
                      <w:marBottom w:val="0"/>
                      <w:divBdr>
                        <w:top w:val="none" w:sz="0" w:space="0" w:color="auto"/>
                        <w:left w:val="none" w:sz="0" w:space="0" w:color="auto"/>
                        <w:bottom w:val="none" w:sz="0" w:space="0" w:color="auto"/>
                        <w:right w:val="none" w:sz="0" w:space="0" w:color="auto"/>
                      </w:divBdr>
                    </w:div>
                  </w:divsChild>
                </w:div>
                <w:div w:id="930117492">
                  <w:marLeft w:val="0"/>
                  <w:marRight w:val="0"/>
                  <w:marTop w:val="0"/>
                  <w:marBottom w:val="0"/>
                  <w:divBdr>
                    <w:top w:val="none" w:sz="0" w:space="0" w:color="auto"/>
                    <w:left w:val="none" w:sz="0" w:space="0" w:color="auto"/>
                    <w:bottom w:val="none" w:sz="0" w:space="0" w:color="auto"/>
                    <w:right w:val="none" w:sz="0" w:space="0" w:color="auto"/>
                  </w:divBdr>
                  <w:divsChild>
                    <w:div w:id="2141535905">
                      <w:marLeft w:val="0"/>
                      <w:marRight w:val="0"/>
                      <w:marTop w:val="0"/>
                      <w:marBottom w:val="0"/>
                      <w:divBdr>
                        <w:top w:val="none" w:sz="0" w:space="0" w:color="auto"/>
                        <w:left w:val="none" w:sz="0" w:space="0" w:color="auto"/>
                        <w:bottom w:val="none" w:sz="0" w:space="0" w:color="auto"/>
                        <w:right w:val="none" w:sz="0" w:space="0" w:color="auto"/>
                      </w:divBdr>
                    </w:div>
                  </w:divsChild>
                </w:div>
                <w:div w:id="932931434">
                  <w:marLeft w:val="0"/>
                  <w:marRight w:val="0"/>
                  <w:marTop w:val="0"/>
                  <w:marBottom w:val="0"/>
                  <w:divBdr>
                    <w:top w:val="none" w:sz="0" w:space="0" w:color="auto"/>
                    <w:left w:val="none" w:sz="0" w:space="0" w:color="auto"/>
                    <w:bottom w:val="none" w:sz="0" w:space="0" w:color="auto"/>
                    <w:right w:val="none" w:sz="0" w:space="0" w:color="auto"/>
                  </w:divBdr>
                  <w:divsChild>
                    <w:div w:id="1012142449">
                      <w:marLeft w:val="0"/>
                      <w:marRight w:val="0"/>
                      <w:marTop w:val="0"/>
                      <w:marBottom w:val="0"/>
                      <w:divBdr>
                        <w:top w:val="none" w:sz="0" w:space="0" w:color="auto"/>
                        <w:left w:val="none" w:sz="0" w:space="0" w:color="auto"/>
                        <w:bottom w:val="none" w:sz="0" w:space="0" w:color="auto"/>
                        <w:right w:val="none" w:sz="0" w:space="0" w:color="auto"/>
                      </w:divBdr>
                    </w:div>
                  </w:divsChild>
                </w:div>
                <w:div w:id="994409705">
                  <w:marLeft w:val="0"/>
                  <w:marRight w:val="0"/>
                  <w:marTop w:val="0"/>
                  <w:marBottom w:val="0"/>
                  <w:divBdr>
                    <w:top w:val="none" w:sz="0" w:space="0" w:color="auto"/>
                    <w:left w:val="none" w:sz="0" w:space="0" w:color="auto"/>
                    <w:bottom w:val="none" w:sz="0" w:space="0" w:color="auto"/>
                    <w:right w:val="none" w:sz="0" w:space="0" w:color="auto"/>
                  </w:divBdr>
                  <w:divsChild>
                    <w:div w:id="1704093815">
                      <w:marLeft w:val="0"/>
                      <w:marRight w:val="0"/>
                      <w:marTop w:val="0"/>
                      <w:marBottom w:val="0"/>
                      <w:divBdr>
                        <w:top w:val="none" w:sz="0" w:space="0" w:color="auto"/>
                        <w:left w:val="none" w:sz="0" w:space="0" w:color="auto"/>
                        <w:bottom w:val="none" w:sz="0" w:space="0" w:color="auto"/>
                        <w:right w:val="none" w:sz="0" w:space="0" w:color="auto"/>
                      </w:divBdr>
                    </w:div>
                  </w:divsChild>
                </w:div>
                <w:div w:id="1133210535">
                  <w:marLeft w:val="0"/>
                  <w:marRight w:val="0"/>
                  <w:marTop w:val="0"/>
                  <w:marBottom w:val="0"/>
                  <w:divBdr>
                    <w:top w:val="none" w:sz="0" w:space="0" w:color="auto"/>
                    <w:left w:val="none" w:sz="0" w:space="0" w:color="auto"/>
                    <w:bottom w:val="none" w:sz="0" w:space="0" w:color="auto"/>
                    <w:right w:val="none" w:sz="0" w:space="0" w:color="auto"/>
                  </w:divBdr>
                  <w:divsChild>
                    <w:div w:id="1744065020">
                      <w:marLeft w:val="0"/>
                      <w:marRight w:val="0"/>
                      <w:marTop w:val="0"/>
                      <w:marBottom w:val="0"/>
                      <w:divBdr>
                        <w:top w:val="none" w:sz="0" w:space="0" w:color="auto"/>
                        <w:left w:val="none" w:sz="0" w:space="0" w:color="auto"/>
                        <w:bottom w:val="none" w:sz="0" w:space="0" w:color="auto"/>
                        <w:right w:val="none" w:sz="0" w:space="0" w:color="auto"/>
                      </w:divBdr>
                    </w:div>
                  </w:divsChild>
                </w:div>
                <w:div w:id="1234386557">
                  <w:marLeft w:val="0"/>
                  <w:marRight w:val="0"/>
                  <w:marTop w:val="0"/>
                  <w:marBottom w:val="0"/>
                  <w:divBdr>
                    <w:top w:val="none" w:sz="0" w:space="0" w:color="auto"/>
                    <w:left w:val="none" w:sz="0" w:space="0" w:color="auto"/>
                    <w:bottom w:val="none" w:sz="0" w:space="0" w:color="auto"/>
                    <w:right w:val="none" w:sz="0" w:space="0" w:color="auto"/>
                  </w:divBdr>
                  <w:divsChild>
                    <w:div w:id="2136829354">
                      <w:marLeft w:val="0"/>
                      <w:marRight w:val="0"/>
                      <w:marTop w:val="0"/>
                      <w:marBottom w:val="0"/>
                      <w:divBdr>
                        <w:top w:val="none" w:sz="0" w:space="0" w:color="auto"/>
                        <w:left w:val="none" w:sz="0" w:space="0" w:color="auto"/>
                        <w:bottom w:val="none" w:sz="0" w:space="0" w:color="auto"/>
                        <w:right w:val="none" w:sz="0" w:space="0" w:color="auto"/>
                      </w:divBdr>
                    </w:div>
                  </w:divsChild>
                </w:div>
                <w:div w:id="1245261234">
                  <w:marLeft w:val="0"/>
                  <w:marRight w:val="0"/>
                  <w:marTop w:val="0"/>
                  <w:marBottom w:val="0"/>
                  <w:divBdr>
                    <w:top w:val="none" w:sz="0" w:space="0" w:color="auto"/>
                    <w:left w:val="none" w:sz="0" w:space="0" w:color="auto"/>
                    <w:bottom w:val="none" w:sz="0" w:space="0" w:color="auto"/>
                    <w:right w:val="none" w:sz="0" w:space="0" w:color="auto"/>
                  </w:divBdr>
                  <w:divsChild>
                    <w:div w:id="2021657316">
                      <w:marLeft w:val="0"/>
                      <w:marRight w:val="0"/>
                      <w:marTop w:val="0"/>
                      <w:marBottom w:val="0"/>
                      <w:divBdr>
                        <w:top w:val="none" w:sz="0" w:space="0" w:color="auto"/>
                        <w:left w:val="none" w:sz="0" w:space="0" w:color="auto"/>
                        <w:bottom w:val="none" w:sz="0" w:space="0" w:color="auto"/>
                        <w:right w:val="none" w:sz="0" w:space="0" w:color="auto"/>
                      </w:divBdr>
                    </w:div>
                  </w:divsChild>
                </w:div>
                <w:div w:id="1255091790">
                  <w:marLeft w:val="0"/>
                  <w:marRight w:val="0"/>
                  <w:marTop w:val="0"/>
                  <w:marBottom w:val="0"/>
                  <w:divBdr>
                    <w:top w:val="none" w:sz="0" w:space="0" w:color="auto"/>
                    <w:left w:val="none" w:sz="0" w:space="0" w:color="auto"/>
                    <w:bottom w:val="none" w:sz="0" w:space="0" w:color="auto"/>
                    <w:right w:val="none" w:sz="0" w:space="0" w:color="auto"/>
                  </w:divBdr>
                  <w:divsChild>
                    <w:div w:id="2124642441">
                      <w:marLeft w:val="0"/>
                      <w:marRight w:val="0"/>
                      <w:marTop w:val="0"/>
                      <w:marBottom w:val="0"/>
                      <w:divBdr>
                        <w:top w:val="none" w:sz="0" w:space="0" w:color="auto"/>
                        <w:left w:val="none" w:sz="0" w:space="0" w:color="auto"/>
                        <w:bottom w:val="none" w:sz="0" w:space="0" w:color="auto"/>
                        <w:right w:val="none" w:sz="0" w:space="0" w:color="auto"/>
                      </w:divBdr>
                    </w:div>
                  </w:divsChild>
                </w:div>
                <w:div w:id="1285962162">
                  <w:marLeft w:val="0"/>
                  <w:marRight w:val="0"/>
                  <w:marTop w:val="0"/>
                  <w:marBottom w:val="0"/>
                  <w:divBdr>
                    <w:top w:val="none" w:sz="0" w:space="0" w:color="auto"/>
                    <w:left w:val="none" w:sz="0" w:space="0" w:color="auto"/>
                    <w:bottom w:val="none" w:sz="0" w:space="0" w:color="auto"/>
                    <w:right w:val="none" w:sz="0" w:space="0" w:color="auto"/>
                  </w:divBdr>
                  <w:divsChild>
                    <w:div w:id="603223123">
                      <w:marLeft w:val="0"/>
                      <w:marRight w:val="0"/>
                      <w:marTop w:val="0"/>
                      <w:marBottom w:val="0"/>
                      <w:divBdr>
                        <w:top w:val="none" w:sz="0" w:space="0" w:color="auto"/>
                        <w:left w:val="none" w:sz="0" w:space="0" w:color="auto"/>
                        <w:bottom w:val="none" w:sz="0" w:space="0" w:color="auto"/>
                        <w:right w:val="none" w:sz="0" w:space="0" w:color="auto"/>
                      </w:divBdr>
                    </w:div>
                  </w:divsChild>
                </w:div>
                <w:div w:id="1492215015">
                  <w:marLeft w:val="0"/>
                  <w:marRight w:val="0"/>
                  <w:marTop w:val="0"/>
                  <w:marBottom w:val="0"/>
                  <w:divBdr>
                    <w:top w:val="none" w:sz="0" w:space="0" w:color="auto"/>
                    <w:left w:val="none" w:sz="0" w:space="0" w:color="auto"/>
                    <w:bottom w:val="none" w:sz="0" w:space="0" w:color="auto"/>
                    <w:right w:val="none" w:sz="0" w:space="0" w:color="auto"/>
                  </w:divBdr>
                  <w:divsChild>
                    <w:div w:id="170796787">
                      <w:marLeft w:val="0"/>
                      <w:marRight w:val="0"/>
                      <w:marTop w:val="0"/>
                      <w:marBottom w:val="0"/>
                      <w:divBdr>
                        <w:top w:val="none" w:sz="0" w:space="0" w:color="auto"/>
                        <w:left w:val="none" w:sz="0" w:space="0" w:color="auto"/>
                        <w:bottom w:val="none" w:sz="0" w:space="0" w:color="auto"/>
                        <w:right w:val="none" w:sz="0" w:space="0" w:color="auto"/>
                      </w:divBdr>
                    </w:div>
                  </w:divsChild>
                </w:div>
                <w:div w:id="1764063237">
                  <w:marLeft w:val="0"/>
                  <w:marRight w:val="0"/>
                  <w:marTop w:val="0"/>
                  <w:marBottom w:val="0"/>
                  <w:divBdr>
                    <w:top w:val="none" w:sz="0" w:space="0" w:color="auto"/>
                    <w:left w:val="none" w:sz="0" w:space="0" w:color="auto"/>
                    <w:bottom w:val="none" w:sz="0" w:space="0" w:color="auto"/>
                    <w:right w:val="none" w:sz="0" w:space="0" w:color="auto"/>
                  </w:divBdr>
                  <w:divsChild>
                    <w:div w:id="1359503036">
                      <w:marLeft w:val="0"/>
                      <w:marRight w:val="0"/>
                      <w:marTop w:val="0"/>
                      <w:marBottom w:val="0"/>
                      <w:divBdr>
                        <w:top w:val="none" w:sz="0" w:space="0" w:color="auto"/>
                        <w:left w:val="none" w:sz="0" w:space="0" w:color="auto"/>
                        <w:bottom w:val="none" w:sz="0" w:space="0" w:color="auto"/>
                        <w:right w:val="none" w:sz="0" w:space="0" w:color="auto"/>
                      </w:divBdr>
                    </w:div>
                  </w:divsChild>
                </w:div>
                <w:div w:id="2089573909">
                  <w:marLeft w:val="0"/>
                  <w:marRight w:val="0"/>
                  <w:marTop w:val="0"/>
                  <w:marBottom w:val="0"/>
                  <w:divBdr>
                    <w:top w:val="none" w:sz="0" w:space="0" w:color="auto"/>
                    <w:left w:val="none" w:sz="0" w:space="0" w:color="auto"/>
                    <w:bottom w:val="none" w:sz="0" w:space="0" w:color="auto"/>
                    <w:right w:val="none" w:sz="0" w:space="0" w:color="auto"/>
                  </w:divBdr>
                  <w:divsChild>
                    <w:div w:id="20271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17733">
          <w:marLeft w:val="0"/>
          <w:marRight w:val="0"/>
          <w:marTop w:val="0"/>
          <w:marBottom w:val="0"/>
          <w:divBdr>
            <w:top w:val="none" w:sz="0" w:space="0" w:color="auto"/>
            <w:left w:val="none" w:sz="0" w:space="0" w:color="auto"/>
            <w:bottom w:val="none" w:sz="0" w:space="0" w:color="auto"/>
            <w:right w:val="none" w:sz="0" w:space="0" w:color="auto"/>
          </w:divBdr>
        </w:div>
        <w:div w:id="1371688077">
          <w:marLeft w:val="0"/>
          <w:marRight w:val="0"/>
          <w:marTop w:val="0"/>
          <w:marBottom w:val="0"/>
          <w:divBdr>
            <w:top w:val="none" w:sz="0" w:space="0" w:color="auto"/>
            <w:left w:val="none" w:sz="0" w:space="0" w:color="auto"/>
            <w:bottom w:val="none" w:sz="0" w:space="0" w:color="auto"/>
            <w:right w:val="none" w:sz="0" w:space="0" w:color="auto"/>
          </w:divBdr>
        </w:div>
        <w:div w:id="1712652693">
          <w:marLeft w:val="0"/>
          <w:marRight w:val="0"/>
          <w:marTop w:val="0"/>
          <w:marBottom w:val="0"/>
          <w:divBdr>
            <w:top w:val="none" w:sz="0" w:space="0" w:color="auto"/>
            <w:left w:val="none" w:sz="0" w:space="0" w:color="auto"/>
            <w:bottom w:val="none" w:sz="0" w:space="0" w:color="auto"/>
            <w:right w:val="none" w:sz="0" w:space="0" w:color="auto"/>
          </w:divBdr>
          <w:divsChild>
            <w:div w:id="477501014">
              <w:marLeft w:val="-75"/>
              <w:marRight w:val="0"/>
              <w:marTop w:val="30"/>
              <w:marBottom w:val="30"/>
              <w:divBdr>
                <w:top w:val="none" w:sz="0" w:space="0" w:color="auto"/>
                <w:left w:val="none" w:sz="0" w:space="0" w:color="auto"/>
                <w:bottom w:val="none" w:sz="0" w:space="0" w:color="auto"/>
                <w:right w:val="none" w:sz="0" w:space="0" w:color="auto"/>
              </w:divBdr>
              <w:divsChild>
                <w:div w:id="37362933">
                  <w:marLeft w:val="0"/>
                  <w:marRight w:val="0"/>
                  <w:marTop w:val="0"/>
                  <w:marBottom w:val="0"/>
                  <w:divBdr>
                    <w:top w:val="none" w:sz="0" w:space="0" w:color="auto"/>
                    <w:left w:val="none" w:sz="0" w:space="0" w:color="auto"/>
                    <w:bottom w:val="none" w:sz="0" w:space="0" w:color="auto"/>
                    <w:right w:val="none" w:sz="0" w:space="0" w:color="auto"/>
                  </w:divBdr>
                  <w:divsChild>
                    <w:div w:id="270866030">
                      <w:marLeft w:val="0"/>
                      <w:marRight w:val="0"/>
                      <w:marTop w:val="0"/>
                      <w:marBottom w:val="0"/>
                      <w:divBdr>
                        <w:top w:val="none" w:sz="0" w:space="0" w:color="auto"/>
                        <w:left w:val="none" w:sz="0" w:space="0" w:color="auto"/>
                        <w:bottom w:val="none" w:sz="0" w:space="0" w:color="auto"/>
                        <w:right w:val="none" w:sz="0" w:space="0" w:color="auto"/>
                      </w:divBdr>
                    </w:div>
                  </w:divsChild>
                </w:div>
                <w:div w:id="185556557">
                  <w:marLeft w:val="0"/>
                  <w:marRight w:val="0"/>
                  <w:marTop w:val="0"/>
                  <w:marBottom w:val="0"/>
                  <w:divBdr>
                    <w:top w:val="none" w:sz="0" w:space="0" w:color="auto"/>
                    <w:left w:val="none" w:sz="0" w:space="0" w:color="auto"/>
                    <w:bottom w:val="none" w:sz="0" w:space="0" w:color="auto"/>
                    <w:right w:val="none" w:sz="0" w:space="0" w:color="auto"/>
                  </w:divBdr>
                  <w:divsChild>
                    <w:div w:id="294262512">
                      <w:marLeft w:val="0"/>
                      <w:marRight w:val="0"/>
                      <w:marTop w:val="0"/>
                      <w:marBottom w:val="0"/>
                      <w:divBdr>
                        <w:top w:val="none" w:sz="0" w:space="0" w:color="auto"/>
                        <w:left w:val="none" w:sz="0" w:space="0" w:color="auto"/>
                        <w:bottom w:val="none" w:sz="0" w:space="0" w:color="auto"/>
                        <w:right w:val="none" w:sz="0" w:space="0" w:color="auto"/>
                      </w:divBdr>
                    </w:div>
                  </w:divsChild>
                </w:div>
                <w:div w:id="234358799">
                  <w:marLeft w:val="0"/>
                  <w:marRight w:val="0"/>
                  <w:marTop w:val="0"/>
                  <w:marBottom w:val="0"/>
                  <w:divBdr>
                    <w:top w:val="none" w:sz="0" w:space="0" w:color="auto"/>
                    <w:left w:val="none" w:sz="0" w:space="0" w:color="auto"/>
                    <w:bottom w:val="none" w:sz="0" w:space="0" w:color="auto"/>
                    <w:right w:val="none" w:sz="0" w:space="0" w:color="auto"/>
                  </w:divBdr>
                  <w:divsChild>
                    <w:div w:id="84300893">
                      <w:marLeft w:val="0"/>
                      <w:marRight w:val="0"/>
                      <w:marTop w:val="0"/>
                      <w:marBottom w:val="0"/>
                      <w:divBdr>
                        <w:top w:val="none" w:sz="0" w:space="0" w:color="auto"/>
                        <w:left w:val="none" w:sz="0" w:space="0" w:color="auto"/>
                        <w:bottom w:val="none" w:sz="0" w:space="0" w:color="auto"/>
                        <w:right w:val="none" w:sz="0" w:space="0" w:color="auto"/>
                      </w:divBdr>
                    </w:div>
                  </w:divsChild>
                </w:div>
                <w:div w:id="279604358">
                  <w:marLeft w:val="0"/>
                  <w:marRight w:val="0"/>
                  <w:marTop w:val="0"/>
                  <w:marBottom w:val="0"/>
                  <w:divBdr>
                    <w:top w:val="none" w:sz="0" w:space="0" w:color="auto"/>
                    <w:left w:val="none" w:sz="0" w:space="0" w:color="auto"/>
                    <w:bottom w:val="none" w:sz="0" w:space="0" w:color="auto"/>
                    <w:right w:val="none" w:sz="0" w:space="0" w:color="auto"/>
                  </w:divBdr>
                  <w:divsChild>
                    <w:div w:id="1873957070">
                      <w:marLeft w:val="0"/>
                      <w:marRight w:val="0"/>
                      <w:marTop w:val="0"/>
                      <w:marBottom w:val="0"/>
                      <w:divBdr>
                        <w:top w:val="none" w:sz="0" w:space="0" w:color="auto"/>
                        <w:left w:val="none" w:sz="0" w:space="0" w:color="auto"/>
                        <w:bottom w:val="none" w:sz="0" w:space="0" w:color="auto"/>
                        <w:right w:val="none" w:sz="0" w:space="0" w:color="auto"/>
                      </w:divBdr>
                    </w:div>
                  </w:divsChild>
                </w:div>
                <w:div w:id="379944068">
                  <w:marLeft w:val="0"/>
                  <w:marRight w:val="0"/>
                  <w:marTop w:val="0"/>
                  <w:marBottom w:val="0"/>
                  <w:divBdr>
                    <w:top w:val="none" w:sz="0" w:space="0" w:color="auto"/>
                    <w:left w:val="none" w:sz="0" w:space="0" w:color="auto"/>
                    <w:bottom w:val="none" w:sz="0" w:space="0" w:color="auto"/>
                    <w:right w:val="none" w:sz="0" w:space="0" w:color="auto"/>
                  </w:divBdr>
                  <w:divsChild>
                    <w:div w:id="2048482298">
                      <w:marLeft w:val="0"/>
                      <w:marRight w:val="0"/>
                      <w:marTop w:val="0"/>
                      <w:marBottom w:val="0"/>
                      <w:divBdr>
                        <w:top w:val="none" w:sz="0" w:space="0" w:color="auto"/>
                        <w:left w:val="none" w:sz="0" w:space="0" w:color="auto"/>
                        <w:bottom w:val="none" w:sz="0" w:space="0" w:color="auto"/>
                        <w:right w:val="none" w:sz="0" w:space="0" w:color="auto"/>
                      </w:divBdr>
                    </w:div>
                  </w:divsChild>
                </w:div>
                <w:div w:id="499387496">
                  <w:marLeft w:val="0"/>
                  <w:marRight w:val="0"/>
                  <w:marTop w:val="0"/>
                  <w:marBottom w:val="0"/>
                  <w:divBdr>
                    <w:top w:val="none" w:sz="0" w:space="0" w:color="auto"/>
                    <w:left w:val="none" w:sz="0" w:space="0" w:color="auto"/>
                    <w:bottom w:val="none" w:sz="0" w:space="0" w:color="auto"/>
                    <w:right w:val="none" w:sz="0" w:space="0" w:color="auto"/>
                  </w:divBdr>
                  <w:divsChild>
                    <w:div w:id="596138818">
                      <w:marLeft w:val="0"/>
                      <w:marRight w:val="0"/>
                      <w:marTop w:val="0"/>
                      <w:marBottom w:val="0"/>
                      <w:divBdr>
                        <w:top w:val="none" w:sz="0" w:space="0" w:color="auto"/>
                        <w:left w:val="none" w:sz="0" w:space="0" w:color="auto"/>
                        <w:bottom w:val="none" w:sz="0" w:space="0" w:color="auto"/>
                        <w:right w:val="none" w:sz="0" w:space="0" w:color="auto"/>
                      </w:divBdr>
                    </w:div>
                  </w:divsChild>
                </w:div>
                <w:div w:id="550308168">
                  <w:marLeft w:val="0"/>
                  <w:marRight w:val="0"/>
                  <w:marTop w:val="0"/>
                  <w:marBottom w:val="0"/>
                  <w:divBdr>
                    <w:top w:val="none" w:sz="0" w:space="0" w:color="auto"/>
                    <w:left w:val="none" w:sz="0" w:space="0" w:color="auto"/>
                    <w:bottom w:val="none" w:sz="0" w:space="0" w:color="auto"/>
                    <w:right w:val="none" w:sz="0" w:space="0" w:color="auto"/>
                  </w:divBdr>
                  <w:divsChild>
                    <w:div w:id="1091701565">
                      <w:marLeft w:val="0"/>
                      <w:marRight w:val="0"/>
                      <w:marTop w:val="0"/>
                      <w:marBottom w:val="0"/>
                      <w:divBdr>
                        <w:top w:val="none" w:sz="0" w:space="0" w:color="auto"/>
                        <w:left w:val="none" w:sz="0" w:space="0" w:color="auto"/>
                        <w:bottom w:val="none" w:sz="0" w:space="0" w:color="auto"/>
                        <w:right w:val="none" w:sz="0" w:space="0" w:color="auto"/>
                      </w:divBdr>
                    </w:div>
                  </w:divsChild>
                </w:div>
                <w:div w:id="659579996">
                  <w:marLeft w:val="0"/>
                  <w:marRight w:val="0"/>
                  <w:marTop w:val="0"/>
                  <w:marBottom w:val="0"/>
                  <w:divBdr>
                    <w:top w:val="none" w:sz="0" w:space="0" w:color="auto"/>
                    <w:left w:val="none" w:sz="0" w:space="0" w:color="auto"/>
                    <w:bottom w:val="none" w:sz="0" w:space="0" w:color="auto"/>
                    <w:right w:val="none" w:sz="0" w:space="0" w:color="auto"/>
                  </w:divBdr>
                  <w:divsChild>
                    <w:div w:id="617761314">
                      <w:marLeft w:val="0"/>
                      <w:marRight w:val="0"/>
                      <w:marTop w:val="0"/>
                      <w:marBottom w:val="0"/>
                      <w:divBdr>
                        <w:top w:val="none" w:sz="0" w:space="0" w:color="auto"/>
                        <w:left w:val="none" w:sz="0" w:space="0" w:color="auto"/>
                        <w:bottom w:val="none" w:sz="0" w:space="0" w:color="auto"/>
                        <w:right w:val="none" w:sz="0" w:space="0" w:color="auto"/>
                      </w:divBdr>
                    </w:div>
                  </w:divsChild>
                </w:div>
                <w:div w:id="688144463">
                  <w:marLeft w:val="0"/>
                  <w:marRight w:val="0"/>
                  <w:marTop w:val="0"/>
                  <w:marBottom w:val="0"/>
                  <w:divBdr>
                    <w:top w:val="none" w:sz="0" w:space="0" w:color="auto"/>
                    <w:left w:val="none" w:sz="0" w:space="0" w:color="auto"/>
                    <w:bottom w:val="none" w:sz="0" w:space="0" w:color="auto"/>
                    <w:right w:val="none" w:sz="0" w:space="0" w:color="auto"/>
                  </w:divBdr>
                  <w:divsChild>
                    <w:div w:id="1075125755">
                      <w:marLeft w:val="0"/>
                      <w:marRight w:val="0"/>
                      <w:marTop w:val="0"/>
                      <w:marBottom w:val="0"/>
                      <w:divBdr>
                        <w:top w:val="none" w:sz="0" w:space="0" w:color="auto"/>
                        <w:left w:val="none" w:sz="0" w:space="0" w:color="auto"/>
                        <w:bottom w:val="none" w:sz="0" w:space="0" w:color="auto"/>
                        <w:right w:val="none" w:sz="0" w:space="0" w:color="auto"/>
                      </w:divBdr>
                    </w:div>
                  </w:divsChild>
                </w:div>
                <w:div w:id="720711033">
                  <w:marLeft w:val="0"/>
                  <w:marRight w:val="0"/>
                  <w:marTop w:val="0"/>
                  <w:marBottom w:val="0"/>
                  <w:divBdr>
                    <w:top w:val="none" w:sz="0" w:space="0" w:color="auto"/>
                    <w:left w:val="none" w:sz="0" w:space="0" w:color="auto"/>
                    <w:bottom w:val="none" w:sz="0" w:space="0" w:color="auto"/>
                    <w:right w:val="none" w:sz="0" w:space="0" w:color="auto"/>
                  </w:divBdr>
                  <w:divsChild>
                    <w:div w:id="1180244271">
                      <w:marLeft w:val="0"/>
                      <w:marRight w:val="0"/>
                      <w:marTop w:val="0"/>
                      <w:marBottom w:val="0"/>
                      <w:divBdr>
                        <w:top w:val="none" w:sz="0" w:space="0" w:color="auto"/>
                        <w:left w:val="none" w:sz="0" w:space="0" w:color="auto"/>
                        <w:bottom w:val="none" w:sz="0" w:space="0" w:color="auto"/>
                        <w:right w:val="none" w:sz="0" w:space="0" w:color="auto"/>
                      </w:divBdr>
                    </w:div>
                  </w:divsChild>
                </w:div>
                <w:div w:id="722676715">
                  <w:marLeft w:val="0"/>
                  <w:marRight w:val="0"/>
                  <w:marTop w:val="0"/>
                  <w:marBottom w:val="0"/>
                  <w:divBdr>
                    <w:top w:val="none" w:sz="0" w:space="0" w:color="auto"/>
                    <w:left w:val="none" w:sz="0" w:space="0" w:color="auto"/>
                    <w:bottom w:val="none" w:sz="0" w:space="0" w:color="auto"/>
                    <w:right w:val="none" w:sz="0" w:space="0" w:color="auto"/>
                  </w:divBdr>
                  <w:divsChild>
                    <w:div w:id="1542861238">
                      <w:marLeft w:val="0"/>
                      <w:marRight w:val="0"/>
                      <w:marTop w:val="0"/>
                      <w:marBottom w:val="0"/>
                      <w:divBdr>
                        <w:top w:val="none" w:sz="0" w:space="0" w:color="auto"/>
                        <w:left w:val="none" w:sz="0" w:space="0" w:color="auto"/>
                        <w:bottom w:val="none" w:sz="0" w:space="0" w:color="auto"/>
                        <w:right w:val="none" w:sz="0" w:space="0" w:color="auto"/>
                      </w:divBdr>
                    </w:div>
                  </w:divsChild>
                </w:div>
                <w:div w:id="743331796">
                  <w:marLeft w:val="0"/>
                  <w:marRight w:val="0"/>
                  <w:marTop w:val="0"/>
                  <w:marBottom w:val="0"/>
                  <w:divBdr>
                    <w:top w:val="none" w:sz="0" w:space="0" w:color="auto"/>
                    <w:left w:val="none" w:sz="0" w:space="0" w:color="auto"/>
                    <w:bottom w:val="none" w:sz="0" w:space="0" w:color="auto"/>
                    <w:right w:val="none" w:sz="0" w:space="0" w:color="auto"/>
                  </w:divBdr>
                  <w:divsChild>
                    <w:div w:id="2107338654">
                      <w:marLeft w:val="0"/>
                      <w:marRight w:val="0"/>
                      <w:marTop w:val="0"/>
                      <w:marBottom w:val="0"/>
                      <w:divBdr>
                        <w:top w:val="none" w:sz="0" w:space="0" w:color="auto"/>
                        <w:left w:val="none" w:sz="0" w:space="0" w:color="auto"/>
                        <w:bottom w:val="none" w:sz="0" w:space="0" w:color="auto"/>
                        <w:right w:val="none" w:sz="0" w:space="0" w:color="auto"/>
                      </w:divBdr>
                    </w:div>
                  </w:divsChild>
                </w:div>
                <w:div w:id="920868853">
                  <w:marLeft w:val="0"/>
                  <w:marRight w:val="0"/>
                  <w:marTop w:val="0"/>
                  <w:marBottom w:val="0"/>
                  <w:divBdr>
                    <w:top w:val="none" w:sz="0" w:space="0" w:color="auto"/>
                    <w:left w:val="none" w:sz="0" w:space="0" w:color="auto"/>
                    <w:bottom w:val="none" w:sz="0" w:space="0" w:color="auto"/>
                    <w:right w:val="none" w:sz="0" w:space="0" w:color="auto"/>
                  </w:divBdr>
                  <w:divsChild>
                    <w:div w:id="1303654995">
                      <w:marLeft w:val="0"/>
                      <w:marRight w:val="0"/>
                      <w:marTop w:val="0"/>
                      <w:marBottom w:val="0"/>
                      <w:divBdr>
                        <w:top w:val="none" w:sz="0" w:space="0" w:color="auto"/>
                        <w:left w:val="none" w:sz="0" w:space="0" w:color="auto"/>
                        <w:bottom w:val="none" w:sz="0" w:space="0" w:color="auto"/>
                        <w:right w:val="none" w:sz="0" w:space="0" w:color="auto"/>
                      </w:divBdr>
                    </w:div>
                  </w:divsChild>
                </w:div>
                <w:div w:id="1170408365">
                  <w:marLeft w:val="0"/>
                  <w:marRight w:val="0"/>
                  <w:marTop w:val="0"/>
                  <w:marBottom w:val="0"/>
                  <w:divBdr>
                    <w:top w:val="none" w:sz="0" w:space="0" w:color="auto"/>
                    <w:left w:val="none" w:sz="0" w:space="0" w:color="auto"/>
                    <w:bottom w:val="none" w:sz="0" w:space="0" w:color="auto"/>
                    <w:right w:val="none" w:sz="0" w:space="0" w:color="auto"/>
                  </w:divBdr>
                  <w:divsChild>
                    <w:div w:id="1906448464">
                      <w:marLeft w:val="0"/>
                      <w:marRight w:val="0"/>
                      <w:marTop w:val="0"/>
                      <w:marBottom w:val="0"/>
                      <w:divBdr>
                        <w:top w:val="none" w:sz="0" w:space="0" w:color="auto"/>
                        <w:left w:val="none" w:sz="0" w:space="0" w:color="auto"/>
                        <w:bottom w:val="none" w:sz="0" w:space="0" w:color="auto"/>
                        <w:right w:val="none" w:sz="0" w:space="0" w:color="auto"/>
                      </w:divBdr>
                    </w:div>
                  </w:divsChild>
                </w:div>
                <w:div w:id="1330596138">
                  <w:marLeft w:val="0"/>
                  <w:marRight w:val="0"/>
                  <w:marTop w:val="0"/>
                  <w:marBottom w:val="0"/>
                  <w:divBdr>
                    <w:top w:val="none" w:sz="0" w:space="0" w:color="auto"/>
                    <w:left w:val="none" w:sz="0" w:space="0" w:color="auto"/>
                    <w:bottom w:val="none" w:sz="0" w:space="0" w:color="auto"/>
                    <w:right w:val="none" w:sz="0" w:space="0" w:color="auto"/>
                  </w:divBdr>
                  <w:divsChild>
                    <w:div w:id="1718508669">
                      <w:marLeft w:val="0"/>
                      <w:marRight w:val="0"/>
                      <w:marTop w:val="0"/>
                      <w:marBottom w:val="0"/>
                      <w:divBdr>
                        <w:top w:val="none" w:sz="0" w:space="0" w:color="auto"/>
                        <w:left w:val="none" w:sz="0" w:space="0" w:color="auto"/>
                        <w:bottom w:val="none" w:sz="0" w:space="0" w:color="auto"/>
                        <w:right w:val="none" w:sz="0" w:space="0" w:color="auto"/>
                      </w:divBdr>
                    </w:div>
                  </w:divsChild>
                </w:div>
                <w:div w:id="1343554509">
                  <w:marLeft w:val="0"/>
                  <w:marRight w:val="0"/>
                  <w:marTop w:val="0"/>
                  <w:marBottom w:val="0"/>
                  <w:divBdr>
                    <w:top w:val="none" w:sz="0" w:space="0" w:color="auto"/>
                    <w:left w:val="none" w:sz="0" w:space="0" w:color="auto"/>
                    <w:bottom w:val="none" w:sz="0" w:space="0" w:color="auto"/>
                    <w:right w:val="none" w:sz="0" w:space="0" w:color="auto"/>
                  </w:divBdr>
                  <w:divsChild>
                    <w:div w:id="565066912">
                      <w:marLeft w:val="0"/>
                      <w:marRight w:val="0"/>
                      <w:marTop w:val="0"/>
                      <w:marBottom w:val="0"/>
                      <w:divBdr>
                        <w:top w:val="none" w:sz="0" w:space="0" w:color="auto"/>
                        <w:left w:val="none" w:sz="0" w:space="0" w:color="auto"/>
                        <w:bottom w:val="none" w:sz="0" w:space="0" w:color="auto"/>
                        <w:right w:val="none" w:sz="0" w:space="0" w:color="auto"/>
                      </w:divBdr>
                    </w:div>
                  </w:divsChild>
                </w:div>
                <w:div w:id="1587111393">
                  <w:marLeft w:val="0"/>
                  <w:marRight w:val="0"/>
                  <w:marTop w:val="0"/>
                  <w:marBottom w:val="0"/>
                  <w:divBdr>
                    <w:top w:val="none" w:sz="0" w:space="0" w:color="auto"/>
                    <w:left w:val="none" w:sz="0" w:space="0" w:color="auto"/>
                    <w:bottom w:val="none" w:sz="0" w:space="0" w:color="auto"/>
                    <w:right w:val="none" w:sz="0" w:space="0" w:color="auto"/>
                  </w:divBdr>
                  <w:divsChild>
                    <w:div w:id="1751930668">
                      <w:marLeft w:val="0"/>
                      <w:marRight w:val="0"/>
                      <w:marTop w:val="0"/>
                      <w:marBottom w:val="0"/>
                      <w:divBdr>
                        <w:top w:val="none" w:sz="0" w:space="0" w:color="auto"/>
                        <w:left w:val="none" w:sz="0" w:space="0" w:color="auto"/>
                        <w:bottom w:val="none" w:sz="0" w:space="0" w:color="auto"/>
                        <w:right w:val="none" w:sz="0" w:space="0" w:color="auto"/>
                      </w:divBdr>
                    </w:div>
                  </w:divsChild>
                </w:div>
                <w:div w:id="1627202020">
                  <w:marLeft w:val="0"/>
                  <w:marRight w:val="0"/>
                  <w:marTop w:val="0"/>
                  <w:marBottom w:val="0"/>
                  <w:divBdr>
                    <w:top w:val="none" w:sz="0" w:space="0" w:color="auto"/>
                    <w:left w:val="none" w:sz="0" w:space="0" w:color="auto"/>
                    <w:bottom w:val="none" w:sz="0" w:space="0" w:color="auto"/>
                    <w:right w:val="none" w:sz="0" w:space="0" w:color="auto"/>
                  </w:divBdr>
                  <w:divsChild>
                    <w:div w:id="1341466005">
                      <w:marLeft w:val="0"/>
                      <w:marRight w:val="0"/>
                      <w:marTop w:val="0"/>
                      <w:marBottom w:val="0"/>
                      <w:divBdr>
                        <w:top w:val="none" w:sz="0" w:space="0" w:color="auto"/>
                        <w:left w:val="none" w:sz="0" w:space="0" w:color="auto"/>
                        <w:bottom w:val="none" w:sz="0" w:space="0" w:color="auto"/>
                        <w:right w:val="none" w:sz="0" w:space="0" w:color="auto"/>
                      </w:divBdr>
                    </w:div>
                  </w:divsChild>
                </w:div>
                <w:div w:id="1714235907">
                  <w:marLeft w:val="0"/>
                  <w:marRight w:val="0"/>
                  <w:marTop w:val="0"/>
                  <w:marBottom w:val="0"/>
                  <w:divBdr>
                    <w:top w:val="none" w:sz="0" w:space="0" w:color="auto"/>
                    <w:left w:val="none" w:sz="0" w:space="0" w:color="auto"/>
                    <w:bottom w:val="none" w:sz="0" w:space="0" w:color="auto"/>
                    <w:right w:val="none" w:sz="0" w:space="0" w:color="auto"/>
                  </w:divBdr>
                  <w:divsChild>
                    <w:div w:id="1922375735">
                      <w:marLeft w:val="0"/>
                      <w:marRight w:val="0"/>
                      <w:marTop w:val="0"/>
                      <w:marBottom w:val="0"/>
                      <w:divBdr>
                        <w:top w:val="none" w:sz="0" w:space="0" w:color="auto"/>
                        <w:left w:val="none" w:sz="0" w:space="0" w:color="auto"/>
                        <w:bottom w:val="none" w:sz="0" w:space="0" w:color="auto"/>
                        <w:right w:val="none" w:sz="0" w:space="0" w:color="auto"/>
                      </w:divBdr>
                    </w:div>
                  </w:divsChild>
                </w:div>
                <w:div w:id="1786147883">
                  <w:marLeft w:val="0"/>
                  <w:marRight w:val="0"/>
                  <w:marTop w:val="0"/>
                  <w:marBottom w:val="0"/>
                  <w:divBdr>
                    <w:top w:val="none" w:sz="0" w:space="0" w:color="auto"/>
                    <w:left w:val="none" w:sz="0" w:space="0" w:color="auto"/>
                    <w:bottom w:val="none" w:sz="0" w:space="0" w:color="auto"/>
                    <w:right w:val="none" w:sz="0" w:space="0" w:color="auto"/>
                  </w:divBdr>
                  <w:divsChild>
                    <w:div w:id="14865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54076">
          <w:marLeft w:val="0"/>
          <w:marRight w:val="0"/>
          <w:marTop w:val="0"/>
          <w:marBottom w:val="0"/>
          <w:divBdr>
            <w:top w:val="none" w:sz="0" w:space="0" w:color="auto"/>
            <w:left w:val="none" w:sz="0" w:space="0" w:color="auto"/>
            <w:bottom w:val="none" w:sz="0" w:space="0" w:color="auto"/>
            <w:right w:val="none" w:sz="0" w:space="0" w:color="auto"/>
          </w:divBdr>
        </w:div>
      </w:divsChild>
    </w:div>
    <w:div w:id="1248265937">
      <w:bodyDiv w:val="1"/>
      <w:marLeft w:val="0"/>
      <w:marRight w:val="0"/>
      <w:marTop w:val="0"/>
      <w:marBottom w:val="0"/>
      <w:divBdr>
        <w:top w:val="none" w:sz="0" w:space="0" w:color="auto"/>
        <w:left w:val="none" w:sz="0" w:space="0" w:color="auto"/>
        <w:bottom w:val="none" w:sz="0" w:space="0" w:color="auto"/>
        <w:right w:val="none" w:sz="0" w:space="0" w:color="auto"/>
      </w:divBdr>
      <w:divsChild>
        <w:div w:id="177354601">
          <w:marLeft w:val="0"/>
          <w:marRight w:val="0"/>
          <w:marTop w:val="0"/>
          <w:marBottom w:val="0"/>
          <w:divBdr>
            <w:top w:val="none" w:sz="0" w:space="0" w:color="auto"/>
            <w:left w:val="none" w:sz="0" w:space="0" w:color="auto"/>
            <w:bottom w:val="none" w:sz="0" w:space="0" w:color="auto"/>
            <w:right w:val="none" w:sz="0" w:space="0" w:color="auto"/>
          </w:divBdr>
        </w:div>
        <w:div w:id="851528699">
          <w:marLeft w:val="0"/>
          <w:marRight w:val="0"/>
          <w:marTop w:val="0"/>
          <w:marBottom w:val="0"/>
          <w:divBdr>
            <w:top w:val="none" w:sz="0" w:space="0" w:color="auto"/>
            <w:left w:val="none" w:sz="0" w:space="0" w:color="auto"/>
            <w:bottom w:val="none" w:sz="0" w:space="0" w:color="auto"/>
            <w:right w:val="none" w:sz="0" w:space="0" w:color="auto"/>
          </w:divBdr>
        </w:div>
        <w:div w:id="1157302848">
          <w:marLeft w:val="0"/>
          <w:marRight w:val="0"/>
          <w:marTop w:val="0"/>
          <w:marBottom w:val="0"/>
          <w:divBdr>
            <w:top w:val="none" w:sz="0" w:space="0" w:color="auto"/>
            <w:left w:val="none" w:sz="0" w:space="0" w:color="auto"/>
            <w:bottom w:val="none" w:sz="0" w:space="0" w:color="auto"/>
            <w:right w:val="none" w:sz="0" w:space="0" w:color="auto"/>
          </w:divBdr>
        </w:div>
      </w:divsChild>
    </w:div>
    <w:div w:id="1394348222">
      <w:bodyDiv w:val="1"/>
      <w:marLeft w:val="0"/>
      <w:marRight w:val="0"/>
      <w:marTop w:val="0"/>
      <w:marBottom w:val="0"/>
      <w:divBdr>
        <w:top w:val="none" w:sz="0" w:space="0" w:color="auto"/>
        <w:left w:val="none" w:sz="0" w:space="0" w:color="auto"/>
        <w:bottom w:val="none" w:sz="0" w:space="0" w:color="auto"/>
        <w:right w:val="none" w:sz="0" w:space="0" w:color="auto"/>
      </w:divBdr>
      <w:divsChild>
        <w:div w:id="216627681">
          <w:marLeft w:val="0"/>
          <w:marRight w:val="0"/>
          <w:marTop w:val="0"/>
          <w:marBottom w:val="0"/>
          <w:divBdr>
            <w:top w:val="none" w:sz="0" w:space="0" w:color="auto"/>
            <w:left w:val="none" w:sz="0" w:space="0" w:color="auto"/>
            <w:bottom w:val="none" w:sz="0" w:space="0" w:color="auto"/>
            <w:right w:val="none" w:sz="0" w:space="0" w:color="auto"/>
          </w:divBdr>
        </w:div>
        <w:div w:id="1245382882">
          <w:marLeft w:val="0"/>
          <w:marRight w:val="0"/>
          <w:marTop w:val="0"/>
          <w:marBottom w:val="0"/>
          <w:divBdr>
            <w:top w:val="none" w:sz="0" w:space="0" w:color="auto"/>
            <w:left w:val="none" w:sz="0" w:space="0" w:color="auto"/>
            <w:bottom w:val="none" w:sz="0" w:space="0" w:color="auto"/>
            <w:right w:val="none" w:sz="0" w:space="0" w:color="auto"/>
          </w:divBdr>
        </w:div>
      </w:divsChild>
    </w:div>
    <w:div w:id="1513959435">
      <w:bodyDiv w:val="1"/>
      <w:marLeft w:val="0"/>
      <w:marRight w:val="0"/>
      <w:marTop w:val="0"/>
      <w:marBottom w:val="0"/>
      <w:divBdr>
        <w:top w:val="none" w:sz="0" w:space="0" w:color="auto"/>
        <w:left w:val="none" w:sz="0" w:space="0" w:color="auto"/>
        <w:bottom w:val="none" w:sz="0" w:space="0" w:color="auto"/>
        <w:right w:val="none" w:sz="0" w:space="0" w:color="auto"/>
      </w:divBdr>
      <w:divsChild>
        <w:div w:id="71511451">
          <w:marLeft w:val="0"/>
          <w:marRight w:val="0"/>
          <w:marTop w:val="0"/>
          <w:marBottom w:val="0"/>
          <w:divBdr>
            <w:top w:val="none" w:sz="0" w:space="0" w:color="auto"/>
            <w:left w:val="none" w:sz="0" w:space="0" w:color="auto"/>
            <w:bottom w:val="none" w:sz="0" w:space="0" w:color="auto"/>
            <w:right w:val="none" w:sz="0" w:space="0" w:color="auto"/>
          </w:divBdr>
        </w:div>
        <w:div w:id="137695689">
          <w:marLeft w:val="0"/>
          <w:marRight w:val="0"/>
          <w:marTop w:val="0"/>
          <w:marBottom w:val="0"/>
          <w:divBdr>
            <w:top w:val="none" w:sz="0" w:space="0" w:color="auto"/>
            <w:left w:val="none" w:sz="0" w:space="0" w:color="auto"/>
            <w:bottom w:val="none" w:sz="0" w:space="0" w:color="auto"/>
            <w:right w:val="none" w:sz="0" w:space="0" w:color="auto"/>
          </w:divBdr>
        </w:div>
        <w:div w:id="188106664">
          <w:marLeft w:val="0"/>
          <w:marRight w:val="0"/>
          <w:marTop w:val="0"/>
          <w:marBottom w:val="0"/>
          <w:divBdr>
            <w:top w:val="none" w:sz="0" w:space="0" w:color="auto"/>
            <w:left w:val="none" w:sz="0" w:space="0" w:color="auto"/>
            <w:bottom w:val="none" w:sz="0" w:space="0" w:color="auto"/>
            <w:right w:val="none" w:sz="0" w:space="0" w:color="auto"/>
          </w:divBdr>
        </w:div>
        <w:div w:id="1012757088">
          <w:marLeft w:val="0"/>
          <w:marRight w:val="0"/>
          <w:marTop w:val="0"/>
          <w:marBottom w:val="0"/>
          <w:divBdr>
            <w:top w:val="none" w:sz="0" w:space="0" w:color="auto"/>
            <w:left w:val="none" w:sz="0" w:space="0" w:color="auto"/>
            <w:bottom w:val="none" w:sz="0" w:space="0" w:color="auto"/>
            <w:right w:val="none" w:sz="0" w:space="0" w:color="auto"/>
          </w:divBdr>
        </w:div>
        <w:div w:id="1176846152">
          <w:marLeft w:val="0"/>
          <w:marRight w:val="0"/>
          <w:marTop w:val="0"/>
          <w:marBottom w:val="0"/>
          <w:divBdr>
            <w:top w:val="none" w:sz="0" w:space="0" w:color="auto"/>
            <w:left w:val="none" w:sz="0" w:space="0" w:color="auto"/>
            <w:bottom w:val="none" w:sz="0" w:space="0" w:color="auto"/>
            <w:right w:val="none" w:sz="0" w:space="0" w:color="auto"/>
          </w:divBdr>
          <w:divsChild>
            <w:div w:id="1498225648">
              <w:marLeft w:val="-75"/>
              <w:marRight w:val="0"/>
              <w:marTop w:val="30"/>
              <w:marBottom w:val="30"/>
              <w:divBdr>
                <w:top w:val="none" w:sz="0" w:space="0" w:color="auto"/>
                <w:left w:val="none" w:sz="0" w:space="0" w:color="auto"/>
                <w:bottom w:val="none" w:sz="0" w:space="0" w:color="auto"/>
                <w:right w:val="none" w:sz="0" w:space="0" w:color="auto"/>
              </w:divBdr>
              <w:divsChild>
                <w:div w:id="13461894">
                  <w:marLeft w:val="0"/>
                  <w:marRight w:val="0"/>
                  <w:marTop w:val="0"/>
                  <w:marBottom w:val="0"/>
                  <w:divBdr>
                    <w:top w:val="none" w:sz="0" w:space="0" w:color="auto"/>
                    <w:left w:val="none" w:sz="0" w:space="0" w:color="auto"/>
                    <w:bottom w:val="none" w:sz="0" w:space="0" w:color="auto"/>
                    <w:right w:val="none" w:sz="0" w:space="0" w:color="auto"/>
                  </w:divBdr>
                  <w:divsChild>
                    <w:div w:id="2040928628">
                      <w:marLeft w:val="0"/>
                      <w:marRight w:val="0"/>
                      <w:marTop w:val="0"/>
                      <w:marBottom w:val="0"/>
                      <w:divBdr>
                        <w:top w:val="none" w:sz="0" w:space="0" w:color="auto"/>
                        <w:left w:val="none" w:sz="0" w:space="0" w:color="auto"/>
                        <w:bottom w:val="none" w:sz="0" w:space="0" w:color="auto"/>
                        <w:right w:val="none" w:sz="0" w:space="0" w:color="auto"/>
                      </w:divBdr>
                    </w:div>
                  </w:divsChild>
                </w:div>
                <w:div w:id="18432255">
                  <w:marLeft w:val="0"/>
                  <w:marRight w:val="0"/>
                  <w:marTop w:val="0"/>
                  <w:marBottom w:val="0"/>
                  <w:divBdr>
                    <w:top w:val="none" w:sz="0" w:space="0" w:color="auto"/>
                    <w:left w:val="none" w:sz="0" w:space="0" w:color="auto"/>
                    <w:bottom w:val="none" w:sz="0" w:space="0" w:color="auto"/>
                    <w:right w:val="none" w:sz="0" w:space="0" w:color="auto"/>
                  </w:divBdr>
                  <w:divsChild>
                    <w:div w:id="430861430">
                      <w:marLeft w:val="0"/>
                      <w:marRight w:val="0"/>
                      <w:marTop w:val="0"/>
                      <w:marBottom w:val="0"/>
                      <w:divBdr>
                        <w:top w:val="none" w:sz="0" w:space="0" w:color="auto"/>
                        <w:left w:val="none" w:sz="0" w:space="0" w:color="auto"/>
                        <w:bottom w:val="none" w:sz="0" w:space="0" w:color="auto"/>
                        <w:right w:val="none" w:sz="0" w:space="0" w:color="auto"/>
                      </w:divBdr>
                    </w:div>
                  </w:divsChild>
                </w:div>
                <w:div w:id="30887776">
                  <w:marLeft w:val="0"/>
                  <w:marRight w:val="0"/>
                  <w:marTop w:val="0"/>
                  <w:marBottom w:val="0"/>
                  <w:divBdr>
                    <w:top w:val="none" w:sz="0" w:space="0" w:color="auto"/>
                    <w:left w:val="none" w:sz="0" w:space="0" w:color="auto"/>
                    <w:bottom w:val="none" w:sz="0" w:space="0" w:color="auto"/>
                    <w:right w:val="none" w:sz="0" w:space="0" w:color="auto"/>
                  </w:divBdr>
                  <w:divsChild>
                    <w:div w:id="771899623">
                      <w:marLeft w:val="0"/>
                      <w:marRight w:val="0"/>
                      <w:marTop w:val="0"/>
                      <w:marBottom w:val="0"/>
                      <w:divBdr>
                        <w:top w:val="none" w:sz="0" w:space="0" w:color="auto"/>
                        <w:left w:val="none" w:sz="0" w:space="0" w:color="auto"/>
                        <w:bottom w:val="none" w:sz="0" w:space="0" w:color="auto"/>
                        <w:right w:val="none" w:sz="0" w:space="0" w:color="auto"/>
                      </w:divBdr>
                    </w:div>
                  </w:divsChild>
                </w:div>
                <w:div w:id="144130831">
                  <w:marLeft w:val="0"/>
                  <w:marRight w:val="0"/>
                  <w:marTop w:val="0"/>
                  <w:marBottom w:val="0"/>
                  <w:divBdr>
                    <w:top w:val="none" w:sz="0" w:space="0" w:color="auto"/>
                    <w:left w:val="none" w:sz="0" w:space="0" w:color="auto"/>
                    <w:bottom w:val="none" w:sz="0" w:space="0" w:color="auto"/>
                    <w:right w:val="none" w:sz="0" w:space="0" w:color="auto"/>
                  </w:divBdr>
                  <w:divsChild>
                    <w:div w:id="825626752">
                      <w:marLeft w:val="0"/>
                      <w:marRight w:val="0"/>
                      <w:marTop w:val="0"/>
                      <w:marBottom w:val="0"/>
                      <w:divBdr>
                        <w:top w:val="none" w:sz="0" w:space="0" w:color="auto"/>
                        <w:left w:val="none" w:sz="0" w:space="0" w:color="auto"/>
                        <w:bottom w:val="none" w:sz="0" w:space="0" w:color="auto"/>
                        <w:right w:val="none" w:sz="0" w:space="0" w:color="auto"/>
                      </w:divBdr>
                    </w:div>
                  </w:divsChild>
                </w:div>
                <w:div w:id="287393559">
                  <w:marLeft w:val="0"/>
                  <w:marRight w:val="0"/>
                  <w:marTop w:val="0"/>
                  <w:marBottom w:val="0"/>
                  <w:divBdr>
                    <w:top w:val="none" w:sz="0" w:space="0" w:color="auto"/>
                    <w:left w:val="none" w:sz="0" w:space="0" w:color="auto"/>
                    <w:bottom w:val="none" w:sz="0" w:space="0" w:color="auto"/>
                    <w:right w:val="none" w:sz="0" w:space="0" w:color="auto"/>
                  </w:divBdr>
                  <w:divsChild>
                    <w:div w:id="1731879286">
                      <w:marLeft w:val="0"/>
                      <w:marRight w:val="0"/>
                      <w:marTop w:val="0"/>
                      <w:marBottom w:val="0"/>
                      <w:divBdr>
                        <w:top w:val="none" w:sz="0" w:space="0" w:color="auto"/>
                        <w:left w:val="none" w:sz="0" w:space="0" w:color="auto"/>
                        <w:bottom w:val="none" w:sz="0" w:space="0" w:color="auto"/>
                        <w:right w:val="none" w:sz="0" w:space="0" w:color="auto"/>
                      </w:divBdr>
                    </w:div>
                  </w:divsChild>
                </w:div>
                <w:div w:id="342325424">
                  <w:marLeft w:val="0"/>
                  <w:marRight w:val="0"/>
                  <w:marTop w:val="0"/>
                  <w:marBottom w:val="0"/>
                  <w:divBdr>
                    <w:top w:val="none" w:sz="0" w:space="0" w:color="auto"/>
                    <w:left w:val="none" w:sz="0" w:space="0" w:color="auto"/>
                    <w:bottom w:val="none" w:sz="0" w:space="0" w:color="auto"/>
                    <w:right w:val="none" w:sz="0" w:space="0" w:color="auto"/>
                  </w:divBdr>
                  <w:divsChild>
                    <w:div w:id="1683046849">
                      <w:marLeft w:val="0"/>
                      <w:marRight w:val="0"/>
                      <w:marTop w:val="0"/>
                      <w:marBottom w:val="0"/>
                      <w:divBdr>
                        <w:top w:val="none" w:sz="0" w:space="0" w:color="auto"/>
                        <w:left w:val="none" w:sz="0" w:space="0" w:color="auto"/>
                        <w:bottom w:val="none" w:sz="0" w:space="0" w:color="auto"/>
                        <w:right w:val="none" w:sz="0" w:space="0" w:color="auto"/>
                      </w:divBdr>
                    </w:div>
                  </w:divsChild>
                </w:div>
                <w:div w:id="483788414">
                  <w:marLeft w:val="0"/>
                  <w:marRight w:val="0"/>
                  <w:marTop w:val="0"/>
                  <w:marBottom w:val="0"/>
                  <w:divBdr>
                    <w:top w:val="none" w:sz="0" w:space="0" w:color="auto"/>
                    <w:left w:val="none" w:sz="0" w:space="0" w:color="auto"/>
                    <w:bottom w:val="none" w:sz="0" w:space="0" w:color="auto"/>
                    <w:right w:val="none" w:sz="0" w:space="0" w:color="auto"/>
                  </w:divBdr>
                  <w:divsChild>
                    <w:div w:id="739057330">
                      <w:marLeft w:val="0"/>
                      <w:marRight w:val="0"/>
                      <w:marTop w:val="0"/>
                      <w:marBottom w:val="0"/>
                      <w:divBdr>
                        <w:top w:val="none" w:sz="0" w:space="0" w:color="auto"/>
                        <w:left w:val="none" w:sz="0" w:space="0" w:color="auto"/>
                        <w:bottom w:val="none" w:sz="0" w:space="0" w:color="auto"/>
                        <w:right w:val="none" w:sz="0" w:space="0" w:color="auto"/>
                      </w:divBdr>
                    </w:div>
                  </w:divsChild>
                </w:div>
                <w:div w:id="647517624">
                  <w:marLeft w:val="0"/>
                  <w:marRight w:val="0"/>
                  <w:marTop w:val="0"/>
                  <w:marBottom w:val="0"/>
                  <w:divBdr>
                    <w:top w:val="none" w:sz="0" w:space="0" w:color="auto"/>
                    <w:left w:val="none" w:sz="0" w:space="0" w:color="auto"/>
                    <w:bottom w:val="none" w:sz="0" w:space="0" w:color="auto"/>
                    <w:right w:val="none" w:sz="0" w:space="0" w:color="auto"/>
                  </w:divBdr>
                  <w:divsChild>
                    <w:div w:id="1692338681">
                      <w:marLeft w:val="0"/>
                      <w:marRight w:val="0"/>
                      <w:marTop w:val="0"/>
                      <w:marBottom w:val="0"/>
                      <w:divBdr>
                        <w:top w:val="none" w:sz="0" w:space="0" w:color="auto"/>
                        <w:left w:val="none" w:sz="0" w:space="0" w:color="auto"/>
                        <w:bottom w:val="none" w:sz="0" w:space="0" w:color="auto"/>
                        <w:right w:val="none" w:sz="0" w:space="0" w:color="auto"/>
                      </w:divBdr>
                    </w:div>
                  </w:divsChild>
                </w:div>
                <w:div w:id="684134521">
                  <w:marLeft w:val="0"/>
                  <w:marRight w:val="0"/>
                  <w:marTop w:val="0"/>
                  <w:marBottom w:val="0"/>
                  <w:divBdr>
                    <w:top w:val="none" w:sz="0" w:space="0" w:color="auto"/>
                    <w:left w:val="none" w:sz="0" w:space="0" w:color="auto"/>
                    <w:bottom w:val="none" w:sz="0" w:space="0" w:color="auto"/>
                    <w:right w:val="none" w:sz="0" w:space="0" w:color="auto"/>
                  </w:divBdr>
                  <w:divsChild>
                    <w:div w:id="2093699445">
                      <w:marLeft w:val="0"/>
                      <w:marRight w:val="0"/>
                      <w:marTop w:val="0"/>
                      <w:marBottom w:val="0"/>
                      <w:divBdr>
                        <w:top w:val="none" w:sz="0" w:space="0" w:color="auto"/>
                        <w:left w:val="none" w:sz="0" w:space="0" w:color="auto"/>
                        <w:bottom w:val="none" w:sz="0" w:space="0" w:color="auto"/>
                        <w:right w:val="none" w:sz="0" w:space="0" w:color="auto"/>
                      </w:divBdr>
                    </w:div>
                  </w:divsChild>
                </w:div>
                <w:div w:id="710108786">
                  <w:marLeft w:val="0"/>
                  <w:marRight w:val="0"/>
                  <w:marTop w:val="0"/>
                  <w:marBottom w:val="0"/>
                  <w:divBdr>
                    <w:top w:val="none" w:sz="0" w:space="0" w:color="auto"/>
                    <w:left w:val="none" w:sz="0" w:space="0" w:color="auto"/>
                    <w:bottom w:val="none" w:sz="0" w:space="0" w:color="auto"/>
                    <w:right w:val="none" w:sz="0" w:space="0" w:color="auto"/>
                  </w:divBdr>
                  <w:divsChild>
                    <w:div w:id="612051308">
                      <w:marLeft w:val="0"/>
                      <w:marRight w:val="0"/>
                      <w:marTop w:val="0"/>
                      <w:marBottom w:val="0"/>
                      <w:divBdr>
                        <w:top w:val="none" w:sz="0" w:space="0" w:color="auto"/>
                        <w:left w:val="none" w:sz="0" w:space="0" w:color="auto"/>
                        <w:bottom w:val="none" w:sz="0" w:space="0" w:color="auto"/>
                        <w:right w:val="none" w:sz="0" w:space="0" w:color="auto"/>
                      </w:divBdr>
                    </w:div>
                  </w:divsChild>
                </w:div>
                <w:div w:id="730809204">
                  <w:marLeft w:val="0"/>
                  <w:marRight w:val="0"/>
                  <w:marTop w:val="0"/>
                  <w:marBottom w:val="0"/>
                  <w:divBdr>
                    <w:top w:val="none" w:sz="0" w:space="0" w:color="auto"/>
                    <w:left w:val="none" w:sz="0" w:space="0" w:color="auto"/>
                    <w:bottom w:val="none" w:sz="0" w:space="0" w:color="auto"/>
                    <w:right w:val="none" w:sz="0" w:space="0" w:color="auto"/>
                  </w:divBdr>
                  <w:divsChild>
                    <w:div w:id="1391535688">
                      <w:marLeft w:val="0"/>
                      <w:marRight w:val="0"/>
                      <w:marTop w:val="0"/>
                      <w:marBottom w:val="0"/>
                      <w:divBdr>
                        <w:top w:val="none" w:sz="0" w:space="0" w:color="auto"/>
                        <w:left w:val="none" w:sz="0" w:space="0" w:color="auto"/>
                        <w:bottom w:val="none" w:sz="0" w:space="0" w:color="auto"/>
                        <w:right w:val="none" w:sz="0" w:space="0" w:color="auto"/>
                      </w:divBdr>
                    </w:div>
                  </w:divsChild>
                </w:div>
                <w:div w:id="873730557">
                  <w:marLeft w:val="0"/>
                  <w:marRight w:val="0"/>
                  <w:marTop w:val="0"/>
                  <w:marBottom w:val="0"/>
                  <w:divBdr>
                    <w:top w:val="none" w:sz="0" w:space="0" w:color="auto"/>
                    <w:left w:val="none" w:sz="0" w:space="0" w:color="auto"/>
                    <w:bottom w:val="none" w:sz="0" w:space="0" w:color="auto"/>
                    <w:right w:val="none" w:sz="0" w:space="0" w:color="auto"/>
                  </w:divBdr>
                  <w:divsChild>
                    <w:div w:id="1585070763">
                      <w:marLeft w:val="0"/>
                      <w:marRight w:val="0"/>
                      <w:marTop w:val="0"/>
                      <w:marBottom w:val="0"/>
                      <w:divBdr>
                        <w:top w:val="none" w:sz="0" w:space="0" w:color="auto"/>
                        <w:left w:val="none" w:sz="0" w:space="0" w:color="auto"/>
                        <w:bottom w:val="none" w:sz="0" w:space="0" w:color="auto"/>
                        <w:right w:val="none" w:sz="0" w:space="0" w:color="auto"/>
                      </w:divBdr>
                    </w:div>
                  </w:divsChild>
                </w:div>
                <w:div w:id="898857969">
                  <w:marLeft w:val="0"/>
                  <w:marRight w:val="0"/>
                  <w:marTop w:val="0"/>
                  <w:marBottom w:val="0"/>
                  <w:divBdr>
                    <w:top w:val="none" w:sz="0" w:space="0" w:color="auto"/>
                    <w:left w:val="none" w:sz="0" w:space="0" w:color="auto"/>
                    <w:bottom w:val="none" w:sz="0" w:space="0" w:color="auto"/>
                    <w:right w:val="none" w:sz="0" w:space="0" w:color="auto"/>
                  </w:divBdr>
                  <w:divsChild>
                    <w:div w:id="722950972">
                      <w:marLeft w:val="0"/>
                      <w:marRight w:val="0"/>
                      <w:marTop w:val="0"/>
                      <w:marBottom w:val="0"/>
                      <w:divBdr>
                        <w:top w:val="none" w:sz="0" w:space="0" w:color="auto"/>
                        <w:left w:val="none" w:sz="0" w:space="0" w:color="auto"/>
                        <w:bottom w:val="none" w:sz="0" w:space="0" w:color="auto"/>
                        <w:right w:val="none" w:sz="0" w:space="0" w:color="auto"/>
                      </w:divBdr>
                    </w:div>
                  </w:divsChild>
                </w:div>
                <w:div w:id="900408170">
                  <w:marLeft w:val="0"/>
                  <w:marRight w:val="0"/>
                  <w:marTop w:val="0"/>
                  <w:marBottom w:val="0"/>
                  <w:divBdr>
                    <w:top w:val="none" w:sz="0" w:space="0" w:color="auto"/>
                    <w:left w:val="none" w:sz="0" w:space="0" w:color="auto"/>
                    <w:bottom w:val="none" w:sz="0" w:space="0" w:color="auto"/>
                    <w:right w:val="none" w:sz="0" w:space="0" w:color="auto"/>
                  </w:divBdr>
                  <w:divsChild>
                    <w:div w:id="369384919">
                      <w:marLeft w:val="0"/>
                      <w:marRight w:val="0"/>
                      <w:marTop w:val="0"/>
                      <w:marBottom w:val="0"/>
                      <w:divBdr>
                        <w:top w:val="none" w:sz="0" w:space="0" w:color="auto"/>
                        <w:left w:val="none" w:sz="0" w:space="0" w:color="auto"/>
                        <w:bottom w:val="none" w:sz="0" w:space="0" w:color="auto"/>
                        <w:right w:val="none" w:sz="0" w:space="0" w:color="auto"/>
                      </w:divBdr>
                    </w:div>
                  </w:divsChild>
                </w:div>
                <w:div w:id="909734050">
                  <w:marLeft w:val="0"/>
                  <w:marRight w:val="0"/>
                  <w:marTop w:val="0"/>
                  <w:marBottom w:val="0"/>
                  <w:divBdr>
                    <w:top w:val="none" w:sz="0" w:space="0" w:color="auto"/>
                    <w:left w:val="none" w:sz="0" w:space="0" w:color="auto"/>
                    <w:bottom w:val="none" w:sz="0" w:space="0" w:color="auto"/>
                    <w:right w:val="none" w:sz="0" w:space="0" w:color="auto"/>
                  </w:divBdr>
                  <w:divsChild>
                    <w:div w:id="740256613">
                      <w:marLeft w:val="0"/>
                      <w:marRight w:val="0"/>
                      <w:marTop w:val="0"/>
                      <w:marBottom w:val="0"/>
                      <w:divBdr>
                        <w:top w:val="none" w:sz="0" w:space="0" w:color="auto"/>
                        <w:left w:val="none" w:sz="0" w:space="0" w:color="auto"/>
                        <w:bottom w:val="none" w:sz="0" w:space="0" w:color="auto"/>
                        <w:right w:val="none" w:sz="0" w:space="0" w:color="auto"/>
                      </w:divBdr>
                    </w:div>
                  </w:divsChild>
                </w:div>
                <w:div w:id="947203593">
                  <w:marLeft w:val="0"/>
                  <w:marRight w:val="0"/>
                  <w:marTop w:val="0"/>
                  <w:marBottom w:val="0"/>
                  <w:divBdr>
                    <w:top w:val="none" w:sz="0" w:space="0" w:color="auto"/>
                    <w:left w:val="none" w:sz="0" w:space="0" w:color="auto"/>
                    <w:bottom w:val="none" w:sz="0" w:space="0" w:color="auto"/>
                    <w:right w:val="none" w:sz="0" w:space="0" w:color="auto"/>
                  </w:divBdr>
                  <w:divsChild>
                    <w:div w:id="466244178">
                      <w:marLeft w:val="0"/>
                      <w:marRight w:val="0"/>
                      <w:marTop w:val="0"/>
                      <w:marBottom w:val="0"/>
                      <w:divBdr>
                        <w:top w:val="none" w:sz="0" w:space="0" w:color="auto"/>
                        <w:left w:val="none" w:sz="0" w:space="0" w:color="auto"/>
                        <w:bottom w:val="none" w:sz="0" w:space="0" w:color="auto"/>
                        <w:right w:val="none" w:sz="0" w:space="0" w:color="auto"/>
                      </w:divBdr>
                    </w:div>
                  </w:divsChild>
                </w:div>
                <w:div w:id="993607967">
                  <w:marLeft w:val="0"/>
                  <w:marRight w:val="0"/>
                  <w:marTop w:val="0"/>
                  <w:marBottom w:val="0"/>
                  <w:divBdr>
                    <w:top w:val="none" w:sz="0" w:space="0" w:color="auto"/>
                    <w:left w:val="none" w:sz="0" w:space="0" w:color="auto"/>
                    <w:bottom w:val="none" w:sz="0" w:space="0" w:color="auto"/>
                    <w:right w:val="none" w:sz="0" w:space="0" w:color="auto"/>
                  </w:divBdr>
                  <w:divsChild>
                    <w:div w:id="1761179501">
                      <w:marLeft w:val="0"/>
                      <w:marRight w:val="0"/>
                      <w:marTop w:val="0"/>
                      <w:marBottom w:val="0"/>
                      <w:divBdr>
                        <w:top w:val="none" w:sz="0" w:space="0" w:color="auto"/>
                        <w:left w:val="none" w:sz="0" w:space="0" w:color="auto"/>
                        <w:bottom w:val="none" w:sz="0" w:space="0" w:color="auto"/>
                        <w:right w:val="none" w:sz="0" w:space="0" w:color="auto"/>
                      </w:divBdr>
                    </w:div>
                  </w:divsChild>
                </w:div>
                <w:div w:id="1038509094">
                  <w:marLeft w:val="0"/>
                  <w:marRight w:val="0"/>
                  <w:marTop w:val="0"/>
                  <w:marBottom w:val="0"/>
                  <w:divBdr>
                    <w:top w:val="none" w:sz="0" w:space="0" w:color="auto"/>
                    <w:left w:val="none" w:sz="0" w:space="0" w:color="auto"/>
                    <w:bottom w:val="none" w:sz="0" w:space="0" w:color="auto"/>
                    <w:right w:val="none" w:sz="0" w:space="0" w:color="auto"/>
                  </w:divBdr>
                  <w:divsChild>
                    <w:div w:id="440153040">
                      <w:marLeft w:val="0"/>
                      <w:marRight w:val="0"/>
                      <w:marTop w:val="0"/>
                      <w:marBottom w:val="0"/>
                      <w:divBdr>
                        <w:top w:val="none" w:sz="0" w:space="0" w:color="auto"/>
                        <w:left w:val="none" w:sz="0" w:space="0" w:color="auto"/>
                        <w:bottom w:val="none" w:sz="0" w:space="0" w:color="auto"/>
                        <w:right w:val="none" w:sz="0" w:space="0" w:color="auto"/>
                      </w:divBdr>
                    </w:div>
                  </w:divsChild>
                </w:div>
                <w:div w:id="1046831790">
                  <w:marLeft w:val="0"/>
                  <w:marRight w:val="0"/>
                  <w:marTop w:val="0"/>
                  <w:marBottom w:val="0"/>
                  <w:divBdr>
                    <w:top w:val="none" w:sz="0" w:space="0" w:color="auto"/>
                    <w:left w:val="none" w:sz="0" w:space="0" w:color="auto"/>
                    <w:bottom w:val="none" w:sz="0" w:space="0" w:color="auto"/>
                    <w:right w:val="none" w:sz="0" w:space="0" w:color="auto"/>
                  </w:divBdr>
                  <w:divsChild>
                    <w:div w:id="718868466">
                      <w:marLeft w:val="0"/>
                      <w:marRight w:val="0"/>
                      <w:marTop w:val="0"/>
                      <w:marBottom w:val="0"/>
                      <w:divBdr>
                        <w:top w:val="none" w:sz="0" w:space="0" w:color="auto"/>
                        <w:left w:val="none" w:sz="0" w:space="0" w:color="auto"/>
                        <w:bottom w:val="none" w:sz="0" w:space="0" w:color="auto"/>
                        <w:right w:val="none" w:sz="0" w:space="0" w:color="auto"/>
                      </w:divBdr>
                    </w:div>
                  </w:divsChild>
                </w:div>
                <w:div w:id="1073360412">
                  <w:marLeft w:val="0"/>
                  <w:marRight w:val="0"/>
                  <w:marTop w:val="0"/>
                  <w:marBottom w:val="0"/>
                  <w:divBdr>
                    <w:top w:val="none" w:sz="0" w:space="0" w:color="auto"/>
                    <w:left w:val="none" w:sz="0" w:space="0" w:color="auto"/>
                    <w:bottom w:val="none" w:sz="0" w:space="0" w:color="auto"/>
                    <w:right w:val="none" w:sz="0" w:space="0" w:color="auto"/>
                  </w:divBdr>
                  <w:divsChild>
                    <w:div w:id="1773864512">
                      <w:marLeft w:val="0"/>
                      <w:marRight w:val="0"/>
                      <w:marTop w:val="0"/>
                      <w:marBottom w:val="0"/>
                      <w:divBdr>
                        <w:top w:val="none" w:sz="0" w:space="0" w:color="auto"/>
                        <w:left w:val="none" w:sz="0" w:space="0" w:color="auto"/>
                        <w:bottom w:val="none" w:sz="0" w:space="0" w:color="auto"/>
                        <w:right w:val="none" w:sz="0" w:space="0" w:color="auto"/>
                      </w:divBdr>
                    </w:div>
                  </w:divsChild>
                </w:div>
                <w:div w:id="1094783024">
                  <w:marLeft w:val="0"/>
                  <w:marRight w:val="0"/>
                  <w:marTop w:val="0"/>
                  <w:marBottom w:val="0"/>
                  <w:divBdr>
                    <w:top w:val="none" w:sz="0" w:space="0" w:color="auto"/>
                    <w:left w:val="none" w:sz="0" w:space="0" w:color="auto"/>
                    <w:bottom w:val="none" w:sz="0" w:space="0" w:color="auto"/>
                    <w:right w:val="none" w:sz="0" w:space="0" w:color="auto"/>
                  </w:divBdr>
                  <w:divsChild>
                    <w:div w:id="2056001439">
                      <w:marLeft w:val="0"/>
                      <w:marRight w:val="0"/>
                      <w:marTop w:val="0"/>
                      <w:marBottom w:val="0"/>
                      <w:divBdr>
                        <w:top w:val="none" w:sz="0" w:space="0" w:color="auto"/>
                        <w:left w:val="none" w:sz="0" w:space="0" w:color="auto"/>
                        <w:bottom w:val="none" w:sz="0" w:space="0" w:color="auto"/>
                        <w:right w:val="none" w:sz="0" w:space="0" w:color="auto"/>
                      </w:divBdr>
                    </w:div>
                  </w:divsChild>
                </w:div>
                <w:div w:id="1147429872">
                  <w:marLeft w:val="0"/>
                  <w:marRight w:val="0"/>
                  <w:marTop w:val="0"/>
                  <w:marBottom w:val="0"/>
                  <w:divBdr>
                    <w:top w:val="none" w:sz="0" w:space="0" w:color="auto"/>
                    <w:left w:val="none" w:sz="0" w:space="0" w:color="auto"/>
                    <w:bottom w:val="none" w:sz="0" w:space="0" w:color="auto"/>
                    <w:right w:val="none" w:sz="0" w:space="0" w:color="auto"/>
                  </w:divBdr>
                  <w:divsChild>
                    <w:div w:id="400491719">
                      <w:marLeft w:val="0"/>
                      <w:marRight w:val="0"/>
                      <w:marTop w:val="0"/>
                      <w:marBottom w:val="0"/>
                      <w:divBdr>
                        <w:top w:val="none" w:sz="0" w:space="0" w:color="auto"/>
                        <w:left w:val="none" w:sz="0" w:space="0" w:color="auto"/>
                        <w:bottom w:val="none" w:sz="0" w:space="0" w:color="auto"/>
                        <w:right w:val="none" w:sz="0" w:space="0" w:color="auto"/>
                      </w:divBdr>
                    </w:div>
                  </w:divsChild>
                </w:div>
                <w:div w:id="1170097660">
                  <w:marLeft w:val="0"/>
                  <w:marRight w:val="0"/>
                  <w:marTop w:val="0"/>
                  <w:marBottom w:val="0"/>
                  <w:divBdr>
                    <w:top w:val="none" w:sz="0" w:space="0" w:color="auto"/>
                    <w:left w:val="none" w:sz="0" w:space="0" w:color="auto"/>
                    <w:bottom w:val="none" w:sz="0" w:space="0" w:color="auto"/>
                    <w:right w:val="none" w:sz="0" w:space="0" w:color="auto"/>
                  </w:divBdr>
                  <w:divsChild>
                    <w:div w:id="1989169833">
                      <w:marLeft w:val="0"/>
                      <w:marRight w:val="0"/>
                      <w:marTop w:val="0"/>
                      <w:marBottom w:val="0"/>
                      <w:divBdr>
                        <w:top w:val="none" w:sz="0" w:space="0" w:color="auto"/>
                        <w:left w:val="none" w:sz="0" w:space="0" w:color="auto"/>
                        <w:bottom w:val="none" w:sz="0" w:space="0" w:color="auto"/>
                        <w:right w:val="none" w:sz="0" w:space="0" w:color="auto"/>
                      </w:divBdr>
                    </w:div>
                  </w:divsChild>
                </w:div>
                <w:div w:id="1404639834">
                  <w:marLeft w:val="0"/>
                  <w:marRight w:val="0"/>
                  <w:marTop w:val="0"/>
                  <w:marBottom w:val="0"/>
                  <w:divBdr>
                    <w:top w:val="none" w:sz="0" w:space="0" w:color="auto"/>
                    <w:left w:val="none" w:sz="0" w:space="0" w:color="auto"/>
                    <w:bottom w:val="none" w:sz="0" w:space="0" w:color="auto"/>
                    <w:right w:val="none" w:sz="0" w:space="0" w:color="auto"/>
                  </w:divBdr>
                  <w:divsChild>
                    <w:div w:id="181818012">
                      <w:marLeft w:val="0"/>
                      <w:marRight w:val="0"/>
                      <w:marTop w:val="0"/>
                      <w:marBottom w:val="0"/>
                      <w:divBdr>
                        <w:top w:val="none" w:sz="0" w:space="0" w:color="auto"/>
                        <w:left w:val="none" w:sz="0" w:space="0" w:color="auto"/>
                        <w:bottom w:val="none" w:sz="0" w:space="0" w:color="auto"/>
                        <w:right w:val="none" w:sz="0" w:space="0" w:color="auto"/>
                      </w:divBdr>
                    </w:div>
                  </w:divsChild>
                </w:div>
                <w:div w:id="1432161643">
                  <w:marLeft w:val="0"/>
                  <w:marRight w:val="0"/>
                  <w:marTop w:val="0"/>
                  <w:marBottom w:val="0"/>
                  <w:divBdr>
                    <w:top w:val="none" w:sz="0" w:space="0" w:color="auto"/>
                    <w:left w:val="none" w:sz="0" w:space="0" w:color="auto"/>
                    <w:bottom w:val="none" w:sz="0" w:space="0" w:color="auto"/>
                    <w:right w:val="none" w:sz="0" w:space="0" w:color="auto"/>
                  </w:divBdr>
                  <w:divsChild>
                    <w:div w:id="1122767035">
                      <w:marLeft w:val="0"/>
                      <w:marRight w:val="0"/>
                      <w:marTop w:val="0"/>
                      <w:marBottom w:val="0"/>
                      <w:divBdr>
                        <w:top w:val="none" w:sz="0" w:space="0" w:color="auto"/>
                        <w:left w:val="none" w:sz="0" w:space="0" w:color="auto"/>
                        <w:bottom w:val="none" w:sz="0" w:space="0" w:color="auto"/>
                        <w:right w:val="none" w:sz="0" w:space="0" w:color="auto"/>
                      </w:divBdr>
                    </w:div>
                  </w:divsChild>
                </w:div>
                <w:div w:id="1457213455">
                  <w:marLeft w:val="0"/>
                  <w:marRight w:val="0"/>
                  <w:marTop w:val="0"/>
                  <w:marBottom w:val="0"/>
                  <w:divBdr>
                    <w:top w:val="none" w:sz="0" w:space="0" w:color="auto"/>
                    <w:left w:val="none" w:sz="0" w:space="0" w:color="auto"/>
                    <w:bottom w:val="none" w:sz="0" w:space="0" w:color="auto"/>
                    <w:right w:val="none" w:sz="0" w:space="0" w:color="auto"/>
                  </w:divBdr>
                  <w:divsChild>
                    <w:div w:id="1579048665">
                      <w:marLeft w:val="0"/>
                      <w:marRight w:val="0"/>
                      <w:marTop w:val="0"/>
                      <w:marBottom w:val="0"/>
                      <w:divBdr>
                        <w:top w:val="none" w:sz="0" w:space="0" w:color="auto"/>
                        <w:left w:val="none" w:sz="0" w:space="0" w:color="auto"/>
                        <w:bottom w:val="none" w:sz="0" w:space="0" w:color="auto"/>
                        <w:right w:val="none" w:sz="0" w:space="0" w:color="auto"/>
                      </w:divBdr>
                    </w:div>
                  </w:divsChild>
                </w:div>
                <w:div w:id="1567259931">
                  <w:marLeft w:val="0"/>
                  <w:marRight w:val="0"/>
                  <w:marTop w:val="0"/>
                  <w:marBottom w:val="0"/>
                  <w:divBdr>
                    <w:top w:val="none" w:sz="0" w:space="0" w:color="auto"/>
                    <w:left w:val="none" w:sz="0" w:space="0" w:color="auto"/>
                    <w:bottom w:val="none" w:sz="0" w:space="0" w:color="auto"/>
                    <w:right w:val="none" w:sz="0" w:space="0" w:color="auto"/>
                  </w:divBdr>
                  <w:divsChild>
                    <w:div w:id="861167228">
                      <w:marLeft w:val="0"/>
                      <w:marRight w:val="0"/>
                      <w:marTop w:val="0"/>
                      <w:marBottom w:val="0"/>
                      <w:divBdr>
                        <w:top w:val="none" w:sz="0" w:space="0" w:color="auto"/>
                        <w:left w:val="none" w:sz="0" w:space="0" w:color="auto"/>
                        <w:bottom w:val="none" w:sz="0" w:space="0" w:color="auto"/>
                        <w:right w:val="none" w:sz="0" w:space="0" w:color="auto"/>
                      </w:divBdr>
                    </w:div>
                  </w:divsChild>
                </w:div>
                <w:div w:id="1654141311">
                  <w:marLeft w:val="0"/>
                  <w:marRight w:val="0"/>
                  <w:marTop w:val="0"/>
                  <w:marBottom w:val="0"/>
                  <w:divBdr>
                    <w:top w:val="none" w:sz="0" w:space="0" w:color="auto"/>
                    <w:left w:val="none" w:sz="0" w:space="0" w:color="auto"/>
                    <w:bottom w:val="none" w:sz="0" w:space="0" w:color="auto"/>
                    <w:right w:val="none" w:sz="0" w:space="0" w:color="auto"/>
                  </w:divBdr>
                  <w:divsChild>
                    <w:div w:id="1426267007">
                      <w:marLeft w:val="0"/>
                      <w:marRight w:val="0"/>
                      <w:marTop w:val="0"/>
                      <w:marBottom w:val="0"/>
                      <w:divBdr>
                        <w:top w:val="none" w:sz="0" w:space="0" w:color="auto"/>
                        <w:left w:val="none" w:sz="0" w:space="0" w:color="auto"/>
                        <w:bottom w:val="none" w:sz="0" w:space="0" w:color="auto"/>
                        <w:right w:val="none" w:sz="0" w:space="0" w:color="auto"/>
                      </w:divBdr>
                    </w:div>
                  </w:divsChild>
                </w:div>
                <w:div w:id="1776823876">
                  <w:marLeft w:val="0"/>
                  <w:marRight w:val="0"/>
                  <w:marTop w:val="0"/>
                  <w:marBottom w:val="0"/>
                  <w:divBdr>
                    <w:top w:val="none" w:sz="0" w:space="0" w:color="auto"/>
                    <w:left w:val="none" w:sz="0" w:space="0" w:color="auto"/>
                    <w:bottom w:val="none" w:sz="0" w:space="0" w:color="auto"/>
                    <w:right w:val="none" w:sz="0" w:space="0" w:color="auto"/>
                  </w:divBdr>
                  <w:divsChild>
                    <w:div w:id="1735199174">
                      <w:marLeft w:val="0"/>
                      <w:marRight w:val="0"/>
                      <w:marTop w:val="0"/>
                      <w:marBottom w:val="0"/>
                      <w:divBdr>
                        <w:top w:val="none" w:sz="0" w:space="0" w:color="auto"/>
                        <w:left w:val="none" w:sz="0" w:space="0" w:color="auto"/>
                        <w:bottom w:val="none" w:sz="0" w:space="0" w:color="auto"/>
                        <w:right w:val="none" w:sz="0" w:space="0" w:color="auto"/>
                      </w:divBdr>
                    </w:div>
                  </w:divsChild>
                </w:div>
                <w:div w:id="1811556448">
                  <w:marLeft w:val="0"/>
                  <w:marRight w:val="0"/>
                  <w:marTop w:val="0"/>
                  <w:marBottom w:val="0"/>
                  <w:divBdr>
                    <w:top w:val="none" w:sz="0" w:space="0" w:color="auto"/>
                    <w:left w:val="none" w:sz="0" w:space="0" w:color="auto"/>
                    <w:bottom w:val="none" w:sz="0" w:space="0" w:color="auto"/>
                    <w:right w:val="none" w:sz="0" w:space="0" w:color="auto"/>
                  </w:divBdr>
                  <w:divsChild>
                    <w:div w:id="1972053037">
                      <w:marLeft w:val="0"/>
                      <w:marRight w:val="0"/>
                      <w:marTop w:val="0"/>
                      <w:marBottom w:val="0"/>
                      <w:divBdr>
                        <w:top w:val="none" w:sz="0" w:space="0" w:color="auto"/>
                        <w:left w:val="none" w:sz="0" w:space="0" w:color="auto"/>
                        <w:bottom w:val="none" w:sz="0" w:space="0" w:color="auto"/>
                        <w:right w:val="none" w:sz="0" w:space="0" w:color="auto"/>
                      </w:divBdr>
                    </w:div>
                  </w:divsChild>
                </w:div>
                <w:div w:id="1834642156">
                  <w:marLeft w:val="0"/>
                  <w:marRight w:val="0"/>
                  <w:marTop w:val="0"/>
                  <w:marBottom w:val="0"/>
                  <w:divBdr>
                    <w:top w:val="none" w:sz="0" w:space="0" w:color="auto"/>
                    <w:left w:val="none" w:sz="0" w:space="0" w:color="auto"/>
                    <w:bottom w:val="none" w:sz="0" w:space="0" w:color="auto"/>
                    <w:right w:val="none" w:sz="0" w:space="0" w:color="auto"/>
                  </w:divBdr>
                  <w:divsChild>
                    <w:div w:id="1494103860">
                      <w:marLeft w:val="0"/>
                      <w:marRight w:val="0"/>
                      <w:marTop w:val="0"/>
                      <w:marBottom w:val="0"/>
                      <w:divBdr>
                        <w:top w:val="none" w:sz="0" w:space="0" w:color="auto"/>
                        <w:left w:val="none" w:sz="0" w:space="0" w:color="auto"/>
                        <w:bottom w:val="none" w:sz="0" w:space="0" w:color="auto"/>
                        <w:right w:val="none" w:sz="0" w:space="0" w:color="auto"/>
                      </w:divBdr>
                    </w:div>
                  </w:divsChild>
                </w:div>
                <w:div w:id="1850176536">
                  <w:marLeft w:val="0"/>
                  <w:marRight w:val="0"/>
                  <w:marTop w:val="0"/>
                  <w:marBottom w:val="0"/>
                  <w:divBdr>
                    <w:top w:val="none" w:sz="0" w:space="0" w:color="auto"/>
                    <w:left w:val="none" w:sz="0" w:space="0" w:color="auto"/>
                    <w:bottom w:val="none" w:sz="0" w:space="0" w:color="auto"/>
                    <w:right w:val="none" w:sz="0" w:space="0" w:color="auto"/>
                  </w:divBdr>
                  <w:divsChild>
                    <w:div w:id="493840040">
                      <w:marLeft w:val="0"/>
                      <w:marRight w:val="0"/>
                      <w:marTop w:val="0"/>
                      <w:marBottom w:val="0"/>
                      <w:divBdr>
                        <w:top w:val="none" w:sz="0" w:space="0" w:color="auto"/>
                        <w:left w:val="none" w:sz="0" w:space="0" w:color="auto"/>
                        <w:bottom w:val="none" w:sz="0" w:space="0" w:color="auto"/>
                        <w:right w:val="none" w:sz="0" w:space="0" w:color="auto"/>
                      </w:divBdr>
                    </w:div>
                  </w:divsChild>
                </w:div>
                <w:div w:id="1864587279">
                  <w:marLeft w:val="0"/>
                  <w:marRight w:val="0"/>
                  <w:marTop w:val="0"/>
                  <w:marBottom w:val="0"/>
                  <w:divBdr>
                    <w:top w:val="none" w:sz="0" w:space="0" w:color="auto"/>
                    <w:left w:val="none" w:sz="0" w:space="0" w:color="auto"/>
                    <w:bottom w:val="none" w:sz="0" w:space="0" w:color="auto"/>
                    <w:right w:val="none" w:sz="0" w:space="0" w:color="auto"/>
                  </w:divBdr>
                  <w:divsChild>
                    <w:div w:id="407970714">
                      <w:marLeft w:val="0"/>
                      <w:marRight w:val="0"/>
                      <w:marTop w:val="0"/>
                      <w:marBottom w:val="0"/>
                      <w:divBdr>
                        <w:top w:val="none" w:sz="0" w:space="0" w:color="auto"/>
                        <w:left w:val="none" w:sz="0" w:space="0" w:color="auto"/>
                        <w:bottom w:val="none" w:sz="0" w:space="0" w:color="auto"/>
                        <w:right w:val="none" w:sz="0" w:space="0" w:color="auto"/>
                      </w:divBdr>
                    </w:div>
                  </w:divsChild>
                </w:div>
                <w:div w:id="2071538852">
                  <w:marLeft w:val="0"/>
                  <w:marRight w:val="0"/>
                  <w:marTop w:val="0"/>
                  <w:marBottom w:val="0"/>
                  <w:divBdr>
                    <w:top w:val="none" w:sz="0" w:space="0" w:color="auto"/>
                    <w:left w:val="none" w:sz="0" w:space="0" w:color="auto"/>
                    <w:bottom w:val="none" w:sz="0" w:space="0" w:color="auto"/>
                    <w:right w:val="none" w:sz="0" w:space="0" w:color="auto"/>
                  </w:divBdr>
                  <w:divsChild>
                    <w:div w:id="1987082428">
                      <w:marLeft w:val="0"/>
                      <w:marRight w:val="0"/>
                      <w:marTop w:val="0"/>
                      <w:marBottom w:val="0"/>
                      <w:divBdr>
                        <w:top w:val="none" w:sz="0" w:space="0" w:color="auto"/>
                        <w:left w:val="none" w:sz="0" w:space="0" w:color="auto"/>
                        <w:bottom w:val="none" w:sz="0" w:space="0" w:color="auto"/>
                        <w:right w:val="none" w:sz="0" w:space="0" w:color="auto"/>
                      </w:divBdr>
                    </w:div>
                  </w:divsChild>
                </w:div>
                <w:div w:id="2125802124">
                  <w:marLeft w:val="0"/>
                  <w:marRight w:val="0"/>
                  <w:marTop w:val="0"/>
                  <w:marBottom w:val="0"/>
                  <w:divBdr>
                    <w:top w:val="none" w:sz="0" w:space="0" w:color="auto"/>
                    <w:left w:val="none" w:sz="0" w:space="0" w:color="auto"/>
                    <w:bottom w:val="none" w:sz="0" w:space="0" w:color="auto"/>
                    <w:right w:val="none" w:sz="0" w:space="0" w:color="auto"/>
                  </w:divBdr>
                  <w:divsChild>
                    <w:div w:id="2046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36785">
          <w:marLeft w:val="0"/>
          <w:marRight w:val="0"/>
          <w:marTop w:val="0"/>
          <w:marBottom w:val="0"/>
          <w:divBdr>
            <w:top w:val="none" w:sz="0" w:space="0" w:color="auto"/>
            <w:left w:val="none" w:sz="0" w:space="0" w:color="auto"/>
            <w:bottom w:val="none" w:sz="0" w:space="0" w:color="auto"/>
            <w:right w:val="none" w:sz="0" w:space="0" w:color="auto"/>
          </w:divBdr>
        </w:div>
        <w:div w:id="1887374553">
          <w:marLeft w:val="0"/>
          <w:marRight w:val="0"/>
          <w:marTop w:val="0"/>
          <w:marBottom w:val="0"/>
          <w:divBdr>
            <w:top w:val="none" w:sz="0" w:space="0" w:color="auto"/>
            <w:left w:val="none" w:sz="0" w:space="0" w:color="auto"/>
            <w:bottom w:val="none" w:sz="0" w:space="0" w:color="auto"/>
            <w:right w:val="none" w:sz="0" w:space="0" w:color="auto"/>
          </w:divBdr>
          <w:divsChild>
            <w:div w:id="20514592">
              <w:marLeft w:val="-75"/>
              <w:marRight w:val="0"/>
              <w:marTop w:val="30"/>
              <w:marBottom w:val="30"/>
              <w:divBdr>
                <w:top w:val="none" w:sz="0" w:space="0" w:color="auto"/>
                <w:left w:val="none" w:sz="0" w:space="0" w:color="auto"/>
                <w:bottom w:val="none" w:sz="0" w:space="0" w:color="auto"/>
                <w:right w:val="none" w:sz="0" w:space="0" w:color="auto"/>
              </w:divBdr>
              <w:divsChild>
                <w:div w:id="5403162">
                  <w:marLeft w:val="0"/>
                  <w:marRight w:val="0"/>
                  <w:marTop w:val="0"/>
                  <w:marBottom w:val="0"/>
                  <w:divBdr>
                    <w:top w:val="none" w:sz="0" w:space="0" w:color="auto"/>
                    <w:left w:val="none" w:sz="0" w:space="0" w:color="auto"/>
                    <w:bottom w:val="none" w:sz="0" w:space="0" w:color="auto"/>
                    <w:right w:val="none" w:sz="0" w:space="0" w:color="auto"/>
                  </w:divBdr>
                  <w:divsChild>
                    <w:div w:id="1170173643">
                      <w:marLeft w:val="0"/>
                      <w:marRight w:val="0"/>
                      <w:marTop w:val="0"/>
                      <w:marBottom w:val="0"/>
                      <w:divBdr>
                        <w:top w:val="none" w:sz="0" w:space="0" w:color="auto"/>
                        <w:left w:val="none" w:sz="0" w:space="0" w:color="auto"/>
                        <w:bottom w:val="none" w:sz="0" w:space="0" w:color="auto"/>
                        <w:right w:val="none" w:sz="0" w:space="0" w:color="auto"/>
                      </w:divBdr>
                    </w:div>
                  </w:divsChild>
                </w:div>
                <w:div w:id="73361569">
                  <w:marLeft w:val="0"/>
                  <w:marRight w:val="0"/>
                  <w:marTop w:val="0"/>
                  <w:marBottom w:val="0"/>
                  <w:divBdr>
                    <w:top w:val="none" w:sz="0" w:space="0" w:color="auto"/>
                    <w:left w:val="none" w:sz="0" w:space="0" w:color="auto"/>
                    <w:bottom w:val="none" w:sz="0" w:space="0" w:color="auto"/>
                    <w:right w:val="none" w:sz="0" w:space="0" w:color="auto"/>
                  </w:divBdr>
                  <w:divsChild>
                    <w:div w:id="1736466929">
                      <w:marLeft w:val="0"/>
                      <w:marRight w:val="0"/>
                      <w:marTop w:val="0"/>
                      <w:marBottom w:val="0"/>
                      <w:divBdr>
                        <w:top w:val="none" w:sz="0" w:space="0" w:color="auto"/>
                        <w:left w:val="none" w:sz="0" w:space="0" w:color="auto"/>
                        <w:bottom w:val="none" w:sz="0" w:space="0" w:color="auto"/>
                        <w:right w:val="none" w:sz="0" w:space="0" w:color="auto"/>
                      </w:divBdr>
                    </w:div>
                  </w:divsChild>
                </w:div>
                <w:div w:id="85536172">
                  <w:marLeft w:val="0"/>
                  <w:marRight w:val="0"/>
                  <w:marTop w:val="0"/>
                  <w:marBottom w:val="0"/>
                  <w:divBdr>
                    <w:top w:val="none" w:sz="0" w:space="0" w:color="auto"/>
                    <w:left w:val="none" w:sz="0" w:space="0" w:color="auto"/>
                    <w:bottom w:val="none" w:sz="0" w:space="0" w:color="auto"/>
                    <w:right w:val="none" w:sz="0" w:space="0" w:color="auto"/>
                  </w:divBdr>
                  <w:divsChild>
                    <w:div w:id="1633562501">
                      <w:marLeft w:val="0"/>
                      <w:marRight w:val="0"/>
                      <w:marTop w:val="0"/>
                      <w:marBottom w:val="0"/>
                      <w:divBdr>
                        <w:top w:val="none" w:sz="0" w:space="0" w:color="auto"/>
                        <w:left w:val="none" w:sz="0" w:space="0" w:color="auto"/>
                        <w:bottom w:val="none" w:sz="0" w:space="0" w:color="auto"/>
                        <w:right w:val="none" w:sz="0" w:space="0" w:color="auto"/>
                      </w:divBdr>
                    </w:div>
                  </w:divsChild>
                </w:div>
                <w:div w:id="113791830">
                  <w:marLeft w:val="0"/>
                  <w:marRight w:val="0"/>
                  <w:marTop w:val="0"/>
                  <w:marBottom w:val="0"/>
                  <w:divBdr>
                    <w:top w:val="none" w:sz="0" w:space="0" w:color="auto"/>
                    <w:left w:val="none" w:sz="0" w:space="0" w:color="auto"/>
                    <w:bottom w:val="none" w:sz="0" w:space="0" w:color="auto"/>
                    <w:right w:val="none" w:sz="0" w:space="0" w:color="auto"/>
                  </w:divBdr>
                  <w:divsChild>
                    <w:div w:id="1812599589">
                      <w:marLeft w:val="0"/>
                      <w:marRight w:val="0"/>
                      <w:marTop w:val="0"/>
                      <w:marBottom w:val="0"/>
                      <w:divBdr>
                        <w:top w:val="none" w:sz="0" w:space="0" w:color="auto"/>
                        <w:left w:val="none" w:sz="0" w:space="0" w:color="auto"/>
                        <w:bottom w:val="none" w:sz="0" w:space="0" w:color="auto"/>
                        <w:right w:val="none" w:sz="0" w:space="0" w:color="auto"/>
                      </w:divBdr>
                    </w:div>
                  </w:divsChild>
                </w:div>
                <w:div w:id="179048701">
                  <w:marLeft w:val="0"/>
                  <w:marRight w:val="0"/>
                  <w:marTop w:val="0"/>
                  <w:marBottom w:val="0"/>
                  <w:divBdr>
                    <w:top w:val="none" w:sz="0" w:space="0" w:color="auto"/>
                    <w:left w:val="none" w:sz="0" w:space="0" w:color="auto"/>
                    <w:bottom w:val="none" w:sz="0" w:space="0" w:color="auto"/>
                    <w:right w:val="none" w:sz="0" w:space="0" w:color="auto"/>
                  </w:divBdr>
                  <w:divsChild>
                    <w:div w:id="460268006">
                      <w:marLeft w:val="0"/>
                      <w:marRight w:val="0"/>
                      <w:marTop w:val="0"/>
                      <w:marBottom w:val="0"/>
                      <w:divBdr>
                        <w:top w:val="none" w:sz="0" w:space="0" w:color="auto"/>
                        <w:left w:val="none" w:sz="0" w:space="0" w:color="auto"/>
                        <w:bottom w:val="none" w:sz="0" w:space="0" w:color="auto"/>
                        <w:right w:val="none" w:sz="0" w:space="0" w:color="auto"/>
                      </w:divBdr>
                    </w:div>
                  </w:divsChild>
                </w:div>
                <w:div w:id="259142664">
                  <w:marLeft w:val="0"/>
                  <w:marRight w:val="0"/>
                  <w:marTop w:val="0"/>
                  <w:marBottom w:val="0"/>
                  <w:divBdr>
                    <w:top w:val="none" w:sz="0" w:space="0" w:color="auto"/>
                    <w:left w:val="none" w:sz="0" w:space="0" w:color="auto"/>
                    <w:bottom w:val="none" w:sz="0" w:space="0" w:color="auto"/>
                    <w:right w:val="none" w:sz="0" w:space="0" w:color="auto"/>
                  </w:divBdr>
                  <w:divsChild>
                    <w:div w:id="1511338101">
                      <w:marLeft w:val="0"/>
                      <w:marRight w:val="0"/>
                      <w:marTop w:val="0"/>
                      <w:marBottom w:val="0"/>
                      <w:divBdr>
                        <w:top w:val="none" w:sz="0" w:space="0" w:color="auto"/>
                        <w:left w:val="none" w:sz="0" w:space="0" w:color="auto"/>
                        <w:bottom w:val="none" w:sz="0" w:space="0" w:color="auto"/>
                        <w:right w:val="none" w:sz="0" w:space="0" w:color="auto"/>
                      </w:divBdr>
                    </w:div>
                  </w:divsChild>
                </w:div>
                <w:div w:id="265314911">
                  <w:marLeft w:val="0"/>
                  <w:marRight w:val="0"/>
                  <w:marTop w:val="0"/>
                  <w:marBottom w:val="0"/>
                  <w:divBdr>
                    <w:top w:val="none" w:sz="0" w:space="0" w:color="auto"/>
                    <w:left w:val="none" w:sz="0" w:space="0" w:color="auto"/>
                    <w:bottom w:val="none" w:sz="0" w:space="0" w:color="auto"/>
                    <w:right w:val="none" w:sz="0" w:space="0" w:color="auto"/>
                  </w:divBdr>
                  <w:divsChild>
                    <w:div w:id="1715153556">
                      <w:marLeft w:val="0"/>
                      <w:marRight w:val="0"/>
                      <w:marTop w:val="0"/>
                      <w:marBottom w:val="0"/>
                      <w:divBdr>
                        <w:top w:val="none" w:sz="0" w:space="0" w:color="auto"/>
                        <w:left w:val="none" w:sz="0" w:space="0" w:color="auto"/>
                        <w:bottom w:val="none" w:sz="0" w:space="0" w:color="auto"/>
                        <w:right w:val="none" w:sz="0" w:space="0" w:color="auto"/>
                      </w:divBdr>
                    </w:div>
                  </w:divsChild>
                </w:div>
                <w:div w:id="446004410">
                  <w:marLeft w:val="0"/>
                  <w:marRight w:val="0"/>
                  <w:marTop w:val="0"/>
                  <w:marBottom w:val="0"/>
                  <w:divBdr>
                    <w:top w:val="none" w:sz="0" w:space="0" w:color="auto"/>
                    <w:left w:val="none" w:sz="0" w:space="0" w:color="auto"/>
                    <w:bottom w:val="none" w:sz="0" w:space="0" w:color="auto"/>
                    <w:right w:val="none" w:sz="0" w:space="0" w:color="auto"/>
                  </w:divBdr>
                  <w:divsChild>
                    <w:div w:id="509681483">
                      <w:marLeft w:val="0"/>
                      <w:marRight w:val="0"/>
                      <w:marTop w:val="0"/>
                      <w:marBottom w:val="0"/>
                      <w:divBdr>
                        <w:top w:val="none" w:sz="0" w:space="0" w:color="auto"/>
                        <w:left w:val="none" w:sz="0" w:space="0" w:color="auto"/>
                        <w:bottom w:val="none" w:sz="0" w:space="0" w:color="auto"/>
                        <w:right w:val="none" w:sz="0" w:space="0" w:color="auto"/>
                      </w:divBdr>
                    </w:div>
                  </w:divsChild>
                </w:div>
                <w:div w:id="491987013">
                  <w:marLeft w:val="0"/>
                  <w:marRight w:val="0"/>
                  <w:marTop w:val="0"/>
                  <w:marBottom w:val="0"/>
                  <w:divBdr>
                    <w:top w:val="none" w:sz="0" w:space="0" w:color="auto"/>
                    <w:left w:val="none" w:sz="0" w:space="0" w:color="auto"/>
                    <w:bottom w:val="none" w:sz="0" w:space="0" w:color="auto"/>
                    <w:right w:val="none" w:sz="0" w:space="0" w:color="auto"/>
                  </w:divBdr>
                  <w:divsChild>
                    <w:div w:id="1895266236">
                      <w:marLeft w:val="0"/>
                      <w:marRight w:val="0"/>
                      <w:marTop w:val="0"/>
                      <w:marBottom w:val="0"/>
                      <w:divBdr>
                        <w:top w:val="none" w:sz="0" w:space="0" w:color="auto"/>
                        <w:left w:val="none" w:sz="0" w:space="0" w:color="auto"/>
                        <w:bottom w:val="none" w:sz="0" w:space="0" w:color="auto"/>
                        <w:right w:val="none" w:sz="0" w:space="0" w:color="auto"/>
                      </w:divBdr>
                    </w:div>
                  </w:divsChild>
                </w:div>
                <w:div w:id="510686599">
                  <w:marLeft w:val="0"/>
                  <w:marRight w:val="0"/>
                  <w:marTop w:val="0"/>
                  <w:marBottom w:val="0"/>
                  <w:divBdr>
                    <w:top w:val="none" w:sz="0" w:space="0" w:color="auto"/>
                    <w:left w:val="none" w:sz="0" w:space="0" w:color="auto"/>
                    <w:bottom w:val="none" w:sz="0" w:space="0" w:color="auto"/>
                    <w:right w:val="none" w:sz="0" w:space="0" w:color="auto"/>
                  </w:divBdr>
                  <w:divsChild>
                    <w:div w:id="1936211186">
                      <w:marLeft w:val="0"/>
                      <w:marRight w:val="0"/>
                      <w:marTop w:val="0"/>
                      <w:marBottom w:val="0"/>
                      <w:divBdr>
                        <w:top w:val="none" w:sz="0" w:space="0" w:color="auto"/>
                        <w:left w:val="none" w:sz="0" w:space="0" w:color="auto"/>
                        <w:bottom w:val="none" w:sz="0" w:space="0" w:color="auto"/>
                        <w:right w:val="none" w:sz="0" w:space="0" w:color="auto"/>
                      </w:divBdr>
                    </w:div>
                  </w:divsChild>
                </w:div>
                <w:div w:id="531309550">
                  <w:marLeft w:val="0"/>
                  <w:marRight w:val="0"/>
                  <w:marTop w:val="0"/>
                  <w:marBottom w:val="0"/>
                  <w:divBdr>
                    <w:top w:val="none" w:sz="0" w:space="0" w:color="auto"/>
                    <w:left w:val="none" w:sz="0" w:space="0" w:color="auto"/>
                    <w:bottom w:val="none" w:sz="0" w:space="0" w:color="auto"/>
                    <w:right w:val="none" w:sz="0" w:space="0" w:color="auto"/>
                  </w:divBdr>
                  <w:divsChild>
                    <w:div w:id="1116097922">
                      <w:marLeft w:val="0"/>
                      <w:marRight w:val="0"/>
                      <w:marTop w:val="0"/>
                      <w:marBottom w:val="0"/>
                      <w:divBdr>
                        <w:top w:val="none" w:sz="0" w:space="0" w:color="auto"/>
                        <w:left w:val="none" w:sz="0" w:space="0" w:color="auto"/>
                        <w:bottom w:val="none" w:sz="0" w:space="0" w:color="auto"/>
                        <w:right w:val="none" w:sz="0" w:space="0" w:color="auto"/>
                      </w:divBdr>
                    </w:div>
                  </w:divsChild>
                </w:div>
                <w:div w:id="661809107">
                  <w:marLeft w:val="0"/>
                  <w:marRight w:val="0"/>
                  <w:marTop w:val="0"/>
                  <w:marBottom w:val="0"/>
                  <w:divBdr>
                    <w:top w:val="none" w:sz="0" w:space="0" w:color="auto"/>
                    <w:left w:val="none" w:sz="0" w:space="0" w:color="auto"/>
                    <w:bottom w:val="none" w:sz="0" w:space="0" w:color="auto"/>
                    <w:right w:val="none" w:sz="0" w:space="0" w:color="auto"/>
                  </w:divBdr>
                  <w:divsChild>
                    <w:div w:id="676926363">
                      <w:marLeft w:val="0"/>
                      <w:marRight w:val="0"/>
                      <w:marTop w:val="0"/>
                      <w:marBottom w:val="0"/>
                      <w:divBdr>
                        <w:top w:val="none" w:sz="0" w:space="0" w:color="auto"/>
                        <w:left w:val="none" w:sz="0" w:space="0" w:color="auto"/>
                        <w:bottom w:val="none" w:sz="0" w:space="0" w:color="auto"/>
                        <w:right w:val="none" w:sz="0" w:space="0" w:color="auto"/>
                      </w:divBdr>
                    </w:div>
                  </w:divsChild>
                </w:div>
                <w:div w:id="792947074">
                  <w:marLeft w:val="0"/>
                  <w:marRight w:val="0"/>
                  <w:marTop w:val="0"/>
                  <w:marBottom w:val="0"/>
                  <w:divBdr>
                    <w:top w:val="none" w:sz="0" w:space="0" w:color="auto"/>
                    <w:left w:val="none" w:sz="0" w:space="0" w:color="auto"/>
                    <w:bottom w:val="none" w:sz="0" w:space="0" w:color="auto"/>
                    <w:right w:val="none" w:sz="0" w:space="0" w:color="auto"/>
                  </w:divBdr>
                  <w:divsChild>
                    <w:div w:id="560287187">
                      <w:marLeft w:val="0"/>
                      <w:marRight w:val="0"/>
                      <w:marTop w:val="0"/>
                      <w:marBottom w:val="0"/>
                      <w:divBdr>
                        <w:top w:val="none" w:sz="0" w:space="0" w:color="auto"/>
                        <w:left w:val="none" w:sz="0" w:space="0" w:color="auto"/>
                        <w:bottom w:val="none" w:sz="0" w:space="0" w:color="auto"/>
                        <w:right w:val="none" w:sz="0" w:space="0" w:color="auto"/>
                      </w:divBdr>
                    </w:div>
                  </w:divsChild>
                </w:div>
                <w:div w:id="840438245">
                  <w:marLeft w:val="0"/>
                  <w:marRight w:val="0"/>
                  <w:marTop w:val="0"/>
                  <w:marBottom w:val="0"/>
                  <w:divBdr>
                    <w:top w:val="none" w:sz="0" w:space="0" w:color="auto"/>
                    <w:left w:val="none" w:sz="0" w:space="0" w:color="auto"/>
                    <w:bottom w:val="none" w:sz="0" w:space="0" w:color="auto"/>
                    <w:right w:val="none" w:sz="0" w:space="0" w:color="auto"/>
                  </w:divBdr>
                  <w:divsChild>
                    <w:div w:id="1724794409">
                      <w:marLeft w:val="0"/>
                      <w:marRight w:val="0"/>
                      <w:marTop w:val="0"/>
                      <w:marBottom w:val="0"/>
                      <w:divBdr>
                        <w:top w:val="none" w:sz="0" w:space="0" w:color="auto"/>
                        <w:left w:val="none" w:sz="0" w:space="0" w:color="auto"/>
                        <w:bottom w:val="none" w:sz="0" w:space="0" w:color="auto"/>
                        <w:right w:val="none" w:sz="0" w:space="0" w:color="auto"/>
                      </w:divBdr>
                    </w:div>
                  </w:divsChild>
                </w:div>
                <w:div w:id="852694013">
                  <w:marLeft w:val="0"/>
                  <w:marRight w:val="0"/>
                  <w:marTop w:val="0"/>
                  <w:marBottom w:val="0"/>
                  <w:divBdr>
                    <w:top w:val="none" w:sz="0" w:space="0" w:color="auto"/>
                    <w:left w:val="none" w:sz="0" w:space="0" w:color="auto"/>
                    <w:bottom w:val="none" w:sz="0" w:space="0" w:color="auto"/>
                    <w:right w:val="none" w:sz="0" w:space="0" w:color="auto"/>
                  </w:divBdr>
                  <w:divsChild>
                    <w:div w:id="490220084">
                      <w:marLeft w:val="0"/>
                      <w:marRight w:val="0"/>
                      <w:marTop w:val="0"/>
                      <w:marBottom w:val="0"/>
                      <w:divBdr>
                        <w:top w:val="none" w:sz="0" w:space="0" w:color="auto"/>
                        <w:left w:val="none" w:sz="0" w:space="0" w:color="auto"/>
                        <w:bottom w:val="none" w:sz="0" w:space="0" w:color="auto"/>
                        <w:right w:val="none" w:sz="0" w:space="0" w:color="auto"/>
                      </w:divBdr>
                    </w:div>
                  </w:divsChild>
                </w:div>
                <w:div w:id="890925166">
                  <w:marLeft w:val="0"/>
                  <w:marRight w:val="0"/>
                  <w:marTop w:val="0"/>
                  <w:marBottom w:val="0"/>
                  <w:divBdr>
                    <w:top w:val="none" w:sz="0" w:space="0" w:color="auto"/>
                    <w:left w:val="none" w:sz="0" w:space="0" w:color="auto"/>
                    <w:bottom w:val="none" w:sz="0" w:space="0" w:color="auto"/>
                    <w:right w:val="none" w:sz="0" w:space="0" w:color="auto"/>
                  </w:divBdr>
                  <w:divsChild>
                    <w:div w:id="960496798">
                      <w:marLeft w:val="0"/>
                      <w:marRight w:val="0"/>
                      <w:marTop w:val="0"/>
                      <w:marBottom w:val="0"/>
                      <w:divBdr>
                        <w:top w:val="none" w:sz="0" w:space="0" w:color="auto"/>
                        <w:left w:val="none" w:sz="0" w:space="0" w:color="auto"/>
                        <w:bottom w:val="none" w:sz="0" w:space="0" w:color="auto"/>
                        <w:right w:val="none" w:sz="0" w:space="0" w:color="auto"/>
                      </w:divBdr>
                    </w:div>
                  </w:divsChild>
                </w:div>
                <w:div w:id="1063604006">
                  <w:marLeft w:val="0"/>
                  <w:marRight w:val="0"/>
                  <w:marTop w:val="0"/>
                  <w:marBottom w:val="0"/>
                  <w:divBdr>
                    <w:top w:val="none" w:sz="0" w:space="0" w:color="auto"/>
                    <w:left w:val="none" w:sz="0" w:space="0" w:color="auto"/>
                    <w:bottom w:val="none" w:sz="0" w:space="0" w:color="auto"/>
                    <w:right w:val="none" w:sz="0" w:space="0" w:color="auto"/>
                  </w:divBdr>
                  <w:divsChild>
                    <w:div w:id="1441797603">
                      <w:marLeft w:val="0"/>
                      <w:marRight w:val="0"/>
                      <w:marTop w:val="0"/>
                      <w:marBottom w:val="0"/>
                      <w:divBdr>
                        <w:top w:val="none" w:sz="0" w:space="0" w:color="auto"/>
                        <w:left w:val="none" w:sz="0" w:space="0" w:color="auto"/>
                        <w:bottom w:val="none" w:sz="0" w:space="0" w:color="auto"/>
                        <w:right w:val="none" w:sz="0" w:space="0" w:color="auto"/>
                      </w:divBdr>
                    </w:div>
                  </w:divsChild>
                </w:div>
                <w:div w:id="1170946476">
                  <w:marLeft w:val="0"/>
                  <w:marRight w:val="0"/>
                  <w:marTop w:val="0"/>
                  <w:marBottom w:val="0"/>
                  <w:divBdr>
                    <w:top w:val="none" w:sz="0" w:space="0" w:color="auto"/>
                    <w:left w:val="none" w:sz="0" w:space="0" w:color="auto"/>
                    <w:bottom w:val="none" w:sz="0" w:space="0" w:color="auto"/>
                    <w:right w:val="none" w:sz="0" w:space="0" w:color="auto"/>
                  </w:divBdr>
                  <w:divsChild>
                    <w:div w:id="44527889">
                      <w:marLeft w:val="0"/>
                      <w:marRight w:val="0"/>
                      <w:marTop w:val="0"/>
                      <w:marBottom w:val="0"/>
                      <w:divBdr>
                        <w:top w:val="none" w:sz="0" w:space="0" w:color="auto"/>
                        <w:left w:val="none" w:sz="0" w:space="0" w:color="auto"/>
                        <w:bottom w:val="none" w:sz="0" w:space="0" w:color="auto"/>
                        <w:right w:val="none" w:sz="0" w:space="0" w:color="auto"/>
                      </w:divBdr>
                    </w:div>
                  </w:divsChild>
                </w:div>
                <w:div w:id="1171988689">
                  <w:marLeft w:val="0"/>
                  <w:marRight w:val="0"/>
                  <w:marTop w:val="0"/>
                  <w:marBottom w:val="0"/>
                  <w:divBdr>
                    <w:top w:val="none" w:sz="0" w:space="0" w:color="auto"/>
                    <w:left w:val="none" w:sz="0" w:space="0" w:color="auto"/>
                    <w:bottom w:val="none" w:sz="0" w:space="0" w:color="auto"/>
                    <w:right w:val="none" w:sz="0" w:space="0" w:color="auto"/>
                  </w:divBdr>
                  <w:divsChild>
                    <w:div w:id="2027946880">
                      <w:marLeft w:val="0"/>
                      <w:marRight w:val="0"/>
                      <w:marTop w:val="0"/>
                      <w:marBottom w:val="0"/>
                      <w:divBdr>
                        <w:top w:val="none" w:sz="0" w:space="0" w:color="auto"/>
                        <w:left w:val="none" w:sz="0" w:space="0" w:color="auto"/>
                        <w:bottom w:val="none" w:sz="0" w:space="0" w:color="auto"/>
                        <w:right w:val="none" w:sz="0" w:space="0" w:color="auto"/>
                      </w:divBdr>
                    </w:div>
                  </w:divsChild>
                </w:div>
                <w:div w:id="1323463274">
                  <w:marLeft w:val="0"/>
                  <w:marRight w:val="0"/>
                  <w:marTop w:val="0"/>
                  <w:marBottom w:val="0"/>
                  <w:divBdr>
                    <w:top w:val="none" w:sz="0" w:space="0" w:color="auto"/>
                    <w:left w:val="none" w:sz="0" w:space="0" w:color="auto"/>
                    <w:bottom w:val="none" w:sz="0" w:space="0" w:color="auto"/>
                    <w:right w:val="none" w:sz="0" w:space="0" w:color="auto"/>
                  </w:divBdr>
                  <w:divsChild>
                    <w:div w:id="1103303793">
                      <w:marLeft w:val="0"/>
                      <w:marRight w:val="0"/>
                      <w:marTop w:val="0"/>
                      <w:marBottom w:val="0"/>
                      <w:divBdr>
                        <w:top w:val="none" w:sz="0" w:space="0" w:color="auto"/>
                        <w:left w:val="none" w:sz="0" w:space="0" w:color="auto"/>
                        <w:bottom w:val="none" w:sz="0" w:space="0" w:color="auto"/>
                        <w:right w:val="none" w:sz="0" w:space="0" w:color="auto"/>
                      </w:divBdr>
                    </w:div>
                  </w:divsChild>
                </w:div>
                <w:div w:id="1330908299">
                  <w:marLeft w:val="0"/>
                  <w:marRight w:val="0"/>
                  <w:marTop w:val="0"/>
                  <w:marBottom w:val="0"/>
                  <w:divBdr>
                    <w:top w:val="none" w:sz="0" w:space="0" w:color="auto"/>
                    <w:left w:val="none" w:sz="0" w:space="0" w:color="auto"/>
                    <w:bottom w:val="none" w:sz="0" w:space="0" w:color="auto"/>
                    <w:right w:val="none" w:sz="0" w:space="0" w:color="auto"/>
                  </w:divBdr>
                  <w:divsChild>
                    <w:div w:id="581572275">
                      <w:marLeft w:val="0"/>
                      <w:marRight w:val="0"/>
                      <w:marTop w:val="0"/>
                      <w:marBottom w:val="0"/>
                      <w:divBdr>
                        <w:top w:val="none" w:sz="0" w:space="0" w:color="auto"/>
                        <w:left w:val="none" w:sz="0" w:space="0" w:color="auto"/>
                        <w:bottom w:val="none" w:sz="0" w:space="0" w:color="auto"/>
                        <w:right w:val="none" w:sz="0" w:space="0" w:color="auto"/>
                      </w:divBdr>
                    </w:div>
                  </w:divsChild>
                </w:div>
                <w:div w:id="1411078960">
                  <w:marLeft w:val="0"/>
                  <w:marRight w:val="0"/>
                  <w:marTop w:val="0"/>
                  <w:marBottom w:val="0"/>
                  <w:divBdr>
                    <w:top w:val="none" w:sz="0" w:space="0" w:color="auto"/>
                    <w:left w:val="none" w:sz="0" w:space="0" w:color="auto"/>
                    <w:bottom w:val="none" w:sz="0" w:space="0" w:color="auto"/>
                    <w:right w:val="none" w:sz="0" w:space="0" w:color="auto"/>
                  </w:divBdr>
                  <w:divsChild>
                    <w:div w:id="1575313590">
                      <w:marLeft w:val="0"/>
                      <w:marRight w:val="0"/>
                      <w:marTop w:val="0"/>
                      <w:marBottom w:val="0"/>
                      <w:divBdr>
                        <w:top w:val="none" w:sz="0" w:space="0" w:color="auto"/>
                        <w:left w:val="none" w:sz="0" w:space="0" w:color="auto"/>
                        <w:bottom w:val="none" w:sz="0" w:space="0" w:color="auto"/>
                        <w:right w:val="none" w:sz="0" w:space="0" w:color="auto"/>
                      </w:divBdr>
                    </w:div>
                  </w:divsChild>
                </w:div>
                <w:div w:id="1419326024">
                  <w:marLeft w:val="0"/>
                  <w:marRight w:val="0"/>
                  <w:marTop w:val="0"/>
                  <w:marBottom w:val="0"/>
                  <w:divBdr>
                    <w:top w:val="none" w:sz="0" w:space="0" w:color="auto"/>
                    <w:left w:val="none" w:sz="0" w:space="0" w:color="auto"/>
                    <w:bottom w:val="none" w:sz="0" w:space="0" w:color="auto"/>
                    <w:right w:val="none" w:sz="0" w:space="0" w:color="auto"/>
                  </w:divBdr>
                  <w:divsChild>
                    <w:div w:id="84884473">
                      <w:marLeft w:val="0"/>
                      <w:marRight w:val="0"/>
                      <w:marTop w:val="0"/>
                      <w:marBottom w:val="0"/>
                      <w:divBdr>
                        <w:top w:val="none" w:sz="0" w:space="0" w:color="auto"/>
                        <w:left w:val="none" w:sz="0" w:space="0" w:color="auto"/>
                        <w:bottom w:val="none" w:sz="0" w:space="0" w:color="auto"/>
                        <w:right w:val="none" w:sz="0" w:space="0" w:color="auto"/>
                      </w:divBdr>
                    </w:div>
                  </w:divsChild>
                </w:div>
                <w:div w:id="1499034655">
                  <w:marLeft w:val="0"/>
                  <w:marRight w:val="0"/>
                  <w:marTop w:val="0"/>
                  <w:marBottom w:val="0"/>
                  <w:divBdr>
                    <w:top w:val="none" w:sz="0" w:space="0" w:color="auto"/>
                    <w:left w:val="none" w:sz="0" w:space="0" w:color="auto"/>
                    <w:bottom w:val="none" w:sz="0" w:space="0" w:color="auto"/>
                    <w:right w:val="none" w:sz="0" w:space="0" w:color="auto"/>
                  </w:divBdr>
                  <w:divsChild>
                    <w:div w:id="1399792171">
                      <w:marLeft w:val="0"/>
                      <w:marRight w:val="0"/>
                      <w:marTop w:val="0"/>
                      <w:marBottom w:val="0"/>
                      <w:divBdr>
                        <w:top w:val="none" w:sz="0" w:space="0" w:color="auto"/>
                        <w:left w:val="none" w:sz="0" w:space="0" w:color="auto"/>
                        <w:bottom w:val="none" w:sz="0" w:space="0" w:color="auto"/>
                        <w:right w:val="none" w:sz="0" w:space="0" w:color="auto"/>
                      </w:divBdr>
                    </w:div>
                  </w:divsChild>
                </w:div>
                <w:div w:id="1608658905">
                  <w:marLeft w:val="0"/>
                  <w:marRight w:val="0"/>
                  <w:marTop w:val="0"/>
                  <w:marBottom w:val="0"/>
                  <w:divBdr>
                    <w:top w:val="none" w:sz="0" w:space="0" w:color="auto"/>
                    <w:left w:val="none" w:sz="0" w:space="0" w:color="auto"/>
                    <w:bottom w:val="none" w:sz="0" w:space="0" w:color="auto"/>
                    <w:right w:val="none" w:sz="0" w:space="0" w:color="auto"/>
                  </w:divBdr>
                  <w:divsChild>
                    <w:div w:id="1532887463">
                      <w:marLeft w:val="0"/>
                      <w:marRight w:val="0"/>
                      <w:marTop w:val="0"/>
                      <w:marBottom w:val="0"/>
                      <w:divBdr>
                        <w:top w:val="none" w:sz="0" w:space="0" w:color="auto"/>
                        <w:left w:val="none" w:sz="0" w:space="0" w:color="auto"/>
                        <w:bottom w:val="none" w:sz="0" w:space="0" w:color="auto"/>
                        <w:right w:val="none" w:sz="0" w:space="0" w:color="auto"/>
                      </w:divBdr>
                    </w:div>
                  </w:divsChild>
                </w:div>
                <w:div w:id="1609044152">
                  <w:marLeft w:val="0"/>
                  <w:marRight w:val="0"/>
                  <w:marTop w:val="0"/>
                  <w:marBottom w:val="0"/>
                  <w:divBdr>
                    <w:top w:val="none" w:sz="0" w:space="0" w:color="auto"/>
                    <w:left w:val="none" w:sz="0" w:space="0" w:color="auto"/>
                    <w:bottom w:val="none" w:sz="0" w:space="0" w:color="auto"/>
                    <w:right w:val="none" w:sz="0" w:space="0" w:color="auto"/>
                  </w:divBdr>
                  <w:divsChild>
                    <w:div w:id="1254706027">
                      <w:marLeft w:val="0"/>
                      <w:marRight w:val="0"/>
                      <w:marTop w:val="0"/>
                      <w:marBottom w:val="0"/>
                      <w:divBdr>
                        <w:top w:val="none" w:sz="0" w:space="0" w:color="auto"/>
                        <w:left w:val="none" w:sz="0" w:space="0" w:color="auto"/>
                        <w:bottom w:val="none" w:sz="0" w:space="0" w:color="auto"/>
                        <w:right w:val="none" w:sz="0" w:space="0" w:color="auto"/>
                      </w:divBdr>
                    </w:div>
                  </w:divsChild>
                </w:div>
                <w:div w:id="1683052054">
                  <w:marLeft w:val="0"/>
                  <w:marRight w:val="0"/>
                  <w:marTop w:val="0"/>
                  <w:marBottom w:val="0"/>
                  <w:divBdr>
                    <w:top w:val="none" w:sz="0" w:space="0" w:color="auto"/>
                    <w:left w:val="none" w:sz="0" w:space="0" w:color="auto"/>
                    <w:bottom w:val="none" w:sz="0" w:space="0" w:color="auto"/>
                    <w:right w:val="none" w:sz="0" w:space="0" w:color="auto"/>
                  </w:divBdr>
                  <w:divsChild>
                    <w:div w:id="366108264">
                      <w:marLeft w:val="0"/>
                      <w:marRight w:val="0"/>
                      <w:marTop w:val="0"/>
                      <w:marBottom w:val="0"/>
                      <w:divBdr>
                        <w:top w:val="none" w:sz="0" w:space="0" w:color="auto"/>
                        <w:left w:val="none" w:sz="0" w:space="0" w:color="auto"/>
                        <w:bottom w:val="none" w:sz="0" w:space="0" w:color="auto"/>
                        <w:right w:val="none" w:sz="0" w:space="0" w:color="auto"/>
                      </w:divBdr>
                    </w:div>
                  </w:divsChild>
                </w:div>
                <w:div w:id="1689715582">
                  <w:marLeft w:val="0"/>
                  <w:marRight w:val="0"/>
                  <w:marTop w:val="0"/>
                  <w:marBottom w:val="0"/>
                  <w:divBdr>
                    <w:top w:val="none" w:sz="0" w:space="0" w:color="auto"/>
                    <w:left w:val="none" w:sz="0" w:space="0" w:color="auto"/>
                    <w:bottom w:val="none" w:sz="0" w:space="0" w:color="auto"/>
                    <w:right w:val="none" w:sz="0" w:space="0" w:color="auto"/>
                  </w:divBdr>
                  <w:divsChild>
                    <w:div w:id="263268821">
                      <w:marLeft w:val="0"/>
                      <w:marRight w:val="0"/>
                      <w:marTop w:val="0"/>
                      <w:marBottom w:val="0"/>
                      <w:divBdr>
                        <w:top w:val="none" w:sz="0" w:space="0" w:color="auto"/>
                        <w:left w:val="none" w:sz="0" w:space="0" w:color="auto"/>
                        <w:bottom w:val="none" w:sz="0" w:space="0" w:color="auto"/>
                        <w:right w:val="none" w:sz="0" w:space="0" w:color="auto"/>
                      </w:divBdr>
                    </w:div>
                  </w:divsChild>
                </w:div>
                <w:div w:id="1829635400">
                  <w:marLeft w:val="0"/>
                  <w:marRight w:val="0"/>
                  <w:marTop w:val="0"/>
                  <w:marBottom w:val="0"/>
                  <w:divBdr>
                    <w:top w:val="none" w:sz="0" w:space="0" w:color="auto"/>
                    <w:left w:val="none" w:sz="0" w:space="0" w:color="auto"/>
                    <w:bottom w:val="none" w:sz="0" w:space="0" w:color="auto"/>
                    <w:right w:val="none" w:sz="0" w:space="0" w:color="auto"/>
                  </w:divBdr>
                  <w:divsChild>
                    <w:div w:id="1215850292">
                      <w:marLeft w:val="0"/>
                      <w:marRight w:val="0"/>
                      <w:marTop w:val="0"/>
                      <w:marBottom w:val="0"/>
                      <w:divBdr>
                        <w:top w:val="none" w:sz="0" w:space="0" w:color="auto"/>
                        <w:left w:val="none" w:sz="0" w:space="0" w:color="auto"/>
                        <w:bottom w:val="none" w:sz="0" w:space="0" w:color="auto"/>
                        <w:right w:val="none" w:sz="0" w:space="0" w:color="auto"/>
                      </w:divBdr>
                    </w:div>
                  </w:divsChild>
                </w:div>
                <w:div w:id="1865434262">
                  <w:marLeft w:val="0"/>
                  <w:marRight w:val="0"/>
                  <w:marTop w:val="0"/>
                  <w:marBottom w:val="0"/>
                  <w:divBdr>
                    <w:top w:val="none" w:sz="0" w:space="0" w:color="auto"/>
                    <w:left w:val="none" w:sz="0" w:space="0" w:color="auto"/>
                    <w:bottom w:val="none" w:sz="0" w:space="0" w:color="auto"/>
                    <w:right w:val="none" w:sz="0" w:space="0" w:color="auto"/>
                  </w:divBdr>
                  <w:divsChild>
                    <w:div w:id="2030175132">
                      <w:marLeft w:val="0"/>
                      <w:marRight w:val="0"/>
                      <w:marTop w:val="0"/>
                      <w:marBottom w:val="0"/>
                      <w:divBdr>
                        <w:top w:val="none" w:sz="0" w:space="0" w:color="auto"/>
                        <w:left w:val="none" w:sz="0" w:space="0" w:color="auto"/>
                        <w:bottom w:val="none" w:sz="0" w:space="0" w:color="auto"/>
                        <w:right w:val="none" w:sz="0" w:space="0" w:color="auto"/>
                      </w:divBdr>
                    </w:div>
                  </w:divsChild>
                </w:div>
                <w:div w:id="1917353121">
                  <w:marLeft w:val="0"/>
                  <w:marRight w:val="0"/>
                  <w:marTop w:val="0"/>
                  <w:marBottom w:val="0"/>
                  <w:divBdr>
                    <w:top w:val="none" w:sz="0" w:space="0" w:color="auto"/>
                    <w:left w:val="none" w:sz="0" w:space="0" w:color="auto"/>
                    <w:bottom w:val="none" w:sz="0" w:space="0" w:color="auto"/>
                    <w:right w:val="none" w:sz="0" w:space="0" w:color="auto"/>
                  </w:divBdr>
                  <w:divsChild>
                    <w:div w:id="2108886530">
                      <w:marLeft w:val="0"/>
                      <w:marRight w:val="0"/>
                      <w:marTop w:val="0"/>
                      <w:marBottom w:val="0"/>
                      <w:divBdr>
                        <w:top w:val="none" w:sz="0" w:space="0" w:color="auto"/>
                        <w:left w:val="none" w:sz="0" w:space="0" w:color="auto"/>
                        <w:bottom w:val="none" w:sz="0" w:space="0" w:color="auto"/>
                        <w:right w:val="none" w:sz="0" w:space="0" w:color="auto"/>
                      </w:divBdr>
                    </w:div>
                  </w:divsChild>
                </w:div>
                <w:div w:id="1936983362">
                  <w:marLeft w:val="0"/>
                  <w:marRight w:val="0"/>
                  <w:marTop w:val="0"/>
                  <w:marBottom w:val="0"/>
                  <w:divBdr>
                    <w:top w:val="none" w:sz="0" w:space="0" w:color="auto"/>
                    <w:left w:val="none" w:sz="0" w:space="0" w:color="auto"/>
                    <w:bottom w:val="none" w:sz="0" w:space="0" w:color="auto"/>
                    <w:right w:val="none" w:sz="0" w:space="0" w:color="auto"/>
                  </w:divBdr>
                  <w:divsChild>
                    <w:div w:id="500849823">
                      <w:marLeft w:val="0"/>
                      <w:marRight w:val="0"/>
                      <w:marTop w:val="0"/>
                      <w:marBottom w:val="0"/>
                      <w:divBdr>
                        <w:top w:val="none" w:sz="0" w:space="0" w:color="auto"/>
                        <w:left w:val="none" w:sz="0" w:space="0" w:color="auto"/>
                        <w:bottom w:val="none" w:sz="0" w:space="0" w:color="auto"/>
                        <w:right w:val="none" w:sz="0" w:space="0" w:color="auto"/>
                      </w:divBdr>
                    </w:div>
                  </w:divsChild>
                </w:div>
                <w:div w:id="1971856034">
                  <w:marLeft w:val="0"/>
                  <w:marRight w:val="0"/>
                  <w:marTop w:val="0"/>
                  <w:marBottom w:val="0"/>
                  <w:divBdr>
                    <w:top w:val="none" w:sz="0" w:space="0" w:color="auto"/>
                    <w:left w:val="none" w:sz="0" w:space="0" w:color="auto"/>
                    <w:bottom w:val="none" w:sz="0" w:space="0" w:color="auto"/>
                    <w:right w:val="none" w:sz="0" w:space="0" w:color="auto"/>
                  </w:divBdr>
                  <w:divsChild>
                    <w:div w:id="319429500">
                      <w:marLeft w:val="0"/>
                      <w:marRight w:val="0"/>
                      <w:marTop w:val="0"/>
                      <w:marBottom w:val="0"/>
                      <w:divBdr>
                        <w:top w:val="none" w:sz="0" w:space="0" w:color="auto"/>
                        <w:left w:val="none" w:sz="0" w:space="0" w:color="auto"/>
                        <w:bottom w:val="none" w:sz="0" w:space="0" w:color="auto"/>
                        <w:right w:val="none" w:sz="0" w:space="0" w:color="auto"/>
                      </w:divBdr>
                    </w:div>
                  </w:divsChild>
                </w:div>
                <w:div w:id="2031179374">
                  <w:marLeft w:val="0"/>
                  <w:marRight w:val="0"/>
                  <w:marTop w:val="0"/>
                  <w:marBottom w:val="0"/>
                  <w:divBdr>
                    <w:top w:val="none" w:sz="0" w:space="0" w:color="auto"/>
                    <w:left w:val="none" w:sz="0" w:space="0" w:color="auto"/>
                    <w:bottom w:val="none" w:sz="0" w:space="0" w:color="auto"/>
                    <w:right w:val="none" w:sz="0" w:space="0" w:color="auto"/>
                  </w:divBdr>
                  <w:divsChild>
                    <w:div w:id="660233939">
                      <w:marLeft w:val="0"/>
                      <w:marRight w:val="0"/>
                      <w:marTop w:val="0"/>
                      <w:marBottom w:val="0"/>
                      <w:divBdr>
                        <w:top w:val="none" w:sz="0" w:space="0" w:color="auto"/>
                        <w:left w:val="none" w:sz="0" w:space="0" w:color="auto"/>
                        <w:bottom w:val="none" w:sz="0" w:space="0" w:color="auto"/>
                        <w:right w:val="none" w:sz="0" w:space="0" w:color="auto"/>
                      </w:divBdr>
                    </w:div>
                  </w:divsChild>
                </w:div>
                <w:div w:id="2128157149">
                  <w:marLeft w:val="0"/>
                  <w:marRight w:val="0"/>
                  <w:marTop w:val="0"/>
                  <w:marBottom w:val="0"/>
                  <w:divBdr>
                    <w:top w:val="none" w:sz="0" w:space="0" w:color="auto"/>
                    <w:left w:val="none" w:sz="0" w:space="0" w:color="auto"/>
                    <w:bottom w:val="none" w:sz="0" w:space="0" w:color="auto"/>
                    <w:right w:val="none" w:sz="0" w:space="0" w:color="auto"/>
                  </w:divBdr>
                  <w:divsChild>
                    <w:div w:id="1890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comments" Target="comments.xml" Id="rId8" /><Relationship Type="http://schemas.openxmlformats.org/officeDocument/2006/relationships/image" Target="media/image2.jpeg" Id="rId13" /><Relationship Type="http://schemas.openxmlformats.org/officeDocument/2006/relationships/image" Target="media/image7.png" Id="rId18" /><Relationship Type="http://schemas.openxmlformats.org/officeDocument/2006/relationships/styles" Target="styles.xml" Id="rId3" /><Relationship Type="http://schemas.openxmlformats.org/officeDocument/2006/relationships/header" Target="header1.xml" Id="rId21" /><Relationship Type="http://schemas.openxmlformats.org/officeDocument/2006/relationships/endnotes" Target="endnot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5.jp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footnotes" Target="footnotes.xml" Id="rId6" /><Relationship Type="http://schemas.microsoft.com/office/2018/08/relationships/commentsExtensible" Target="commentsExtensible.xml" Id="rId11" /><Relationship Type="http://schemas.microsoft.com/office/2011/relationships/people" Target="people.xml" Id="rId24" /><Relationship Type="http://schemas.microsoft.com/office/2019/09/relationships/intelligence" Target="intelligence.xml" Id="R69c162111e6d418e" /><Relationship Type="http://schemas.openxmlformats.org/officeDocument/2006/relationships/webSettings" Target="webSettings.xml" Id="rId5" /><Relationship Type="http://schemas.openxmlformats.org/officeDocument/2006/relationships/image" Target="media/image4.jpg" Id="rId15" /><Relationship Type="http://schemas.openxmlformats.org/officeDocument/2006/relationships/fontTable" Target="fontTable.xml" Id="rId23" /><Relationship Type="http://schemas.microsoft.com/office/2016/09/relationships/commentsIds" Target="commentsIds.xml" Id="rId10" /><Relationship Type="http://schemas.openxmlformats.org/officeDocument/2006/relationships/image" Target="media/image8.png" Id="rId19"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image" Target="media/image3.png" Id="rId14" /><Relationship Type="http://schemas.openxmlformats.org/officeDocument/2006/relationships/header" Target="header2.xml" Id="rId22" /><Relationship Type="http://schemas.openxmlformats.org/officeDocument/2006/relationships/glossaryDocument" Target="glossary/document.xml" Id="Rc29f429e43754b2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496f73f-30d6-48b2-83a1-f4868914c354}"/>
      </w:docPartPr>
      <w:docPartBody>
        <w:p w14:paraId="1700521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4BA19-4753-45BD-8D82-E31B05DD70D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Jonathan Farr</dc:creator>
  <keywords/>
  <dc:description/>
  <lastModifiedBy>Jonathan Farr</lastModifiedBy>
  <revision>2396</revision>
  <dcterms:created xsi:type="dcterms:W3CDTF">2021-11-28T17:27:00.0000000Z</dcterms:created>
  <dcterms:modified xsi:type="dcterms:W3CDTF">2021-12-15T17:42:51.2794040Z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9_1">
    <vt:lpwstr>http://www.zotero.org/styles/pnas</vt:lpwstr>
  </property>
  <property fmtid="{D5CDD505-2E9C-101B-9397-08002B2CF9AE}" pid="5" name="Mendeley Recent Style Name 9_1">
    <vt:lpwstr>Proceedings of the National Academy of Sciences of the United States of America</vt:lpwstr>
  </property>
  <property fmtid="{D5CDD505-2E9C-101B-9397-08002B2CF9AE}" pid="6" name="Mendeley Unique User Id_1">
    <vt:lpwstr>86b75249-445f-31ea-9a6d-9c9846a1e9b0</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http://www.zotero.org/styles/apa</vt:lpwstr>
  </property>
  <property fmtid="{D5CDD505-2E9C-101B-9397-08002B2CF9AE}" pid="10" name="Mendeley Recent Style Name 1_1">
    <vt:lpwstr>American Psychological Association 7th edition</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http://csl.mendeley.com/styles/20448741/minimal-grant-proposals</vt:lpwstr>
  </property>
  <property fmtid="{D5CDD505-2E9C-101B-9397-08002B2CF9AE}" pid="20" name="Mendeley Recent Style Name 6_1">
    <vt:lpwstr>Minimal style for grant proposals</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ies>
</file>