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5F307" w14:textId="7FE48531" w:rsidR="00E51837" w:rsidRPr="002B7AC5" w:rsidRDefault="68A11746" w:rsidP="00617719">
      <w:pPr>
        <w:spacing w:after="0" w:line="480" w:lineRule="auto"/>
        <w:jc w:val="center"/>
        <w:textAlignment w:val="baseline"/>
        <w:rPr>
          <w:rFonts w:eastAsia="Times New Roman" w:cstheme="minorHAnsi"/>
          <w:sz w:val="18"/>
          <w:szCs w:val="18"/>
          <w:lang w:val="en-CA" w:eastAsia="en-CA"/>
        </w:rPr>
      </w:pPr>
      <w:r w:rsidRPr="002B7AC5">
        <w:rPr>
          <w:rFonts w:eastAsia="Times New Roman" w:cstheme="minorHAnsi"/>
          <w:b/>
          <w:bCs/>
          <w:sz w:val="24"/>
          <w:szCs w:val="24"/>
          <w:lang w:val="en-CA" w:eastAsia="en-CA"/>
        </w:rPr>
        <w:t>No evidence for</w:t>
      </w:r>
      <w:r w:rsidR="00E51837" w:rsidRPr="002B7AC5">
        <w:rPr>
          <w:rFonts w:eastAsia="Times New Roman" w:cstheme="minorHAnsi"/>
          <w:b/>
          <w:bCs/>
          <w:sz w:val="24"/>
          <w:szCs w:val="24"/>
          <w:lang w:val="en-CA" w:eastAsia="en-CA"/>
        </w:rPr>
        <w:t xml:space="preserve"> heat</w:t>
      </w:r>
      <w:r w:rsidRPr="002B7AC5">
        <w:rPr>
          <w:rFonts w:eastAsia="Times New Roman" w:cstheme="minorHAnsi"/>
          <w:b/>
          <w:bCs/>
          <w:sz w:val="24"/>
          <w:szCs w:val="24"/>
          <w:lang w:val="en-CA" w:eastAsia="en-CA"/>
        </w:rPr>
        <w:t>-triggered wasting in</w:t>
      </w:r>
      <w:r w:rsidR="00E51837" w:rsidRPr="002B7AC5">
        <w:rPr>
          <w:rFonts w:eastAsia="Times New Roman" w:cstheme="minorHAnsi"/>
          <w:b/>
          <w:bCs/>
          <w:sz w:val="24"/>
          <w:szCs w:val="24"/>
          <w:lang w:val="en-CA" w:eastAsia="en-CA"/>
        </w:rPr>
        <w:t xml:space="preserve"> giant California sea cucumbers (</w:t>
      </w:r>
      <w:r w:rsidR="00E51837" w:rsidRPr="002B7AC5">
        <w:rPr>
          <w:rFonts w:eastAsia="Times New Roman" w:cstheme="minorHAnsi"/>
          <w:b/>
          <w:bCs/>
          <w:i/>
          <w:iCs/>
          <w:sz w:val="24"/>
          <w:szCs w:val="24"/>
          <w:lang w:val="en-CA" w:eastAsia="en-CA"/>
        </w:rPr>
        <w:t>Parastichopus californicus</w:t>
      </w:r>
      <w:r w:rsidR="00E51837" w:rsidRPr="002B7AC5">
        <w:rPr>
          <w:rFonts w:eastAsia="Times New Roman" w:cstheme="minorHAnsi"/>
          <w:b/>
          <w:bCs/>
          <w:sz w:val="24"/>
          <w:szCs w:val="24"/>
          <w:lang w:val="en-CA" w:eastAsia="en-CA"/>
        </w:rPr>
        <w:t>)</w:t>
      </w:r>
      <w:r w:rsidR="00E51837" w:rsidRPr="002B7AC5">
        <w:rPr>
          <w:rFonts w:eastAsia="Times New Roman" w:cstheme="minorHAnsi"/>
          <w:sz w:val="24"/>
          <w:szCs w:val="24"/>
          <w:lang w:val="en-CA" w:eastAsia="en-CA"/>
        </w:rPr>
        <w:t> </w:t>
      </w:r>
    </w:p>
    <w:p w14:paraId="1E42A4F6" w14:textId="74369DBB" w:rsidR="68A11746" w:rsidRPr="002B7AC5" w:rsidRDefault="68A11746" w:rsidP="68A11746">
      <w:pPr>
        <w:spacing w:after="0" w:line="480" w:lineRule="auto"/>
        <w:jc w:val="center"/>
        <w:rPr>
          <w:rFonts w:eastAsia="Times New Roman" w:cstheme="minorHAnsi"/>
          <w:sz w:val="24"/>
          <w:szCs w:val="24"/>
          <w:lang w:val="en-CA" w:eastAsia="en-CA"/>
        </w:rPr>
      </w:pPr>
      <w:r w:rsidRPr="002B7AC5">
        <w:rPr>
          <w:rFonts w:eastAsia="Times New Roman" w:cstheme="minorHAnsi"/>
          <w:sz w:val="24"/>
          <w:szCs w:val="24"/>
          <w:lang w:val="en-CA" w:eastAsia="en-CA"/>
        </w:rPr>
        <w:t>Introduction, Methods and Results (Nov 2021)</w:t>
      </w:r>
    </w:p>
    <w:p w14:paraId="07A0DC59" w14:textId="77777777" w:rsidR="00E51837" w:rsidRPr="002B7AC5" w:rsidRDefault="00E51837" w:rsidP="00617719">
      <w:pPr>
        <w:spacing w:after="0" w:line="480" w:lineRule="auto"/>
        <w:jc w:val="center"/>
        <w:textAlignment w:val="baseline"/>
        <w:rPr>
          <w:rFonts w:eastAsia="Times New Roman" w:cstheme="minorHAnsi"/>
          <w:sz w:val="18"/>
          <w:szCs w:val="18"/>
          <w:lang w:val="en-CA" w:eastAsia="en-CA"/>
        </w:rPr>
      </w:pPr>
      <w:r w:rsidRPr="002B7AC5">
        <w:rPr>
          <w:rFonts w:eastAsia="Times New Roman" w:cstheme="minorHAnsi"/>
          <w:sz w:val="24"/>
          <w:szCs w:val="24"/>
          <w:lang w:val="en-CA" w:eastAsia="en-CA"/>
        </w:rPr>
        <w:t>Jonathan Farr and Declan Taylor </w:t>
      </w:r>
    </w:p>
    <w:p w14:paraId="4131EA92" w14:textId="77777777" w:rsidR="00E51837" w:rsidRPr="002B7AC5" w:rsidRDefault="00E51837" w:rsidP="00617719">
      <w:pPr>
        <w:spacing w:after="0" w:line="480" w:lineRule="auto"/>
        <w:jc w:val="center"/>
        <w:textAlignment w:val="baseline"/>
        <w:rPr>
          <w:rFonts w:eastAsia="Times New Roman" w:cstheme="minorHAnsi"/>
          <w:sz w:val="18"/>
          <w:szCs w:val="18"/>
          <w:lang w:val="en-CA" w:eastAsia="en-CA"/>
        </w:rPr>
      </w:pPr>
      <w:r w:rsidRPr="002B7AC5">
        <w:rPr>
          <w:rFonts w:eastAsia="Times New Roman" w:cstheme="minorHAnsi"/>
          <w:sz w:val="24"/>
          <w:szCs w:val="24"/>
          <w:lang w:val="en-CA" w:eastAsia="en-CA"/>
        </w:rPr>
        <w:t>BMSC Directed Studies </w:t>
      </w:r>
    </w:p>
    <w:p w14:paraId="3300AB45" w14:textId="77777777" w:rsidR="00E51837" w:rsidRPr="002B7AC5" w:rsidRDefault="00E51837" w:rsidP="00617719">
      <w:pPr>
        <w:spacing w:after="0" w:line="480" w:lineRule="auto"/>
        <w:textAlignment w:val="baseline"/>
        <w:rPr>
          <w:rFonts w:eastAsia="Times New Roman" w:cstheme="minorHAnsi"/>
          <w:sz w:val="18"/>
          <w:szCs w:val="18"/>
          <w:lang w:val="en-CA" w:eastAsia="en-CA"/>
        </w:rPr>
      </w:pPr>
      <w:commentRangeStart w:id="0"/>
      <w:r w:rsidRPr="002B7AC5">
        <w:rPr>
          <w:rFonts w:eastAsia="Times New Roman" w:cstheme="minorHAnsi"/>
          <w:b/>
          <w:bCs/>
          <w:sz w:val="24"/>
          <w:szCs w:val="24"/>
          <w:lang w:val="en-CA" w:eastAsia="en-CA"/>
        </w:rPr>
        <w:t>Introduction</w:t>
      </w:r>
      <w:commentRangeEnd w:id="0"/>
      <w:r w:rsidR="005A5CB7">
        <w:rPr>
          <w:rStyle w:val="CommentReference"/>
        </w:rPr>
        <w:commentReference w:id="0"/>
      </w:r>
      <w:r w:rsidRPr="002B7AC5">
        <w:rPr>
          <w:rFonts w:eastAsia="Times New Roman" w:cstheme="minorHAnsi"/>
          <w:b/>
          <w:bCs/>
          <w:sz w:val="24"/>
          <w:szCs w:val="24"/>
          <w:lang w:val="en-CA" w:eastAsia="en-CA"/>
        </w:rPr>
        <w:t>:</w:t>
      </w:r>
      <w:r w:rsidRPr="002B7AC5">
        <w:rPr>
          <w:rFonts w:eastAsia="Times New Roman" w:cstheme="minorHAnsi"/>
          <w:sz w:val="24"/>
          <w:szCs w:val="24"/>
          <w:lang w:val="en-CA" w:eastAsia="en-CA"/>
        </w:rPr>
        <w:t> </w:t>
      </w:r>
    </w:p>
    <w:p w14:paraId="17347AF5" w14:textId="6C9EE9F3" w:rsidR="00E51837" w:rsidRPr="002B7AC5" w:rsidRDefault="00E51837" w:rsidP="00617719">
      <w:pPr>
        <w:spacing w:after="0" w:line="480" w:lineRule="auto"/>
        <w:ind w:firstLine="720"/>
        <w:textAlignment w:val="baseline"/>
        <w:rPr>
          <w:rFonts w:eastAsia="Times New Roman" w:cstheme="minorHAnsi"/>
          <w:sz w:val="24"/>
          <w:szCs w:val="24"/>
          <w:lang w:val="en-CA" w:eastAsia="en-CA"/>
        </w:rPr>
      </w:pPr>
      <w:r w:rsidRPr="002B7AC5">
        <w:rPr>
          <w:rFonts w:eastAsia="Times New Roman" w:cstheme="minorHAnsi"/>
          <w:sz w:val="24"/>
          <w:szCs w:val="24"/>
          <w:lang w:val="en-CA" w:eastAsia="en-CA"/>
        </w:rPr>
        <w:t>Anthropogenic climate change is increasing the intensity, duration, size, and frequency of marine heat waves</w:t>
      </w:r>
      <w:r w:rsidR="00DE5A64" w:rsidRPr="002B7AC5">
        <w:rPr>
          <w:rFonts w:eastAsia="Times New Roman" w:cstheme="minorHAnsi"/>
          <w:sz w:val="24"/>
          <w:szCs w:val="24"/>
          <w:lang w:val="en-CA" w:eastAsia="en-CA"/>
        </w:rPr>
        <w:t xml:space="preserve"> and warm water anomalies</w:t>
      </w:r>
      <w:r w:rsidRPr="002B7AC5">
        <w:rPr>
          <w:rFonts w:eastAsia="Times New Roman" w:cstheme="minorHAnsi"/>
          <w:sz w:val="24"/>
          <w:szCs w:val="24"/>
          <w:lang w:val="en-CA" w:eastAsia="en-CA"/>
        </w:rPr>
        <w:t xml:space="preserve"> with consequences across the globe </w:t>
      </w:r>
      <w:r w:rsidRPr="002B7AC5">
        <w:rPr>
          <w:rFonts w:eastAsia="Times New Roman" w:cstheme="minorHAnsi"/>
          <w:color w:val="000000"/>
          <w:sz w:val="24"/>
          <w:szCs w:val="24"/>
          <w:shd w:val="clear" w:color="auto" w:fill="E1E3E6"/>
          <w:lang w:val="en-CA" w:eastAsia="en-CA"/>
        </w:rPr>
        <w:t>(Allan et al., 2021; Frölicher et al., 2018; Oliver et al., 2021)</w:t>
      </w:r>
      <w:r w:rsidRPr="002B7AC5">
        <w:rPr>
          <w:rFonts w:eastAsia="Times New Roman" w:cstheme="minorHAnsi"/>
          <w:sz w:val="24"/>
          <w:szCs w:val="24"/>
          <w:lang w:val="en-CA" w:eastAsia="en-CA"/>
        </w:rPr>
        <w:t>.  Marine heatwaves have damaging and potentially catastrophic effects on marine ecosystems and human economies </w:t>
      </w:r>
      <w:r w:rsidRPr="002B7AC5">
        <w:rPr>
          <w:rFonts w:eastAsia="Times New Roman" w:cstheme="minorHAnsi"/>
          <w:color w:val="000000"/>
          <w:sz w:val="24"/>
          <w:szCs w:val="24"/>
          <w:shd w:val="clear" w:color="auto" w:fill="E1E3E6"/>
          <w:lang w:val="en-CA" w:eastAsia="en-CA"/>
        </w:rPr>
        <w:t>(Di Lorenzo &amp; Mantua, 2016)</w:t>
      </w:r>
      <w:r w:rsidRPr="002B7AC5">
        <w:rPr>
          <w:rFonts w:eastAsia="Times New Roman" w:cstheme="minorHAnsi"/>
          <w:sz w:val="24"/>
          <w:szCs w:val="24"/>
          <w:lang w:val="en-CA" w:eastAsia="en-CA"/>
        </w:rPr>
        <w:t>. They have bottom-up trophic impacts on ecosystems, driving sudden and large-scale die-offs at all trophic levels from thermal stress, starvation, toxicity, and hypoxia </w:t>
      </w:r>
      <w:r w:rsidRPr="002B7AC5">
        <w:rPr>
          <w:rFonts w:eastAsia="Times New Roman" w:cstheme="minorHAnsi"/>
          <w:color w:val="000000"/>
          <w:sz w:val="24"/>
          <w:szCs w:val="24"/>
          <w:shd w:val="clear" w:color="auto" w:fill="E1E3E6"/>
          <w:lang w:val="en-CA" w:eastAsia="en-CA"/>
        </w:rPr>
        <w:t>(Cavole et al., 2016; Di Lorenzo &amp; Mantua, 2016; Suryan et al., 2021; von Biela et al., 2019)</w:t>
      </w:r>
      <w:r w:rsidRPr="002B7AC5">
        <w:rPr>
          <w:rFonts w:eastAsia="Times New Roman" w:cstheme="minorHAnsi"/>
          <w:sz w:val="24"/>
          <w:szCs w:val="24"/>
          <w:lang w:val="en-CA" w:eastAsia="en-CA"/>
        </w:rPr>
        <w:t xml:space="preserve">. </w:t>
      </w:r>
    </w:p>
    <w:p w14:paraId="0316C23B" w14:textId="48989483" w:rsidR="00E51837" w:rsidRPr="002B7AC5" w:rsidRDefault="00E51837" w:rsidP="007E58B9">
      <w:pPr>
        <w:spacing w:after="0" w:line="480" w:lineRule="auto"/>
        <w:ind w:firstLine="720"/>
        <w:textAlignment w:val="baseline"/>
        <w:rPr>
          <w:rFonts w:eastAsia="Times New Roman" w:cstheme="minorHAnsi"/>
          <w:sz w:val="24"/>
          <w:szCs w:val="24"/>
          <w:lang w:val="en-CA" w:eastAsia="en-CA"/>
        </w:rPr>
      </w:pPr>
      <w:r w:rsidRPr="002B7AC5">
        <w:rPr>
          <w:rFonts w:eastAsia="Times New Roman" w:cstheme="minorHAnsi"/>
          <w:sz w:val="24"/>
          <w:szCs w:val="24"/>
          <w:lang w:val="en-CA" w:eastAsia="en-CA"/>
        </w:rPr>
        <w:t>For example, the 2014-2015 warm water anomaly in the Northeast Pacific Ocean</w:t>
      </w:r>
      <w:r w:rsidR="008363BB" w:rsidRPr="002B7AC5">
        <w:rPr>
          <w:rFonts w:eastAsia="Times New Roman" w:cstheme="minorHAnsi"/>
          <w:sz w:val="24"/>
          <w:szCs w:val="24"/>
          <w:lang w:val="en-CA" w:eastAsia="en-CA"/>
        </w:rPr>
        <w:t xml:space="preserve">  (n</w:t>
      </w:r>
      <w:r w:rsidR="006E0D81" w:rsidRPr="002B7AC5">
        <w:rPr>
          <w:rFonts w:eastAsia="Times New Roman" w:cstheme="minorHAnsi"/>
          <w:sz w:val="24"/>
          <w:szCs w:val="24"/>
          <w:lang w:val="en-CA" w:eastAsia="en-CA"/>
        </w:rPr>
        <w:t>icknamed “the Blob”</w:t>
      </w:r>
      <w:r w:rsidRPr="002B7AC5">
        <w:rPr>
          <w:rFonts w:eastAsia="Times New Roman" w:cstheme="minorHAnsi"/>
          <w:sz w:val="24"/>
          <w:szCs w:val="24"/>
          <w:lang w:val="en-CA" w:eastAsia="en-CA"/>
        </w:rPr>
        <w:t> drastically reduced the abundance of subarctic </w:t>
      </w:r>
      <w:r w:rsidR="006E0D81" w:rsidRPr="002B7AC5">
        <w:rPr>
          <w:rFonts w:eastAsia="Times New Roman" w:cstheme="minorHAnsi"/>
          <w:sz w:val="24"/>
          <w:szCs w:val="24"/>
          <w:lang w:val="en-CA" w:eastAsia="en-CA"/>
        </w:rPr>
        <w:t>copepods</w:t>
      </w:r>
      <w:r w:rsidRPr="002B7AC5">
        <w:rPr>
          <w:rFonts w:eastAsia="Times New Roman" w:cstheme="minorHAnsi"/>
          <w:sz w:val="24"/>
          <w:szCs w:val="24"/>
          <w:lang w:val="en-CA" w:eastAsia="en-CA"/>
        </w:rPr>
        <w:t>, krill, and sand lace, which caused starvation-induced die-offs of species from salmon to sea birds </w:t>
      </w:r>
      <w:r w:rsidRPr="002B7AC5">
        <w:rPr>
          <w:rFonts w:eastAsia="Times New Roman" w:cstheme="minorHAnsi"/>
          <w:color w:val="000000"/>
          <w:sz w:val="24"/>
          <w:szCs w:val="24"/>
          <w:shd w:val="clear" w:color="auto" w:fill="E1E3E6"/>
          <w:lang w:val="en-CA" w:eastAsia="en-CA"/>
        </w:rPr>
        <w:t>(Cavole et al., 2016; von Biela et al., 2019)</w:t>
      </w:r>
      <w:r w:rsidRPr="002B7AC5">
        <w:rPr>
          <w:rFonts w:eastAsia="Times New Roman" w:cstheme="minorHAnsi"/>
          <w:sz w:val="24"/>
          <w:szCs w:val="24"/>
          <w:lang w:val="en-CA" w:eastAsia="en-CA"/>
        </w:rPr>
        <w:t>. Th</w:t>
      </w:r>
      <w:r w:rsidR="00A0170E" w:rsidRPr="002B7AC5">
        <w:rPr>
          <w:rFonts w:eastAsia="Times New Roman" w:cstheme="minorHAnsi"/>
          <w:sz w:val="24"/>
          <w:szCs w:val="24"/>
          <w:lang w:val="en-CA" w:eastAsia="en-CA"/>
        </w:rPr>
        <w:t xml:space="preserve">is marine heat wave </w:t>
      </w:r>
      <w:r w:rsidRPr="002B7AC5">
        <w:rPr>
          <w:rFonts w:eastAsia="Times New Roman" w:cstheme="minorHAnsi"/>
          <w:sz w:val="24"/>
          <w:szCs w:val="24"/>
          <w:lang w:val="en-CA" w:eastAsia="en-CA"/>
        </w:rPr>
        <w:t xml:space="preserve">significantly harmed commercial, recreational, and subsistence fisheries, and triggered the closures of open water fisheries </w:t>
      </w:r>
      <w:r w:rsidR="00F63C2A" w:rsidRPr="002B7AC5">
        <w:rPr>
          <w:rFonts w:eastAsia="Times New Roman" w:cstheme="minorHAnsi"/>
          <w:sz w:val="24"/>
          <w:szCs w:val="24"/>
          <w:lang w:val="en-CA" w:eastAsia="en-CA"/>
        </w:rPr>
        <w:t>including</w:t>
      </w:r>
      <w:r w:rsidRPr="002B7AC5">
        <w:rPr>
          <w:rFonts w:eastAsia="Times New Roman" w:cstheme="minorHAnsi"/>
          <w:sz w:val="24"/>
          <w:szCs w:val="24"/>
          <w:lang w:val="en-CA" w:eastAsia="en-CA"/>
        </w:rPr>
        <w:t xml:space="preserve"> salmon and tuna </w:t>
      </w:r>
      <w:r w:rsidRPr="002B7AC5">
        <w:rPr>
          <w:rFonts w:eastAsia="Times New Roman" w:cstheme="minorHAnsi"/>
          <w:color w:val="000000"/>
          <w:sz w:val="24"/>
          <w:szCs w:val="24"/>
          <w:shd w:val="clear" w:color="auto" w:fill="E1E3E6"/>
          <w:lang w:val="en-CA" w:eastAsia="en-CA"/>
        </w:rPr>
        <w:t>(Cavole et al., 2016; Di Lorenzo &amp; Mantua, 2016)</w:t>
      </w:r>
      <w:r w:rsidRPr="002B7AC5">
        <w:rPr>
          <w:rFonts w:eastAsia="Times New Roman" w:cstheme="minorHAnsi"/>
          <w:sz w:val="24"/>
          <w:szCs w:val="24"/>
          <w:lang w:val="en-CA" w:eastAsia="en-CA"/>
        </w:rPr>
        <w:t>. It also triggered a large harmful algal bloom which resulted in closures of economically important shellfish fisheries </w:t>
      </w:r>
      <w:r w:rsidRPr="002B7AC5">
        <w:rPr>
          <w:rFonts w:eastAsia="Times New Roman" w:cstheme="minorHAnsi"/>
          <w:color w:val="000000"/>
          <w:sz w:val="24"/>
          <w:szCs w:val="24"/>
          <w:shd w:val="clear" w:color="auto" w:fill="E1E3E6"/>
          <w:lang w:val="en-CA" w:eastAsia="en-CA"/>
        </w:rPr>
        <w:t>(Cavole et al., 2016; Di Lorenzo &amp; Mantua, 2016; Frölicher et al., 2018)</w:t>
      </w:r>
      <w:r w:rsidRPr="002B7AC5">
        <w:rPr>
          <w:rFonts w:eastAsia="Times New Roman" w:cstheme="minorHAnsi"/>
          <w:sz w:val="24"/>
          <w:szCs w:val="24"/>
          <w:lang w:val="en-CA" w:eastAsia="en-CA"/>
        </w:rPr>
        <w:t xml:space="preserve">. </w:t>
      </w:r>
      <w:r w:rsidR="00A0170E" w:rsidRPr="002B7AC5">
        <w:rPr>
          <w:rFonts w:eastAsia="Times New Roman" w:cstheme="minorHAnsi"/>
          <w:sz w:val="24"/>
          <w:szCs w:val="24"/>
          <w:lang w:val="en-CA" w:eastAsia="en-CA"/>
        </w:rPr>
        <w:t xml:space="preserve">The multi-year impacts of the 2014-2015 warm water anomaly and others of comparable severity </w:t>
      </w:r>
      <w:r w:rsidRPr="002B7AC5">
        <w:rPr>
          <w:rFonts w:eastAsia="Times New Roman" w:cstheme="minorHAnsi"/>
          <w:sz w:val="24"/>
          <w:szCs w:val="24"/>
          <w:lang w:val="en-CA" w:eastAsia="en-CA"/>
        </w:rPr>
        <w:t xml:space="preserve">have driven </w:t>
      </w:r>
      <w:r w:rsidRPr="002B7AC5">
        <w:rPr>
          <w:rFonts w:eastAsia="Times New Roman" w:cstheme="minorHAnsi"/>
          <w:sz w:val="24"/>
          <w:szCs w:val="24"/>
          <w:lang w:val="en-CA" w:eastAsia="en-CA"/>
        </w:rPr>
        <w:lastRenderedPageBreak/>
        <w:t>sudden and significant change as they can push ecosystem resilience past ecological tipping points </w:t>
      </w:r>
      <w:r w:rsidRPr="002B7AC5">
        <w:rPr>
          <w:rFonts w:eastAsia="Times New Roman" w:cstheme="minorHAnsi"/>
          <w:color w:val="000000"/>
          <w:sz w:val="24"/>
          <w:szCs w:val="24"/>
          <w:shd w:val="clear" w:color="auto" w:fill="E1E3E6"/>
          <w:lang w:val="en-CA" w:eastAsia="en-CA"/>
        </w:rPr>
        <w:t>(Harley &amp; Paine, 2009; von Biela et al., 2019; Wernberg et al., 2015)</w:t>
      </w:r>
      <w:r w:rsidRPr="002B7AC5">
        <w:rPr>
          <w:rFonts w:eastAsia="Times New Roman" w:cstheme="minorHAnsi"/>
          <w:sz w:val="24"/>
          <w:szCs w:val="24"/>
          <w:lang w:val="en-CA" w:eastAsia="en-CA"/>
        </w:rPr>
        <w:t>. </w:t>
      </w:r>
    </w:p>
    <w:p w14:paraId="404B9453" w14:textId="2A30D0D2" w:rsidR="00A0170E" w:rsidRPr="002B7AC5" w:rsidRDefault="00127C30" w:rsidP="00617719">
      <w:pPr>
        <w:spacing w:after="0" w:line="480" w:lineRule="auto"/>
        <w:textAlignment w:val="baseline"/>
        <w:rPr>
          <w:rFonts w:eastAsia="Times New Roman" w:cstheme="minorHAnsi"/>
          <w:sz w:val="24"/>
          <w:szCs w:val="24"/>
          <w:lang w:val="en-CA" w:eastAsia="en-CA"/>
        </w:rPr>
      </w:pPr>
      <w:r w:rsidRPr="002B7AC5">
        <w:rPr>
          <w:rFonts w:eastAsia="Times New Roman" w:cstheme="minorHAnsi"/>
          <w:sz w:val="24"/>
          <w:szCs w:val="24"/>
          <w:lang w:val="en-CA" w:eastAsia="en-CA"/>
        </w:rPr>
        <w:t>{ADD LEADING SCENTENCE}</w:t>
      </w:r>
    </w:p>
    <w:p w14:paraId="1B261459" w14:textId="6C4FDDFA" w:rsidR="00E51837" w:rsidRPr="002B7AC5" w:rsidRDefault="00E51837" w:rsidP="00617719">
      <w:pPr>
        <w:spacing w:after="0" w:line="480" w:lineRule="auto"/>
        <w:ind w:firstLine="720"/>
        <w:textAlignment w:val="baseline"/>
        <w:rPr>
          <w:rFonts w:eastAsia="Times New Roman" w:cstheme="minorHAnsi"/>
          <w:sz w:val="18"/>
          <w:szCs w:val="18"/>
          <w:lang w:val="en-CA" w:eastAsia="en-CA"/>
        </w:rPr>
      </w:pPr>
      <w:commentRangeStart w:id="1"/>
      <w:r w:rsidRPr="002B7AC5">
        <w:rPr>
          <w:rFonts w:eastAsia="Times New Roman" w:cstheme="minorHAnsi"/>
          <w:sz w:val="24"/>
          <w:szCs w:val="24"/>
          <w:lang w:val="en-CA" w:eastAsia="en-CA"/>
        </w:rPr>
        <w:t xml:space="preserve">At an individual level, </w:t>
      </w:r>
      <w:r w:rsidR="00F64C40" w:rsidRPr="002B7AC5">
        <w:rPr>
          <w:rFonts w:eastAsia="Times New Roman" w:cstheme="minorHAnsi"/>
          <w:sz w:val="24"/>
          <w:szCs w:val="24"/>
          <w:lang w:val="en-CA" w:eastAsia="en-CA"/>
        </w:rPr>
        <w:t>marine heatwaves</w:t>
      </w:r>
      <w:r w:rsidRPr="002B7AC5">
        <w:rPr>
          <w:rFonts w:eastAsia="Times New Roman" w:cstheme="minorHAnsi"/>
          <w:sz w:val="24"/>
          <w:szCs w:val="24"/>
          <w:lang w:val="en-CA" w:eastAsia="en-CA"/>
        </w:rPr>
        <w:t xml:space="preserve"> directly impact marine organisms in a </w:t>
      </w:r>
      <w:r w:rsidR="00110C12" w:rsidRPr="002B7AC5">
        <w:rPr>
          <w:rFonts w:eastAsia="Times New Roman" w:cstheme="minorHAnsi"/>
          <w:sz w:val="24"/>
          <w:szCs w:val="24"/>
          <w:lang w:val="en-CA" w:eastAsia="en-CA"/>
        </w:rPr>
        <w:t>number</w:t>
      </w:r>
      <w:r w:rsidRPr="002B7AC5">
        <w:rPr>
          <w:rFonts w:eastAsia="Times New Roman" w:cstheme="minorHAnsi"/>
          <w:sz w:val="24"/>
          <w:szCs w:val="24"/>
          <w:lang w:val="en-CA" w:eastAsia="en-CA"/>
        </w:rPr>
        <w:t xml:space="preserve"> of ways.</w:t>
      </w:r>
      <w:commentRangeEnd w:id="1"/>
      <w:r w:rsidR="00127C30" w:rsidRPr="002B7AC5">
        <w:rPr>
          <w:rStyle w:val="CommentReference"/>
          <w:rFonts w:cstheme="minorHAnsi"/>
        </w:rPr>
        <w:commentReference w:id="1"/>
      </w:r>
      <w:r w:rsidRPr="002B7AC5">
        <w:rPr>
          <w:rFonts w:eastAsia="Times New Roman" w:cstheme="minorHAnsi"/>
          <w:sz w:val="24"/>
          <w:szCs w:val="24"/>
          <w:lang w:val="en-CA" w:eastAsia="en-CA"/>
        </w:rPr>
        <w:t> Certain species already close to their thermal tolerances are killed directly </w:t>
      </w:r>
      <w:r w:rsidRPr="002B7AC5">
        <w:rPr>
          <w:rFonts w:eastAsia="Times New Roman" w:cstheme="minorHAnsi"/>
          <w:color w:val="000000"/>
          <w:sz w:val="24"/>
          <w:szCs w:val="24"/>
          <w:shd w:val="clear" w:color="auto" w:fill="E1E3E6"/>
          <w:lang w:val="en-CA" w:eastAsia="en-CA"/>
        </w:rPr>
        <w:t>(Dong et al., 2011; Oliver et al., 2017)</w:t>
      </w:r>
      <w:r w:rsidRPr="002B7AC5">
        <w:rPr>
          <w:rFonts w:eastAsia="Times New Roman" w:cstheme="minorHAnsi"/>
          <w:sz w:val="24"/>
          <w:szCs w:val="24"/>
          <w:lang w:val="en-CA" w:eastAsia="en-CA"/>
        </w:rPr>
        <w:t xml:space="preserve">. Thermal stress can </w:t>
      </w:r>
      <w:r w:rsidR="00D15231" w:rsidRPr="002B7AC5">
        <w:rPr>
          <w:rFonts w:eastAsia="Times New Roman" w:cstheme="minorHAnsi"/>
          <w:sz w:val="24"/>
          <w:szCs w:val="24"/>
          <w:lang w:val="en-CA" w:eastAsia="en-CA"/>
        </w:rPr>
        <w:t>negatively impact an</w:t>
      </w:r>
      <w:r w:rsidRPr="002B7AC5">
        <w:rPr>
          <w:rFonts w:eastAsia="Times New Roman" w:cstheme="minorHAnsi"/>
          <w:sz w:val="24"/>
          <w:szCs w:val="24"/>
          <w:lang w:val="en-CA" w:eastAsia="en-CA"/>
        </w:rPr>
        <w:t xml:space="preserve"> organism’s fitness by modifying their behaviour and food/nutrient requirements </w:t>
      </w:r>
      <w:r w:rsidRPr="002B7AC5">
        <w:rPr>
          <w:rFonts w:eastAsia="Times New Roman" w:cstheme="minorHAnsi"/>
          <w:color w:val="000000"/>
          <w:sz w:val="24"/>
          <w:szCs w:val="24"/>
          <w:shd w:val="clear" w:color="auto" w:fill="E1E3E6"/>
          <w:lang w:val="en-CA" w:eastAsia="en-CA"/>
        </w:rPr>
        <w:t>(Kühnhold et al., 2017)</w:t>
      </w:r>
      <w:r w:rsidRPr="002B7AC5">
        <w:rPr>
          <w:rFonts w:eastAsia="Times New Roman" w:cstheme="minorHAnsi"/>
          <w:sz w:val="24"/>
          <w:szCs w:val="24"/>
          <w:lang w:val="en-CA" w:eastAsia="en-CA"/>
        </w:rPr>
        <w:t>. </w:t>
      </w:r>
      <w:commentRangeStart w:id="2"/>
      <w:r w:rsidRPr="002B7AC5">
        <w:rPr>
          <w:rFonts w:eastAsia="Times New Roman" w:cstheme="minorHAnsi"/>
          <w:sz w:val="24"/>
          <w:szCs w:val="24"/>
          <w:lang w:val="en-CA" w:eastAsia="en-CA"/>
        </w:rPr>
        <w:t xml:space="preserve">Marine heat waves also exert indirect effects on marine organisms, modifying natural processes </w:t>
      </w:r>
      <w:r w:rsidR="001F42F7" w:rsidRPr="002B7AC5">
        <w:rPr>
          <w:rFonts w:eastAsia="Times New Roman" w:cstheme="minorHAnsi"/>
          <w:sz w:val="24"/>
          <w:szCs w:val="24"/>
          <w:lang w:val="en-CA" w:eastAsia="en-CA"/>
        </w:rPr>
        <w:t>such as</w:t>
      </w:r>
      <w:r w:rsidRPr="002B7AC5">
        <w:rPr>
          <w:rFonts w:eastAsia="Times New Roman" w:cstheme="minorHAnsi"/>
          <w:sz w:val="24"/>
          <w:szCs w:val="24"/>
          <w:lang w:val="en-CA" w:eastAsia="en-CA"/>
        </w:rPr>
        <w:t xml:space="preserve"> disease dynamics.</w:t>
      </w:r>
      <w:commentRangeEnd w:id="2"/>
      <w:r w:rsidR="00852492" w:rsidRPr="002B7AC5">
        <w:rPr>
          <w:rStyle w:val="CommentReference"/>
          <w:rFonts w:cstheme="minorHAnsi"/>
        </w:rPr>
        <w:commentReference w:id="2"/>
      </w:r>
      <w:r w:rsidRPr="002B7AC5">
        <w:rPr>
          <w:rFonts w:eastAsia="Times New Roman" w:cstheme="minorHAnsi"/>
          <w:sz w:val="24"/>
          <w:szCs w:val="24"/>
          <w:lang w:val="en-CA" w:eastAsia="en-CA"/>
        </w:rPr>
        <w:t> For example, temperature has been shown to regulate the virulence of marine diseases in corals and algae </w:t>
      </w:r>
      <w:r w:rsidRPr="002B7AC5">
        <w:rPr>
          <w:rFonts w:eastAsia="Times New Roman" w:cstheme="minorHAnsi"/>
          <w:color w:val="000000"/>
          <w:sz w:val="24"/>
          <w:szCs w:val="24"/>
          <w:shd w:val="clear" w:color="auto" w:fill="E1E3E6"/>
          <w:lang w:val="en-CA" w:eastAsia="en-CA"/>
        </w:rPr>
        <w:t>(Case et al., 2011)</w:t>
      </w:r>
      <w:r w:rsidRPr="002B7AC5">
        <w:rPr>
          <w:rFonts w:eastAsia="Times New Roman" w:cstheme="minorHAnsi"/>
          <w:sz w:val="24"/>
          <w:szCs w:val="24"/>
          <w:lang w:val="en-CA" w:eastAsia="en-CA"/>
        </w:rPr>
        <w:t>. In the NE Pacific, sea star wasting disease epidemics have decimated populations of several sea star species over the last decade. Wasting is assumed to be infectious </w:t>
      </w:r>
      <w:r w:rsidRPr="002B7AC5">
        <w:rPr>
          <w:rFonts w:eastAsia="Times New Roman" w:cstheme="minorHAnsi"/>
          <w:color w:val="000000"/>
          <w:sz w:val="24"/>
          <w:szCs w:val="24"/>
          <w:shd w:val="clear" w:color="auto" w:fill="E1E3E6"/>
          <w:lang w:val="en-CA" w:eastAsia="en-CA"/>
        </w:rPr>
        <w:t>(Work et al., 2021)</w:t>
      </w:r>
      <w:r w:rsidRPr="002B7AC5">
        <w:rPr>
          <w:rFonts w:eastAsia="Times New Roman" w:cstheme="minorHAnsi"/>
          <w:sz w:val="24"/>
          <w:szCs w:val="24"/>
          <w:lang w:val="en-CA" w:eastAsia="en-CA"/>
        </w:rPr>
        <w:t>, with epidemics being exacerbated or triggered by environmental factors including warm temperatures </w:t>
      </w:r>
      <w:r w:rsidRPr="002B7AC5">
        <w:rPr>
          <w:rFonts w:eastAsia="Times New Roman" w:cstheme="minorHAnsi"/>
          <w:color w:val="000000"/>
          <w:sz w:val="24"/>
          <w:szCs w:val="24"/>
          <w:shd w:val="clear" w:color="auto" w:fill="E1E3E6"/>
          <w:lang w:val="en-CA" w:eastAsia="en-CA"/>
        </w:rPr>
        <w:t>(Aquino et al., 2021; Bates et al., 2009; Eisenlord et al., 2016; Harvell et al., 2019; Hewson et al., 2018, 2020)</w:t>
      </w:r>
      <w:r w:rsidRPr="002B7AC5">
        <w:rPr>
          <w:rFonts w:eastAsia="Times New Roman" w:cstheme="minorHAnsi"/>
          <w:sz w:val="24"/>
          <w:szCs w:val="24"/>
          <w:lang w:val="en-CA" w:eastAsia="en-CA"/>
        </w:rPr>
        <w:t>. </w:t>
      </w:r>
      <w:commentRangeStart w:id="3"/>
      <w:r w:rsidR="002648D2" w:rsidRPr="002B7AC5">
        <w:rPr>
          <w:rFonts w:eastAsia="Times New Roman" w:cstheme="minorHAnsi"/>
          <w:sz w:val="24"/>
          <w:szCs w:val="24"/>
          <w:lang w:val="en-CA" w:eastAsia="en-CA"/>
        </w:rPr>
        <w:t>Sea star wasting disease</w:t>
      </w:r>
      <w:r w:rsidRPr="002B7AC5">
        <w:rPr>
          <w:rFonts w:eastAsia="Times New Roman" w:cstheme="minorHAnsi"/>
          <w:sz w:val="24"/>
          <w:szCs w:val="24"/>
          <w:lang w:val="en-CA" w:eastAsia="en-CA"/>
        </w:rPr>
        <w:t xml:space="preserve"> </w:t>
      </w:r>
      <w:commentRangeEnd w:id="3"/>
      <w:r w:rsidR="002648D2" w:rsidRPr="002B7AC5">
        <w:rPr>
          <w:rStyle w:val="CommentReference"/>
          <w:rFonts w:cstheme="minorHAnsi"/>
        </w:rPr>
        <w:commentReference w:id="3"/>
      </w:r>
      <w:r w:rsidRPr="002B7AC5">
        <w:rPr>
          <w:rFonts w:eastAsia="Times New Roman" w:cstheme="minorHAnsi"/>
          <w:sz w:val="24"/>
          <w:szCs w:val="24"/>
          <w:lang w:val="en-CA" w:eastAsia="en-CA"/>
        </w:rPr>
        <w:t>is an ambiguous set of usually-lethal symptoms including twisted arms, lesions, deflation/loss of turgor, lost arms, lack of grip strength in tube feet, and disintegration </w:t>
      </w:r>
      <w:r w:rsidRPr="002B7AC5">
        <w:rPr>
          <w:rFonts w:eastAsia="Times New Roman" w:cstheme="minorHAnsi"/>
          <w:color w:val="000000"/>
          <w:sz w:val="24"/>
          <w:szCs w:val="24"/>
          <w:shd w:val="clear" w:color="auto" w:fill="E1E3E6"/>
          <w:lang w:val="en-CA" w:eastAsia="en-CA"/>
        </w:rPr>
        <w:t>(Bates et al., 2009; Hewson et al., 2018; Menge et al., 2016)</w:t>
      </w:r>
      <w:r w:rsidRPr="002B7AC5">
        <w:rPr>
          <w:rFonts w:eastAsia="Times New Roman" w:cstheme="minorHAnsi"/>
          <w:sz w:val="24"/>
          <w:szCs w:val="24"/>
          <w:lang w:val="en-CA" w:eastAsia="en-CA"/>
        </w:rPr>
        <w:t>. Recent reports have indicated that wasting may affect more than just sea stars: giant California sea cucumbers (</w:t>
      </w:r>
      <w:r w:rsidRPr="002B7AC5">
        <w:rPr>
          <w:rFonts w:eastAsia="Times New Roman" w:cstheme="minorHAnsi"/>
          <w:i/>
          <w:iCs/>
          <w:sz w:val="24"/>
          <w:szCs w:val="24"/>
          <w:lang w:val="en-CA" w:eastAsia="en-CA"/>
        </w:rPr>
        <w:t>Parastichopus californicus)</w:t>
      </w:r>
      <w:r w:rsidRPr="002B7AC5">
        <w:rPr>
          <w:rFonts w:eastAsia="Times New Roman" w:cstheme="minorHAnsi"/>
          <w:sz w:val="24"/>
          <w:szCs w:val="24"/>
          <w:lang w:val="en-CA" w:eastAsia="en-CA"/>
        </w:rPr>
        <w:t> displaying wasting symptoms have been reported in small numbers throughout the Salish Sea and the Northwest Coast of British Columbia and Alaska since 2014 </w:t>
      </w:r>
      <w:r w:rsidRPr="002B7AC5">
        <w:rPr>
          <w:rFonts w:eastAsia="Times New Roman" w:cstheme="minorHAnsi"/>
          <w:color w:val="000000"/>
          <w:sz w:val="24"/>
          <w:szCs w:val="24"/>
          <w:shd w:val="clear" w:color="auto" w:fill="E1E3E6"/>
          <w:lang w:val="en-CA" w:eastAsia="en-CA"/>
        </w:rPr>
        <w:t>(Hewson et al., 2020; Schroeder, 2017)</w:t>
      </w:r>
      <w:r w:rsidRPr="002B7AC5">
        <w:rPr>
          <w:rFonts w:eastAsia="Times New Roman" w:cstheme="minorHAnsi"/>
          <w:sz w:val="24"/>
          <w:szCs w:val="24"/>
          <w:lang w:val="en-CA" w:eastAsia="en-CA"/>
        </w:rPr>
        <w:t>. </w:t>
      </w:r>
    </w:p>
    <w:p w14:paraId="1EE755AE" w14:textId="466BC663" w:rsidR="00E51837" w:rsidRPr="002B7AC5" w:rsidRDefault="00871BFD" w:rsidP="00617719">
      <w:pPr>
        <w:spacing w:after="0" w:line="480" w:lineRule="auto"/>
        <w:ind w:firstLine="720"/>
        <w:textAlignment w:val="baseline"/>
        <w:rPr>
          <w:rFonts w:eastAsia="Times New Roman" w:cstheme="minorHAnsi"/>
          <w:sz w:val="18"/>
          <w:szCs w:val="18"/>
          <w:lang w:val="en-CA" w:eastAsia="en-CA"/>
        </w:rPr>
      </w:pPr>
      <w:r w:rsidRPr="002B7AC5">
        <w:rPr>
          <w:rFonts w:eastAsia="Times New Roman" w:cstheme="minorHAnsi"/>
          <w:sz w:val="24"/>
          <w:szCs w:val="24"/>
          <w:lang w:val="en-CA" w:eastAsia="en-CA"/>
        </w:rPr>
        <w:lastRenderedPageBreak/>
        <w:t>A</w:t>
      </w:r>
      <w:r w:rsidR="00E51837" w:rsidRPr="002B7AC5">
        <w:rPr>
          <w:rFonts w:eastAsia="Times New Roman" w:cstheme="minorHAnsi"/>
          <w:sz w:val="24"/>
          <w:szCs w:val="24"/>
          <w:lang w:val="en-CA" w:eastAsia="en-CA"/>
        </w:rPr>
        <w:t xml:space="preserve"> recent sea cucumber wasting event occurred in Nanoose Bay, B.C., </w:t>
      </w:r>
      <w:r w:rsidRPr="002B7AC5">
        <w:rPr>
          <w:rFonts w:eastAsia="Times New Roman" w:cstheme="minorHAnsi"/>
          <w:sz w:val="24"/>
          <w:szCs w:val="24"/>
          <w:lang w:val="en-CA" w:eastAsia="en-CA"/>
        </w:rPr>
        <w:t xml:space="preserve">Canada, </w:t>
      </w:r>
      <w:r w:rsidR="00E51837" w:rsidRPr="002B7AC5">
        <w:rPr>
          <w:rFonts w:eastAsia="Times New Roman" w:cstheme="minorHAnsi"/>
          <w:sz w:val="24"/>
          <w:szCs w:val="24"/>
          <w:lang w:val="en-CA" w:eastAsia="en-CA"/>
        </w:rPr>
        <w:t>from August – October 2021 (Em Lim, </w:t>
      </w:r>
      <w:r w:rsidR="00E51837" w:rsidRPr="002B7AC5">
        <w:rPr>
          <w:rFonts w:eastAsia="Times New Roman" w:cstheme="minorHAnsi"/>
          <w:i/>
          <w:iCs/>
          <w:sz w:val="24"/>
          <w:szCs w:val="24"/>
          <w:lang w:val="en-CA" w:eastAsia="en-CA"/>
        </w:rPr>
        <w:t>personal communication</w:t>
      </w:r>
      <w:r w:rsidR="00E51837" w:rsidRPr="002B7AC5">
        <w:rPr>
          <w:rFonts w:eastAsia="Times New Roman" w:cstheme="minorHAnsi"/>
          <w:sz w:val="24"/>
          <w:szCs w:val="24"/>
          <w:lang w:val="en-CA" w:eastAsia="en-CA"/>
        </w:rPr>
        <w:t>). This event followed several severe regional heat waves </w:t>
      </w:r>
      <w:r w:rsidR="00E51837" w:rsidRPr="002B7AC5">
        <w:rPr>
          <w:rFonts w:eastAsia="Times New Roman" w:cstheme="minorHAnsi"/>
          <w:color w:val="000000"/>
          <w:sz w:val="24"/>
          <w:szCs w:val="24"/>
          <w:shd w:val="clear" w:color="auto" w:fill="E1E3E6"/>
          <w:lang w:val="en-CA" w:eastAsia="en-CA"/>
        </w:rPr>
        <w:t>(Kotyk, 2021)</w:t>
      </w:r>
      <w:r w:rsidR="00E51837" w:rsidRPr="002B7AC5">
        <w:rPr>
          <w:rFonts w:eastAsia="Times New Roman" w:cstheme="minorHAnsi"/>
          <w:sz w:val="24"/>
          <w:szCs w:val="24"/>
          <w:lang w:val="en-CA" w:eastAsia="en-CA"/>
        </w:rPr>
        <w:t>. </w:t>
      </w:r>
      <w:commentRangeStart w:id="4"/>
      <w:r w:rsidR="00E51837" w:rsidRPr="002B7AC5">
        <w:rPr>
          <w:rFonts w:eastAsia="Times New Roman" w:cstheme="minorHAnsi"/>
          <w:sz w:val="24"/>
          <w:szCs w:val="24"/>
          <w:lang w:val="en-CA" w:eastAsia="en-CA"/>
        </w:rPr>
        <w:t xml:space="preserve">There is insufficient evidence to confirm </w:t>
      </w:r>
      <w:commentRangeStart w:id="5"/>
      <w:r w:rsidR="00E51837" w:rsidRPr="002B7AC5">
        <w:rPr>
          <w:rFonts w:eastAsia="Times New Roman" w:cstheme="minorHAnsi"/>
          <w:sz w:val="24"/>
          <w:szCs w:val="24"/>
          <w:lang w:val="en-CA" w:eastAsia="en-CA"/>
        </w:rPr>
        <w:t>that wasting-like symptoms were </w:t>
      </w:r>
      <w:r w:rsidR="00E51837" w:rsidRPr="002B7AC5">
        <w:rPr>
          <w:rFonts w:eastAsia="Times New Roman" w:cstheme="minorHAnsi"/>
          <w:i/>
          <w:iCs/>
          <w:sz w:val="24"/>
          <w:szCs w:val="24"/>
          <w:lang w:val="en-CA" w:eastAsia="en-CA"/>
        </w:rPr>
        <w:t>not</w:t>
      </w:r>
      <w:r w:rsidR="00E51837" w:rsidRPr="002B7AC5">
        <w:rPr>
          <w:rFonts w:eastAsia="Times New Roman" w:cstheme="minorHAnsi"/>
          <w:sz w:val="24"/>
          <w:szCs w:val="24"/>
          <w:lang w:val="en-CA" w:eastAsia="en-CA"/>
        </w:rPr>
        <w:t> caused by direct heat stress</w:t>
      </w:r>
      <w:commentRangeEnd w:id="4"/>
      <w:r w:rsidR="00EF511E" w:rsidRPr="002B7AC5">
        <w:rPr>
          <w:rStyle w:val="CommentReference"/>
          <w:rFonts w:cstheme="minorHAnsi"/>
        </w:rPr>
        <w:commentReference w:id="4"/>
      </w:r>
      <w:r w:rsidR="00E51837" w:rsidRPr="002B7AC5">
        <w:rPr>
          <w:rFonts w:eastAsia="Times New Roman" w:cstheme="minorHAnsi"/>
          <w:sz w:val="24"/>
          <w:szCs w:val="24"/>
          <w:lang w:val="en-CA" w:eastAsia="en-CA"/>
        </w:rPr>
        <w:t>, as reported in farmed </w:t>
      </w:r>
      <w:r w:rsidR="00E51837" w:rsidRPr="002B7AC5">
        <w:rPr>
          <w:rFonts w:eastAsia="Times New Roman" w:cstheme="minorHAnsi"/>
          <w:i/>
          <w:iCs/>
          <w:sz w:val="24"/>
          <w:szCs w:val="24"/>
          <w:lang w:val="en-CA" w:eastAsia="en-CA"/>
        </w:rPr>
        <w:t>Holothuria scabra</w:t>
      </w:r>
      <w:r w:rsidR="00E51837" w:rsidRPr="002B7AC5">
        <w:rPr>
          <w:rFonts w:eastAsia="Times New Roman" w:cstheme="minorHAnsi"/>
          <w:sz w:val="24"/>
          <w:szCs w:val="24"/>
          <w:lang w:val="en-CA" w:eastAsia="en-CA"/>
        </w:rPr>
        <w:t> </w:t>
      </w:r>
      <w:r w:rsidR="00E51837" w:rsidRPr="002B7AC5">
        <w:rPr>
          <w:rFonts w:eastAsia="Times New Roman" w:cstheme="minorHAnsi"/>
          <w:color w:val="000000"/>
          <w:sz w:val="24"/>
          <w:szCs w:val="24"/>
          <w:shd w:val="clear" w:color="auto" w:fill="E1E3E6"/>
          <w:lang w:val="en-CA" w:eastAsia="en-CA"/>
        </w:rPr>
        <w:t>(Delroisse et al., 2020)</w:t>
      </w:r>
      <w:r w:rsidR="00E51837" w:rsidRPr="002B7AC5">
        <w:rPr>
          <w:rFonts w:eastAsia="Times New Roman" w:cstheme="minorHAnsi"/>
          <w:sz w:val="24"/>
          <w:szCs w:val="24"/>
          <w:lang w:val="en-CA" w:eastAsia="en-CA"/>
        </w:rPr>
        <w:t>, or a heat-unrelated viral or bacterial disease as observed in farmed </w:t>
      </w:r>
      <w:r w:rsidR="00E51837" w:rsidRPr="002B7AC5">
        <w:rPr>
          <w:rFonts w:eastAsia="Times New Roman" w:cstheme="minorHAnsi"/>
          <w:i/>
          <w:iCs/>
          <w:sz w:val="24"/>
          <w:szCs w:val="24"/>
          <w:lang w:val="en-CA" w:eastAsia="en-CA"/>
        </w:rPr>
        <w:t>Apostichopus japonicus</w:t>
      </w:r>
      <w:r w:rsidR="00E51837" w:rsidRPr="002B7AC5">
        <w:rPr>
          <w:rFonts w:eastAsia="Times New Roman" w:cstheme="minorHAnsi"/>
          <w:sz w:val="24"/>
          <w:szCs w:val="24"/>
          <w:lang w:val="en-CA" w:eastAsia="en-CA"/>
        </w:rPr>
        <w:t> </w:t>
      </w:r>
      <w:r w:rsidR="00E51837" w:rsidRPr="002B7AC5">
        <w:rPr>
          <w:rFonts w:eastAsia="Times New Roman" w:cstheme="minorHAnsi"/>
          <w:color w:val="000000"/>
          <w:sz w:val="24"/>
          <w:szCs w:val="24"/>
          <w:shd w:val="clear" w:color="auto" w:fill="E1E3E6"/>
          <w:lang w:val="en-CA" w:eastAsia="en-CA"/>
        </w:rPr>
        <w:t>(Deng et al., 2008; Liu et al., 2010)</w:t>
      </w:r>
      <w:r w:rsidR="00E51837" w:rsidRPr="002B7AC5">
        <w:rPr>
          <w:rFonts w:eastAsia="Times New Roman" w:cstheme="minorHAnsi"/>
          <w:sz w:val="24"/>
          <w:szCs w:val="24"/>
          <w:lang w:val="en-CA" w:eastAsia="en-CA"/>
        </w:rPr>
        <w:t>. However</w:t>
      </w:r>
      <w:commentRangeEnd w:id="5"/>
      <w:r w:rsidR="00C24E2E" w:rsidRPr="002B7AC5">
        <w:rPr>
          <w:rStyle w:val="CommentReference"/>
          <w:rFonts w:cstheme="minorHAnsi"/>
        </w:rPr>
        <w:commentReference w:id="5"/>
      </w:r>
      <w:r w:rsidR="00E51837" w:rsidRPr="002B7AC5">
        <w:rPr>
          <w:rFonts w:eastAsia="Times New Roman" w:cstheme="minorHAnsi"/>
          <w:sz w:val="24"/>
          <w:szCs w:val="24"/>
          <w:lang w:val="en-CA" w:eastAsia="en-CA"/>
        </w:rPr>
        <w:t>, based on our knowledge of SSWD, warm water anomalies could plausibly play an etiological role though heat stress interactions with disease dynamics, as reported </w:t>
      </w:r>
      <w:r w:rsidR="00740A62" w:rsidRPr="002B7AC5">
        <w:rPr>
          <w:rFonts w:eastAsia="Times New Roman" w:cstheme="minorHAnsi"/>
          <w:sz w:val="24"/>
          <w:szCs w:val="24"/>
          <w:lang w:val="en-CA" w:eastAsia="en-CA"/>
        </w:rPr>
        <w:t>in</w:t>
      </w:r>
      <w:r w:rsidR="00E51837" w:rsidRPr="002B7AC5">
        <w:rPr>
          <w:rFonts w:eastAsia="Times New Roman" w:cstheme="minorHAnsi"/>
          <w:sz w:val="24"/>
          <w:szCs w:val="24"/>
          <w:lang w:val="en-CA" w:eastAsia="en-CA"/>
        </w:rPr>
        <w:t xml:space="preserve"> corals, algae, </w:t>
      </w:r>
      <w:commentRangeStart w:id="6"/>
      <w:r w:rsidR="00E51837" w:rsidRPr="002B7AC5">
        <w:rPr>
          <w:rFonts w:eastAsia="Times New Roman" w:cstheme="minorHAnsi"/>
          <w:sz w:val="24"/>
          <w:szCs w:val="24"/>
          <w:lang w:val="en-CA" w:eastAsia="en-CA"/>
        </w:rPr>
        <w:t>oysters</w:t>
      </w:r>
      <w:commentRangeEnd w:id="6"/>
      <w:r w:rsidR="006D6834" w:rsidRPr="002B7AC5">
        <w:rPr>
          <w:rStyle w:val="CommentReference"/>
          <w:rFonts w:cstheme="minorHAnsi"/>
        </w:rPr>
        <w:commentReference w:id="6"/>
      </w:r>
      <w:r w:rsidR="00E51837" w:rsidRPr="002B7AC5">
        <w:rPr>
          <w:rFonts w:eastAsia="Times New Roman" w:cstheme="minorHAnsi"/>
          <w:sz w:val="24"/>
          <w:szCs w:val="24"/>
          <w:lang w:val="en-CA" w:eastAsia="en-CA"/>
        </w:rPr>
        <w:t>, and sea stars </w:t>
      </w:r>
      <w:r w:rsidR="00E51837" w:rsidRPr="002B7AC5">
        <w:rPr>
          <w:rFonts w:eastAsia="Times New Roman" w:cstheme="minorHAnsi"/>
          <w:color w:val="000000"/>
          <w:sz w:val="24"/>
          <w:szCs w:val="24"/>
          <w:shd w:val="clear" w:color="auto" w:fill="E1E3E6"/>
          <w:lang w:val="en-CA" w:eastAsia="en-CA"/>
        </w:rPr>
        <w:t>(Case et al., 2011; Hewson et al., 2018; Oliver et al., 2017)</w:t>
      </w:r>
      <w:r w:rsidR="00E51837" w:rsidRPr="002B7AC5">
        <w:rPr>
          <w:rFonts w:eastAsia="Times New Roman" w:cstheme="minorHAnsi"/>
          <w:sz w:val="24"/>
          <w:szCs w:val="24"/>
          <w:lang w:val="en-CA" w:eastAsia="en-CA"/>
        </w:rPr>
        <w:t>. Understanding whether giant California sea cucumber wasting is linked to MHWs</w:t>
      </w:r>
      <w:r w:rsidR="00E51837" w:rsidRPr="002B7AC5">
        <w:rPr>
          <w:rFonts w:eastAsia="Times New Roman" w:cstheme="minorHAnsi"/>
          <w:color w:val="D13438"/>
          <w:sz w:val="24"/>
          <w:szCs w:val="24"/>
          <w:u w:val="single"/>
          <w:lang w:val="en-CA" w:eastAsia="en-CA"/>
        </w:rPr>
        <w:t> </w:t>
      </w:r>
      <w:r w:rsidR="00E51837" w:rsidRPr="002B7AC5">
        <w:rPr>
          <w:rFonts w:eastAsia="Times New Roman" w:cstheme="minorHAnsi"/>
          <w:sz w:val="24"/>
          <w:szCs w:val="24"/>
          <w:lang w:val="en-CA" w:eastAsia="en-CA"/>
        </w:rPr>
        <w:t>is important for informing management efforts seeking to protect this important species.   </w:t>
      </w:r>
    </w:p>
    <w:p w14:paraId="2BCEB94C" w14:textId="35539DA8" w:rsidR="00E51837" w:rsidRPr="002B7AC5" w:rsidRDefault="00E51837" w:rsidP="00617719">
      <w:pPr>
        <w:spacing w:after="0" w:line="480" w:lineRule="auto"/>
        <w:ind w:firstLine="720"/>
        <w:textAlignment w:val="baseline"/>
        <w:rPr>
          <w:rFonts w:eastAsia="Times New Roman" w:cstheme="minorHAnsi"/>
          <w:sz w:val="18"/>
          <w:szCs w:val="18"/>
          <w:lang w:val="en-CA" w:eastAsia="en-CA"/>
        </w:rPr>
      </w:pPr>
      <w:r w:rsidRPr="002B7AC5">
        <w:rPr>
          <w:rFonts w:eastAsia="Times New Roman" w:cstheme="minorHAnsi"/>
          <w:sz w:val="24"/>
          <w:szCs w:val="24"/>
          <w:lang w:val="en-CA" w:eastAsia="en-CA"/>
        </w:rPr>
        <w:t>Sea cucumbers, </w:t>
      </w:r>
      <w:commentRangeStart w:id="7"/>
      <w:r w:rsidRPr="002B7AC5">
        <w:rPr>
          <w:rFonts w:eastAsia="Times New Roman" w:cstheme="minorHAnsi"/>
          <w:sz w:val="24"/>
          <w:szCs w:val="24"/>
          <w:lang w:val="en-CA" w:eastAsia="en-CA"/>
        </w:rPr>
        <w:t>often underappreciated</w:t>
      </w:r>
      <w:commentRangeEnd w:id="7"/>
      <w:r w:rsidR="008B2E5F" w:rsidRPr="002B7AC5">
        <w:rPr>
          <w:rStyle w:val="CommentReference"/>
          <w:rFonts w:cstheme="minorHAnsi"/>
        </w:rPr>
        <w:commentReference w:id="7"/>
      </w:r>
      <w:r w:rsidRPr="002B7AC5">
        <w:rPr>
          <w:rFonts w:eastAsia="Times New Roman" w:cstheme="minorHAnsi"/>
          <w:sz w:val="24"/>
          <w:szCs w:val="24"/>
          <w:lang w:val="en-CA" w:eastAsia="en-CA"/>
        </w:rPr>
        <w:t>, provide several important ecological and economic services. As benthic detritivores, sea cucumbers break down organic matter and are thus important for nutrient recycling </w:t>
      </w:r>
      <w:r w:rsidRPr="002B7AC5">
        <w:rPr>
          <w:rFonts w:eastAsia="Times New Roman" w:cstheme="minorHAnsi"/>
          <w:color w:val="000000"/>
          <w:sz w:val="24"/>
          <w:szCs w:val="24"/>
          <w:shd w:val="clear" w:color="auto" w:fill="E1E3E6"/>
          <w:lang w:val="en-CA" w:eastAsia="en-CA"/>
        </w:rPr>
        <w:t>(Wheeling et al., 2007)</w:t>
      </w:r>
      <w:r w:rsidRPr="002B7AC5">
        <w:rPr>
          <w:rFonts w:eastAsia="Times New Roman" w:cstheme="minorHAnsi"/>
          <w:sz w:val="24"/>
          <w:szCs w:val="24"/>
          <w:lang w:val="en-CA" w:eastAsia="en-CA"/>
        </w:rPr>
        <w:t>. Sea cucumbers maintain sediment health for bacteria and other detritivores through bioturbation and sediment cleaning </w:t>
      </w:r>
      <w:r w:rsidRPr="002B7AC5">
        <w:rPr>
          <w:rFonts w:eastAsia="Times New Roman" w:cstheme="minorHAnsi"/>
          <w:color w:val="000000"/>
          <w:sz w:val="24"/>
          <w:szCs w:val="24"/>
          <w:shd w:val="clear" w:color="auto" w:fill="E1E3E6"/>
          <w:lang w:val="en-CA" w:eastAsia="en-CA"/>
        </w:rPr>
        <w:t>(Purcell et al., 2016)</w:t>
      </w:r>
      <w:r w:rsidRPr="002B7AC5">
        <w:rPr>
          <w:rFonts w:eastAsia="Times New Roman" w:cstheme="minorHAnsi"/>
          <w:sz w:val="24"/>
          <w:szCs w:val="24"/>
          <w:lang w:val="en-CA" w:eastAsia="en-CA"/>
        </w:rPr>
        <w:t>.</w:t>
      </w:r>
      <w:r w:rsidR="00C05316" w:rsidRPr="002B7AC5">
        <w:rPr>
          <w:rFonts w:eastAsia="Times New Roman" w:cstheme="minorHAnsi"/>
          <w:sz w:val="24"/>
          <w:szCs w:val="24"/>
          <w:lang w:val="en-CA" w:eastAsia="en-CA"/>
        </w:rPr>
        <w:t> </w:t>
      </w:r>
      <w:commentRangeStart w:id="8"/>
      <w:r w:rsidR="00C05316" w:rsidRPr="002B7AC5">
        <w:rPr>
          <w:rFonts w:eastAsia="Times New Roman" w:cstheme="minorHAnsi"/>
          <w:sz w:val="24"/>
          <w:szCs w:val="24"/>
          <w:lang w:val="en-CA" w:eastAsia="en-CA"/>
        </w:rPr>
        <w:t>Giant California sea cucumbers seasonally lose their internal organs in a poorly understood process that may be caused by absorption of the internal organs or expulsion by evisceration </w:t>
      </w:r>
      <w:r w:rsidR="00C05316" w:rsidRPr="002B7AC5">
        <w:rPr>
          <w:rFonts w:eastAsia="Times New Roman" w:cstheme="minorHAnsi"/>
          <w:color w:val="000000"/>
          <w:sz w:val="24"/>
          <w:szCs w:val="24"/>
          <w:shd w:val="clear" w:color="auto" w:fill="E1E3E6"/>
          <w:lang w:val="en-CA" w:eastAsia="en-CA"/>
        </w:rPr>
        <w:t>(Fankboner &amp; Cameron, 1985; Swan, 1961)</w:t>
      </w:r>
      <w:r w:rsidR="00C05316" w:rsidRPr="002B7AC5">
        <w:rPr>
          <w:rFonts w:eastAsia="Times New Roman" w:cstheme="minorHAnsi"/>
          <w:sz w:val="24"/>
          <w:szCs w:val="24"/>
          <w:lang w:val="en-CA" w:eastAsia="en-CA"/>
        </w:rPr>
        <w:t>. This loss of internal organs is hypothesized to be part of a seasonal senescence that could affect their behaviour and therefore confound our experiment </w:t>
      </w:r>
      <w:r w:rsidR="00C05316" w:rsidRPr="002B7AC5">
        <w:rPr>
          <w:rFonts w:eastAsia="Times New Roman" w:cstheme="minorHAnsi"/>
          <w:color w:val="000000"/>
          <w:sz w:val="24"/>
          <w:szCs w:val="24"/>
          <w:shd w:val="clear" w:color="auto" w:fill="E1E3E6"/>
          <w:lang w:val="en-CA" w:eastAsia="en-CA"/>
        </w:rPr>
        <w:t>(Brothers et al., 2015)</w:t>
      </w:r>
      <w:r w:rsidR="00C05316" w:rsidRPr="002B7AC5">
        <w:rPr>
          <w:rFonts w:eastAsia="Times New Roman" w:cstheme="minorHAnsi"/>
          <w:sz w:val="24"/>
          <w:szCs w:val="24"/>
          <w:lang w:val="en-CA" w:eastAsia="en-CA"/>
        </w:rPr>
        <w:t xml:space="preserve">. </w:t>
      </w:r>
      <w:commentRangeEnd w:id="8"/>
      <w:r w:rsidR="00C05316" w:rsidRPr="002B7AC5">
        <w:rPr>
          <w:rStyle w:val="CommentReference"/>
          <w:rFonts w:cstheme="minorHAnsi"/>
        </w:rPr>
        <w:commentReference w:id="8"/>
      </w:r>
      <w:r w:rsidRPr="002B7AC5">
        <w:rPr>
          <w:rFonts w:eastAsia="Times New Roman" w:cstheme="minorHAnsi"/>
          <w:sz w:val="24"/>
          <w:szCs w:val="24"/>
          <w:lang w:val="en-CA" w:eastAsia="en-CA"/>
        </w:rPr>
        <w:t>North America is also seeing a growing sea cucumber harvest industry </w:t>
      </w:r>
      <w:r w:rsidRPr="002B7AC5">
        <w:rPr>
          <w:rFonts w:eastAsia="Times New Roman" w:cstheme="minorHAnsi"/>
          <w:color w:val="000000"/>
          <w:sz w:val="24"/>
          <w:szCs w:val="24"/>
          <w:shd w:val="clear" w:color="auto" w:fill="E1E3E6"/>
          <w:lang w:val="en-CA" w:eastAsia="en-CA"/>
        </w:rPr>
        <w:t>(Hannah et al., 2013; van Dam-Bates et al., 2016)</w:t>
      </w:r>
      <w:r w:rsidRPr="002B7AC5">
        <w:rPr>
          <w:rFonts w:eastAsia="Times New Roman" w:cstheme="minorHAnsi"/>
          <w:sz w:val="24"/>
          <w:szCs w:val="24"/>
          <w:lang w:val="en-CA" w:eastAsia="en-CA"/>
        </w:rPr>
        <w:t>; in British Columbia alone the total industry is worth 10.2 million dollars </w:t>
      </w:r>
      <w:r w:rsidRPr="002B7AC5">
        <w:rPr>
          <w:rFonts w:eastAsia="Times New Roman" w:cstheme="minorHAnsi"/>
          <w:color w:val="000000"/>
          <w:sz w:val="24"/>
          <w:szCs w:val="24"/>
          <w:shd w:val="clear" w:color="auto" w:fill="E1E3E6"/>
          <w:lang w:val="en-CA" w:eastAsia="en-CA"/>
        </w:rPr>
        <w:t xml:space="preserve">(Fisheries </w:t>
      </w:r>
      <w:r w:rsidRPr="002B7AC5">
        <w:rPr>
          <w:rFonts w:eastAsia="Times New Roman" w:cstheme="minorHAnsi"/>
          <w:color w:val="000000"/>
          <w:sz w:val="24"/>
          <w:szCs w:val="24"/>
          <w:shd w:val="clear" w:color="auto" w:fill="E1E3E6"/>
          <w:lang w:val="en-CA" w:eastAsia="en-CA"/>
        </w:rPr>
        <w:lastRenderedPageBreak/>
        <w:t>and Oceans Canada, 2021)</w:t>
      </w:r>
      <w:r w:rsidRPr="002B7AC5">
        <w:rPr>
          <w:rFonts w:eastAsia="Times New Roman" w:cstheme="minorHAnsi"/>
          <w:sz w:val="24"/>
          <w:szCs w:val="24"/>
          <w:lang w:val="en-CA" w:eastAsia="en-CA"/>
        </w:rPr>
        <w:t>. Given their importance, evaluating how marine heat waves may impact sea cucumbers is a pressing concern, especially considering recent heat stress events the NE Pacific Ocean </w:t>
      </w:r>
      <w:r w:rsidRPr="002B7AC5">
        <w:rPr>
          <w:rFonts w:eastAsia="Times New Roman" w:cstheme="minorHAnsi"/>
          <w:color w:val="000000"/>
          <w:sz w:val="24"/>
          <w:szCs w:val="24"/>
          <w:shd w:val="clear" w:color="auto" w:fill="E1E3E6"/>
          <w:lang w:val="en-CA" w:eastAsia="en-CA"/>
        </w:rPr>
        <w:t>(Harvell et al., 2019)</w:t>
      </w:r>
      <w:r w:rsidRPr="002B7AC5">
        <w:rPr>
          <w:rFonts w:eastAsia="Times New Roman" w:cstheme="minorHAnsi"/>
          <w:sz w:val="24"/>
          <w:szCs w:val="24"/>
          <w:lang w:val="en-CA" w:eastAsia="en-CA"/>
        </w:rPr>
        <w:t>. </w:t>
      </w:r>
    </w:p>
    <w:p w14:paraId="34A75E38" w14:textId="713429BE" w:rsidR="00E51837" w:rsidRPr="002B7AC5" w:rsidRDefault="00E51837" w:rsidP="00617719">
      <w:pPr>
        <w:spacing w:after="0" w:line="480" w:lineRule="auto"/>
        <w:ind w:firstLine="720"/>
        <w:textAlignment w:val="baseline"/>
        <w:rPr>
          <w:rFonts w:eastAsia="Times New Roman" w:cstheme="minorHAnsi"/>
          <w:sz w:val="24"/>
          <w:szCs w:val="24"/>
          <w:lang w:val="en-CA" w:eastAsia="en-CA"/>
        </w:rPr>
      </w:pPr>
      <w:r w:rsidRPr="002B7AC5">
        <w:rPr>
          <w:rFonts w:eastAsia="Times New Roman" w:cstheme="minorHAnsi"/>
          <w:sz w:val="24"/>
          <w:szCs w:val="24"/>
          <w:lang w:val="en-CA" w:eastAsia="en-CA"/>
        </w:rPr>
        <w:t>This </w:t>
      </w:r>
      <w:r w:rsidR="00FB3CC0" w:rsidRPr="002B7AC5">
        <w:rPr>
          <w:rFonts w:eastAsia="Times New Roman" w:cstheme="minorHAnsi"/>
          <w:sz w:val="24"/>
          <w:szCs w:val="24"/>
          <w:lang w:val="en-CA" w:eastAsia="en-CA"/>
        </w:rPr>
        <w:t>study</w:t>
      </w:r>
      <w:r w:rsidRPr="002B7AC5">
        <w:rPr>
          <w:rFonts w:eastAsia="Times New Roman" w:cstheme="minorHAnsi"/>
          <w:sz w:val="24"/>
          <w:szCs w:val="24"/>
          <w:lang w:val="en-CA" w:eastAsia="en-CA"/>
        </w:rPr>
        <w:t xml:space="preserve"> seeks to assess the direct lethal and sublethal effects of marine heat waves on</w:t>
      </w:r>
      <w:r w:rsidR="005E697D" w:rsidRPr="002B7AC5">
        <w:rPr>
          <w:rFonts w:eastAsia="Times New Roman" w:cstheme="minorHAnsi"/>
          <w:i/>
          <w:iCs/>
          <w:sz w:val="24"/>
          <w:szCs w:val="24"/>
          <w:lang w:val="en-CA" w:eastAsia="en-CA"/>
        </w:rPr>
        <w:t xml:space="preserve"> </w:t>
      </w:r>
      <w:r w:rsidR="005E697D" w:rsidRPr="002B7AC5">
        <w:rPr>
          <w:rFonts w:eastAsia="Times New Roman" w:cstheme="minorHAnsi"/>
          <w:sz w:val="24"/>
          <w:szCs w:val="24"/>
          <w:lang w:val="en-CA" w:eastAsia="en-CA"/>
        </w:rPr>
        <w:t>giant California sea cucumbers (</w:t>
      </w:r>
      <w:r w:rsidR="005E697D" w:rsidRPr="002B7AC5">
        <w:rPr>
          <w:rFonts w:eastAsia="Times New Roman" w:cstheme="minorHAnsi"/>
          <w:i/>
          <w:iCs/>
          <w:sz w:val="24"/>
          <w:szCs w:val="24"/>
          <w:lang w:val="en-CA" w:eastAsia="en-CA"/>
        </w:rPr>
        <w:t>Parastichopus californicus</w:t>
      </w:r>
      <w:r w:rsidR="005E697D" w:rsidRPr="002B7AC5">
        <w:rPr>
          <w:rFonts w:eastAsia="Times New Roman" w:cstheme="minorHAnsi"/>
          <w:sz w:val="24"/>
          <w:szCs w:val="24"/>
          <w:lang w:val="en-CA" w:eastAsia="en-CA"/>
        </w:rPr>
        <w:t>)</w:t>
      </w:r>
      <w:r w:rsidRPr="002B7AC5">
        <w:rPr>
          <w:rFonts w:eastAsia="Times New Roman" w:cstheme="minorHAnsi"/>
          <w:sz w:val="24"/>
          <w:szCs w:val="24"/>
          <w:lang w:val="en-CA" w:eastAsia="en-CA"/>
        </w:rPr>
        <w:t xml:space="preserve">, and to enhance our understanding of the </w:t>
      </w:r>
      <w:r w:rsidR="008F40F6" w:rsidRPr="002B7AC5">
        <w:rPr>
          <w:rFonts w:eastAsia="Times New Roman" w:cstheme="minorHAnsi"/>
          <w:sz w:val="24"/>
          <w:szCs w:val="24"/>
          <w:lang w:val="en-CA" w:eastAsia="en-CA"/>
        </w:rPr>
        <w:t>cause</w:t>
      </w:r>
      <w:r w:rsidRPr="002B7AC5">
        <w:rPr>
          <w:rFonts w:eastAsia="Times New Roman" w:cstheme="minorHAnsi"/>
          <w:sz w:val="24"/>
          <w:szCs w:val="24"/>
          <w:lang w:val="en-CA" w:eastAsia="en-CA"/>
        </w:rPr>
        <w:t xml:space="preserve"> of sea cucumber wasting. </w:t>
      </w:r>
      <w:commentRangeStart w:id="9"/>
      <w:r w:rsidRPr="002B7AC5">
        <w:rPr>
          <w:rFonts w:eastAsia="Times New Roman" w:cstheme="minorHAnsi"/>
          <w:sz w:val="24"/>
          <w:szCs w:val="24"/>
          <w:lang w:val="en-CA" w:eastAsia="en-CA"/>
        </w:rPr>
        <w:t>Evaluating how marine heat waves affect giant California sea cucumbers is important to understand the risks facing the sea cucumber harvesting industry and to inform future research into the impacts of marine heat waves on sea cucumbers. We simulated a MHW in a controlled laboratory setting to test three hypotheses.</w:t>
      </w:r>
      <w:commentRangeEnd w:id="9"/>
      <w:r w:rsidR="009872D6" w:rsidRPr="002B7AC5">
        <w:rPr>
          <w:rStyle w:val="CommentReference"/>
          <w:rFonts w:cstheme="minorHAnsi"/>
        </w:rPr>
        <w:commentReference w:id="9"/>
      </w:r>
      <w:r w:rsidRPr="002B7AC5">
        <w:rPr>
          <w:rFonts w:eastAsia="Times New Roman" w:cstheme="minorHAnsi"/>
          <w:sz w:val="24"/>
          <w:szCs w:val="24"/>
          <w:lang w:val="en-CA" w:eastAsia="en-CA"/>
        </w:rPr>
        <w:t> </w:t>
      </w:r>
      <w:r w:rsidR="00DC4B75" w:rsidRPr="002B7AC5">
        <w:rPr>
          <w:rFonts w:eastAsia="Times New Roman" w:cstheme="minorHAnsi"/>
          <w:sz w:val="24"/>
          <w:szCs w:val="24"/>
          <w:lang w:val="en-CA" w:eastAsia="en-CA"/>
        </w:rPr>
        <w:t xml:space="preserve">We hypothesized that prolonged elevated temperature exposure will cause direct mortality, changes in behaviour, and increased wasting symptoms due to physiological stress. </w:t>
      </w:r>
      <w:r w:rsidRPr="002B7AC5">
        <w:rPr>
          <w:rFonts w:eastAsia="Times New Roman" w:cstheme="minorHAnsi"/>
          <w:sz w:val="24"/>
          <w:szCs w:val="24"/>
          <w:lang w:val="en-CA" w:eastAsia="en-CA"/>
        </w:rPr>
        <w:t>Based on our hypoth</w:t>
      </w:r>
      <w:r w:rsidR="00DC4B75" w:rsidRPr="002B7AC5">
        <w:rPr>
          <w:rFonts w:eastAsia="Times New Roman" w:cstheme="minorHAnsi"/>
          <w:sz w:val="24"/>
          <w:szCs w:val="24"/>
          <w:lang w:val="en-CA" w:eastAsia="en-CA"/>
        </w:rPr>
        <w:t>esis</w:t>
      </w:r>
      <w:r w:rsidRPr="002B7AC5">
        <w:rPr>
          <w:rFonts w:eastAsia="Times New Roman" w:cstheme="minorHAnsi"/>
          <w:sz w:val="24"/>
          <w:szCs w:val="24"/>
          <w:lang w:val="en-CA" w:eastAsia="en-CA"/>
        </w:rPr>
        <w:t>, we make three predictions: 1) we will observe greater mortality with higher temperatures; 2) we will observe changes in movement rates and stress responses as temperature increases; and 3) we will observe wasting symptoms only in warmer temperature treatments.  </w:t>
      </w:r>
    </w:p>
    <w:p w14:paraId="13D65A5F" w14:textId="0480A55F" w:rsidR="00E51837" w:rsidRPr="002B7AC5" w:rsidRDefault="00E51837" w:rsidP="00617719">
      <w:pPr>
        <w:spacing w:after="0" w:line="480" w:lineRule="auto"/>
        <w:textAlignment w:val="baseline"/>
        <w:rPr>
          <w:rFonts w:eastAsia="Times New Roman" w:cstheme="minorHAnsi"/>
          <w:sz w:val="18"/>
          <w:szCs w:val="18"/>
          <w:lang w:val="en-CA" w:eastAsia="en-CA"/>
        </w:rPr>
      </w:pPr>
      <w:r w:rsidRPr="002B7AC5">
        <w:rPr>
          <w:rFonts w:eastAsia="Times New Roman" w:cstheme="minorHAnsi"/>
          <w:b/>
          <w:bCs/>
          <w:sz w:val="24"/>
          <w:szCs w:val="24"/>
          <w:lang w:val="en-CA" w:eastAsia="en-CA"/>
        </w:rPr>
        <w:t>Methods:</w:t>
      </w:r>
      <w:r w:rsidRPr="002B7AC5">
        <w:rPr>
          <w:rFonts w:eastAsia="Times New Roman" w:cstheme="minorHAnsi"/>
          <w:sz w:val="24"/>
          <w:szCs w:val="24"/>
          <w:lang w:val="en-CA" w:eastAsia="en-CA"/>
        </w:rPr>
        <w:t> </w:t>
      </w:r>
    </w:p>
    <w:p w14:paraId="2155A1B1" w14:textId="77777777" w:rsidR="00E51837" w:rsidRPr="002B7AC5" w:rsidRDefault="00E51837" w:rsidP="00617719">
      <w:pPr>
        <w:spacing w:after="0" w:line="480" w:lineRule="auto"/>
        <w:textAlignment w:val="baseline"/>
        <w:rPr>
          <w:rFonts w:eastAsia="Times New Roman" w:cstheme="minorHAnsi"/>
          <w:sz w:val="18"/>
          <w:szCs w:val="18"/>
          <w:lang w:val="en-CA" w:eastAsia="en-CA"/>
        </w:rPr>
      </w:pPr>
      <w:r w:rsidRPr="002B7AC5">
        <w:rPr>
          <w:rFonts w:eastAsia="Times New Roman" w:cstheme="minorHAnsi"/>
          <w:i/>
          <w:iCs/>
          <w:sz w:val="24"/>
          <w:szCs w:val="24"/>
          <w:lang w:val="en-CA" w:eastAsia="en-CA"/>
        </w:rPr>
        <w:t>Study organisms</w:t>
      </w:r>
      <w:r w:rsidRPr="002B7AC5">
        <w:rPr>
          <w:rFonts w:eastAsia="Times New Roman" w:cstheme="minorHAnsi"/>
          <w:sz w:val="24"/>
          <w:szCs w:val="24"/>
          <w:lang w:val="en-CA" w:eastAsia="en-CA"/>
        </w:rPr>
        <w:t> </w:t>
      </w:r>
    </w:p>
    <w:p w14:paraId="6D28B919" w14:textId="3135C241" w:rsidR="00E51837" w:rsidRPr="002B7AC5" w:rsidRDefault="00E51837" w:rsidP="00617719">
      <w:pPr>
        <w:spacing w:after="0" w:line="480" w:lineRule="auto"/>
        <w:ind w:firstLine="720"/>
        <w:textAlignment w:val="baseline"/>
        <w:rPr>
          <w:rFonts w:eastAsia="Times New Roman" w:cstheme="minorHAnsi"/>
          <w:sz w:val="18"/>
          <w:szCs w:val="18"/>
          <w:lang w:val="en-CA" w:eastAsia="en-CA"/>
        </w:rPr>
      </w:pPr>
      <w:r w:rsidRPr="002B7AC5">
        <w:rPr>
          <w:rFonts w:eastAsia="Times New Roman" w:cstheme="minorHAnsi"/>
          <w:sz w:val="24"/>
          <w:szCs w:val="24"/>
          <w:lang w:val="en-CA" w:eastAsia="en-CA"/>
        </w:rPr>
        <w:t>63</w:t>
      </w:r>
      <w:r w:rsidRPr="002B7AC5">
        <w:rPr>
          <w:rFonts w:eastAsia="Times New Roman" w:cstheme="minorHAnsi"/>
          <w:i/>
          <w:iCs/>
          <w:sz w:val="24"/>
          <w:szCs w:val="24"/>
          <w:lang w:val="en-CA" w:eastAsia="en-CA"/>
        </w:rPr>
        <w:t> Parastichopus californicus</w:t>
      </w:r>
      <w:r w:rsidRPr="002B7AC5">
        <w:rPr>
          <w:rFonts w:eastAsia="Times New Roman" w:cstheme="minorHAnsi"/>
          <w:sz w:val="24"/>
          <w:szCs w:val="24"/>
          <w:lang w:val="en-CA" w:eastAsia="en-CA"/>
        </w:rPr>
        <w:t> </w:t>
      </w:r>
      <w:r w:rsidR="00896910" w:rsidRPr="002B7AC5">
        <w:rPr>
          <w:rFonts w:eastAsia="Times New Roman" w:cstheme="minorHAnsi"/>
          <w:sz w:val="24"/>
          <w:szCs w:val="24"/>
          <w:lang w:val="en-CA" w:eastAsia="en-CA"/>
        </w:rPr>
        <w:t>were collected by</w:t>
      </w:r>
      <w:r w:rsidR="00B111BD" w:rsidRPr="002B7AC5">
        <w:rPr>
          <w:rFonts w:eastAsia="Times New Roman" w:cstheme="minorHAnsi"/>
          <w:sz w:val="24"/>
          <w:szCs w:val="24"/>
          <w:lang w:val="en-CA" w:eastAsia="en-CA"/>
        </w:rPr>
        <w:t xml:space="preserve"> divers</w:t>
      </w:r>
      <w:r w:rsidR="00896910" w:rsidRPr="002B7AC5">
        <w:rPr>
          <w:rFonts w:eastAsia="Times New Roman" w:cstheme="minorHAnsi"/>
          <w:sz w:val="24"/>
          <w:szCs w:val="24"/>
          <w:lang w:val="en-CA" w:eastAsia="en-CA"/>
        </w:rPr>
        <w:t xml:space="preserve"> Em Lim and Siobhan Gray</w:t>
      </w:r>
      <w:r w:rsidRPr="002B7AC5">
        <w:rPr>
          <w:rFonts w:eastAsia="Times New Roman" w:cstheme="minorHAnsi"/>
          <w:sz w:val="24"/>
          <w:szCs w:val="24"/>
          <w:lang w:val="en-CA" w:eastAsia="en-CA"/>
        </w:rPr>
        <w:t xml:space="preserve"> in Scott’s Bay and the entrance to Bamfield Inlet in Barkley Sound, British Columbia (48°50'02"N, 125°08'45"W) in July 2021. All were gathered from the shallow subtidal, between {NUMBER} and {NUMBER} depth. We placed the cucumbers in</w:t>
      </w:r>
      <w:r w:rsidR="00F31EF2" w:rsidRPr="002B7AC5">
        <w:rPr>
          <w:rFonts w:eastAsia="Times New Roman" w:cstheme="minorHAnsi"/>
          <w:sz w:val="24"/>
          <w:szCs w:val="24"/>
          <w:lang w:val="en-CA" w:eastAsia="en-CA"/>
        </w:rPr>
        <w:t xml:space="preserve"> 19 cm deep</w:t>
      </w:r>
      <w:r w:rsidRPr="002B7AC5">
        <w:rPr>
          <w:rFonts w:eastAsia="Times New Roman" w:cstheme="minorHAnsi"/>
          <w:sz w:val="24"/>
          <w:szCs w:val="24"/>
          <w:lang w:val="en-CA" w:eastAsia="en-CA"/>
        </w:rPr>
        <w:t xml:space="preserve"> flow-through sea tables at the Bamfield Marine Sciences Centre, which had a constant</w:t>
      </w:r>
      <w:r w:rsidR="0097014D" w:rsidRPr="002B7AC5">
        <w:rPr>
          <w:rFonts w:eastAsia="Times New Roman" w:cstheme="minorHAnsi"/>
          <w:sz w:val="24"/>
          <w:szCs w:val="24"/>
          <w:lang w:val="en-CA" w:eastAsia="en-CA"/>
        </w:rPr>
        <w:t xml:space="preserve"> flow o</w:t>
      </w:r>
      <w:r w:rsidR="00991EE9" w:rsidRPr="002B7AC5">
        <w:rPr>
          <w:rFonts w:eastAsia="Times New Roman" w:cstheme="minorHAnsi"/>
          <w:sz w:val="24"/>
          <w:szCs w:val="24"/>
          <w:lang w:val="en-CA" w:eastAsia="en-CA"/>
        </w:rPr>
        <w:t xml:space="preserve">f seawater </w:t>
      </w:r>
      <w:r w:rsidR="006372C5" w:rsidRPr="002B7AC5">
        <w:rPr>
          <w:rFonts w:eastAsia="Times New Roman" w:cstheme="minorHAnsi"/>
          <w:sz w:val="24"/>
          <w:szCs w:val="24"/>
          <w:lang w:val="en-CA" w:eastAsia="en-CA"/>
        </w:rPr>
        <w:t>from</w:t>
      </w:r>
      <w:r w:rsidRPr="002B7AC5">
        <w:rPr>
          <w:rFonts w:eastAsia="Times New Roman" w:cstheme="minorHAnsi"/>
          <w:sz w:val="24"/>
          <w:szCs w:val="24"/>
          <w:lang w:val="en-CA" w:eastAsia="en-CA"/>
        </w:rPr>
        <w:t xml:space="preserve"> Barkley </w:t>
      </w:r>
      <w:r w:rsidRPr="002B7AC5">
        <w:rPr>
          <w:rFonts w:eastAsia="Times New Roman" w:cstheme="minorHAnsi"/>
          <w:sz w:val="24"/>
          <w:szCs w:val="24"/>
          <w:lang w:val="en-CA" w:eastAsia="en-CA"/>
        </w:rPr>
        <w:lastRenderedPageBreak/>
        <w:t xml:space="preserve">Sound. </w:t>
      </w:r>
      <w:r w:rsidR="007C3075" w:rsidRPr="002B7AC5">
        <w:rPr>
          <w:rFonts w:eastAsia="Times New Roman" w:cstheme="minorHAnsi"/>
          <w:sz w:val="24"/>
          <w:szCs w:val="24"/>
          <w:lang w:val="en-CA" w:eastAsia="en-CA"/>
        </w:rPr>
        <w:t>The</w:t>
      </w:r>
      <w:r w:rsidRPr="002B7AC5">
        <w:rPr>
          <w:rFonts w:eastAsia="Times New Roman" w:cstheme="minorHAnsi"/>
          <w:sz w:val="24"/>
          <w:szCs w:val="24"/>
          <w:lang w:val="en-CA" w:eastAsia="en-CA"/>
        </w:rPr>
        <w:t> sea cucumbers</w:t>
      </w:r>
      <w:r w:rsidR="007C3075" w:rsidRPr="002B7AC5">
        <w:rPr>
          <w:rFonts w:eastAsia="Times New Roman" w:cstheme="minorHAnsi"/>
          <w:sz w:val="24"/>
          <w:szCs w:val="24"/>
          <w:lang w:val="en-CA" w:eastAsia="en-CA"/>
        </w:rPr>
        <w:t xml:space="preserve"> were fed with</w:t>
      </w:r>
      <w:r w:rsidRPr="002B7AC5">
        <w:rPr>
          <w:rFonts w:eastAsia="Times New Roman" w:cstheme="minorHAnsi"/>
          <w:sz w:val="24"/>
          <w:szCs w:val="24"/>
          <w:lang w:val="en-CA" w:eastAsia="en-CA"/>
        </w:rPr>
        <w:t xml:space="preserve"> kelp</w:t>
      </w:r>
      <w:r w:rsidR="007C3075" w:rsidRPr="002B7AC5">
        <w:rPr>
          <w:rFonts w:eastAsia="Times New Roman" w:cstheme="minorHAnsi"/>
          <w:sz w:val="24"/>
          <w:szCs w:val="24"/>
          <w:lang w:val="en-CA" w:eastAsia="en-CA"/>
        </w:rPr>
        <w:t>,</w:t>
      </w:r>
      <w:r w:rsidRPr="002B7AC5">
        <w:rPr>
          <w:rFonts w:eastAsia="Times New Roman" w:cstheme="minorHAnsi"/>
          <w:sz w:val="24"/>
          <w:szCs w:val="24"/>
          <w:lang w:val="en-CA" w:eastAsia="en-CA"/>
        </w:rPr>
        <w:t xml:space="preserve"> plankton culture</w:t>
      </w:r>
      <w:r w:rsidR="007C3075" w:rsidRPr="002B7AC5">
        <w:rPr>
          <w:rFonts w:eastAsia="Times New Roman" w:cstheme="minorHAnsi"/>
          <w:sz w:val="24"/>
          <w:szCs w:val="24"/>
          <w:lang w:val="en-CA" w:eastAsia="en-CA"/>
        </w:rPr>
        <w:t>s</w:t>
      </w:r>
      <w:r w:rsidRPr="002B7AC5">
        <w:rPr>
          <w:rFonts w:eastAsia="Times New Roman" w:cstheme="minorHAnsi"/>
          <w:sz w:val="24"/>
          <w:szCs w:val="24"/>
          <w:lang w:val="en-CA" w:eastAsia="en-CA"/>
        </w:rPr>
        <w:t xml:space="preserve"> and bloodworms. The cucumbers remained in the lab for {NUMBER} days prior to the start of the experiment. As part of a separate study, individuals were tagged with several types of tags and monitored; the results of this study indicated that the tags did not affect the sea cucumbers’ behaviour </w:t>
      </w:r>
      <w:r w:rsidR="00F31EF2" w:rsidRPr="002B7AC5">
        <w:rPr>
          <w:rFonts w:eastAsia="Times New Roman" w:cstheme="minorHAnsi"/>
          <w:sz w:val="24"/>
          <w:szCs w:val="24"/>
          <w:lang w:val="en-CA" w:eastAsia="en-CA"/>
        </w:rPr>
        <w:t xml:space="preserve">or survival </w:t>
      </w:r>
      <w:r w:rsidRPr="002B7AC5">
        <w:rPr>
          <w:rFonts w:eastAsia="Times New Roman" w:cstheme="minorHAnsi"/>
          <w:sz w:val="24"/>
          <w:szCs w:val="24"/>
          <w:lang w:val="en-CA" w:eastAsia="en-CA"/>
        </w:rPr>
        <w:t xml:space="preserve">(Lim et al., unpublished data). </w:t>
      </w:r>
    </w:p>
    <w:p w14:paraId="4E51DDF5" w14:textId="0EF75978" w:rsidR="00E51837" w:rsidRPr="002B7AC5" w:rsidRDefault="00E51837" w:rsidP="00617719">
      <w:pPr>
        <w:spacing w:after="0" w:line="480" w:lineRule="auto"/>
        <w:ind w:firstLine="720"/>
        <w:textAlignment w:val="baseline"/>
        <w:rPr>
          <w:rFonts w:eastAsia="Times New Roman" w:cstheme="minorHAnsi"/>
          <w:sz w:val="18"/>
          <w:szCs w:val="18"/>
          <w:lang w:val="en-CA" w:eastAsia="en-CA"/>
        </w:rPr>
      </w:pPr>
      <w:r w:rsidRPr="002B7AC5">
        <w:rPr>
          <w:rFonts w:eastAsia="Times New Roman" w:cstheme="minorHAnsi"/>
          <w:sz w:val="24"/>
          <w:szCs w:val="24"/>
          <w:lang w:val="en-CA" w:eastAsia="en-CA"/>
        </w:rPr>
        <w:t>We measured sea cucumber size to account for </w:t>
      </w:r>
      <w:r w:rsidR="0063487D" w:rsidRPr="002B7AC5">
        <w:rPr>
          <w:rFonts w:eastAsia="Times New Roman" w:cstheme="minorHAnsi"/>
          <w:sz w:val="24"/>
          <w:szCs w:val="24"/>
          <w:lang w:val="en-CA" w:eastAsia="en-CA"/>
        </w:rPr>
        <w:t>this potential confound</w:t>
      </w:r>
      <w:r w:rsidRPr="002B7AC5">
        <w:rPr>
          <w:rFonts w:eastAsia="Times New Roman" w:cstheme="minorHAnsi"/>
          <w:sz w:val="24"/>
          <w:szCs w:val="24"/>
          <w:lang w:val="en-CA" w:eastAsia="en-CA"/>
        </w:rPr>
        <w:t>, as some studies have shown that body size can affect the thermal tolerance of marine organisms </w:t>
      </w:r>
      <w:r w:rsidRPr="002B7AC5">
        <w:rPr>
          <w:rFonts w:eastAsia="Times New Roman" w:cstheme="minorHAnsi"/>
          <w:color w:val="000000"/>
          <w:sz w:val="24"/>
          <w:szCs w:val="24"/>
          <w:shd w:val="clear" w:color="auto" w:fill="E1E3E6"/>
          <w:lang w:val="en-CA" w:eastAsia="en-CA"/>
        </w:rPr>
        <w:t>(Di Santo &amp; Lobel, 2017; Kelley et al., 2011)</w:t>
      </w:r>
      <w:r w:rsidRPr="002B7AC5">
        <w:rPr>
          <w:rFonts w:eastAsia="Times New Roman" w:cstheme="minorHAnsi"/>
          <w:sz w:val="24"/>
          <w:szCs w:val="24"/>
          <w:lang w:val="en-CA" w:eastAsia="en-CA"/>
        </w:rPr>
        <w:t xml:space="preserve">. </w:t>
      </w:r>
      <w:r w:rsidR="00C70CBF" w:rsidRPr="002B7AC5">
        <w:rPr>
          <w:rFonts w:eastAsia="Times New Roman" w:cstheme="minorHAnsi"/>
          <w:sz w:val="24"/>
          <w:szCs w:val="24"/>
          <w:lang w:val="en-CA" w:eastAsia="en-CA"/>
        </w:rPr>
        <w:t xml:space="preserve">We </w:t>
      </w:r>
      <w:r w:rsidR="00A90BAA" w:rsidRPr="002B7AC5">
        <w:rPr>
          <w:rFonts w:eastAsia="Times New Roman" w:cstheme="minorHAnsi"/>
          <w:sz w:val="24"/>
          <w:szCs w:val="24"/>
          <w:lang w:val="en-CA" w:eastAsia="en-CA"/>
        </w:rPr>
        <w:t>weighed</w:t>
      </w:r>
      <w:r w:rsidR="00C70CBF" w:rsidRPr="002B7AC5">
        <w:rPr>
          <w:rFonts w:eastAsia="Times New Roman" w:cstheme="minorHAnsi"/>
          <w:sz w:val="24"/>
          <w:szCs w:val="24"/>
          <w:lang w:val="en-CA" w:eastAsia="en-CA"/>
        </w:rPr>
        <w:t xml:space="preserve"> sea cucumbers twice, 24 hours apart,</w:t>
      </w:r>
      <w:r w:rsidR="00A90BAA" w:rsidRPr="002B7AC5">
        <w:rPr>
          <w:rFonts w:eastAsia="Times New Roman" w:cstheme="minorHAnsi"/>
          <w:sz w:val="24"/>
          <w:szCs w:val="24"/>
          <w:lang w:val="en-CA" w:eastAsia="en-CA"/>
        </w:rPr>
        <w:t xml:space="preserve"> to get an average wet weight.</w:t>
      </w:r>
      <w:r w:rsidRPr="002B7AC5">
        <w:rPr>
          <w:rFonts w:eastAsia="Times New Roman" w:cstheme="minorHAnsi"/>
          <w:sz w:val="24"/>
          <w:szCs w:val="24"/>
          <w:lang w:val="en-CA" w:eastAsia="en-CA"/>
        </w:rPr>
        <w:t> We also conducted a pilot study before the start of our experiment to determine how many cucumbers had their internal organs.</w:t>
      </w:r>
      <w:r w:rsidR="00C05316" w:rsidRPr="002B7AC5">
        <w:rPr>
          <w:rFonts w:eastAsia="Times New Roman" w:cstheme="minorHAnsi"/>
          <w:sz w:val="24"/>
          <w:szCs w:val="24"/>
          <w:lang w:val="en-CA" w:eastAsia="en-CA"/>
        </w:rPr>
        <w:t xml:space="preserve"> Prior to the </w:t>
      </w:r>
      <w:r w:rsidR="0069748F" w:rsidRPr="002B7AC5">
        <w:rPr>
          <w:rFonts w:eastAsia="Times New Roman" w:cstheme="minorHAnsi"/>
          <w:sz w:val="24"/>
          <w:szCs w:val="24"/>
          <w:lang w:val="en-CA" w:eastAsia="en-CA"/>
        </w:rPr>
        <w:t>start</w:t>
      </w:r>
      <w:r w:rsidR="00C05316" w:rsidRPr="002B7AC5">
        <w:rPr>
          <w:rFonts w:eastAsia="Times New Roman" w:cstheme="minorHAnsi"/>
          <w:sz w:val="24"/>
          <w:szCs w:val="24"/>
          <w:lang w:val="en-CA" w:eastAsia="en-CA"/>
        </w:rPr>
        <w:t xml:space="preserve"> of the experiment, we</w:t>
      </w:r>
      <w:r w:rsidRPr="002B7AC5">
        <w:rPr>
          <w:rFonts w:eastAsia="Times New Roman" w:cstheme="minorHAnsi"/>
          <w:sz w:val="24"/>
          <w:szCs w:val="24"/>
          <w:lang w:val="en-CA" w:eastAsia="en-CA"/>
        </w:rPr>
        <w:t xml:space="preserve"> isolated cucumbers into individual containers for 24 hours to determine if they were defecating</w:t>
      </w:r>
      <w:r w:rsidR="000B2E34" w:rsidRPr="002B7AC5">
        <w:rPr>
          <w:rFonts w:eastAsia="Times New Roman" w:cstheme="minorHAnsi"/>
          <w:sz w:val="24"/>
          <w:szCs w:val="24"/>
          <w:lang w:val="en-CA" w:eastAsia="en-CA"/>
        </w:rPr>
        <w:t>.</w:t>
      </w:r>
    </w:p>
    <w:p w14:paraId="35BCCCCE" w14:textId="77777777" w:rsidR="00E51837" w:rsidRPr="002B7AC5" w:rsidRDefault="00E51837" w:rsidP="00617719">
      <w:pPr>
        <w:spacing w:after="0" w:line="480" w:lineRule="auto"/>
        <w:textAlignment w:val="baseline"/>
        <w:rPr>
          <w:rFonts w:eastAsia="Times New Roman" w:cstheme="minorHAnsi"/>
          <w:sz w:val="18"/>
          <w:szCs w:val="18"/>
          <w:lang w:val="en-CA" w:eastAsia="en-CA"/>
        </w:rPr>
      </w:pPr>
      <w:r w:rsidRPr="002B7AC5">
        <w:rPr>
          <w:rFonts w:eastAsia="Times New Roman" w:cstheme="minorHAnsi"/>
          <w:i/>
          <w:iCs/>
          <w:sz w:val="24"/>
          <w:szCs w:val="24"/>
          <w:lang w:val="en-CA" w:eastAsia="en-CA"/>
        </w:rPr>
        <w:t>Experimental Design</w:t>
      </w:r>
      <w:r w:rsidRPr="002B7AC5">
        <w:rPr>
          <w:rFonts w:eastAsia="Times New Roman" w:cstheme="minorHAnsi"/>
          <w:sz w:val="24"/>
          <w:szCs w:val="24"/>
          <w:lang w:val="en-CA" w:eastAsia="en-CA"/>
        </w:rPr>
        <w:t> </w:t>
      </w:r>
    </w:p>
    <w:p w14:paraId="2709DBA5" w14:textId="3438B1CF" w:rsidR="00E51837" w:rsidRPr="003D7217" w:rsidRDefault="00BF2420" w:rsidP="00617719">
      <w:pPr>
        <w:spacing w:after="0" w:line="480" w:lineRule="auto"/>
        <w:ind w:firstLine="720"/>
        <w:textAlignment w:val="baseline"/>
        <w:rPr>
          <w:rFonts w:eastAsia="Times New Roman" w:cstheme="minorHAnsi"/>
          <w:sz w:val="24"/>
          <w:szCs w:val="24"/>
          <w:lang w:val="en-CA" w:eastAsia="en-CA"/>
        </w:rPr>
      </w:pPr>
      <w:r w:rsidRPr="002B7AC5">
        <w:rPr>
          <w:rFonts w:eastAsia="Times New Roman" w:cstheme="minorHAnsi"/>
          <w:sz w:val="24"/>
          <w:szCs w:val="24"/>
          <w:lang w:val="en-CA" w:eastAsia="en-CA"/>
        </w:rPr>
        <w:t>Our experiment exposed sea cuc</w:t>
      </w:r>
      <w:r w:rsidR="00236DF8" w:rsidRPr="002B7AC5">
        <w:rPr>
          <w:rFonts w:eastAsia="Times New Roman" w:cstheme="minorHAnsi"/>
          <w:sz w:val="24"/>
          <w:szCs w:val="24"/>
          <w:lang w:val="en-CA" w:eastAsia="en-CA"/>
        </w:rPr>
        <w:t>u</w:t>
      </w:r>
      <w:r w:rsidRPr="002B7AC5">
        <w:rPr>
          <w:rFonts w:eastAsia="Times New Roman" w:cstheme="minorHAnsi"/>
          <w:sz w:val="24"/>
          <w:szCs w:val="24"/>
          <w:lang w:val="en-CA" w:eastAsia="en-CA"/>
        </w:rPr>
        <w:t>mbers to 12ºC, 17ºC</w:t>
      </w:r>
      <w:r w:rsidR="004921D4" w:rsidRPr="002B7AC5">
        <w:rPr>
          <w:rFonts w:eastAsia="Times New Roman" w:cstheme="minorHAnsi"/>
          <w:sz w:val="24"/>
          <w:szCs w:val="24"/>
          <w:lang w:val="en-CA" w:eastAsia="en-CA"/>
        </w:rPr>
        <w:t>,</w:t>
      </w:r>
      <w:r w:rsidRPr="002B7AC5">
        <w:rPr>
          <w:rFonts w:eastAsia="Times New Roman" w:cstheme="minorHAnsi"/>
          <w:sz w:val="24"/>
          <w:szCs w:val="24"/>
          <w:lang w:val="en-CA" w:eastAsia="en-CA"/>
        </w:rPr>
        <w:t xml:space="preserve"> and 22ºC </w:t>
      </w:r>
      <w:r w:rsidR="005033A9" w:rsidRPr="002B7AC5">
        <w:rPr>
          <w:rFonts w:eastAsia="Times New Roman" w:cstheme="minorHAnsi"/>
          <w:sz w:val="24"/>
          <w:szCs w:val="24"/>
          <w:lang w:val="en-CA" w:eastAsia="en-CA"/>
        </w:rPr>
        <w:t>temperature treatments</w:t>
      </w:r>
      <w:r w:rsidR="004921D4" w:rsidRPr="002B7AC5">
        <w:rPr>
          <w:rFonts w:eastAsia="Times New Roman" w:cstheme="minorHAnsi"/>
          <w:sz w:val="24"/>
          <w:szCs w:val="24"/>
          <w:lang w:val="en-CA" w:eastAsia="en-CA"/>
        </w:rPr>
        <w:t>.</w:t>
      </w:r>
      <w:r w:rsidR="003632A0" w:rsidRPr="002B7AC5">
        <w:rPr>
          <w:rFonts w:eastAsia="Times New Roman" w:cstheme="minorHAnsi"/>
          <w:sz w:val="24"/>
          <w:szCs w:val="24"/>
          <w:lang w:val="en-CA" w:eastAsia="en-CA"/>
        </w:rPr>
        <w:t xml:space="preserve"> </w:t>
      </w:r>
      <w:r w:rsidR="00E51837" w:rsidRPr="002B7AC5">
        <w:rPr>
          <w:rFonts w:eastAsia="Times New Roman" w:cstheme="minorHAnsi"/>
          <w:sz w:val="24"/>
          <w:szCs w:val="24"/>
          <w:lang w:val="en-CA" w:eastAsia="en-CA"/>
        </w:rPr>
        <w:t>The </w:t>
      </w:r>
      <w:r w:rsidR="005B5383" w:rsidRPr="002B7AC5">
        <w:rPr>
          <w:rFonts w:eastAsia="Times New Roman" w:cstheme="minorHAnsi"/>
          <w:sz w:val="24"/>
          <w:szCs w:val="24"/>
          <w:lang w:val="en-CA" w:eastAsia="en-CA"/>
        </w:rPr>
        <w:t>12</w:t>
      </w:r>
      <w:r w:rsidR="00E51837" w:rsidRPr="002B7AC5">
        <w:rPr>
          <w:rFonts w:eastAsia="Times New Roman" w:cstheme="minorHAnsi"/>
          <w:sz w:val="24"/>
          <w:szCs w:val="24"/>
          <w:lang w:val="en-CA" w:eastAsia="en-CA"/>
        </w:rPr>
        <w:t>ºC </w:t>
      </w:r>
      <w:r w:rsidR="00B03519" w:rsidRPr="002B7AC5">
        <w:rPr>
          <w:rFonts w:eastAsia="Times New Roman" w:cstheme="minorHAnsi"/>
          <w:sz w:val="24"/>
          <w:szCs w:val="24"/>
          <w:lang w:val="en-CA" w:eastAsia="en-CA"/>
        </w:rPr>
        <w:t xml:space="preserve">control </w:t>
      </w:r>
      <w:r w:rsidR="00E51837" w:rsidRPr="002B7AC5">
        <w:rPr>
          <w:rFonts w:eastAsia="Times New Roman" w:cstheme="minorHAnsi"/>
          <w:sz w:val="24"/>
          <w:szCs w:val="24"/>
          <w:lang w:val="en-CA" w:eastAsia="en-CA"/>
        </w:rPr>
        <w:t xml:space="preserve">treatment represents the average seawater temperature 50 meters below surface in Barkley </w:t>
      </w:r>
      <w:r w:rsidR="0030173B" w:rsidRPr="002B7AC5">
        <w:rPr>
          <w:rFonts w:eastAsia="Times New Roman" w:cstheme="minorHAnsi"/>
          <w:sz w:val="24"/>
          <w:szCs w:val="24"/>
          <w:lang w:val="en-CA" w:eastAsia="en-CA"/>
        </w:rPr>
        <w:t>Sound</w:t>
      </w:r>
      <w:r w:rsidR="00E51837" w:rsidRPr="002B7AC5">
        <w:rPr>
          <w:rFonts w:eastAsia="Times New Roman" w:cstheme="minorHAnsi"/>
          <w:sz w:val="24"/>
          <w:szCs w:val="24"/>
          <w:lang w:val="en-CA" w:eastAsia="en-CA"/>
        </w:rPr>
        <w:t> </w:t>
      </w:r>
      <w:r w:rsidR="00E51837" w:rsidRPr="002B7AC5">
        <w:rPr>
          <w:rFonts w:eastAsia="Times New Roman" w:cstheme="minorHAnsi"/>
          <w:color w:val="000000"/>
          <w:sz w:val="24"/>
          <w:szCs w:val="24"/>
          <w:shd w:val="clear" w:color="auto" w:fill="E1E3E6"/>
          <w:lang w:val="en-CA" w:eastAsia="en-CA"/>
        </w:rPr>
        <w:t>(Pawlowicz, 2017)</w:t>
      </w:r>
      <w:r w:rsidR="00E51837" w:rsidRPr="002B7AC5">
        <w:rPr>
          <w:rFonts w:eastAsia="Times New Roman" w:cstheme="minorHAnsi"/>
          <w:sz w:val="24"/>
          <w:szCs w:val="24"/>
          <w:lang w:val="en-CA" w:eastAsia="en-CA"/>
        </w:rPr>
        <w:t>. </w:t>
      </w:r>
      <w:r w:rsidRPr="002B7AC5">
        <w:rPr>
          <w:rFonts w:eastAsia="Times New Roman" w:cstheme="minorHAnsi"/>
          <w:sz w:val="24"/>
          <w:szCs w:val="24"/>
          <w:lang w:val="en-CA" w:eastAsia="en-CA"/>
        </w:rPr>
        <w:t>Seventeen</w:t>
      </w:r>
      <w:r w:rsidR="00E51837" w:rsidRPr="002B7AC5">
        <w:rPr>
          <w:rFonts w:eastAsia="Times New Roman" w:cstheme="minorHAnsi"/>
          <w:sz w:val="24"/>
          <w:szCs w:val="24"/>
          <w:lang w:val="en-CA" w:eastAsia="en-CA"/>
        </w:rPr>
        <w:t xml:space="preserve"> degrees Celsius mimics a high, but realistic, subtidal temperature </w:t>
      </w:r>
      <w:r w:rsidR="00E51837" w:rsidRPr="002B7AC5">
        <w:rPr>
          <w:rFonts w:eastAsia="Times New Roman" w:cstheme="minorHAnsi"/>
          <w:color w:val="000000"/>
          <w:sz w:val="24"/>
          <w:szCs w:val="24"/>
          <w:shd w:val="clear" w:color="auto" w:fill="E1E3E6"/>
          <w:lang w:val="en-CA" w:eastAsia="en-CA"/>
        </w:rPr>
        <w:t>(Xuereb et al., 2018)</w:t>
      </w:r>
      <w:r w:rsidR="00E51837" w:rsidRPr="002B7AC5">
        <w:rPr>
          <w:rFonts w:eastAsia="Times New Roman" w:cstheme="minorHAnsi"/>
          <w:sz w:val="24"/>
          <w:szCs w:val="24"/>
          <w:lang w:val="en-CA" w:eastAsia="en-CA"/>
        </w:rPr>
        <w:t>. Twenty-</w:t>
      </w:r>
      <w:r w:rsidRPr="002B7AC5">
        <w:rPr>
          <w:rFonts w:eastAsia="Times New Roman" w:cstheme="minorHAnsi"/>
          <w:sz w:val="24"/>
          <w:szCs w:val="24"/>
          <w:lang w:val="en-CA" w:eastAsia="en-CA"/>
        </w:rPr>
        <w:t>two</w:t>
      </w:r>
      <w:r w:rsidR="00E51837" w:rsidRPr="002B7AC5">
        <w:rPr>
          <w:rFonts w:eastAsia="Times New Roman" w:cstheme="minorHAnsi"/>
          <w:sz w:val="24"/>
          <w:szCs w:val="24"/>
          <w:lang w:val="en-CA" w:eastAsia="en-CA"/>
        </w:rPr>
        <w:t xml:space="preserve"> degrees represents an extreme </w:t>
      </w:r>
      <w:r w:rsidR="00E51837" w:rsidRPr="003D7217">
        <w:rPr>
          <w:rFonts w:eastAsia="Times New Roman" w:cstheme="minorHAnsi"/>
          <w:sz w:val="24"/>
          <w:szCs w:val="24"/>
          <w:lang w:val="en-CA" w:eastAsia="en-CA"/>
        </w:rPr>
        <w:t>heat event that is unlikely to occur under natural circumstances </w:t>
      </w:r>
      <w:r w:rsidR="00E51837" w:rsidRPr="003D7217">
        <w:rPr>
          <w:rFonts w:eastAsia="Times New Roman" w:cstheme="minorHAnsi"/>
          <w:color w:val="000000"/>
          <w:sz w:val="24"/>
          <w:szCs w:val="24"/>
          <w:shd w:val="clear" w:color="auto" w:fill="E1E3E6"/>
          <w:lang w:val="en-CA" w:eastAsia="en-CA"/>
        </w:rPr>
        <w:t>(Chen et al., 2021b; Pawlowicz, 2017; Xuereb et al., 2018)</w:t>
      </w:r>
      <w:r w:rsidR="003559F7" w:rsidRPr="003D7217">
        <w:rPr>
          <w:rFonts w:eastAsia="Times New Roman" w:cstheme="minorHAnsi"/>
          <w:sz w:val="24"/>
          <w:szCs w:val="24"/>
          <w:lang w:val="en-CA" w:eastAsia="en-CA"/>
        </w:rPr>
        <w:t>.</w:t>
      </w:r>
    </w:p>
    <w:p w14:paraId="403C167E" w14:textId="1EBF664E" w:rsidR="00E51837" w:rsidRPr="00EB53AB" w:rsidRDefault="003D7217" w:rsidP="00EB53AB">
      <w:pPr>
        <w:spacing w:after="0" w:line="480" w:lineRule="auto"/>
        <w:ind w:firstLine="720"/>
        <w:textAlignment w:val="baseline"/>
        <w:rPr>
          <w:rFonts w:eastAsia="Times New Roman" w:cstheme="minorHAnsi"/>
          <w:sz w:val="24"/>
          <w:szCs w:val="24"/>
          <w:lang w:val="en-CA" w:eastAsia="en-CA"/>
        </w:rPr>
      </w:pPr>
      <w:r w:rsidRPr="003D7217">
        <w:rPr>
          <w:rFonts w:eastAsia="Times New Roman" w:cstheme="minorHAnsi"/>
          <w:sz w:val="24"/>
          <w:szCs w:val="24"/>
          <w:lang w:val="en-CA" w:eastAsia="en-CA"/>
        </w:rPr>
        <w:t>We separated the sea cucumbers into three temperature treatments (</w:t>
      </w:r>
      <w:r w:rsidR="00050F7A">
        <w:rPr>
          <w:rFonts w:eastAsia="Times New Roman" w:cstheme="minorHAnsi"/>
          <w:sz w:val="24"/>
          <w:szCs w:val="24"/>
          <w:lang w:val="en-CA" w:eastAsia="en-CA"/>
        </w:rPr>
        <w:t>N</w:t>
      </w:r>
      <w:r w:rsidR="001D7E69">
        <w:rPr>
          <w:rFonts w:eastAsia="Times New Roman" w:cstheme="minorHAnsi"/>
          <w:sz w:val="24"/>
          <w:szCs w:val="24"/>
          <w:vertAlign w:val="subscript"/>
          <w:lang w:val="en-CA" w:eastAsia="en-CA"/>
        </w:rPr>
        <w:t>22ºC</w:t>
      </w:r>
      <w:r w:rsidRPr="00050F7A">
        <w:rPr>
          <w:rFonts w:eastAsia="Times New Roman" w:cstheme="minorHAnsi"/>
          <w:sz w:val="24"/>
          <w:szCs w:val="24"/>
          <w:vertAlign w:val="subscript"/>
          <w:lang w:val="en-CA" w:eastAsia="en-CA"/>
        </w:rPr>
        <w:t xml:space="preserve"> treatment </w:t>
      </w:r>
      <w:r w:rsidR="003F0511">
        <w:rPr>
          <w:rFonts w:eastAsia="Times New Roman" w:cstheme="minorHAnsi"/>
          <w:sz w:val="24"/>
          <w:szCs w:val="24"/>
          <w:vertAlign w:val="subscript"/>
          <w:lang w:val="en-CA" w:eastAsia="en-CA"/>
        </w:rPr>
        <w:t xml:space="preserve"> </w:t>
      </w:r>
      <w:r w:rsidRPr="003D7217">
        <w:rPr>
          <w:rFonts w:eastAsia="Times New Roman" w:cstheme="minorHAnsi"/>
          <w:sz w:val="24"/>
          <w:szCs w:val="24"/>
          <w:lang w:val="en-CA" w:eastAsia="en-CA"/>
        </w:rPr>
        <w:t xml:space="preserve">= </w:t>
      </w:r>
      <w:r w:rsidR="001D7E69">
        <w:rPr>
          <w:rFonts w:eastAsia="Times New Roman" w:cstheme="minorHAnsi"/>
          <w:sz w:val="24"/>
          <w:szCs w:val="24"/>
          <w:lang w:val="en-CA" w:eastAsia="en-CA"/>
        </w:rPr>
        <w:t>18, N</w:t>
      </w:r>
      <w:r w:rsidR="001B7BB4">
        <w:rPr>
          <w:rFonts w:eastAsia="Times New Roman" w:cstheme="minorHAnsi"/>
          <w:sz w:val="24"/>
          <w:szCs w:val="24"/>
          <w:vertAlign w:val="subscript"/>
          <w:lang w:val="en-CA" w:eastAsia="en-CA"/>
        </w:rPr>
        <w:t>control</w:t>
      </w:r>
      <w:r w:rsidR="002C46A3">
        <w:rPr>
          <w:rFonts w:eastAsia="Times New Roman" w:cstheme="minorHAnsi"/>
          <w:sz w:val="24"/>
          <w:szCs w:val="24"/>
          <w:vertAlign w:val="subscript"/>
          <w:lang w:val="en-CA" w:eastAsia="en-CA"/>
        </w:rPr>
        <w:t xml:space="preserve"> &amp;</w:t>
      </w:r>
      <w:r w:rsidR="001B7BB4">
        <w:rPr>
          <w:rFonts w:eastAsia="Times New Roman" w:cstheme="minorHAnsi"/>
          <w:sz w:val="24"/>
          <w:szCs w:val="24"/>
          <w:vertAlign w:val="subscript"/>
          <w:lang w:val="en-CA" w:eastAsia="en-CA"/>
        </w:rPr>
        <w:t xml:space="preserve"> 17ºC treatments </w:t>
      </w:r>
      <w:r w:rsidR="001B7BB4">
        <w:rPr>
          <w:rFonts w:eastAsia="Times New Roman" w:cstheme="minorHAnsi"/>
          <w:sz w:val="24"/>
          <w:szCs w:val="24"/>
          <w:lang w:val="en-CA" w:eastAsia="en-CA"/>
        </w:rPr>
        <w:t xml:space="preserve">= 19, </w:t>
      </w:r>
      <w:r w:rsidRPr="003D7217">
        <w:rPr>
          <w:rFonts w:eastAsia="Times New Roman" w:cstheme="minorHAnsi"/>
          <w:sz w:val="24"/>
          <w:szCs w:val="24"/>
          <w:lang w:val="en-CA" w:eastAsia="en-CA"/>
        </w:rPr>
        <w:t xml:space="preserve"> N = </w:t>
      </w:r>
      <w:r w:rsidR="002C46A3">
        <w:rPr>
          <w:rFonts w:eastAsia="Times New Roman" w:cstheme="minorHAnsi"/>
          <w:sz w:val="24"/>
          <w:szCs w:val="24"/>
          <w:lang w:val="en-CA" w:eastAsia="en-CA"/>
        </w:rPr>
        <w:t>56</w:t>
      </w:r>
      <w:r w:rsidRPr="003D7217">
        <w:rPr>
          <w:rFonts w:eastAsia="Times New Roman" w:cstheme="minorHAnsi"/>
          <w:sz w:val="24"/>
          <w:szCs w:val="24"/>
          <w:lang w:val="en-CA" w:eastAsia="en-CA"/>
        </w:rPr>
        <w:t>)</w:t>
      </w:r>
      <w:r w:rsidR="00C327A0">
        <w:rPr>
          <w:rFonts w:eastAsia="Times New Roman" w:cstheme="minorHAnsi"/>
          <w:sz w:val="24"/>
          <w:szCs w:val="24"/>
          <w:lang w:val="en-CA" w:eastAsia="en-CA"/>
        </w:rPr>
        <w:t xml:space="preserve">. Sea cucumbers were </w:t>
      </w:r>
      <w:r w:rsidR="00E55351">
        <w:rPr>
          <w:rFonts w:eastAsia="Times New Roman" w:cstheme="minorHAnsi"/>
          <w:sz w:val="24"/>
          <w:szCs w:val="24"/>
          <w:lang w:val="en-CA" w:eastAsia="en-CA"/>
        </w:rPr>
        <w:t>separated</w:t>
      </w:r>
      <w:r w:rsidR="00C327A0">
        <w:rPr>
          <w:rFonts w:eastAsia="Times New Roman" w:cstheme="minorHAnsi"/>
          <w:sz w:val="24"/>
          <w:szCs w:val="24"/>
          <w:lang w:val="en-CA" w:eastAsia="en-CA"/>
        </w:rPr>
        <w:t xml:space="preserve"> into </w:t>
      </w:r>
      <w:r w:rsidR="00E55351">
        <w:rPr>
          <w:rFonts w:eastAsia="Times New Roman" w:cstheme="minorHAnsi"/>
          <w:sz w:val="24"/>
          <w:szCs w:val="24"/>
          <w:lang w:val="en-CA" w:eastAsia="en-CA"/>
        </w:rPr>
        <w:t>30 bins</w:t>
      </w:r>
      <w:r w:rsidR="00EB2362">
        <w:rPr>
          <w:rFonts w:eastAsia="Times New Roman" w:cstheme="minorHAnsi"/>
          <w:sz w:val="24"/>
          <w:szCs w:val="24"/>
          <w:lang w:val="en-CA" w:eastAsia="en-CA"/>
        </w:rPr>
        <w:t xml:space="preserve"> with 2 cucumbers in each (except </w:t>
      </w:r>
      <w:r w:rsidR="00236D5E">
        <w:rPr>
          <w:rFonts w:eastAsia="Times New Roman" w:cstheme="minorHAnsi"/>
          <w:sz w:val="24"/>
          <w:szCs w:val="24"/>
          <w:lang w:val="en-CA" w:eastAsia="en-CA"/>
        </w:rPr>
        <w:t>4</w:t>
      </w:r>
      <w:r w:rsidR="00EB53AB">
        <w:rPr>
          <w:rFonts w:eastAsia="Times New Roman" w:cstheme="minorHAnsi"/>
          <w:sz w:val="24"/>
          <w:szCs w:val="24"/>
          <w:lang w:val="en-CA" w:eastAsia="en-CA"/>
        </w:rPr>
        <w:t xml:space="preserve"> bins in which only housed one cucumber).</w:t>
      </w:r>
      <w:r w:rsidR="00E51837" w:rsidRPr="002B7AC5">
        <w:rPr>
          <w:rFonts w:eastAsia="Times New Roman" w:cstheme="minorHAnsi"/>
          <w:sz w:val="24"/>
          <w:szCs w:val="24"/>
          <w:lang w:val="en-CA" w:eastAsia="en-CA"/>
        </w:rPr>
        <w:t xml:space="preserve"> Each treatment </w:t>
      </w:r>
      <w:r w:rsidR="008F1953" w:rsidRPr="002B7AC5">
        <w:rPr>
          <w:rFonts w:eastAsia="Times New Roman" w:cstheme="minorHAnsi"/>
          <w:sz w:val="24"/>
          <w:szCs w:val="24"/>
          <w:lang w:val="en-CA" w:eastAsia="en-CA"/>
        </w:rPr>
        <w:t xml:space="preserve">consisted of </w:t>
      </w:r>
      <w:r w:rsidR="00E07046" w:rsidRPr="002B7AC5">
        <w:rPr>
          <w:rFonts w:eastAsia="Times New Roman" w:cstheme="minorHAnsi"/>
          <w:sz w:val="24"/>
          <w:szCs w:val="24"/>
          <w:lang w:val="en-CA" w:eastAsia="en-CA"/>
        </w:rPr>
        <w:t>two</w:t>
      </w:r>
      <w:r w:rsidR="008F1953" w:rsidRPr="002B7AC5">
        <w:rPr>
          <w:rFonts w:eastAsia="Times New Roman" w:cstheme="minorHAnsi"/>
          <w:sz w:val="24"/>
          <w:szCs w:val="24"/>
          <w:lang w:val="en-CA" w:eastAsia="en-CA"/>
        </w:rPr>
        <w:t xml:space="preserve"> </w:t>
      </w:r>
      <w:r w:rsidR="008F1953" w:rsidRPr="002B7AC5">
        <w:rPr>
          <w:rFonts w:eastAsia="Times New Roman" w:cstheme="minorHAnsi"/>
          <w:sz w:val="24"/>
          <w:szCs w:val="24"/>
          <w:lang w:val="en-CA" w:eastAsia="en-CA"/>
        </w:rPr>
        <w:lastRenderedPageBreak/>
        <w:t>sea tables with</w:t>
      </w:r>
      <w:r w:rsidR="00E51837" w:rsidRPr="002B7AC5">
        <w:rPr>
          <w:rFonts w:eastAsia="Times New Roman" w:cstheme="minorHAnsi"/>
          <w:sz w:val="24"/>
          <w:szCs w:val="24"/>
          <w:lang w:val="en-CA" w:eastAsia="en-CA"/>
        </w:rPr>
        <w:t> a total of </w:t>
      </w:r>
      <w:r w:rsidR="00EB53AB" w:rsidRPr="002B7AC5">
        <w:rPr>
          <w:rFonts w:eastAsia="Times New Roman" w:cstheme="minorHAnsi"/>
          <w:sz w:val="24"/>
          <w:szCs w:val="24"/>
          <w:lang w:val="en-CA" w:eastAsia="en-CA"/>
        </w:rPr>
        <w:t xml:space="preserve"> </w:t>
      </w:r>
      <w:r w:rsidR="00E51837" w:rsidRPr="002B7AC5">
        <w:rPr>
          <w:rFonts w:eastAsia="Times New Roman" w:cstheme="minorHAnsi"/>
          <w:sz w:val="24"/>
          <w:szCs w:val="24"/>
          <w:lang w:val="en-CA" w:eastAsia="en-CA"/>
        </w:rPr>
        <w:t>10 bins.</w:t>
      </w:r>
      <w:r w:rsidR="006B6B19" w:rsidRPr="002B7AC5">
        <w:rPr>
          <w:rFonts w:eastAsia="Times New Roman" w:cstheme="minorHAnsi"/>
          <w:sz w:val="24"/>
          <w:szCs w:val="24"/>
          <w:lang w:val="en-CA" w:eastAsia="en-CA"/>
        </w:rPr>
        <w:t xml:space="preserve"> </w:t>
      </w:r>
      <w:r w:rsidR="00EB53AB">
        <w:rPr>
          <w:rFonts w:eastAsia="Times New Roman" w:cstheme="minorHAnsi"/>
          <w:sz w:val="24"/>
          <w:szCs w:val="24"/>
          <w:lang w:val="en-CA" w:eastAsia="en-CA"/>
        </w:rPr>
        <w:t>Cucumbers were randomly assigned to bins</w:t>
      </w:r>
      <w:r w:rsidR="0073504F">
        <w:rPr>
          <w:rFonts w:eastAsia="Times New Roman" w:cstheme="minorHAnsi"/>
          <w:sz w:val="24"/>
          <w:szCs w:val="24"/>
          <w:lang w:val="en-CA" w:eastAsia="en-CA"/>
        </w:rPr>
        <w:t>,</w:t>
      </w:r>
      <w:r w:rsidR="00EB53AB">
        <w:rPr>
          <w:rFonts w:eastAsia="Times New Roman" w:cstheme="minorHAnsi"/>
          <w:sz w:val="24"/>
          <w:szCs w:val="24"/>
          <w:lang w:val="en-CA" w:eastAsia="en-CA"/>
        </w:rPr>
        <w:t xml:space="preserve"> and bins were randomly assigned </w:t>
      </w:r>
      <w:r w:rsidR="000218CF">
        <w:rPr>
          <w:rFonts w:eastAsia="Times New Roman" w:cstheme="minorHAnsi"/>
          <w:sz w:val="24"/>
          <w:szCs w:val="24"/>
          <w:lang w:val="en-CA" w:eastAsia="en-CA"/>
        </w:rPr>
        <w:t xml:space="preserve">to sea tables. </w:t>
      </w:r>
      <w:r w:rsidR="00494ADF" w:rsidRPr="002B7AC5">
        <w:rPr>
          <w:rFonts w:eastAsia="Times New Roman" w:cstheme="minorHAnsi"/>
          <w:sz w:val="24"/>
          <w:szCs w:val="24"/>
          <w:lang w:val="en-CA" w:eastAsia="en-CA"/>
        </w:rPr>
        <w:t xml:space="preserve">The bins </w:t>
      </w:r>
      <w:r w:rsidR="00104C25" w:rsidRPr="002B7AC5">
        <w:rPr>
          <w:rFonts w:eastAsia="Times New Roman" w:cstheme="minorHAnsi"/>
          <w:sz w:val="24"/>
          <w:szCs w:val="24"/>
          <w:lang w:val="en-CA" w:eastAsia="en-CA"/>
        </w:rPr>
        <w:t>sat</w:t>
      </w:r>
      <w:r w:rsidR="00494ADF" w:rsidRPr="002B7AC5">
        <w:rPr>
          <w:rFonts w:eastAsia="Times New Roman" w:cstheme="minorHAnsi"/>
          <w:sz w:val="24"/>
          <w:szCs w:val="24"/>
          <w:lang w:val="en-CA" w:eastAsia="en-CA"/>
        </w:rPr>
        <w:t xml:space="preserve"> in </w:t>
      </w:r>
      <w:r w:rsidR="00184587" w:rsidRPr="002B7AC5">
        <w:rPr>
          <w:rFonts w:eastAsia="Times New Roman" w:cstheme="minorHAnsi"/>
          <w:sz w:val="24"/>
          <w:szCs w:val="24"/>
          <w:lang w:val="en-CA" w:eastAsia="en-CA"/>
        </w:rPr>
        <w:t>5cm</w:t>
      </w:r>
      <w:r w:rsidR="00104C25" w:rsidRPr="002B7AC5">
        <w:rPr>
          <w:rFonts w:eastAsia="Times New Roman" w:cstheme="minorHAnsi"/>
          <w:sz w:val="24"/>
          <w:szCs w:val="24"/>
          <w:lang w:val="en-CA" w:eastAsia="en-CA"/>
        </w:rPr>
        <w:t xml:space="preserve"> deep water baths that were either at the temperature of the sea tables’ flow through system (12ºC), standing at </w:t>
      </w:r>
      <w:r w:rsidR="00AB7F69" w:rsidRPr="002B7AC5">
        <w:rPr>
          <w:rFonts w:eastAsia="Times New Roman" w:cstheme="minorHAnsi"/>
          <w:sz w:val="24"/>
          <w:szCs w:val="24"/>
          <w:lang w:val="en-CA" w:eastAsia="en-CA"/>
        </w:rPr>
        <w:t>ambient (room)</w:t>
      </w:r>
      <w:r w:rsidR="00104C25" w:rsidRPr="002B7AC5">
        <w:rPr>
          <w:rFonts w:eastAsia="Times New Roman" w:cstheme="minorHAnsi"/>
          <w:sz w:val="24"/>
          <w:szCs w:val="24"/>
          <w:lang w:val="en-CA" w:eastAsia="en-CA"/>
        </w:rPr>
        <w:t xml:space="preserve"> temperature (17ºC), or heated with </w:t>
      </w:r>
      <w:r w:rsidR="00AB7F69" w:rsidRPr="002B7AC5">
        <w:rPr>
          <w:rFonts w:eastAsia="Times New Roman" w:cstheme="minorHAnsi"/>
          <w:sz w:val="24"/>
          <w:szCs w:val="24"/>
          <w:lang w:val="en-CA" w:eastAsia="en-CA"/>
        </w:rPr>
        <w:t>two</w:t>
      </w:r>
      <w:r w:rsidR="00104C25" w:rsidRPr="002B7AC5">
        <w:rPr>
          <w:rFonts w:eastAsia="Times New Roman" w:cstheme="minorHAnsi"/>
          <w:sz w:val="24"/>
          <w:szCs w:val="24"/>
          <w:lang w:val="en-CA" w:eastAsia="en-CA"/>
        </w:rPr>
        <w:t xml:space="preserve"> 800W aquarium heaters to 24ºC, to keep the bins at 22ºC. </w:t>
      </w:r>
      <w:commentRangeStart w:id="10"/>
      <w:r w:rsidR="00104C25" w:rsidRPr="002B7AC5">
        <w:rPr>
          <w:rFonts w:eastAsia="Times New Roman" w:cstheme="minorHAnsi"/>
          <w:sz w:val="24"/>
          <w:szCs w:val="24"/>
          <w:lang w:val="en-CA" w:eastAsia="en-CA"/>
        </w:rPr>
        <w:t>In the 22ºC treatment, the water bath was circulated around the sea</w:t>
      </w:r>
      <w:r w:rsidR="00FC5628" w:rsidRPr="002B7AC5">
        <w:rPr>
          <w:rFonts w:eastAsia="Times New Roman" w:cstheme="minorHAnsi"/>
          <w:sz w:val="24"/>
          <w:szCs w:val="24"/>
          <w:lang w:val="en-CA" w:eastAsia="en-CA"/>
        </w:rPr>
        <w:t xml:space="preserve"> </w:t>
      </w:r>
      <w:r w:rsidR="00104C25" w:rsidRPr="002B7AC5">
        <w:rPr>
          <w:rFonts w:eastAsia="Times New Roman" w:cstheme="minorHAnsi"/>
          <w:sz w:val="24"/>
          <w:szCs w:val="24"/>
          <w:lang w:val="en-CA" w:eastAsia="en-CA"/>
        </w:rPr>
        <w:t xml:space="preserve">table with powerhead aquarium pumps to ensure </w:t>
      </w:r>
      <w:r w:rsidR="00690706" w:rsidRPr="002B7AC5">
        <w:rPr>
          <w:rFonts w:eastAsia="Times New Roman" w:cstheme="minorHAnsi"/>
          <w:sz w:val="24"/>
          <w:szCs w:val="24"/>
          <w:lang w:val="en-CA" w:eastAsia="en-CA"/>
        </w:rPr>
        <w:t xml:space="preserve">even </w:t>
      </w:r>
      <w:r w:rsidR="00FC5628" w:rsidRPr="002B7AC5">
        <w:rPr>
          <w:rFonts w:eastAsia="Times New Roman" w:cstheme="minorHAnsi"/>
          <w:sz w:val="24"/>
          <w:szCs w:val="24"/>
          <w:lang w:val="en-CA" w:eastAsia="en-CA"/>
        </w:rPr>
        <w:t>temperature distribution.</w:t>
      </w:r>
      <w:commentRangeEnd w:id="10"/>
      <w:r w:rsidR="00457B20" w:rsidRPr="002B7AC5">
        <w:rPr>
          <w:rStyle w:val="CommentReference"/>
          <w:rFonts w:cstheme="minorHAnsi"/>
        </w:rPr>
        <w:commentReference w:id="10"/>
      </w:r>
      <w:r w:rsidR="00FC5628" w:rsidRPr="002B7AC5">
        <w:rPr>
          <w:rFonts w:eastAsia="Times New Roman" w:cstheme="minorHAnsi"/>
          <w:sz w:val="24"/>
          <w:szCs w:val="24"/>
          <w:lang w:val="en-CA" w:eastAsia="en-CA"/>
        </w:rPr>
        <w:t xml:space="preserve"> </w:t>
      </w:r>
      <w:r w:rsidR="00457B20" w:rsidRPr="002B7AC5">
        <w:rPr>
          <w:rFonts w:eastAsia="Times New Roman" w:cstheme="minorHAnsi"/>
          <w:sz w:val="24"/>
          <w:szCs w:val="24"/>
          <w:lang w:val="en-CA" w:eastAsia="en-CA"/>
        </w:rPr>
        <w:t xml:space="preserve">We monitored temperature in every bin at least twice daily. </w:t>
      </w:r>
      <w:r w:rsidR="00E51837" w:rsidRPr="002B7AC5">
        <w:rPr>
          <w:rFonts w:eastAsia="Times New Roman" w:cstheme="minorHAnsi"/>
          <w:sz w:val="24"/>
          <w:szCs w:val="24"/>
          <w:lang w:val="en-CA" w:eastAsia="en-CA"/>
        </w:rPr>
        <w:t>We used a water</w:t>
      </w:r>
      <w:r w:rsidR="00DA2D63" w:rsidRPr="002B7AC5">
        <w:rPr>
          <w:rFonts w:eastAsia="Times New Roman" w:cstheme="minorHAnsi"/>
          <w:sz w:val="24"/>
          <w:szCs w:val="24"/>
          <w:lang w:val="en-CA" w:eastAsia="en-CA"/>
        </w:rPr>
        <w:t>-</w:t>
      </w:r>
      <w:r w:rsidR="00E51837" w:rsidRPr="002B7AC5">
        <w:rPr>
          <w:rFonts w:eastAsia="Times New Roman" w:cstheme="minorHAnsi"/>
          <w:sz w:val="24"/>
          <w:szCs w:val="24"/>
          <w:lang w:val="en-CA" w:eastAsia="en-CA"/>
        </w:rPr>
        <w:t xml:space="preserve">permeable divider to separate cucumbers within bins to allow for individual identification throughout the experiment. We did not provide sea cucumbers with food during the experiment.  </w:t>
      </w:r>
      <w:r w:rsidR="00693752" w:rsidRPr="002B7AC5">
        <w:rPr>
          <w:rFonts w:eastAsia="Times New Roman" w:cstheme="minorHAnsi"/>
          <w:sz w:val="24"/>
          <w:szCs w:val="24"/>
          <w:lang w:val="en-CA" w:eastAsia="en-CA"/>
        </w:rPr>
        <w:t>Water changes were done as need t</w:t>
      </w:r>
      <w:r w:rsidR="00E51837" w:rsidRPr="002B7AC5">
        <w:rPr>
          <w:rFonts w:eastAsia="Times New Roman" w:cstheme="minorHAnsi"/>
          <w:sz w:val="24"/>
          <w:szCs w:val="24"/>
          <w:lang w:val="en-CA" w:eastAsia="en-CA"/>
        </w:rPr>
        <w:t>o keep nitrate and ammonium levels </w:t>
      </w:r>
      <w:r w:rsidR="00693752" w:rsidRPr="002B7AC5">
        <w:rPr>
          <w:rFonts w:eastAsia="Times New Roman" w:cstheme="minorHAnsi"/>
          <w:sz w:val="24"/>
          <w:szCs w:val="24"/>
          <w:lang w:val="en-CA" w:eastAsia="en-CA"/>
        </w:rPr>
        <w:t xml:space="preserve">below </w:t>
      </w:r>
      <w:commentRangeStart w:id="11"/>
      <w:r w:rsidR="00693752" w:rsidRPr="002B7AC5">
        <w:rPr>
          <w:rFonts w:eastAsia="Times New Roman" w:cstheme="minorHAnsi"/>
          <w:sz w:val="24"/>
          <w:szCs w:val="24"/>
          <w:lang w:val="en-CA" w:eastAsia="en-CA"/>
        </w:rPr>
        <w:t>0.5</w:t>
      </w:r>
      <w:commentRangeEnd w:id="11"/>
      <w:r w:rsidR="00AC344D" w:rsidRPr="002B7AC5">
        <w:rPr>
          <w:rStyle w:val="CommentReference"/>
          <w:rFonts w:cstheme="minorHAnsi"/>
        </w:rPr>
        <w:commentReference w:id="11"/>
      </w:r>
      <w:r w:rsidR="00E51837" w:rsidRPr="002B7AC5">
        <w:rPr>
          <w:rFonts w:eastAsia="Times New Roman" w:cstheme="minorHAnsi"/>
          <w:sz w:val="24"/>
          <w:szCs w:val="24"/>
          <w:lang w:val="en-CA" w:eastAsia="en-CA"/>
        </w:rPr>
        <w:t>.</w:t>
      </w:r>
      <w:r w:rsidR="000737FF" w:rsidRPr="002B7AC5">
        <w:rPr>
          <w:rFonts w:eastAsia="Times New Roman" w:cstheme="minorHAnsi"/>
          <w:sz w:val="24"/>
          <w:szCs w:val="24"/>
          <w:lang w:val="en-CA" w:eastAsia="en-CA"/>
        </w:rPr>
        <w:t xml:space="preserve"> Fresh sea water was heated to the appropriate treatment temperature prior to water changes.</w:t>
      </w:r>
      <w:r w:rsidR="00E51837" w:rsidRPr="002B7AC5">
        <w:rPr>
          <w:rFonts w:eastAsia="Times New Roman" w:cstheme="minorHAnsi"/>
          <w:sz w:val="24"/>
          <w:szCs w:val="24"/>
          <w:lang w:val="en-CA" w:eastAsia="en-CA"/>
        </w:rPr>
        <w:t xml:space="preserve"> We exposed sea cucumbers to treatments for </w:t>
      </w:r>
      <w:r w:rsidR="004644ED" w:rsidRPr="002B7AC5">
        <w:rPr>
          <w:rFonts w:eastAsia="Times New Roman" w:cstheme="minorHAnsi"/>
          <w:sz w:val="24"/>
          <w:szCs w:val="24"/>
          <w:lang w:val="en-CA" w:eastAsia="en-CA"/>
        </w:rPr>
        <w:t>82</w:t>
      </w:r>
      <w:r w:rsidR="00E51837" w:rsidRPr="002B7AC5">
        <w:rPr>
          <w:rFonts w:eastAsia="Times New Roman" w:cstheme="minorHAnsi"/>
          <w:sz w:val="24"/>
          <w:szCs w:val="24"/>
          <w:lang w:val="en-CA" w:eastAsia="en-CA"/>
        </w:rPr>
        <w:t> hours and monitored them for </w:t>
      </w:r>
      <w:r w:rsidR="0034518B" w:rsidRPr="002B7AC5">
        <w:rPr>
          <w:rFonts w:eastAsia="Times New Roman" w:cstheme="minorHAnsi"/>
          <w:sz w:val="24"/>
          <w:szCs w:val="24"/>
          <w:lang w:val="en-CA" w:eastAsia="en-CA"/>
        </w:rPr>
        <w:t>7</w:t>
      </w:r>
      <w:r w:rsidR="00E51837" w:rsidRPr="002B7AC5">
        <w:rPr>
          <w:rFonts w:eastAsia="Times New Roman" w:cstheme="minorHAnsi"/>
          <w:sz w:val="24"/>
          <w:szCs w:val="24"/>
          <w:lang w:val="en-CA" w:eastAsia="en-CA"/>
        </w:rPr>
        <w:t> days afterwards for mortality and wasting symptoms.  </w:t>
      </w:r>
    </w:p>
    <w:p w14:paraId="0E6FA95D" w14:textId="2E8F251E" w:rsidR="00D91C1C" w:rsidRPr="00051B99" w:rsidRDefault="00E51837" w:rsidP="00051B99">
      <w:pPr>
        <w:spacing w:after="0" w:line="480" w:lineRule="auto"/>
        <w:textAlignment w:val="baseline"/>
        <w:rPr>
          <w:rFonts w:eastAsia="Times New Roman" w:cstheme="minorHAnsi"/>
          <w:sz w:val="18"/>
          <w:szCs w:val="18"/>
          <w:lang w:val="en-CA" w:eastAsia="en-CA"/>
        </w:rPr>
      </w:pPr>
      <w:r w:rsidRPr="002B7AC5">
        <w:rPr>
          <w:rFonts w:eastAsia="Times New Roman" w:cstheme="minorHAnsi"/>
          <w:i/>
          <w:iCs/>
          <w:sz w:val="24"/>
          <w:szCs w:val="24"/>
          <w:lang w:val="en-CA" w:eastAsia="en-CA"/>
        </w:rPr>
        <w:t xml:space="preserve">Measuring </w:t>
      </w:r>
      <w:r w:rsidR="00051B99">
        <w:rPr>
          <w:rFonts w:eastAsia="Times New Roman" w:cstheme="minorHAnsi"/>
          <w:i/>
          <w:iCs/>
          <w:sz w:val="24"/>
          <w:szCs w:val="24"/>
          <w:lang w:val="en-CA" w:eastAsia="en-CA"/>
        </w:rPr>
        <w:t>Sea Cucumber Stress &amp; Wasting</w:t>
      </w:r>
      <w:r w:rsidRPr="002B7AC5">
        <w:rPr>
          <w:rFonts w:eastAsia="Times New Roman" w:cstheme="minorHAnsi"/>
          <w:sz w:val="24"/>
          <w:szCs w:val="24"/>
          <w:lang w:val="en-CA" w:eastAsia="en-CA"/>
        </w:rPr>
        <w:t> </w:t>
      </w:r>
    </w:p>
    <w:p w14:paraId="13E802A9" w14:textId="08496310" w:rsidR="00904F48" w:rsidRPr="00655DBB" w:rsidRDefault="00D91C1C" w:rsidP="00655DBB">
      <w:pPr>
        <w:spacing w:after="0" w:line="480" w:lineRule="auto"/>
        <w:ind w:firstLine="360"/>
        <w:textAlignment w:val="baseline"/>
        <w:rPr>
          <w:rFonts w:eastAsia="Times New Roman" w:cstheme="minorHAnsi"/>
          <w:sz w:val="18"/>
          <w:szCs w:val="18"/>
          <w:lang w:val="en-CA" w:eastAsia="en-CA"/>
        </w:rPr>
      </w:pPr>
      <w:r w:rsidRPr="002B7AC5">
        <w:rPr>
          <w:rFonts w:eastAsia="Times New Roman" w:cstheme="minorHAnsi"/>
          <w:sz w:val="24"/>
          <w:szCs w:val="24"/>
          <w:lang w:val="en-CA" w:eastAsia="en-CA"/>
        </w:rPr>
        <w:t>Sea cucumbers stiffen as a defense mechanism and for posture maintenance </w:t>
      </w:r>
      <w:r w:rsidRPr="002B7AC5">
        <w:rPr>
          <w:rFonts w:eastAsia="Times New Roman" w:cstheme="minorHAnsi"/>
          <w:color w:val="000000"/>
          <w:sz w:val="24"/>
          <w:szCs w:val="24"/>
          <w:shd w:val="clear" w:color="auto" w:fill="E1E3E6"/>
          <w:lang w:val="en-CA" w:eastAsia="en-CA"/>
        </w:rPr>
        <w:t>(Motokawa &amp; Tsuchi, 2003)</w:t>
      </w:r>
      <w:r w:rsidRPr="002B7AC5">
        <w:rPr>
          <w:rFonts w:eastAsia="Times New Roman" w:cstheme="minorHAnsi"/>
          <w:sz w:val="24"/>
          <w:szCs w:val="24"/>
          <w:lang w:val="en-CA" w:eastAsia="en-CA"/>
        </w:rPr>
        <w:t xml:space="preserve">. We </w:t>
      </w:r>
      <w:r>
        <w:rPr>
          <w:rFonts w:eastAsia="Times New Roman" w:cstheme="minorHAnsi"/>
          <w:sz w:val="24"/>
          <w:szCs w:val="24"/>
          <w:lang w:val="en-CA" w:eastAsia="en-CA"/>
        </w:rPr>
        <w:t xml:space="preserve">these two metrics of </w:t>
      </w:r>
      <w:r w:rsidRPr="002B7AC5">
        <w:rPr>
          <w:rFonts w:eastAsia="Times New Roman" w:cstheme="minorHAnsi"/>
          <w:sz w:val="24"/>
          <w:szCs w:val="24"/>
          <w:lang w:val="en-CA" w:eastAsia="en-CA"/>
        </w:rPr>
        <w:t xml:space="preserve">stiffness using two different ordinal scales. First, we gently </w:t>
      </w:r>
      <w:r>
        <w:rPr>
          <w:rFonts w:eastAsia="Times New Roman" w:cstheme="minorHAnsi"/>
          <w:sz w:val="24"/>
          <w:szCs w:val="24"/>
          <w:lang w:val="en-CA" w:eastAsia="en-CA"/>
        </w:rPr>
        <w:t xml:space="preserve">palpated the cucumber </w:t>
      </w:r>
      <w:r w:rsidR="00051B99">
        <w:rPr>
          <w:rFonts w:eastAsia="Times New Roman" w:cstheme="minorHAnsi"/>
          <w:sz w:val="24"/>
          <w:szCs w:val="24"/>
          <w:lang w:val="en-CA" w:eastAsia="en-CA"/>
        </w:rPr>
        <w:t xml:space="preserve">for 10 seconds </w:t>
      </w:r>
      <w:r>
        <w:rPr>
          <w:rFonts w:eastAsia="Times New Roman" w:cstheme="minorHAnsi"/>
          <w:sz w:val="24"/>
          <w:szCs w:val="24"/>
          <w:lang w:val="en-CA" w:eastAsia="en-CA"/>
        </w:rPr>
        <w:t>to mimic an attempted predation event.</w:t>
      </w:r>
      <w:r w:rsidRPr="002B7AC5">
        <w:rPr>
          <w:rFonts w:eastAsia="Times New Roman" w:cstheme="minorHAnsi"/>
          <w:sz w:val="24"/>
          <w:szCs w:val="24"/>
          <w:lang w:val="en-CA" w:eastAsia="en-CA"/>
        </w:rPr>
        <w:t xml:space="preserve"> We assigned the cucumber a score of 0 if it failed to stiffen</w:t>
      </w:r>
      <w:r w:rsidR="00937BF8">
        <w:rPr>
          <w:rFonts w:eastAsia="Times New Roman" w:cstheme="minorHAnsi"/>
          <w:sz w:val="24"/>
          <w:szCs w:val="24"/>
          <w:lang w:val="en-CA" w:eastAsia="en-CA"/>
        </w:rPr>
        <w:t xml:space="preserve"> and felt like the texture of fat</w:t>
      </w:r>
      <w:r w:rsidRPr="002B7AC5">
        <w:rPr>
          <w:rFonts w:eastAsia="Times New Roman" w:cstheme="minorHAnsi"/>
          <w:sz w:val="24"/>
          <w:szCs w:val="24"/>
          <w:lang w:val="en-CA" w:eastAsia="en-CA"/>
        </w:rPr>
        <w:t xml:space="preserve">, a score of 1 if it </w:t>
      </w:r>
      <w:r w:rsidR="00937BF8">
        <w:rPr>
          <w:rFonts w:eastAsia="Times New Roman" w:cstheme="minorHAnsi"/>
          <w:sz w:val="24"/>
          <w:szCs w:val="24"/>
          <w:lang w:val="en-CA" w:eastAsia="en-CA"/>
        </w:rPr>
        <w:t xml:space="preserve">stiffened to the level of un-flexed muscle </w:t>
      </w:r>
      <w:r w:rsidRPr="002B7AC5">
        <w:rPr>
          <w:rFonts w:eastAsia="Times New Roman" w:cstheme="minorHAnsi"/>
          <w:sz w:val="24"/>
          <w:szCs w:val="24"/>
          <w:lang w:val="en-CA" w:eastAsia="en-CA"/>
        </w:rPr>
        <w:t xml:space="preserve">and a score of 2 if the cucumber got </w:t>
      </w:r>
      <w:r w:rsidR="00937BF8">
        <w:rPr>
          <w:rFonts w:eastAsia="Times New Roman" w:cstheme="minorHAnsi"/>
          <w:sz w:val="24"/>
          <w:szCs w:val="24"/>
          <w:lang w:val="en-CA" w:eastAsia="en-CA"/>
        </w:rPr>
        <w:t>comparably stiff to a flexed bicep muscle</w:t>
      </w:r>
      <w:r w:rsidRPr="002B7AC5">
        <w:rPr>
          <w:rFonts w:eastAsia="Times New Roman" w:cstheme="minorHAnsi"/>
          <w:sz w:val="24"/>
          <w:szCs w:val="24"/>
          <w:lang w:val="en-CA" w:eastAsia="en-CA"/>
        </w:rPr>
        <w:t>. Secondly, we removed each cucumber from their tank and placed them on a 5 cm x 5 cm elevated platform to measure their ability to maintain their posture</w:t>
      </w:r>
      <w:r w:rsidR="00051B99">
        <w:rPr>
          <w:rFonts w:eastAsia="Times New Roman" w:cstheme="minorHAnsi"/>
          <w:sz w:val="24"/>
          <w:szCs w:val="24"/>
          <w:lang w:val="en-CA" w:eastAsia="en-CA"/>
        </w:rPr>
        <w:t xml:space="preserve"> over 5 seconds</w:t>
      </w:r>
      <w:r w:rsidRPr="002B7AC5">
        <w:rPr>
          <w:rFonts w:eastAsia="Times New Roman" w:cstheme="minorHAnsi"/>
          <w:sz w:val="24"/>
          <w:szCs w:val="24"/>
          <w:lang w:val="en-CA" w:eastAsia="en-CA"/>
        </w:rPr>
        <w:t xml:space="preserve">. We assigned the cucumber a score of 0 if it failed to stiffen at all, a score of 1 if it </w:t>
      </w:r>
      <w:r w:rsidRPr="002B7AC5">
        <w:rPr>
          <w:rFonts w:eastAsia="Times New Roman" w:cstheme="minorHAnsi"/>
          <w:sz w:val="24"/>
          <w:szCs w:val="24"/>
          <w:lang w:val="en-CA" w:eastAsia="en-CA"/>
        </w:rPr>
        <w:lastRenderedPageBreak/>
        <w:t>failed to remain stiff when placed on the platform, a score of 2 if it maintained its posture for less than 2 seconds, and a score of 3 if it maintained its posture for more than 5 seconds</w:t>
      </w:r>
      <w:r w:rsidR="00551C5A">
        <w:rPr>
          <w:rFonts w:eastAsia="Times New Roman" w:cstheme="minorHAnsi"/>
          <w:sz w:val="24"/>
          <w:szCs w:val="24"/>
          <w:lang w:val="en-CA" w:eastAsia="en-CA"/>
        </w:rPr>
        <w:t xml:space="preserve"> (Figure </w:t>
      </w:r>
      <w:r w:rsidR="00C03674">
        <w:rPr>
          <w:rFonts w:eastAsia="Times New Roman" w:cstheme="minorHAnsi"/>
          <w:sz w:val="24"/>
          <w:szCs w:val="24"/>
          <w:lang w:val="en-CA" w:eastAsia="en-CA"/>
        </w:rPr>
        <w:t>1</w:t>
      </w:r>
      <w:r w:rsidR="00551C5A">
        <w:rPr>
          <w:rFonts w:eastAsia="Times New Roman" w:cstheme="minorHAnsi"/>
          <w:sz w:val="24"/>
          <w:szCs w:val="24"/>
          <w:lang w:val="en-CA" w:eastAsia="en-CA"/>
        </w:rPr>
        <w:t>)</w:t>
      </w:r>
      <w:r w:rsidRPr="002B7AC5">
        <w:rPr>
          <w:rFonts w:eastAsia="Times New Roman" w:cstheme="minorHAnsi"/>
          <w:sz w:val="24"/>
          <w:szCs w:val="24"/>
          <w:lang w:val="en-CA" w:eastAsia="en-CA"/>
        </w:rPr>
        <w:t xml:space="preserve">. Each stiffness test was performed </w:t>
      </w:r>
      <w:r w:rsidR="00937BF8">
        <w:rPr>
          <w:rFonts w:eastAsia="Times New Roman" w:cstheme="minorHAnsi"/>
          <w:sz w:val="24"/>
          <w:szCs w:val="24"/>
          <w:lang w:val="en-CA" w:eastAsia="en-CA"/>
        </w:rPr>
        <w:t xml:space="preserve">daily. </w:t>
      </w:r>
    </w:p>
    <w:p w14:paraId="69F6B72E" w14:textId="6C865882" w:rsidR="00CD2457" w:rsidRDefault="00655DBB" w:rsidP="00CD2457">
      <w:pPr>
        <w:spacing w:after="0" w:line="480" w:lineRule="auto"/>
        <w:ind w:firstLine="360"/>
        <w:textAlignment w:val="baseline"/>
        <w:rPr>
          <w:rFonts w:eastAsia="Times New Roman" w:cstheme="minorHAnsi"/>
          <w:sz w:val="24"/>
          <w:szCs w:val="24"/>
          <w:lang w:val="en-CA" w:eastAsia="en-CA"/>
        </w:rPr>
      </w:pPr>
      <w:r>
        <w:rPr>
          <w:noProof/>
        </w:rPr>
        <mc:AlternateContent>
          <mc:Choice Requires="wps">
            <w:drawing>
              <wp:anchor distT="0" distB="0" distL="114300" distR="114300" simplePos="0" relativeHeight="251658242" behindDoc="0" locked="0" layoutInCell="1" allowOverlap="1" wp14:anchorId="00A211F6" wp14:editId="6497C45D">
                <wp:simplePos x="0" y="0"/>
                <wp:positionH relativeFrom="column">
                  <wp:posOffset>0</wp:posOffset>
                </wp:positionH>
                <wp:positionV relativeFrom="paragraph">
                  <wp:posOffset>0</wp:posOffset>
                </wp:positionV>
                <wp:extent cx="1828800"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A00AD9B" w14:textId="52133C45" w:rsidR="00655DBB" w:rsidRPr="00EA01E2" w:rsidRDefault="00655DBB" w:rsidP="000050DE">
                            <w:pPr>
                              <w:spacing w:line="240" w:lineRule="auto"/>
                              <w:textAlignment w:val="baseline"/>
                              <w:rPr>
                                <w:rFonts w:eastAsia="Times New Roman" w:cstheme="minorHAnsi"/>
                                <w:lang w:eastAsia="en-CA"/>
                              </w:rPr>
                            </w:pPr>
                            <w:r>
                              <w:rPr>
                                <w:rFonts w:eastAsia="Times New Roman" w:cstheme="minorHAnsi"/>
                                <w:noProof/>
                                <w:sz w:val="24"/>
                                <w:szCs w:val="24"/>
                                <w:lang w:val="en-CA" w:eastAsia="en-CA"/>
                              </w:rPr>
                              <w:drawing>
                                <wp:inline distT="0" distB="0" distL="0" distR="0" wp14:anchorId="3967DF34" wp14:editId="7BB68A40">
                                  <wp:extent cx="5932714" cy="1738615"/>
                                  <wp:effectExtent l="0" t="0" r="0" b="190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1290" cy="1755781"/>
                                          </a:xfrm>
                                          <a:prstGeom prst="rect">
                                            <a:avLst/>
                                          </a:prstGeom>
                                          <a:noFill/>
                                          <a:ln>
                                            <a:noFill/>
                                          </a:ln>
                                        </pic:spPr>
                                      </pic:pic>
                                    </a:graphicData>
                                  </a:graphic>
                                </wp:inline>
                              </w:drawing>
                            </w:r>
                            <w:r w:rsidRPr="006D189D">
                              <w:rPr>
                                <w:rFonts w:eastAsia="Times New Roman" w:cstheme="minorHAnsi"/>
                                <w:b/>
                                <w:bCs/>
                                <w:sz w:val="24"/>
                                <w:szCs w:val="24"/>
                                <w:lang w:val="en-CA" w:eastAsia="en-CA"/>
                              </w:rPr>
                              <w:t xml:space="preserve">Figure </w:t>
                            </w:r>
                            <w:r w:rsidR="00C03674">
                              <w:rPr>
                                <w:rFonts w:eastAsia="Times New Roman" w:cstheme="minorHAnsi"/>
                                <w:b/>
                                <w:sz w:val="24"/>
                                <w:szCs w:val="24"/>
                                <w:lang w:val="en-CA" w:eastAsia="en-CA"/>
                              </w:rPr>
                              <w:t>1</w:t>
                            </w:r>
                            <w:r>
                              <w:rPr>
                                <w:rFonts w:eastAsia="Times New Roman" w:cstheme="minorHAnsi"/>
                                <w:sz w:val="24"/>
                                <w:szCs w:val="24"/>
                                <w:lang w:val="en-CA" w:eastAsia="en-CA"/>
                              </w:rPr>
                              <w:t>. Structural maintenance stiffness test</w:t>
                            </w:r>
                            <w:r w:rsidR="00933188">
                              <w:rPr>
                                <w:rFonts w:eastAsia="Times New Roman" w:cstheme="minorHAnsi"/>
                                <w:sz w:val="24"/>
                                <w:szCs w:val="24"/>
                                <w:lang w:val="en-CA" w:eastAsia="en-CA"/>
                              </w:rPr>
                              <w:t xml:space="preserve">s on </w:t>
                            </w:r>
                            <w:r w:rsidR="00933188">
                              <w:rPr>
                                <w:rFonts w:eastAsia="Times New Roman" w:cstheme="minorHAnsi"/>
                                <w:i/>
                                <w:iCs/>
                                <w:sz w:val="24"/>
                                <w:szCs w:val="24"/>
                                <w:lang w:val="en-CA" w:eastAsia="en-CA"/>
                              </w:rPr>
                              <w:t>P. californicus</w:t>
                            </w:r>
                            <w:r>
                              <w:rPr>
                                <w:rFonts w:eastAsia="Times New Roman" w:cstheme="minorHAnsi"/>
                                <w:sz w:val="24"/>
                                <w:szCs w:val="24"/>
                                <w:lang w:val="en-CA" w:eastAsia="en-CA"/>
                              </w:rPr>
                              <w:t xml:space="preserve"> indicating a score of 0 (left), 1 (center) or 2 (right).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0A211F6" id="_x0000_t202" coordsize="21600,21600" o:spt="202" path="m,l,21600r21600,l21600,xe">
                <v:stroke joinstyle="miter"/>
                <v:path gradientshapeok="t" o:connecttype="rect"/>
              </v:shapetype>
              <v:shape id="Text Box 10" o:spid="_x0000_s1026" type="#_x0000_t202" style="position:absolute;left:0;text-align:left;margin-left:0;margin-top:0;width:2in;height:2in;z-index:25165824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" filled="f" strokeweight=".5pt">
                <v:textbox style="mso-fit-shape-to-text:t">
                  <w:txbxContent>
                    <w:p w14:paraId="4A00AD9B" w14:textId="52133C45" w:rsidR="00655DBB" w:rsidRPr="00EA01E2" w:rsidRDefault="00655DBB" w:rsidP="000050DE">
                      <w:pPr>
                        <w:spacing w:line="240" w:lineRule="auto"/>
                        <w:textAlignment w:val="baseline"/>
                        <w:rPr>
                          <w:rFonts w:eastAsia="Times New Roman" w:cstheme="minorHAnsi"/>
                          <w:lang w:eastAsia="en-CA"/>
                        </w:rPr>
                      </w:pPr>
                      <w:r>
                        <w:rPr>
                          <w:rFonts w:eastAsia="Times New Roman" w:cstheme="minorHAnsi"/>
                          <w:noProof/>
                          <w:sz w:val="24"/>
                          <w:szCs w:val="24"/>
                          <w:lang w:val="en-CA" w:eastAsia="en-CA"/>
                        </w:rPr>
                        <w:drawing>
                          <wp:inline distT="0" distB="0" distL="0" distR="0" wp14:anchorId="3967DF34" wp14:editId="7BB68A40">
                            <wp:extent cx="5932714" cy="1738615"/>
                            <wp:effectExtent l="0" t="0" r="0" b="190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1290" cy="1755781"/>
                                    </a:xfrm>
                                    <a:prstGeom prst="rect">
                                      <a:avLst/>
                                    </a:prstGeom>
                                    <a:noFill/>
                                    <a:ln>
                                      <a:noFill/>
                                    </a:ln>
                                  </pic:spPr>
                                </pic:pic>
                              </a:graphicData>
                            </a:graphic>
                          </wp:inline>
                        </w:drawing>
                      </w:r>
                      <w:r w:rsidRPr="006D189D">
                        <w:rPr>
                          <w:rFonts w:eastAsia="Times New Roman" w:cstheme="minorHAnsi"/>
                          <w:b/>
                          <w:bCs/>
                          <w:sz w:val="24"/>
                          <w:szCs w:val="24"/>
                          <w:lang w:val="en-CA" w:eastAsia="en-CA"/>
                        </w:rPr>
                        <w:t xml:space="preserve">Figure </w:t>
                      </w:r>
                      <w:r w:rsidR="00C03674">
                        <w:rPr>
                          <w:rFonts w:eastAsia="Times New Roman" w:cstheme="minorHAnsi"/>
                          <w:b/>
                          <w:sz w:val="24"/>
                          <w:szCs w:val="24"/>
                          <w:lang w:val="en-CA" w:eastAsia="en-CA"/>
                        </w:rPr>
                        <w:t>1</w:t>
                      </w:r>
                      <w:r>
                        <w:rPr>
                          <w:rFonts w:eastAsia="Times New Roman" w:cstheme="minorHAnsi"/>
                          <w:sz w:val="24"/>
                          <w:szCs w:val="24"/>
                          <w:lang w:val="en-CA" w:eastAsia="en-CA"/>
                        </w:rPr>
                        <w:t>. Structural maintenance stiffness test</w:t>
                      </w:r>
                      <w:r w:rsidR="00933188">
                        <w:rPr>
                          <w:rFonts w:eastAsia="Times New Roman" w:cstheme="minorHAnsi"/>
                          <w:sz w:val="24"/>
                          <w:szCs w:val="24"/>
                          <w:lang w:val="en-CA" w:eastAsia="en-CA"/>
                        </w:rPr>
                        <w:t xml:space="preserve">s on </w:t>
                      </w:r>
                      <w:r w:rsidR="00933188">
                        <w:rPr>
                          <w:rFonts w:eastAsia="Times New Roman" w:cstheme="minorHAnsi"/>
                          <w:i/>
                          <w:iCs/>
                          <w:sz w:val="24"/>
                          <w:szCs w:val="24"/>
                          <w:lang w:val="en-CA" w:eastAsia="en-CA"/>
                        </w:rPr>
                        <w:t>P. californicus</w:t>
                      </w:r>
                      <w:r>
                        <w:rPr>
                          <w:rFonts w:eastAsia="Times New Roman" w:cstheme="minorHAnsi"/>
                          <w:sz w:val="24"/>
                          <w:szCs w:val="24"/>
                          <w:lang w:val="en-CA" w:eastAsia="en-CA"/>
                        </w:rPr>
                        <w:t xml:space="preserve"> indicating a score of 0 (left), 1 (center) or 2 (right). </w:t>
                      </w:r>
                    </w:p>
                  </w:txbxContent>
                </v:textbox>
                <w10:wrap type="square"/>
              </v:shape>
            </w:pict>
          </mc:Fallback>
        </mc:AlternateContent>
      </w:r>
      <w:r w:rsidR="00566B44">
        <w:rPr>
          <w:rFonts w:eastAsia="Times New Roman" w:cstheme="minorHAnsi"/>
          <w:sz w:val="24"/>
          <w:szCs w:val="24"/>
          <w:lang w:val="en-CA" w:eastAsia="en-CA"/>
        </w:rPr>
        <w:t xml:space="preserve">To measure cucumber activity, we </w:t>
      </w:r>
      <w:r w:rsidR="00E54C36">
        <w:rPr>
          <w:rFonts w:eastAsia="Times New Roman" w:cstheme="minorHAnsi"/>
          <w:sz w:val="24"/>
          <w:szCs w:val="24"/>
          <w:lang w:val="en-CA" w:eastAsia="en-CA"/>
        </w:rPr>
        <w:t xml:space="preserve">recorded movements each minute over a </w:t>
      </w:r>
      <w:r w:rsidR="0088631A">
        <w:rPr>
          <w:rFonts w:eastAsia="Times New Roman" w:cstheme="minorHAnsi"/>
          <w:sz w:val="24"/>
          <w:szCs w:val="24"/>
          <w:lang w:val="en-CA" w:eastAsia="en-CA"/>
        </w:rPr>
        <w:t>15-minute</w:t>
      </w:r>
      <w:r w:rsidR="00E54C36">
        <w:rPr>
          <w:rFonts w:eastAsia="Times New Roman" w:cstheme="minorHAnsi"/>
          <w:sz w:val="24"/>
          <w:szCs w:val="24"/>
          <w:lang w:val="en-CA" w:eastAsia="en-CA"/>
        </w:rPr>
        <w:t xml:space="preserve"> period for every morning </w:t>
      </w:r>
      <w:r w:rsidR="0088631A">
        <w:rPr>
          <w:rFonts w:eastAsia="Times New Roman" w:cstheme="minorHAnsi"/>
          <w:sz w:val="24"/>
          <w:szCs w:val="24"/>
          <w:lang w:val="en-CA" w:eastAsia="en-CA"/>
        </w:rPr>
        <w:t>of</w:t>
      </w:r>
      <w:r w:rsidR="00E54C36">
        <w:rPr>
          <w:rFonts w:eastAsia="Times New Roman" w:cstheme="minorHAnsi"/>
          <w:sz w:val="24"/>
          <w:szCs w:val="24"/>
          <w:lang w:val="en-CA" w:eastAsia="en-CA"/>
        </w:rPr>
        <w:t xml:space="preserve"> the experiment. </w:t>
      </w:r>
      <w:r w:rsidR="0088631A">
        <w:rPr>
          <w:rFonts w:eastAsia="Times New Roman" w:cstheme="minorHAnsi"/>
          <w:sz w:val="24"/>
          <w:szCs w:val="24"/>
          <w:lang w:val="en-CA" w:eastAsia="en-CA"/>
        </w:rPr>
        <w:t xml:space="preserve">We used a 5 by 5 cm grid on the bottom of the containers </w:t>
      </w:r>
      <w:r w:rsidR="00904F48">
        <w:rPr>
          <w:rFonts w:eastAsia="Times New Roman" w:cstheme="minorHAnsi"/>
          <w:sz w:val="24"/>
          <w:szCs w:val="24"/>
          <w:lang w:val="en-CA" w:eastAsia="en-CA"/>
        </w:rPr>
        <w:t xml:space="preserve">as a reference </w:t>
      </w:r>
      <w:r w:rsidR="0037486D">
        <w:rPr>
          <w:rFonts w:eastAsia="Times New Roman" w:cstheme="minorHAnsi"/>
          <w:sz w:val="24"/>
          <w:szCs w:val="24"/>
          <w:lang w:val="en-CA" w:eastAsia="en-CA"/>
        </w:rPr>
        <w:t>to standardize movement classifications</w:t>
      </w:r>
      <w:r w:rsidR="00904F48">
        <w:rPr>
          <w:rFonts w:eastAsia="Times New Roman" w:cstheme="minorHAnsi"/>
          <w:sz w:val="24"/>
          <w:szCs w:val="24"/>
          <w:lang w:val="en-CA" w:eastAsia="en-CA"/>
        </w:rPr>
        <w:t xml:space="preserve"> (Figure </w:t>
      </w:r>
      <w:r w:rsidR="00C03674">
        <w:rPr>
          <w:rFonts w:eastAsia="Times New Roman" w:cstheme="minorHAnsi"/>
          <w:sz w:val="24"/>
          <w:szCs w:val="24"/>
          <w:lang w:val="en-CA" w:eastAsia="en-CA"/>
        </w:rPr>
        <w:t>2</w:t>
      </w:r>
      <w:r w:rsidR="00904F48">
        <w:rPr>
          <w:rFonts w:eastAsia="Times New Roman" w:cstheme="minorHAnsi"/>
          <w:sz w:val="24"/>
          <w:szCs w:val="24"/>
          <w:lang w:val="en-CA" w:eastAsia="en-CA"/>
        </w:rPr>
        <w:t xml:space="preserve">). We considered cucumbers to have moved if their head travelled from one junction of the grid to another. </w:t>
      </w:r>
    </w:p>
    <w:p w14:paraId="2635314B" w14:textId="63ADFB4A" w:rsidR="00BF066F" w:rsidRPr="00DA7C61" w:rsidRDefault="00BF066F" w:rsidP="00BF066F">
      <w:pPr>
        <w:spacing w:after="0" w:line="480" w:lineRule="auto"/>
        <w:ind w:firstLine="360"/>
        <w:textAlignment w:val="baseline"/>
        <w:rPr>
          <w:rFonts w:eastAsia="Times New Roman" w:cstheme="minorHAnsi"/>
          <w:sz w:val="24"/>
          <w:szCs w:val="24"/>
          <w:lang w:val="en-CA" w:eastAsia="en-CA"/>
        </w:rPr>
      </w:pPr>
      <w:r>
        <w:rPr>
          <w:rFonts w:eastAsia="Times New Roman" w:cstheme="minorHAnsi"/>
          <w:sz w:val="24"/>
          <w:szCs w:val="24"/>
          <w:lang w:val="en-CA" w:eastAsia="en-CA"/>
        </w:rPr>
        <w:t xml:space="preserve">We checked sea </w:t>
      </w:r>
      <w:r w:rsidRPr="002B7AC5">
        <w:rPr>
          <w:rFonts w:eastAsia="Times New Roman" w:cstheme="minorHAnsi"/>
          <w:sz w:val="24"/>
          <w:szCs w:val="24"/>
          <w:lang w:val="en-CA" w:eastAsia="en-CA"/>
        </w:rPr>
        <w:t>cucumber</w:t>
      </w:r>
      <w:r>
        <w:rPr>
          <w:rFonts w:eastAsia="Times New Roman" w:cstheme="minorHAnsi"/>
          <w:sz w:val="24"/>
          <w:szCs w:val="24"/>
          <w:lang w:val="en-CA" w:eastAsia="en-CA"/>
        </w:rPr>
        <w:t xml:space="preserve"> tanks</w:t>
      </w:r>
      <w:r w:rsidRPr="002B7AC5">
        <w:rPr>
          <w:rFonts w:eastAsia="Times New Roman" w:cstheme="minorHAnsi"/>
          <w:sz w:val="24"/>
          <w:szCs w:val="24"/>
          <w:lang w:val="en-CA" w:eastAsia="en-CA"/>
        </w:rPr>
        <w:t xml:space="preserve"> every 12 hours </w:t>
      </w:r>
      <w:r>
        <w:rPr>
          <w:rFonts w:eastAsia="Times New Roman" w:cstheme="minorHAnsi"/>
          <w:sz w:val="24"/>
          <w:szCs w:val="24"/>
          <w:lang w:val="en-CA" w:eastAsia="en-CA"/>
        </w:rPr>
        <w:t xml:space="preserve">for evisceration, </w:t>
      </w:r>
      <w:r w:rsidRPr="002B7AC5">
        <w:rPr>
          <w:rFonts w:eastAsia="Times New Roman" w:cstheme="minorHAnsi"/>
          <w:sz w:val="24"/>
          <w:szCs w:val="24"/>
          <w:lang w:val="en-CA" w:eastAsia="en-CA"/>
        </w:rPr>
        <w:t xml:space="preserve">an act where they partially </w:t>
      </w:r>
      <w:r>
        <w:rPr>
          <w:rFonts w:eastAsia="Times New Roman" w:cstheme="minorHAnsi"/>
          <w:sz w:val="24"/>
          <w:szCs w:val="24"/>
          <w:lang w:val="en-CA" w:eastAsia="en-CA"/>
        </w:rPr>
        <w:t xml:space="preserve">or fully </w:t>
      </w:r>
      <w:r w:rsidRPr="002B7AC5">
        <w:rPr>
          <w:rFonts w:eastAsia="Times New Roman" w:cstheme="minorHAnsi"/>
          <w:sz w:val="24"/>
          <w:szCs w:val="24"/>
          <w:lang w:val="en-CA" w:eastAsia="en-CA"/>
        </w:rPr>
        <w:t xml:space="preserve">expulse their inner organs. </w:t>
      </w:r>
      <w:r>
        <w:rPr>
          <w:rFonts w:eastAsia="Times New Roman" w:cstheme="minorHAnsi"/>
          <w:sz w:val="24"/>
          <w:szCs w:val="24"/>
          <w:lang w:val="en-CA" w:eastAsia="en-CA"/>
        </w:rPr>
        <w:t>We also determined if spawning had occurred</w:t>
      </w:r>
      <w:r w:rsidRPr="002B7AC5">
        <w:rPr>
          <w:rFonts w:eastAsia="Times New Roman" w:cstheme="minorHAnsi"/>
          <w:sz w:val="24"/>
          <w:szCs w:val="24"/>
          <w:lang w:val="en-CA" w:eastAsia="en-CA"/>
        </w:rPr>
        <w:t xml:space="preserve">, since heat-stress induced spawning has been </w:t>
      </w:r>
      <w:r w:rsidRPr="00DA7C61">
        <w:rPr>
          <w:rFonts w:eastAsia="Times New Roman" w:cstheme="minorHAnsi"/>
          <w:sz w:val="24"/>
          <w:szCs w:val="24"/>
          <w:lang w:val="en-CA" w:eastAsia="en-CA"/>
        </w:rPr>
        <w:t>reported in other sea cucumber species </w:t>
      </w:r>
      <w:r w:rsidRPr="00DA7C61">
        <w:rPr>
          <w:rFonts w:eastAsia="Times New Roman" w:cstheme="minorHAnsi"/>
          <w:color w:val="000000"/>
          <w:sz w:val="24"/>
          <w:szCs w:val="24"/>
          <w:shd w:val="clear" w:color="auto" w:fill="E1E3E6"/>
          <w:lang w:val="en-CA" w:eastAsia="en-CA"/>
        </w:rPr>
        <w:t>(Battaglene et al., 2002)</w:t>
      </w:r>
      <w:r w:rsidRPr="00DA7C61">
        <w:rPr>
          <w:rFonts w:eastAsia="Times New Roman" w:cstheme="minorHAnsi"/>
          <w:sz w:val="24"/>
          <w:szCs w:val="24"/>
          <w:lang w:val="en-CA" w:eastAsia="en-CA"/>
        </w:rPr>
        <w:t>. Spawning was only able to be measured</w:t>
      </w:r>
      <w:r w:rsidRPr="00DA7C61">
        <w:rPr>
          <w:rStyle w:val="normaltextrun"/>
          <w:rFonts w:cstheme="minorHAnsi"/>
          <w:sz w:val="24"/>
          <w:szCs w:val="24"/>
        </w:rPr>
        <w:t xml:space="preserve"> per-bucket instead of per-cucumber because the gametes</w:t>
      </w:r>
      <w:r>
        <w:rPr>
          <w:rStyle w:val="normaltextrun"/>
          <w:rFonts w:cstheme="minorHAnsi"/>
          <w:sz w:val="24"/>
          <w:szCs w:val="24"/>
        </w:rPr>
        <w:t>, especially sperm,</w:t>
      </w:r>
      <w:r w:rsidRPr="00DA7C61">
        <w:rPr>
          <w:rStyle w:val="normaltextrun"/>
          <w:rFonts w:cstheme="minorHAnsi"/>
          <w:sz w:val="24"/>
          <w:szCs w:val="24"/>
        </w:rPr>
        <w:t xml:space="preserve"> would </w:t>
      </w:r>
      <w:r w:rsidR="00B8631D">
        <w:rPr>
          <w:rStyle w:val="normaltextrun"/>
          <w:rFonts w:cstheme="minorHAnsi"/>
          <w:sz w:val="24"/>
          <w:szCs w:val="24"/>
        </w:rPr>
        <w:t>flow from one side of the bucket to the other</w:t>
      </w:r>
      <w:r>
        <w:rPr>
          <w:rStyle w:val="normaltextrun"/>
          <w:rFonts w:cstheme="minorHAnsi"/>
          <w:sz w:val="24"/>
          <w:szCs w:val="24"/>
        </w:rPr>
        <w:t xml:space="preserve"> and we were unable to determine which of the cucumbers had spawned. </w:t>
      </w:r>
    </w:p>
    <w:p w14:paraId="39845ECA" w14:textId="77777777" w:rsidR="00BF066F" w:rsidRDefault="00BF066F" w:rsidP="00CD2457">
      <w:pPr>
        <w:spacing w:after="0" w:line="480" w:lineRule="auto"/>
        <w:ind w:firstLine="360"/>
        <w:textAlignment w:val="baseline"/>
        <w:rPr>
          <w:rFonts w:eastAsia="Times New Roman" w:cstheme="minorHAnsi"/>
          <w:sz w:val="24"/>
          <w:szCs w:val="24"/>
          <w:lang w:val="en-CA" w:eastAsia="en-CA"/>
        </w:rPr>
      </w:pPr>
    </w:p>
    <w:p w14:paraId="422452F2" w14:textId="4256CB2F" w:rsidR="00CD2457" w:rsidRDefault="00CD2457" w:rsidP="00D31B10">
      <w:pPr>
        <w:spacing w:after="0" w:line="480" w:lineRule="auto"/>
        <w:textAlignment w:val="baseline"/>
      </w:pPr>
      <w:r>
        <w:t> </w:t>
      </w:r>
    </w:p>
    <w:p w14:paraId="0612D65A" w14:textId="510A1DE3" w:rsidR="00904F48" w:rsidRPr="00DA7C61" w:rsidRDefault="00200013" w:rsidP="00617719">
      <w:pPr>
        <w:spacing w:after="0" w:line="480" w:lineRule="auto"/>
        <w:ind w:firstLine="360"/>
        <w:textAlignment w:val="baseline"/>
        <w:rPr>
          <w:rFonts w:eastAsia="Times New Roman" w:cstheme="minorHAnsi"/>
          <w:sz w:val="24"/>
          <w:szCs w:val="24"/>
          <w:lang w:val="en-CA" w:eastAsia="en-CA"/>
        </w:rPr>
      </w:pPr>
      <w:r>
        <w:rPr>
          <w:noProof/>
        </w:rPr>
        <w:lastRenderedPageBreak/>
        <mc:AlternateContent>
          <mc:Choice Requires="wps">
            <w:drawing>
              <wp:anchor distT="0" distB="0" distL="114300" distR="114300" simplePos="0" relativeHeight="251658240" behindDoc="0" locked="0" layoutInCell="1" allowOverlap="1" wp14:anchorId="1B2260EE" wp14:editId="10ED5278">
                <wp:simplePos x="0" y="0"/>
                <wp:positionH relativeFrom="column">
                  <wp:posOffset>0</wp:posOffset>
                </wp:positionH>
                <wp:positionV relativeFrom="paragraph">
                  <wp:posOffset>0</wp:posOffset>
                </wp:positionV>
                <wp:extent cx="1828800" cy="1828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5E12AAF" w14:textId="77777777" w:rsidR="009A78AD" w:rsidRDefault="00703B27" w:rsidP="00066D2B">
                            <w:pPr>
                              <w:spacing w:line="480" w:lineRule="auto"/>
                              <w:textAlignment w:val="baseline"/>
                              <w:rPr>
                                <w:rFonts w:eastAsia="Times New Roman" w:cstheme="minorHAnsi"/>
                                <w:sz w:val="24"/>
                                <w:szCs w:val="24"/>
                                <w:lang w:val="en-CA" w:eastAsia="en-CA"/>
                              </w:rPr>
                            </w:pPr>
                            <w:r>
                              <w:rPr>
                                <w:rFonts w:cstheme="minorHAnsi"/>
                                <w:noProof/>
                              </w:rPr>
                              <w:drawing>
                                <wp:inline distT="0" distB="0" distL="0" distR="0" wp14:anchorId="74D94ED5" wp14:editId="77C9E200">
                                  <wp:extent cx="3017000" cy="4221393"/>
                                  <wp:effectExtent l="0" t="5080" r="635" b="635"/>
                                  <wp:docPr id="2" name="Picture 2" descr="A picture containing indoor, applianc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appliance, kitchen applian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3058885" cy="4279999"/>
                                          </a:xfrm>
                                          <a:prstGeom prst="rect">
                                            <a:avLst/>
                                          </a:prstGeom>
                                          <a:noFill/>
                                          <a:ln>
                                            <a:noFill/>
                                          </a:ln>
                                        </pic:spPr>
                                      </pic:pic>
                                    </a:graphicData>
                                  </a:graphic>
                                </wp:inline>
                              </w:drawing>
                            </w:r>
                          </w:p>
                          <w:p w14:paraId="7AB4C80B" w14:textId="3A3EF5B6" w:rsidR="00200013" w:rsidRPr="003615D5" w:rsidRDefault="00200013" w:rsidP="000050DE">
                            <w:pPr>
                              <w:spacing w:line="240" w:lineRule="auto"/>
                              <w:textAlignment w:val="baseline"/>
                              <w:rPr>
                                <w:rFonts w:eastAsia="Times New Roman" w:cstheme="minorHAnsi"/>
                                <w:lang w:eastAsia="en-CA"/>
                              </w:rPr>
                            </w:pPr>
                            <w:r w:rsidRPr="006D189D">
                              <w:rPr>
                                <w:rFonts w:eastAsia="Times New Roman" w:cstheme="minorHAnsi"/>
                                <w:b/>
                                <w:bCs/>
                                <w:sz w:val="24"/>
                                <w:szCs w:val="24"/>
                                <w:lang w:val="en-CA" w:eastAsia="en-CA"/>
                              </w:rPr>
                              <w:t xml:space="preserve">Figure </w:t>
                            </w:r>
                            <w:r w:rsidR="00C03674">
                              <w:rPr>
                                <w:rFonts w:eastAsia="Times New Roman" w:cstheme="minorHAnsi"/>
                                <w:b/>
                                <w:sz w:val="24"/>
                                <w:szCs w:val="24"/>
                                <w:lang w:val="en-CA" w:eastAsia="en-CA"/>
                              </w:rPr>
                              <w:t>2</w:t>
                            </w:r>
                            <w:r>
                              <w:rPr>
                                <w:rFonts w:eastAsia="Times New Roman" w:cstheme="minorHAnsi"/>
                                <w:sz w:val="24"/>
                                <w:szCs w:val="24"/>
                                <w:lang w:val="en-CA" w:eastAsia="en-CA"/>
                              </w:rPr>
                              <w:t xml:space="preserve">.  </w:t>
                            </w:r>
                            <w:r w:rsidR="00933188">
                              <w:rPr>
                                <w:rFonts w:eastAsia="Times New Roman" w:cstheme="minorHAnsi"/>
                                <w:sz w:val="24"/>
                                <w:szCs w:val="24"/>
                                <w:lang w:val="en-CA" w:eastAsia="en-CA"/>
                              </w:rPr>
                              <w:t>Plastic c</w:t>
                            </w:r>
                            <w:r>
                              <w:rPr>
                                <w:rFonts w:eastAsia="Times New Roman" w:cstheme="minorHAnsi"/>
                                <w:sz w:val="24"/>
                                <w:szCs w:val="24"/>
                                <w:lang w:val="en-CA" w:eastAsia="en-CA"/>
                              </w:rPr>
                              <w:t xml:space="preserve">ontainers with 5 x 5cm grids used to house </w:t>
                            </w:r>
                            <w:r w:rsidR="00933188">
                              <w:rPr>
                                <w:rFonts w:eastAsia="Times New Roman" w:cstheme="minorHAnsi"/>
                                <w:i/>
                                <w:iCs/>
                                <w:sz w:val="24"/>
                                <w:szCs w:val="24"/>
                                <w:lang w:val="en-CA" w:eastAsia="en-CA"/>
                              </w:rPr>
                              <w:t>P. californicus</w:t>
                            </w:r>
                            <w:r>
                              <w:rPr>
                                <w:rFonts w:eastAsia="Times New Roman" w:cstheme="minorHAnsi"/>
                                <w:sz w:val="24"/>
                                <w:szCs w:val="24"/>
                                <w:lang w:val="en-CA" w:eastAsia="en-CA"/>
                              </w:rPr>
                              <w:t xml:space="preserve"> throughout the experiment. </w:t>
                            </w:r>
                            <w:r w:rsidR="0063706D">
                              <w:rPr>
                                <w:rFonts w:eastAsia="Times New Roman" w:cstheme="minorHAnsi"/>
                                <w:sz w:val="24"/>
                                <w:szCs w:val="24"/>
                                <w:lang w:val="en-CA" w:eastAsia="en-CA"/>
                              </w:rPr>
                              <w:t xml:space="preserve">Bins were divided by a </w:t>
                            </w:r>
                            <w:r w:rsidR="00812910">
                              <w:rPr>
                                <w:rFonts w:eastAsia="Times New Roman" w:cstheme="minorHAnsi"/>
                                <w:sz w:val="24"/>
                                <w:szCs w:val="24"/>
                                <w:lang w:val="en-CA" w:eastAsia="en-CA"/>
                              </w:rPr>
                              <w:t>permeable divider</w:t>
                            </w:r>
                            <w:r w:rsidR="003D099B">
                              <w:rPr>
                                <w:rFonts w:eastAsia="Times New Roman" w:cstheme="minorHAnsi"/>
                                <w:sz w:val="24"/>
                                <w:szCs w:val="24"/>
                                <w:lang w:val="en-CA" w:eastAsia="en-CA"/>
                              </w:rPr>
                              <w:t>.</w:t>
                            </w:r>
                            <w:r w:rsidR="00812910">
                              <w:rPr>
                                <w:rFonts w:eastAsia="Times New Roman" w:cstheme="minorHAnsi"/>
                                <w:sz w:val="24"/>
                                <w:szCs w:val="24"/>
                                <w:lang w:val="en-CA" w:eastAsia="en-CA"/>
                              </w:rPr>
                              <w:t xml:space="preserve"> </w:t>
                            </w:r>
                            <w:r w:rsidR="003D099B">
                              <w:rPr>
                                <w:rFonts w:eastAsia="Times New Roman" w:cstheme="minorHAnsi"/>
                                <w:sz w:val="24"/>
                                <w:szCs w:val="24"/>
                                <w:lang w:val="en-CA" w:eastAsia="en-CA"/>
                              </w:rPr>
                              <w:t>S</w:t>
                            </w:r>
                            <w:r w:rsidR="00812910">
                              <w:rPr>
                                <w:rFonts w:eastAsia="Times New Roman" w:cstheme="minorHAnsi"/>
                                <w:sz w:val="24"/>
                                <w:szCs w:val="24"/>
                                <w:lang w:val="en-CA" w:eastAsia="en-CA"/>
                              </w:rPr>
                              <w:t>ea cucumbers were provided with oxygen using a bubbler</w:t>
                            </w:r>
                            <w:r w:rsidR="003D099B">
                              <w:rPr>
                                <w:rFonts w:eastAsia="Times New Roman" w:cstheme="minorHAnsi"/>
                                <w:sz w:val="24"/>
                                <w:szCs w:val="24"/>
                                <w:lang w:val="en-CA" w:eastAsia="en-CA"/>
                              </w:rPr>
                              <w:t xml:space="preserve"> and </w:t>
                            </w:r>
                            <w:r w:rsidR="00396594">
                              <w:rPr>
                                <w:rFonts w:eastAsia="Times New Roman" w:cstheme="minorHAnsi"/>
                                <w:sz w:val="24"/>
                                <w:szCs w:val="24"/>
                                <w:lang w:val="en-CA" w:eastAsia="en-CA"/>
                              </w:rPr>
                              <w:t>water changes were done as needed to keep ammonia</w:t>
                            </w:r>
                            <w:r w:rsidR="00812910">
                              <w:rPr>
                                <w:rFonts w:eastAsia="Times New Roman" w:cstheme="minorHAnsi"/>
                                <w:sz w:val="24"/>
                                <w:szCs w:val="24"/>
                                <w:lang w:val="en-CA" w:eastAsia="en-CA"/>
                              </w:rPr>
                              <w:t xml:space="preserve"> and </w:t>
                            </w:r>
                            <w:r w:rsidR="00396594">
                              <w:rPr>
                                <w:rFonts w:eastAsia="Times New Roman" w:cstheme="minorHAnsi"/>
                                <w:sz w:val="24"/>
                                <w:szCs w:val="24"/>
                                <w:lang w:val="en-CA" w:eastAsia="en-CA"/>
                              </w:rPr>
                              <w:t xml:space="preserve">nitrate </w:t>
                            </w:r>
                            <w:r w:rsidR="00733CE3">
                              <w:rPr>
                                <w:rFonts w:eastAsia="Times New Roman" w:cstheme="minorHAnsi"/>
                                <w:sz w:val="24"/>
                                <w:szCs w:val="24"/>
                                <w:lang w:val="en-CA" w:eastAsia="en-CA"/>
                              </w:rPr>
                              <w:t xml:space="preserve">levels low.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2260EE" id="Text Box 6" o:spid="_x0000_s1027" type="#_x0000_t202" style="position:absolute;left:0;text-align:left;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U+jKQ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" filled="f" strokeweight=".5pt">
                <v:textbox style="mso-fit-shape-to-text:t">
                  <w:txbxContent>
                    <w:p w14:paraId="75E12AAF" w14:textId="77777777" w:rsidR="009A78AD" w:rsidRDefault="00703B27" w:rsidP="00066D2B">
                      <w:pPr>
                        <w:spacing w:line="480" w:lineRule="auto"/>
                        <w:textAlignment w:val="baseline"/>
                        <w:rPr>
                          <w:rFonts w:eastAsia="Times New Roman" w:cstheme="minorHAnsi"/>
                          <w:sz w:val="24"/>
                          <w:szCs w:val="24"/>
                          <w:lang w:val="en-CA" w:eastAsia="en-CA"/>
                        </w:rPr>
                      </w:pPr>
                      <w:r>
                        <w:rPr>
                          <w:rFonts w:cstheme="minorHAnsi"/>
                          <w:noProof/>
                        </w:rPr>
                        <w:drawing>
                          <wp:inline distT="0" distB="0" distL="0" distR="0" wp14:anchorId="74D94ED5" wp14:editId="77C9E200">
                            <wp:extent cx="3017000" cy="4221393"/>
                            <wp:effectExtent l="0" t="5080" r="635" b="635"/>
                            <wp:docPr id="2" name="Picture 2" descr="A picture containing indoor, applianc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appliance, kitchen applian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3058885" cy="4279999"/>
                                    </a:xfrm>
                                    <a:prstGeom prst="rect">
                                      <a:avLst/>
                                    </a:prstGeom>
                                    <a:noFill/>
                                    <a:ln>
                                      <a:noFill/>
                                    </a:ln>
                                  </pic:spPr>
                                </pic:pic>
                              </a:graphicData>
                            </a:graphic>
                          </wp:inline>
                        </w:drawing>
                      </w:r>
                    </w:p>
                    <w:p w14:paraId="7AB4C80B" w14:textId="3A3EF5B6" w:rsidR="00200013" w:rsidRPr="003615D5" w:rsidRDefault="00200013" w:rsidP="000050DE">
                      <w:pPr>
                        <w:spacing w:line="240" w:lineRule="auto"/>
                        <w:textAlignment w:val="baseline"/>
                        <w:rPr>
                          <w:rFonts w:eastAsia="Times New Roman" w:cstheme="minorHAnsi"/>
                          <w:lang w:eastAsia="en-CA"/>
                        </w:rPr>
                      </w:pPr>
                      <w:r w:rsidRPr="006D189D">
                        <w:rPr>
                          <w:rFonts w:eastAsia="Times New Roman" w:cstheme="minorHAnsi"/>
                          <w:b/>
                          <w:bCs/>
                          <w:sz w:val="24"/>
                          <w:szCs w:val="24"/>
                          <w:lang w:val="en-CA" w:eastAsia="en-CA"/>
                        </w:rPr>
                        <w:t xml:space="preserve">Figure </w:t>
                      </w:r>
                      <w:r w:rsidR="00C03674">
                        <w:rPr>
                          <w:rFonts w:eastAsia="Times New Roman" w:cstheme="minorHAnsi"/>
                          <w:b/>
                          <w:sz w:val="24"/>
                          <w:szCs w:val="24"/>
                          <w:lang w:val="en-CA" w:eastAsia="en-CA"/>
                        </w:rPr>
                        <w:t>2</w:t>
                      </w:r>
                      <w:r>
                        <w:rPr>
                          <w:rFonts w:eastAsia="Times New Roman" w:cstheme="minorHAnsi"/>
                          <w:sz w:val="24"/>
                          <w:szCs w:val="24"/>
                          <w:lang w:val="en-CA" w:eastAsia="en-CA"/>
                        </w:rPr>
                        <w:t xml:space="preserve">.  </w:t>
                      </w:r>
                      <w:r w:rsidR="00933188">
                        <w:rPr>
                          <w:rFonts w:eastAsia="Times New Roman" w:cstheme="minorHAnsi"/>
                          <w:sz w:val="24"/>
                          <w:szCs w:val="24"/>
                          <w:lang w:val="en-CA" w:eastAsia="en-CA"/>
                        </w:rPr>
                        <w:t>Plastic c</w:t>
                      </w:r>
                      <w:r>
                        <w:rPr>
                          <w:rFonts w:eastAsia="Times New Roman" w:cstheme="minorHAnsi"/>
                          <w:sz w:val="24"/>
                          <w:szCs w:val="24"/>
                          <w:lang w:val="en-CA" w:eastAsia="en-CA"/>
                        </w:rPr>
                        <w:t xml:space="preserve">ontainers with 5 x 5cm grids used to house </w:t>
                      </w:r>
                      <w:r w:rsidR="00933188">
                        <w:rPr>
                          <w:rFonts w:eastAsia="Times New Roman" w:cstheme="minorHAnsi"/>
                          <w:i/>
                          <w:iCs/>
                          <w:sz w:val="24"/>
                          <w:szCs w:val="24"/>
                          <w:lang w:val="en-CA" w:eastAsia="en-CA"/>
                        </w:rPr>
                        <w:t>P. californicus</w:t>
                      </w:r>
                      <w:r>
                        <w:rPr>
                          <w:rFonts w:eastAsia="Times New Roman" w:cstheme="minorHAnsi"/>
                          <w:sz w:val="24"/>
                          <w:szCs w:val="24"/>
                          <w:lang w:val="en-CA" w:eastAsia="en-CA"/>
                        </w:rPr>
                        <w:t xml:space="preserve"> throughout the experiment. </w:t>
                      </w:r>
                      <w:r w:rsidR="0063706D">
                        <w:rPr>
                          <w:rFonts w:eastAsia="Times New Roman" w:cstheme="minorHAnsi"/>
                          <w:sz w:val="24"/>
                          <w:szCs w:val="24"/>
                          <w:lang w:val="en-CA" w:eastAsia="en-CA"/>
                        </w:rPr>
                        <w:t xml:space="preserve">Bins were divided by a </w:t>
                      </w:r>
                      <w:r w:rsidR="00812910">
                        <w:rPr>
                          <w:rFonts w:eastAsia="Times New Roman" w:cstheme="minorHAnsi"/>
                          <w:sz w:val="24"/>
                          <w:szCs w:val="24"/>
                          <w:lang w:val="en-CA" w:eastAsia="en-CA"/>
                        </w:rPr>
                        <w:t>permeable divider</w:t>
                      </w:r>
                      <w:r w:rsidR="003D099B">
                        <w:rPr>
                          <w:rFonts w:eastAsia="Times New Roman" w:cstheme="minorHAnsi"/>
                          <w:sz w:val="24"/>
                          <w:szCs w:val="24"/>
                          <w:lang w:val="en-CA" w:eastAsia="en-CA"/>
                        </w:rPr>
                        <w:t>.</w:t>
                      </w:r>
                      <w:r w:rsidR="00812910">
                        <w:rPr>
                          <w:rFonts w:eastAsia="Times New Roman" w:cstheme="minorHAnsi"/>
                          <w:sz w:val="24"/>
                          <w:szCs w:val="24"/>
                          <w:lang w:val="en-CA" w:eastAsia="en-CA"/>
                        </w:rPr>
                        <w:t xml:space="preserve"> </w:t>
                      </w:r>
                      <w:r w:rsidR="003D099B">
                        <w:rPr>
                          <w:rFonts w:eastAsia="Times New Roman" w:cstheme="minorHAnsi"/>
                          <w:sz w:val="24"/>
                          <w:szCs w:val="24"/>
                          <w:lang w:val="en-CA" w:eastAsia="en-CA"/>
                        </w:rPr>
                        <w:t>S</w:t>
                      </w:r>
                      <w:r w:rsidR="00812910">
                        <w:rPr>
                          <w:rFonts w:eastAsia="Times New Roman" w:cstheme="minorHAnsi"/>
                          <w:sz w:val="24"/>
                          <w:szCs w:val="24"/>
                          <w:lang w:val="en-CA" w:eastAsia="en-CA"/>
                        </w:rPr>
                        <w:t>ea cucumbers were provided with oxygen using a bubbler</w:t>
                      </w:r>
                      <w:r w:rsidR="003D099B">
                        <w:rPr>
                          <w:rFonts w:eastAsia="Times New Roman" w:cstheme="minorHAnsi"/>
                          <w:sz w:val="24"/>
                          <w:szCs w:val="24"/>
                          <w:lang w:val="en-CA" w:eastAsia="en-CA"/>
                        </w:rPr>
                        <w:t xml:space="preserve"> and </w:t>
                      </w:r>
                      <w:r w:rsidR="00396594">
                        <w:rPr>
                          <w:rFonts w:eastAsia="Times New Roman" w:cstheme="minorHAnsi"/>
                          <w:sz w:val="24"/>
                          <w:szCs w:val="24"/>
                          <w:lang w:val="en-CA" w:eastAsia="en-CA"/>
                        </w:rPr>
                        <w:t>water changes were done as needed to keep ammonia</w:t>
                      </w:r>
                      <w:r w:rsidR="00812910">
                        <w:rPr>
                          <w:rFonts w:eastAsia="Times New Roman" w:cstheme="minorHAnsi"/>
                          <w:sz w:val="24"/>
                          <w:szCs w:val="24"/>
                          <w:lang w:val="en-CA" w:eastAsia="en-CA"/>
                        </w:rPr>
                        <w:t xml:space="preserve"> and </w:t>
                      </w:r>
                      <w:r w:rsidR="00396594">
                        <w:rPr>
                          <w:rFonts w:eastAsia="Times New Roman" w:cstheme="minorHAnsi"/>
                          <w:sz w:val="24"/>
                          <w:szCs w:val="24"/>
                          <w:lang w:val="en-CA" w:eastAsia="en-CA"/>
                        </w:rPr>
                        <w:t xml:space="preserve">nitrate </w:t>
                      </w:r>
                      <w:r w:rsidR="00733CE3">
                        <w:rPr>
                          <w:rFonts w:eastAsia="Times New Roman" w:cstheme="minorHAnsi"/>
                          <w:sz w:val="24"/>
                          <w:szCs w:val="24"/>
                          <w:lang w:val="en-CA" w:eastAsia="en-CA"/>
                        </w:rPr>
                        <w:t xml:space="preserve">levels low. </w:t>
                      </w:r>
                    </w:p>
                  </w:txbxContent>
                </v:textbox>
                <w10:wrap type="square"/>
              </v:shape>
            </w:pict>
          </mc:Fallback>
        </mc:AlternateContent>
      </w:r>
      <w:r w:rsidR="00904F48" w:rsidRPr="00DA7C61">
        <w:rPr>
          <w:rStyle w:val="normaltextrun"/>
          <w:rFonts w:cstheme="minorHAnsi"/>
          <w:sz w:val="24"/>
          <w:szCs w:val="24"/>
        </w:rPr>
        <w:t>We assessed cucumbers for lesions on the 4</w:t>
      </w:r>
      <w:r w:rsidR="00904F48" w:rsidRPr="00DA7C61">
        <w:rPr>
          <w:rStyle w:val="normaltextrun"/>
          <w:rFonts w:cstheme="minorHAnsi"/>
          <w:sz w:val="24"/>
          <w:szCs w:val="24"/>
          <w:vertAlign w:val="superscript"/>
        </w:rPr>
        <w:t>th</w:t>
      </w:r>
      <w:r w:rsidR="00904F48" w:rsidRPr="00DA7C61">
        <w:rPr>
          <w:rStyle w:val="normaltextrun"/>
          <w:rFonts w:cstheme="minorHAnsi"/>
          <w:sz w:val="24"/>
          <w:szCs w:val="24"/>
        </w:rPr>
        <w:t>, 5</w:t>
      </w:r>
      <w:r w:rsidR="00904F48" w:rsidRPr="00DA7C61">
        <w:rPr>
          <w:rStyle w:val="normaltextrun"/>
          <w:rFonts w:cstheme="minorHAnsi"/>
          <w:sz w:val="24"/>
          <w:szCs w:val="24"/>
          <w:vertAlign w:val="superscript"/>
        </w:rPr>
        <w:t>th</w:t>
      </w:r>
      <w:r w:rsidR="00904F48" w:rsidRPr="00DA7C61">
        <w:rPr>
          <w:rStyle w:val="normaltextrun"/>
          <w:rFonts w:cstheme="minorHAnsi"/>
          <w:sz w:val="24"/>
          <w:szCs w:val="24"/>
        </w:rPr>
        <w:t>, 6</w:t>
      </w:r>
      <w:r w:rsidR="00904F48" w:rsidRPr="00DA7C61">
        <w:rPr>
          <w:rStyle w:val="normaltextrun"/>
          <w:rFonts w:cstheme="minorHAnsi"/>
          <w:sz w:val="24"/>
          <w:szCs w:val="24"/>
          <w:vertAlign w:val="superscript"/>
        </w:rPr>
        <w:t>th</w:t>
      </w:r>
      <w:r w:rsidR="00904F48" w:rsidRPr="00DA7C61">
        <w:rPr>
          <w:rStyle w:val="normaltextrun"/>
          <w:rFonts w:cstheme="minorHAnsi"/>
          <w:sz w:val="24"/>
          <w:szCs w:val="24"/>
        </w:rPr>
        <w:t>, and 12</w:t>
      </w:r>
      <w:r w:rsidR="00904F48" w:rsidRPr="00DA7C61">
        <w:rPr>
          <w:rStyle w:val="normaltextrun"/>
          <w:rFonts w:cstheme="minorHAnsi"/>
          <w:sz w:val="24"/>
          <w:szCs w:val="24"/>
          <w:vertAlign w:val="superscript"/>
        </w:rPr>
        <w:t>th</w:t>
      </w:r>
      <w:r w:rsidR="00904F48" w:rsidRPr="00DA7C61">
        <w:rPr>
          <w:rStyle w:val="normaltextrun"/>
          <w:rFonts w:cstheme="minorHAnsi"/>
          <w:sz w:val="24"/>
          <w:szCs w:val="24"/>
        </w:rPr>
        <w:t xml:space="preserve"> days of the experiment. We classified lesions as either minor or major lesions based on their size and visual appearance (Figure </w:t>
      </w:r>
      <w:r w:rsidR="00C03674">
        <w:rPr>
          <w:rStyle w:val="normaltextrun"/>
          <w:rFonts w:cstheme="minorHAnsi"/>
          <w:sz w:val="24"/>
          <w:szCs w:val="24"/>
        </w:rPr>
        <w:t>3</w:t>
      </w:r>
      <w:r w:rsidR="00904F48" w:rsidRPr="00DA7C61">
        <w:rPr>
          <w:rStyle w:val="normaltextrun"/>
          <w:rFonts w:cstheme="minorHAnsi"/>
          <w:sz w:val="24"/>
          <w:szCs w:val="24"/>
        </w:rPr>
        <w:t>). We then determined the maximum number of minor and major lesions per cucumber</w:t>
      </w:r>
      <w:r w:rsidR="0050157E" w:rsidRPr="00DA7C61">
        <w:rPr>
          <w:rStyle w:val="normaltextrun"/>
          <w:rFonts w:cstheme="minorHAnsi"/>
          <w:sz w:val="24"/>
          <w:szCs w:val="24"/>
        </w:rPr>
        <w:t xml:space="preserve"> across the experiment’s duration. </w:t>
      </w:r>
    </w:p>
    <w:p w14:paraId="0DA7A80E" w14:textId="2B2E37AC" w:rsidR="0050157E" w:rsidRPr="00DA7C61" w:rsidRDefault="0050157E" w:rsidP="0050157E">
      <w:pPr>
        <w:pStyle w:val="paragraph"/>
        <w:spacing w:before="0" w:beforeAutospacing="0" w:after="0" w:afterAutospacing="0"/>
        <w:textAlignment w:val="baseline"/>
        <w:rPr>
          <w:rStyle w:val="eop"/>
          <w:rFonts w:asciiTheme="minorHAnsi" w:hAnsiTheme="minorHAnsi" w:cstheme="minorHAnsi"/>
          <w:lang w:val="en-US"/>
        </w:rPr>
      </w:pPr>
    </w:p>
    <w:p w14:paraId="5BC6E289" w14:textId="6427EFD3" w:rsidR="00976AF2" w:rsidRPr="00DA7C61" w:rsidRDefault="009A78AD" w:rsidP="00680565">
      <w:pPr>
        <w:pStyle w:val="paragraph"/>
        <w:spacing w:before="0" w:beforeAutospacing="0" w:after="0" w:afterAutospacing="0"/>
        <w:textAlignment w:val="baseline"/>
        <w:rPr>
          <w:rStyle w:val="normaltextrun"/>
          <w:rFonts w:asciiTheme="minorHAnsi" w:hAnsiTheme="minorHAnsi" w:cstheme="minorHAnsi"/>
          <w:i/>
          <w:iCs/>
        </w:rPr>
      </w:pPr>
      <w:r>
        <w:rPr>
          <w:noProof/>
        </w:rPr>
        <w:lastRenderedPageBreak/>
        <mc:AlternateContent>
          <mc:Choice Requires="wps">
            <w:drawing>
              <wp:anchor distT="0" distB="0" distL="114300" distR="114300" simplePos="0" relativeHeight="251658241" behindDoc="0" locked="0" layoutInCell="1" allowOverlap="1" wp14:anchorId="6B2852C2" wp14:editId="04FBC5E8">
                <wp:simplePos x="0" y="0"/>
                <wp:positionH relativeFrom="column">
                  <wp:posOffset>0</wp:posOffset>
                </wp:positionH>
                <wp:positionV relativeFrom="paragraph">
                  <wp:posOffset>0</wp:posOffset>
                </wp:positionV>
                <wp:extent cx="1828800" cy="18288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84F093F" w14:textId="2725DAB9" w:rsidR="009A78AD" w:rsidRPr="00D32E21" w:rsidRDefault="00035C98" w:rsidP="00066D2B">
                            <w:pPr>
                              <w:pStyle w:val="paragraph"/>
                              <w:textAlignment w:val="baseline"/>
                              <w:rPr>
                                <w:rFonts w:cstheme="minorHAnsi"/>
                              </w:rPr>
                            </w:pPr>
                            <w:r w:rsidRPr="00DA7C61">
                              <w:rPr>
                                <w:rStyle w:val="eop"/>
                                <w:rFonts w:asciiTheme="minorHAnsi" w:hAnsiTheme="minorHAnsi" w:cstheme="minorHAnsi"/>
                                <w:noProof/>
                                <w:lang w:val="en-US"/>
                              </w:rPr>
                              <w:drawing>
                                <wp:inline distT="0" distB="0" distL="0" distR="0" wp14:anchorId="41F69A23" wp14:editId="2C83FFEA">
                                  <wp:extent cx="5848350" cy="2897639"/>
                                  <wp:effectExtent l="0" t="0" r="0" b="0"/>
                                  <wp:docPr id="1" name="Picture 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8350" cy="2897639"/>
                                          </a:xfrm>
                                          <a:prstGeom prst="rect">
                                            <a:avLst/>
                                          </a:prstGeom>
                                          <a:noFill/>
                                          <a:ln>
                                            <a:noFill/>
                                          </a:ln>
                                        </pic:spPr>
                                      </pic:pic>
                                    </a:graphicData>
                                  </a:graphic>
                                </wp:inline>
                              </w:drawing>
                            </w:r>
                            <w:r w:rsidR="009A78AD" w:rsidRPr="006D189D">
                              <w:rPr>
                                <w:rStyle w:val="eop"/>
                                <w:rFonts w:asciiTheme="minorHAnsi" w:hAnsiTheme="minorHAnsi" w:cstheme="minorHAnsi"/>
                                <w:b/>
                                <w:bCs/>
                              </w:rPr>
                              <w:t xml:space="preserve">Figure </w:t>
                            </w:r>
                            <w:r w:rsidR="00C03674">
                              <w:rPr>
                                <w:rStyle w:val="eop"/>
                                <w:rFonts w:asciiTheme="minorHAnsi" w:hAnsiTheme="minorHAnsi" w:cstheme="minorHAnsi"/>
                                <w:b/>
                              </w:rPr>
                              <w:t>3</w:t>
                            </w:r>
                            <w:r w:rsidR="009A78AD" w:rsidRPr="00DA7C61">
                              <w:rPr>
                                <w:rStyle w:val="eop"/>
                                <w:rFonts w:asciiTheme="minorHAnsi" w:hAnsiTheme="minorHAnsi" w:cstheme="minorHAnsi"/>
                              </w:rPr>
                              <w:t xml:space="preserve">. Minor (left) and major (right) lesions on </w:t>
                            </w:r>
                            <w:r w:rsidR="006E69D6">
                              <w:rPr>
                                <w:rStyle w:val="eop"/>
                                <w:rFonts w:asciiTheme="minorHAnsi" w:hAnsiTheme="minorHAnsi" w:cstheme="minorHAnsi"/>
                                <w:i/>
                                <w:iCs/>
                              </w:rPr>
                              <w:t>P. californicus</w:t>
                            </w:r>
                            <w:r w:rsidR="009A78AD" w:rsidRPr="00DA7C61">
                              <w:rPr>
                                <w:rStyle w:val="eop"/>
                                <w:rFonts w:asciiTheme="minorHAnsi" w:hAnsiTheme="minorHAnsi" w:cstheme="minorHAnsi"/>
                              </w:rPr>
                              <w:t xml:space="preserve">. Scale bars represent </w:t>
                            </w:r>
                            <w:r w:rsidR="00905353">
                              <w:rPr>
                                <w:rStyle w:val="eop"/>
                                <w:rFonts w:asciiTheme="minorHAnsi" w:hAnsiTheme="minorHAnsi" w:cstheme="minorHAnsi"/>
                              </w:rPr>
                              <w:t>~</w:t>
                            </w:r>
                            <w:r w:rsidR="009A78AD" w:rsidRPr="00DA7C61">
                              <w:rPr>
                                <w:rStyle w:val="eop"/>
                                <w:rFonts w:asciiTheme="minorHAnsi" w:hAnsiTheme="minorHAnsi" w:cstheme="minorHAnsi"/>
                              </w:rPr>
                              <w:t xml:space="preserve">1 cm on each image.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2852C2" id="Text Box 8" o:spid="_x0000_s1028"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Bb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y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hsFt0rAgAAWgQAAA4AAAAAAAAAAAAAAAAALgIAAGRycy9lMm9E&#13;&#10;b2MueG1sUEsBAi0AFAAGAAgAAAAhAAUyY4naAAAACgEAAA8AAAAAAAAAAAAAAAAAhQQAAGRycy9k&#13;&#10;b3ducmV2LnhtbFBLBQYAAAAABAAEAPMAAACMBQAAAAA=&#13;&#10;" filled="f" strokeweight=".5pt">
                <v:textbox style="mso-fit-shape-to-text:t">
                  <w:txbxContent>
                    <w:p w14:paraId="184F093F" w14:textId="2725DAB9" w:rsidR="009A78AD" w:rsidRPr="00D32E21" w:rsidRDefault="00035C98" w:rsidP="00066D2B">
                      <w:pPr>
                        <w:pStyle w:val="paragraph"/>
                        <w:textAlignment w:val="baseline"/>
                        <w:rPr>
                          <w:rFonts w:cstheme="minorHAnsi"/>
                        </w:rPr>
                      </w:pPr>
                      <w:r w:rsidRPr="00DA7C61">
                        <w:rPr>
                          <w:rStyle w:val="eop"/>
                          <w:rFonts w:asciiTheme="minorHAnsi" w:hAnsiTheme="minorHAnsi" w:cstheme="minorHAnsi"/>
                          <w:noProof/>
                          <w:lang w:val="en-US"/>
                        </w:rPr>
                        <w:drawing>
                          <wp:inline distT="0" distB="0" distL="0" distR="0" wp14:anchorId="41F69A23" wp14:editId="2C83FFEA">
                            <wp:extent cx="5848350" cy="2897639"/>
                            <wp:effectExtent l="0" t="0" r="0" b="0"/>
                            <wp:docPr id="1" name="Picture 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8350" cy="2897639"/>
                                    </a:xfrm>
                                    <a:prstGeom prst="rect">
                                      <a:avLst/>
                                    </a:prstGeom>
                                    <a:noFill/>
                                    <a:ln>
                                      <a:noFill/>
                                    </a:ln>
                                  </pic:spPr>
                                </pic:pic>
                              </a:graphicData>
                            </a:graphic>
                          </wp:inline>
                        </w:drawing>
                      </w:r>
                      <w:r w:rsidR="009A78AD" w:rsidRPr="006D189D">
                        <w:rPr>
                          <w:rStyle w:val="eop"/>
                          <w:rFonts w:asciiTheme="minorHAnsi" w:hAnsiTheme="minorHAnsi" w:cstheme="minorHAnsi"/>
                          <w:b/>
                          <w:bCs/>
                        </w:rPr>
                        <w:t xml:space="preserve">Figure </w:t>
                      </w:r>
                      <w:r w:rsidR="00C03674">
                        <w:rPr>
                          <w:rStyle w:val="eop"/>
                          <w:rFonts w:asciiTheme="minorHAnsi" w:hAnsiTheme="minorHAnsi" w:cstheme="minorHAnsi"/>
                          <w:b/>
                        </w:rPr>
                        <w:t>3</w:t>
                      </w:r>
                      <w:r w:rsidR="009A78AD" w:rsidRPr="00DA7C61">
                        <w:rPr>
                          <w:rStyle w:val="eop"/>
                          <w:rFonts w:asciiTheme="minorHAnsi" w:hAnsiTheme="minorHAnsi" w:cstheme="minorHAnsi"/>
                        </w:rPr>
                        <w:t xml:space="preserve">. Minor (left) and major (right) lesions on </w:t>
                      </w:r>
                      <w:r w:rsidR="006E69D6">
                        <w:rPr>
                          <w:rStyle w:val="eop"/>
                          <w:rFonts w:asciiTheme="minorHAnsi" w:hAnsiTheme="minorHAnsi" w:cstheme="minorHAnsi"/>
                          <w:i/>
                          <w:iCs/>
                        </w:rPr>
                        <w:t>P. californicus</w:t>
                      </w:r>
                      <w:r w:rsidR="009A78AD" w:rsidRPr="00DA7C61">
                        <w:rPr>
                          <w:rStyle w:val="eop"/>
                          <w:rFonts w:asciiTheme="minorHAnsi" w:hAnsiTheme="minorHAnsi" w:cstheme="minorHAnsi"/>
                        </w:rPr>
                        <w:t xml:space="preserve">. Scale bars represent </w:t>
                      </w:r>
                      <w:r w:rsidR="00905353">
                        <w:rPr>
                          <w:rStyle w:val="eop"/>
                          <w:rFonts w:asciiTheme="minorHAnsi" w:hAnsiTheme="minorHAnsi" w:cstheme="minorHAnsi"/>
                        </w:rPr>
                        <w:t>~</w:t>
                      </w:r>
                      <w:r w:rsidR="009A78AD" w:rsidRPr="00DA7C61">
                        <w:rPr>
                          <w:rStyle w:val="eop"/>
                          <w:rFonts w:asciiTheme="minorHAnsi" w:hAnsiTheme="minorHAnsi" w:cstheme="minorHAnsi"/>
                        </w:rPr>
                        <w:t xml:space="preserve">1 cm on each image. </w:t>
                      </w:r>
                    </w:p>
                  </w:txbxContent>
                </v:textbox>
                <w10:wrap type="square"/>
              </v:shape>
            </w:pict>
          </mc:Fallback>
        </mc:AlternateContent>
      </w:r>
    </w:p>
    <w:p w14:paraId="2423B903" w14:textId="3AE205A6" w:rsidR="00680565" w:rsidRPr="00265688" w:rsidRDefault="00265688" w:rsidP="00265688">
      <w:pPr>
        <w:pStyle w:val="paragraph"/>
        <w:spacing w:before="0" w:beforeAutospacing="0" w:after="0" w:afterAutospacing="0" w:line="480" w:lineRule="auto"/>
        <w:textAlignment w:val="baseline"/>
        <w:rPr>
          <w:rFonts w:asciiTheme="minorHAnsi" w:hAnsiTheme="minorHAnsi" w:cstheme="minorHAnsi"/>
          <w:i/>
        </w:rPr>
      </w:pPr>
      <w:r>
        <w:rPr>
          <w:rStyle w:val="normaltextrun"/>
          <w:rFonts w:asciiTheme="minorHAnsi" w:hAnsiTheme="minorHAnsi" w:cstheme="minorHAnsi"/>
          <w:i/>
          <w:iCs/>
        </w:rPr>
        <w:t>Statistical Methods</w:t>
      </w:r>
    </w:p>
    <w:p w14:paraId="6E526E55" w14:textId="6DAD1F1C" w:rsidR="00976AF2" w:rsidRPr="00265688" w:rsidRDefault="00680565" w:rsidP="00265688">
      <w:pPr>
        <w:pStyle w:val="paragraph"/>
        <w:spacing w:before="0" w:beforeAutospacing="0" w:after="0" w:afterAutospacing="0" w:line="480" w:lineRule="auto"/>
        <w:ind w:firstLine="720"/>
        <w:textAlignment w:val="baseline"/>
        <w:rPr>
          <w:rStyle w:val="normaltextrun"/>
          <w:rFonts w:asciiTheme="minorHAnsi" w:hAnsiTheme="minorHAnsi" w:cstheme="minorHAnsi"/>
        </w:rPr>
      </w:pPr>
      <w:r w:rsidRPr="00DA7C61">
        <w:rPr>
          <w:rStyle w:val="normaltextrun"/>
          <w:rFonts w:asciiTheme="minorHAnsi" w:hAnsiTheme="minorHAnsi" w:cstheme="minorHAnsi"/>
        </w:rPr>
        <w:t xml:space="preserve">To examine </w:t>
      </w:r>
      <w:r w:rsidR="00194558" w:rsidRPr="00DA7C61">
        <w:rPr>
          <w:rStyle w:val="normaltextrun"/>
          <w:rFonts w:asciiTheme="minorHAnsi" w:hAnsiTheme="minorHAnsi" w:cstheme="minorHAnsi"/>
        </w:rPr>
        <w:t>how sea cucumber mortality varied across treatments</w:t>
      </w:r>
      <w:r w:rsidRPr="00DA7C61">
        <w:rPr>
          <w:rStyle w:val="normaltextrun"/>
          <w:rFonts w:asciiTheme="minorHAnsi" w:hAnsiTheme="minorHAnsi" w:cstheme="minorHAnsi"/>
        </w:rPr>
        <w:t>, we</w:t>
      </w:r>
      <w:r w:rsidR="00194558" w:rsidRPr="00DA7C61">
        <w:rPr>
          <w:rStyle w:val="normaltextrun"/>
          <w:rFonts w:asciiTheme="minorHAnsi" w:hAnsiTheme="minorHAnsi" w:cstheme="minorHAnsi"/>
        </w:rPr>
        <w:t xml:space="preserve"> used </w:t>
      </w:r>
      <w:r w:rsidRPr="00DA7C61">
        <w:rPr>
          <w:rStyle w:val="normaltextrun"/>
          <w:rFonts w:asciiTheme="minorHAnsi" w:hAnsiTheme="minorHAnsi" w:cstheme="minorHAnsi"/>
        </w:rPr>
        <w:t>a</w:t>
      </w:r>
      <w:r w:rsidR="00976AF2" w:rsidRPr="00DA7C61">
        <w:rPr>
          <w:rStyle w:val="normaltextrun"/>
          <w:rFonts w:asciiTheme="minorHAnsi" w:hAnsiTheme="minorHAnsi" w:cstheme="minorHAnsi"/>
        </w:rPr>
        <w:t xml:space="preserve"> Kruskal-</w:t>
      </w:r>
      <w:r w:rsidR="00D1236D">
        <w:rPr>
          <w:rStyle w:val="normaltextrun"/>
          <w:rFonts w:asciiTheme="minorHAnsi" w:hAnsiTheme="minorHAnsi" w:cstheme="minorHAnsi"/>
        </w:rPr>
        <w:t>W</w:t>
      </w:r>
      <w:r w:rsidR="00976AF2" w:rsidRPr="00DA7C61">
        <w:rPr>
          <w:rStyle w:val="normaltextrun"/>
          <w:rFonts w:asciiTheme="minorHAnsi" w:hAnsiTheme="minorHAnsi" w:cstheme="minorHAnsi"/>
        </w:rPr>
        <w:t>allis rank sum test followed by a Dunn test for multiple comparisons</w:t>
      </w:r>
      <w:r w:rsidR="00194558" w:rsidRPr="00DA7C61">
        <w:rPr>
          <w:rStyle w:val="normaltextrun"/>
          <w:rFonts w:asciiTheme="minorHAnsi" w:hAnsiTheme="minorHAnsi" w:cstheme="minorHAnsi"/>
        </w:rPr>
        <w:t xml:space="preserve">. </w:t>
      </w:r>
      <w:r w:rsidR="00EC3ACA" w:rsidRPr="00DA7C61">
        <w:rPr>
          <w:rStyle w:val="normaltextrun"/>
          <w:rFonts w:asciiTheme="minorHAnsi" w:hAnsiTheme="minorHAnsi" w:cstheme="minorHAnsi"/>
        </w:rPr>
        <w:t xml:space="preserve">We then built a logistic regression model with cucumber mortality as the response variable and </w:t>
      </w:r>
      <w:r w:rsidR="00030BB3" w:rsidRPr="00030BB3">
        <w:rPr>
          <w:rStyle w:val="normaltextrun"/>
          <w:rFonts w:asciiTheme="minorHAnsi" w:hAnsiTheme="minorHAnsi" w:cstheme="minorHAnsi"/>
        </w:rPr>
        <w:t xml:space="preserve">evisceration, defecation status, initial droop and squeeze scores, and initial weight </w:t>
      </w:r>
      <w:r w:rsidR="00EC3ACA" w:rsidRPr="00DA7C61">
        <w:rPr>
          <w:rStyle w:val="normaltextrun"/>
          <w:rFonts w:asciiTheme="minorHAnsi" w:hAnsiTheme="minorHAnsi" w:cstheme="minorHAnsi"/>
        </w:rPr>
        <w:t xml:space="preserve">as explanatory variables. </w:t>
      </w:r>
      <w:r w:rsidR="00194558" w:rsidRPr="00DA7C61">
        <w:rPr>
          <w:rStyle w:val="normaltextrun"/>
          <w:rFonts w:asciiTheme="minorHAnsi" w:hAnsiTheme="minorHAnsi" w:cstheme="minorHAnsi"/>
        </w:rPr>
        <w:t xml:space="preserve">The objective of this analysis was to understand what factors, other than temperature treatment, affected mortality. </w:t>
      </w:r>
      <w:r w:rsidR="00EC3ACA" w:rsidRPr="00DA7C61">
        <w:rPr>
          <w:rStyle w:val="normaltextrun"/>
          <w:rFonts w:asciiTheme="minorHAnsi" w:hAnsiTheme="minorHAnsi" w:cstheme="minorHAnsi"/>
        </w:rPr>
        <w:t xml:space="preserve">We used forward AIC model selection to </w:t>
      </w:r>
      <w:r w:rsidR="00812E4A" w:rsidRPr="00DA7C61">
        <w:rPr>
          <w:rStyle w:val="normaltextrun"/>
          <w:rFonts w:asciiTheme="minorHAnsi" w:hAnsiTheme="minorHAnsi" w:cstheme="minorHAnsi"/>
        </w:rPr>
        <w:t xml:space="preserve">investigate which combination of these variables best explained the variation in sea cucumber mortality. </w:t>
      </w:r>
    </w:p>
    <w:p w14:paraId="78F8012D" w14:textId="3B73F91E" w:rsidR="00194558" w:rsidRPr="00DA7C61" w:rsidRDefault="00680565" w:rsidP="00265688">
      <w:pPr>
        <w:pStyle w:val="paragraph"/>
        <w:spacing w:before="0" w:beforeAutospacing="0" w:after="0" w:afterAutospacing="0" w:line="480" w:lineRule="auto"/>
        <w:ind w:firstLine="720"/>
        <w:textAlignment w:val="baseline"/>
        <w:rPr>
          <w:rStyle w:val="normaltextrun"/>
          <w:rFonts w:asciiTheme="minorHAnsi" w:hAnsiTheme="minorHAnsi" w:cstheme="minorHAnsi"/>
        </w:rPr>
      </w:pPr>
      <w:r w:rsidRPr="00DA7C61">
        <w:rPr>
          <w:rStyle w:val="normaltextrun"/>
          <w:rFonts w:asciiTheme="minorHAnsi" w:hAnsiTheme="minorHAnsi" w:cstheme="minorHAnsi"/>
        </w:rPr>
        <w:t>We first examined how cucumber stiffness metrics, indicated by antipredator response and structure maintenance, were correlated using spearman’s correlation coefficient</w:t>
      </w:r>
      <w:r w:rsidR="00CA79BD" w:rsidRPr="00DA7C61">
        <w:rPr>
          <w:rStyle w:val="normaltextrun"/>
          <w:rFonts w:asciiTheme="minorHAnsi" w:hAnsiTheme="minorHAnsi" w:cstheme="minorHAnsi"/>
        </w:rPr>
        <w:t>. However, we</w:t>
      </w:r>
      <w:r w:rsidRPr="00DA7C61">
        <w:rPr>
          <w:rStyle w:val="normaltextrun"/>
          <w:rFonts w:asciiTheme="minorHAnsi" w:hAnsiTheme="minorHAnsi" w:cstheme="minorHAnsi"/>
        </w:rPr>
        <w:t xml:space="preserve"> modelled the</w:t>
      </w:r>
      <w:r w:rsidR="00CA79BD" w:rsidRPr="00DA7C61">
        <w:rPr>
          <w:rStyle w:val="normaltextrun"/>
          <w:rFonts w:asciiTheme="minorHAnsi" w:hAnsiTheme="minorHAnsi" w:cstheme="minorHAnsi"/>
        </w:rPr>
        <w:t>se two metrics</w:t>
      </w:r>
      <w:r w:rsidRPr="00DA7C61">
        <w:rPr>
          <w:rStyle w:val="normaltextrun"/>
          <w:rFonts w:asciiTheme="minorHAnsi" w:hAnsiTheme="minorHAnsi" w:cstheme="minorHAnsi"/>
        </w:rPr>
        <w:t xml:space="preserve"> as separate responses because we assume they represent different types of stiffening behaviour. For both response variables, we constructed full</w:t>
      </w:r>
      <w:r w:rsidR="000B461D">
        <w:rPr>
          <w:rStyle w:val="normaltextrun"/>
          <w:rFonts w:asciiTheme="minorHAnsi" w:hAnsiTheme="minorHAnsi" w:cstheme="minorHAnsi"/>
        </w:rPr>
        <w:t xml:space="preserve"> </w:t>
      </w:r>
      <w:r w:rsidRPr="00DA7C61">
        <w:rPr>
          <w:rStyle w:val="normaltextrun"/>
          <w:rFonts w:asciiTheme="minorHAnsi" w:hAnsiTheme="minorHAnsi" w:cstheme="minorHAnsi"/>
        </w:rPr>
        <w:t xml:space="preserve">ordinal </w:t>
      </w:r>
      <w:r w:rsidRPr="00DA7C61">
        <w:rPr>
          <w:rStyle w:val="normaltextrun"/>
          <w:rFonts w:asciiTheme="minorHAnsi" w:hAnsiTheme="minorHAnsi" w:cstheme="minorHAnsi"/>
        </w:rPr>
        <w:lastRenderedPageBreak/>
        <w:t xml:space="preserve">regression models with the following predictor variables: </w:t>
      </w:r>
      <w:r w:rsidR="00F3199F" w:rsidRPr="00DA7C61">
        <w:rPr>
          <w:rStyle w:val="normaltextrun"/>
          <w:rFonts w:asciiTheme="minorHAnsi" w:hAnsiTheme="minorHAnsi" w:cstheme="minorHAnsi"/>
        </w:rPr>
        <w:t>temperature treatment</w:t>
      </w:r>
      <w:r w:rsidRPr="00DA7C61">
        <w:rPr>
          <w:rStyle w:val="normaltextrun"/>
          <w:rFonts w:asciiTheme="minorHAnsi" w:hAnsiTheme="minorHAnsi" w:cstheme="minorHAnsi"/>
        </w:rPr>
        <w:t>, date as a categorical variable for each individual date, and the interaction term between treatment and date. We restricted our measurement period to the days preceding (</w:t>
      </w:r>
      <w:r w:rsidR="00A227FE" w:rsidRPr="00DA7C61">
        <w:rPr>
          <w:rStyle w:val="normaltextrun"/>
          <w:rFonts w:asciiTheme="minorHAnsi" w:hAnsiTheme="minorHAnsi" w:cstheme="minorHAnsi"/>
        </w:rPr>
        <w:t>Day 1</w:t>
      </w:r>
      <w:r w:rsidRPr="00DA7C61">
        <w:rPr>
          <w:rStyle w:val="normaltextrun"/>
          <w:rFonts w:asciiTheme="minorHAnsi" w:hAnsiTheme="minorHAnsi" w:cstheme="minorHAnsi"/>
        </w:rPr>
        <w:t>), during (</w:t>
      </w:r>
      <w:r w:rsidR="00A227FE" w:rsidRPr="00DA7C61">
        <w:rPr>
          <w:rStyle w:val="normaltextrun"/>
          <w:rFonts w:asciiTheme="minorHAnsi" w:hAnsiTheme="minorHAnsi" w:cstheme="minorHAnsi"/>
        </w:rPr>
        <w:t>Day 2-4</w:t>
      </w:r>
      <w:r w:rsidRPr="00DA7C61">
        <w:rPr>
          <w:rStyle w:val="normaltextrun"/>
          <w:rFonts w:asciiTheme="minorHAnsi" w:hAnsiTheme="minorHAnsi" w:cstheme="minorHAnsi"/>
        </w:rPr>
        <w:t>) and immediately after the heat treatment (</w:t>
      </w:r>
      <w:r w:rsidR="00A227FE" w:rsidRPr="00DA7C61">
        <w:rPr>
          <w:rStyle w:val="normaltextrun"/>
          <w:rFonts w:asciiTheme="minorHAnsi" w:hAnsiTheme="minorHAnsi" w:cstheme="minorHAnsi"/>
        </w:rPr>
        <w:t>Day 5</w:t>
      </w:r>
      <w:r w:rsidRPr="00DA7C61">
        <w:rPr>
          <w:rStyle w:val="normaltextrun"/>
          <w:rFonts w:asciiTheme="minorHAnsi" w:hAnsiTheme="minorHAnsi" w:cstheme="minorHAnsi"/>
        </w:rPr>
        <w:t xml:space="preserve">). We included individual cucumber identity as a random effect to account for repeated measures on the same individuals over time. We also included bucket ID and sea table ID as random effects to account for our paired (two cucumbers per bucket) and blocked (five buckets per sea table) experimental design. We </w:t>
      </w:r>
      <w:r w:rsidR="00D45095" w:rsidRPr="00DA7C61">
        <w:rPr>
          <w:rStyle w:val="normaltextrun"/>
          <w:rFonts w:asciiTheme="minorHAnsi" w:hAnsiTheme="minorHAnsi" w:cstheme="minorHAnsi"/>
        </w:rPr>
        <w:t xml:space="preserve">used </w:t>
      </w:r>
      <w:r w:rsidRPr="00DA7C61">
        <w:rPr>
          <w:rStyle w:val="normaltextrun"/>
          <w:rFonts w:asciiTheme="minorHAnsi" w:hAnsiTheme="minorHAnsi" w:cstheme="minorHAnsi"/>
        </w:rPr>
        <w:t xml:space="preserve">AIC model </w:t>
      </w:r>
      <w:r w:rsidR="00167FB0">
        <w:rPr>
          <w:rStyle w:val="normaltextrun"/>
          <w:rFonts w:asciiTheme="minorHAnsi" w:hAnsiTheme="minorHAnsi" w:cstheme="minorHAnsi"/>
        </w:rPr>
        <w:t>selection</w:t>
      </w:r>
      <w:r w:rsidRPr="00DA7C61">
        <w:rPr>
          <w:rStyle w:val="normaltextrun"/>
          <w:rFonts w:asciiTheme="minorHAnsi" w:hAnsiTheme="minorHAnsi" w:cstheme="minorHAnsi"/>
        </w:rPr>
        <w:t xml:space="preserve"> to determine the most parsimonious models (</w:t>
      </w:r>
      <w:r w:rsidRPr="00DA7C61">
        <w:rPr>
          <w:rStyle w:val="normaltextrun"/>
          <w:rFonts w:asciiTheme="minorHAnsi" w:hAnsiTheme="minorHAnsi" w:cstheme="minorHAnsi"/>
          <w:lang w:val="el-GR"/>
        </w:rPr>
        <w:t>Δ</w:t>
      </w:r>
      <w:r w:rsidRPr="00DA7C61">
        <w:rPr>
          <w:rStyle w:val="normaltextrun"/>
          <w:rFonts w:asciiTheme="minorHAnsi" w:hAnsiTheme="minorHAnsi" w:cstheme="minorHAnsi"/>
        </w:rPr>
        <w:t>AIC &gt; 2). From top selected models we calculated 95% confidence intervals and considered effects to be significant if confidence intervals did not overlap zero.</w:t>
      </w:r>
      <w:r w:rsidRPr="00DA7C61">
        <w:rPr>
          <w:rStyle w:val="eop"/>
          <w:rFonts w:asciiTheme="minorHAnsi" w:hAnsiTheme="minorHAnsi" w:cstheme="minorHAnsi"/>
        </w:rPr>
        <w:t> </w:t>
      </w:r>
    </w:p>
    <w:p w14:paraId="780D37E6" w14:textId="2BA11812" w:rsidR="00A227FE" w:rsidRPr="00DA7C61" w:rsidRDefault="00A227FE" w:rsidP="00265688">
      <w:pPr>
        <w:pStyle w:val="paragraph"/>
        <w:spacing w:before="0" w:beforeAutospacing="0" w:after="0" w:afterAutospacing="0" w:line="480" w:lineRule="auto"/>
        <w:ind w:firstLine="720"/>
        <w:textAlignment w:val="baseline"/>
        <w:rPr>
          <w:rStyle w:val="normaltextrun"/>
          <w:rFonts w:asciiTheme="minorHAnsi" w:hAnsiTheme="minorHAnsi" w:cstheme="minorHAnsi"/>
        </w:rPr>
      </w:pPr>
      <w:r w:rsidRPr="00DA7C61">
        <w:rPr>
          <w:rStyle w:val="normaltextrun"/>
          <w:rFonts w:asciiTheme="minorHAnsi" w:hAnsiTheme="minorHAnsi" w:cstheme="minorHAnsi"/>
        </w:rPr>
        <w:t>We used Kruskal-Wallis non-parametric analysis of variance tests followed by Dunn tests for multiple comparisons to compare the activity scores between treatments on specific days to assess pre-experiment differences across treatments (</w:t>
      </w:r>
      <w:r w:rsidR="00CF3565" w:rsidRPr="00DA7C61">
        <w:rPr>
          <w:rStyle w:val="normaltextrun"/>
          <w:rFonts w:asciiTheme="minorHAnsi" w:hAnsiTheme="minorHAnsi" w:cstheme="minorHAnsi"/>
        </w:rPr>
        <w:t>Day 1</w:t>
      </w:r>
      <w:r w:rsidRPr="00DA7C61">
        <w:rPr>
          <w:rStyle w:val="normaltextrun"/>
          <w:rFonts w:asciiTheme="minorHAnsi" w:hAnsiTheme="minorHAnsi" w:cstheme="minorHAnsi"/>
        </w:rPr>
        <w:t>), initial heat shock (</w:t>
      </w:r>
      <w:r w:rsidR="00CF3565" w:rsidRPr="00DA7C61">
        <w:rPr>
          <w:rStyle w:val="normaltextrun"/>
          <w:rFonts w:asciiTheme="minorHAnsi" w:hAnsiTheme="minorHAnsi" w:cstheme="minorHAnsi"/>
        </w:rPr>
        <w:t>Day 2</w:t>
      </w:r>
      <w:r w:rsidRPr="00DA7C61">
        <w:rPr>
          <w:rStyle w:val="normaltextrun"/>
          <w:rFonts w:asciiTheme="minorHAnsi" w:hAnsiTheme="minorHAnsi" w:cstheme="minorHAnsi"/>
        </w:rPr>
        <w:t>), initial recovery (</w:t>
      </w:r>
      <w:r w:rsidR="00CF3565" w:rsidRPr="00DA7C61">
        <w:rPr>
          <w:rStyle w:val="normaltextrun"/>
          <w:rFonts w:asciiTheme="minorHAnsi" w:hAnsiTheme="minorHAnsi" w:cstheme="minorHAnsi"/>
        </w:rPr>
        <w:t>Day 5</w:t>
      </w:r>
      <w:r w:rsidRPr="00DA7C61">
        <w:rPr>
          <w:rStyle w:val="normaltextrun"/>
          <w:rFonts w:asciiTheme="minorHAnsi" w:hAnsiTheme="minorHAnsi" w:cstheme="minorHAnsi"/>
        </w:rPr>
        <w:t>) and long-term recovery (</w:t>
      </w:r>
      <w:r w:rsidR="00CF3565" w:rsidRPr="00DA7C61">
        <w:rPr>
          <w:rStyle w:val="normaltextrun"/>
          <w:rFonts w:asciiTheme="minorHAnsi" w:hAnsiTheme="minorHAnsi" w:cstheme="minorHAnsi"/>
        </w:rPr>
        <w:t>Day 12</w:t>
      </w:r>
      <w:r w:rsidR="00FC37A1" w:rsidRPr="00DA7C61">
        <w:rPr>
          <w:rStyle w:val="normaltextrun"/>
          <w:rFonts w:asciiTheme="minorHAnsi" w:hAnsiTheme="minorHAnsi" w:cstheme="minorHAnsi"/>
        </w:rPr>
        <w:t xml:space="preserve">). </w:t>
      </w:r>
      <w:r w:rsidRPr="00DA7C61">
        <w:rPr>
          <w:rStyle w:val="normaltextrun"/>
          <w:rFonts w:asciiTheme="minorHAnsi" w:hAnsiTheme="minorHAnsi" w:cstheme="minorHAnsi"/>
        </w:rPr>
        <w:t>We then fit a generalized additive model with a zero-adjusted negative binomial distribution</w:t>
      </w:r>
      <w:r w:rsidR="000B461D">
        <w:rPr>
          <w:rStyle w:val="normaltextrun"/>
          <w:rFonts w:asciiTheme="minorHAnsi" w:hAnsiTheme="minorHAnsi" w:cstheme="minorHAnsi"/>
        </w:rPr>
        <w:t>. Again</w:t>
      </w:r>
      <w:r w:rsidRPr="00DA7C61">
        <w:rPr>
          <w:rStyle w:val="normaltextrun"/>
          <w:rFonts w:asciiTheme="minorHAnsi" w:hAnsiTheme="minorHAnsi" w:cstheme="minorHAnsi"/>
        </w:rPr>
        <w:t xml:space="preserve">, we only used data from the days preceding, during and immediately after the heat treatment. We included </w:t>
      </w:r>
      <w:r w:rsidR="00D8599F" w:rsidRPr="00DA7C61">
        <w:rPr>
          <w:rStyle w:val="normaltextrun"/>
          <w:rFonts w:asciiTheme="minorHAnsi" w:hAnsiTheme="minorHAnsi" w:cstheme="minorHAnsi"/>
        </w:rPr>
        <w:t xml:space="preserve">temperature </w:t>
      </w:r>
      <w:r w:rsidRPr="00DA7C61">
        <w:rPr>
          <w:rStyle w:val="normaltextrun"/>
          <w:rFonts w:asciiTheme="minorHAnsi" w:hAnsiTheme="minorHAnsi" w:cstheme="minorHAnsi"/>
        </w:rPr>
        <w:t xml:space="preserve">treatment, date (measured as categorical) and the interaction between treatment and date as fixed effects. </w:t>
      </w:r>
      <w:r w:rsidR="000B461D">
        <w:rPr>
          <w:rStyle w:val="normaltextrun"/>
          <w:rFonts w:asciiTheme="minorHAnsi" w:hAnsiTheme="minorHAnsi" w:cstheme="minorHAnsi"/>
        </w:rPr>
        <w:t>W</w:t>
      </w:r>
      <w:r w:rsidRPr="00DA7C61">
        <w:rPr>
          <w:rStyle w:val="normaltextrun"/>
          <w:rFonts w:asciiTheme="minorHAnsi" w:hAnsiTheme="minorHAnsi" w:cstheme="minorHAnsi"/>
        </w:rPr>
        <w:t xml:space="preserve">e included individual, sea table and bucket ID as random effects. We used backward </w:t>
      </w:r>
      <w:r w:rsidR="00287E79" w:rsidRPr="00DA7C61">
        <w:rPr>
          <w:rStyle w:val="normaltextrun"/>
          <w:rFonts w:asciiTheme="minorHAnsi" w:hAnsiTheme="minorHAnsi" w:cstheme="minorHAnsi"/>
        </w:rPr>
        <w:t xml:space="preserve">AIC </w:t>
      </w:r>
      <w:r w:rsidRPr="00DA7C61">
        <w:rPr>
          <w:rStyle w:val="normaltextrun"/>
          <w:rFonts w:asciiTheme="minorHAnsi" w:hAnsiTheme="minorHAnsi" w:cstheme="minorHAnsi"/>
        </w:rPr>
        <w:t xml:space="preserve">step-selection to find the </w:t>
      </w:r>
      <w:r w:rsidR="00287E79" w:rsidRPr="00DA7C61">
        <w:rPr>
          <w:rStyle w:val="normaltextrun"/>
          <w:rFonts w:asciiTheme="minorHAnsi" w:hAnsiTheme="minorHAnsi" w:cstheme="minorHAnsi"/>
        </w:rPr>
        <w:t xml:space="preserve">variables that best explained the variation in activity scores. </w:t>
      </w:r>
    </w:p>
    <w:p w14:paraId="3BB1F08A" w14:textId="4002BCA7" w:rsidR="00680565" w:rsidRPr="00DA7C61" w:rsidRDefault="00A51B41" w:rsidP="00265688">
      <w:pPr>
        <w:pStyle w:val="paragraph"/>
        <w:spacing w:before="0" w:beforeAutospacing="0" w:after="0" w:afterAutospacing="0" w:line="480" w:lineRule="auto"/>
        <w:ind w:firstLine="720"/>
        <w:textAlignment w:val="baseline"/>
        <w:rPr>
          <w:rFonts w:asciiTheme="minorHAnsi" w:hAnsiTheme="minorHAnsi" w:cstheme="minorHAnsi"/>
        </w:rPr>
      </w:pPr>
      <w:r w:rsidRPr="00DA7C61">
        <w:rPr>
          <w:rStyle w:val="normaltextrun"/>
          <w:rFonts w:asciiTheme="minorHAnsi" w:hAnsiTheme="minorHAnsi" w:cstheme="minorHAnsi"/>
        </w:rPr>
        <w:t xml:space="preserve">We used a Kruskal-Wallis rank sum test to compare </w:t>
      </w:r>
      <w:r w:rsidR="005B51B9" w:rsidRPr="00DA7C61">
        <w:rPr>
          <w:rStyle w:val="normaltextrun"/>
          <w:rFonts w:asciiTheme="minorHAnsi" w:hAnsiTheme="minorHAnsi" w:cstheme="minorHAnsi"/>
        </w:rPr>
        <w:t>the number of buckets with spawning cucumbers across temperature treatments</w:t>
      </w:r>
      <w:r w:rsidR="00063FA9">
        <w:rPr>
          <w:rStyle w:val="normaltextrun"/>
          <w:rFonts w:asciiTheme="minorHAnsi" w:hAnsiTheme="minorHAnsi" w:cstheme="minorHAnsi"/>
        </w:rPr>
        <w:t xml:space="preserve">. </w:t>
      </w:r>
      <w:r w:rsidR="006806B0" w:rsidRPr="006806B0">
        <w:rPr>
          <w:rStyle w:val="normaltextrun"/>
          <w:rFonts w:asciiTheme="minorHAnsi" w:hAnsiTheme="minorHAnsi" w:cstheme="minorHAnsi"/>
        </w:rPr>
        <w:t xml:space="preserve">To examine the effect of temperature on </w:t>
      </w:r>
      <w:r w:rsidR="006806B0" w:rsidRPr="006806B0">
        <w:rPr>
          <w:rStyle w:val="normaltextrun"/>
          <w:rFonts w:asciiTheme="minorHAnsi" w:hAnsiTheme="minorHAnsi" w:cstheme="minorHAnsi"/>
        </w:rPr>
        <w:lastRenderedPageBreak/>
        <w:t xml:space="preserve">the likelihood of a cucumber eviscerating, we </w:t>
      </w:r>
      <w:r w:rsidR="00B668EA">
        <w:rPr>
          <w:rStyle w:val="normaltextrun"/>
          <w:rFonts w:asciiTheme="minorHAnsi" w:hAnsiTheme="minorHAnsi" w:cstheme="minorHAnsi"/>
        </w:rPr>
        <w:t>created</w:t>
      </w:r>
      <w:r w:rsidR="006806B0" w:rsidRPr="006806B0">
        <w:rPr>
          <w:rStyle w:val="normaltextrun"/>
          <w:rFonts w:asciiTheme="minorHAnsi" w:hAnsiTheme="minorHAnsi" w:cstheme="minorHAnsi"/>
        </w:rPr>
        <w:t xml:space="preserve"> a logistic regression model with treatment, weight, and pooping status as explanatory variables in the full model, and sea table as a random effect. We</w:t>
      </w:r>
      <w:r w:rsidR="00B668EA">
        <w:rPr>
          <w:rStyle w:val="normaltextrun"/>
          <w:rFonts w:asciiTheme="minorHAnsi" w:hAnsiTheme="minorHAnsi" w:cstheme="minorHAnsi"/>
        </w:rPr>
        <w:t xml:space="preserve"> conducted forward AIC model </w:t>
      </w:r>
      <w:r w:rsidR="0032098E">
        <w:rPr>
          <w:rStyle w:val="normaltextrun"/>
          <w:rFonts w:asciiTheme="minorHAnsi" w:hAnsiTheme="minorHAnsi" w:cstheme="minorHAnsi"/>
        </w:rPr>
        <w:t>s</w:t>
      </w:r>
      <w:r w:rsidR="00B668EA">
        <w:rPr>
          <w:rStyle w:val="normaltextrun"/>
          <w:rFonts w:asciiTheme="minorHAnsi" w:hAnsiTheme="minorHAnsi" w:cstheme="minorHAnsi"/>
        </w:rPr>
        <w:t>election</w:t>
      </w:r>
      <w:r w:rsidR="006806B0" w:rsidRPr="006806B0">
        <w:rPr>
          <w:rStyle w:val="normaltextrun"/>
          <w:rFonts w:asciiTheme="minorHAnsi" w:hAnsiTheme="minorHAnsi" w:cstheme="minorHAnsi"/>
        </w:rPr>
        <w:t xml:space="preserve"> </w:t>
      </w:r>
      <w:r w:rsidR="0032098E">
        <w:rPr>
          <w:rStyle w:val="normaltextrun"/>
          <w:rFonts w:asciiTheme="minorHAnsi" w:hAnsiTheme="minorHAnsi" w:cstheme="minorHAnsi"/>
        </w:rPr>
        <w:t>to determine</w:t>
      </w:r>
      <w:r w:rsidR="00F22699">
        <w:rPr>
          <w:rStyle w:val="normaltextrun"/>
          <w:rFonts w:asciiTheme="minorHAnsi" w:hAnsiTheme="minorHAnsi" w:cstheme="minorHAnsi"/>
        </w:rPr>
        <w:t xml:space="preserve"> appropriate explanatory variables.</w:t>
      </w:r>
    </w:p>
    <w:p w14:paraId="6EFA40FC" w14:textId="01156982" w:rsidR="00A85DDB" w:rsidRDefault="00F1025A" w:rsidP="00265688">
      <w:pPr>
        <w:pStyle w:val="paragraph"/>
        <w:spacing w:before="0" w:beforeAutospacing="0" w:after="0" w:afterAutospacing="0" w:line="480" w:lineRule="auto"/>
        <w:ind w:firstLine="720"/>
        <w:textAlignment w:val="baseline"/>
        <w:rPr>
          <w:rStyle w:val="eop"/>
          <w:rFonts w:asciiTheme="minorHAnsi" w:hAnsiTheme="minorHAnsi" w:cstheme="minorHAnsi"/>
          <w:lang w:val="en-US"/>
        </w:rPr>
      </w:pPr>
      <w:r>
        <w:rPr>
          <w:rStyle w:val="normaltextrun"/>
          <w:rFonts w:asciiTheme="minorHAnsi" w:hAnsiTheme="minorHAnsi" w:cstheme="minorHAnsi"/>
        </w:rPr>
        <w:t>To assess</w:t>
      </w:r>
      <w:r w:rsidR="00680565" w:rsidRPr="00DA7C61">
        <w:rPr>
          <w:rStyle w:val="normaltextrun"/>
          <w:rFonts w:asciiTheme="minorHAnsi" w:hAnsiTheme="minorHAnsi" w:cstheme="minorHAnsi"/>
        </w:rPr>
        <w:t xml:space="preserve"> whether weight and treatment affected the maximum number of minor lesions</w:t>
      </w:r>
      <w:r>
        <w:rPr>
          <w:rStyle w:val="normaltextrun"/>
          <w:rFonts w:asciiTheme="minorHAnsi" w:hAnsiTheme="minorHAnsi" w:cstheme="minorHAnsi"/>
        </w:rPr>
        <w:t>, we</w:t>
      </w:r>
      <w:r w:rsidR="00680565" w:rsidRPr="00DA7C61">
        <w:rPr>
          <w:rStyle w:val="normaltextrun"/>
          <w:rFonts w:asciiTheme="minorHAnsi" w:hAnsiTheme="minorHAnsi" w:cstheme="minorHAnsi"/>
        </w:rPr>
        <w:t xml:space="preserve"> us</w:t>
      </w:r>
      <w:r>
        <w:rPr>
          <w:rStyle w:val="normaltextrun"/>
          <w:rFonts w:asciiTheme="minorHAnsi" w:hAnsiTheme="minorHAnsi" w:cstheme="minorHAnsi"/>
        </w:rPr>
        <w:t>ed</w:t>
      </w:r>
      <w:r w:rsidR="00680565" w:rsidRPr="00DA7C61">
        <w:rPr>
          <w:rStyle w:val="normaltextrun"/>
          <w:rFonts w:asciiTheme="minorHAnsi" w:hAnsiTheme="minorHAnsi" w:cstheme="minorHAnsi"/>
        </w:rPr>
        <w:t xml:space="preserve"> a generalized additive model with a geometric distribution. We included sea table and bucket as random effects. </w:t>
      </w:r>
      <w:r w:rsidR="00680565" w:rsidRPr="00DA7C61">
        <w:rPr>
          <w:rStyle w:val="eop"/>
          <w:rFonts w:asciiTheme="minorHAnsi" w:hAnsiTheme="minorHAnsi" w:cstheme="minorHAnsi"/>
          <w:lang w:val="en-US"/>
        </w:rPr>
        <w:t> </w:t>
      </w:r>
    </w:p>
    <w:p w14:paraId="0D35B67F" w14:textId="43731501" w:rsidR="009D6D5F" w:rsidRDefault="000B461D" w:rsidP="00265688">
      <w:pPr>
        <w:pStyle w:val="paragraph"/>
        <w:spacing w:before="0" w:beforeAutospacing="0" w:after="0" w:afterAutospacing="0" w:line="480" w:lineRule="auto"/>
        <w:ind w:firstLine="720"/>
        <w:textAlignment w:val="baseline"/>
        <w:rPr>
          <w:rStyle w:val="eop"/>
          <w:rFonts w:asciiTheme="minorHAnsi" w:hAnsiTheme="minorHAnsi" w:cstheme="minorHAnsi"/>
          <w:lang w:val="en-US"/>
        </w:rPr>
      </w:pPr>
      <w:r>
        <w:rPr>
          <w:rStyle w:val="eop"/>
          <w:rFonts w:asciiTheme="minorHAnsi" w:hAnsiTheme="minorHAnsi" w:cstheme="minorHAnsi"/>
          <w:lang w:val="en-US"/>
        </w:rPr>
        <w:t xml:space="preserve">All statistical analyses were conducted in R version 4.0.3. </w:t>
      </w:r>
      <w:r w:rsidR="00E2700B">
        <w:rPr>
          <w:rStyle w:val="eop"/>
          <w:rFonts w:asciiTheme="minorHAnsi" w:hAnsiTheme="minorHAnsi" w:cstheme="minorHAnsi"/>
          <w:lang w:val="en-US"/>
        </w:rPr>
        <w:t>Krus</w:t>
      </w:r>
      <w:r w:rsidR="00650E56">
        <w:rPr>
          <w:rStyle w:val="eop"/>
          <w:rFonts w:asciiTheme="minorHAnsi" w:hAnsiTheme="minorHAnsi" w:cstheme="minorHAnsi"/>
          <w:lang w:val="en-US"/>
        </w:rPr>
        <w:t>kal-Wallis tests</w:t>
      </w:r>
      <w:r w:rsidR="00CF3028">
        <w:rPr>
          <w:rStyle w:val="eop"/>
          <w:rFonts w:asciiTheme="minorHAnsi" w:hAnsiTheme="minorHAnsi" w:cstheme="minorHAnsi"/>
          <w:lang w:val="en-US"/>
        </w:rPr>
        <w:t xml:space="preserve"> were conducted using the </w:t>
      </w:r>
      <w:r w:rsidR="00156ADA">
        <w:rPr>
          <w:rStyle w:val="eop"/>
          <w:rFonts w:asciiTheme="minorHAnsi" w:hAnsiTheme="minorHAnsi" w:cstheme="minorHAnsi"/>
          <w:i/>
          <w:iCs/>
          <w:lang w:val="en-US"/>
        </w:rPr>
        <w:t xml:space="preserve">Kruskal.test </w:t>
      </w:r>
      <w:r w:rsidR="00156ADA">
        <w:rPr>
          <w:rStyle w:val="eop"/>
          <w:rFonts w:asciiTheme="minorHAnsi" w:hAnsiTheme="minorHAnsi" w:cstheme="minorHAnsi"/>
          <w:lang w:val="en-US"/>
        </w:rPr>
        <w:t xml:space="preserve">function in base R, and Dunn tests were conducted using the </w:t>
      </w:r>
      <w:r w:rsidR="0032098E">
        <w:rPr>
          <w:rStyle w:val="eop"/>
          <w:rFonts w:asciiTheme="minorHAnsi" w:hAnsiTheme="minorHAnsi" w:cstheme="minorHAnsi"/>
          <w:i/>
          <w:iCs/>
          <w:lang w:val="en-US"/>
        </w:rPr>
        <w:t>d</w:t>
      </w:r>
      <w:r w:rsidR="00156ADA">
        <w:rPr>
          <w:rStyle w:val="eop"/>
          <w:rFonts w:asciiTheme="minorHAnsi" w:hAnsiTheme="minorHAnsi" w:cstheme="minorHAnsi"/>
          <w:i/>
          <w:iCs/>
          <w:lang w:val="en-US"/>
        </w:rPr>
        <w:t>unn</w:t>
      </w:r>
      <w:r w:rsidR="0032098E">
        <w:rPr>
          <w:rStyle w:val="eop"/>
          <w:rFonts w:asciiTheme="minorHAnsi" w:hAnsiTheme="minorHAnsi" w:cstheme="minorHAnsi"/>
          <w:i/>
          <w:iCs/>
          <w:lang w:val="en-US"/>
        </w:rPr>
        <w:t>T</w:t>
      </w:r>
      <w:r w:rsidR="00156ADA">
        <w:rPr>
          <w:rStyle w:val="eop"/>
          <w:rFonts w:asciiTheme="minorHAnsi" w:hAnsiTheme="minorHAnsi" w:cstheme="minorHAnsi"/>
          <w:i/>
          <w:iCs/>
          <w:lang w:val="en-US"/>
        </w:rPr>
        <w:t>est</w:t>
      </w:r>
      <w:r w:rsidR="00156ADA">
        <w:rPr>
          <w:rStyle w:val="eop"/>
          <w:rFonts w:asciiTheme="minorHAnsi" w:hAnsiTheme="minorHAnsi" w:cstheme="minorHAnsi"/>
          <w:lang w:val="en-US"/>
        </w:rPr>
        <w:t xml:space="preserve"> function </w:t>
      </w:r>
      <w:r w:rsidR="0032098E">
        <w:rPr>
          <w:rStyle w:val="eop"/>
          <w:rFonts w:asciiTheme="minorHAnsi" w:hAnsiTheme="minorHAnsi" w:cstheme="minorHAnsi"/>
          <w:lang w:val="en-US"/>
        </w:rPr>
        <w:t xml:space="preserve">in package FSA (CITE). </w:t>
      </w:r>
      <w:r w:rsidR="00FB4B4A">
        <w:rPr>
          <w:rStyle w:val="eop"/>
          <w:rFonts w:asciiTheme="minorHAnsi" w:hAnsiTheme="minorHAnsi" w:cstheme="minorHAnsi"/>
          <w:lang w:val="en-US"/>
        </w:rPr>
        <w:t>Models for mortality effects, activity score, evisceration</w:t>
      </w:r>
      <w:r w:rsidR="00AA3ECF">
        <w:rPr>
          <w:rStyle w:val="eop"/>
          <w:rFonts w:asciiTheme="minorHAnsi" w:hAnsiTheme="minorHAnsi" w:cstheme="minorHAnsi"/>
          <w:lang w:val="en-US"/>
        </w:rPr>
        <w:t>,</w:t>
      </w:r>
      <w:r w:rsidR="00FB4B4A">
        <w:rPr>
          <w:rStyle w:val="eop"/>
          <w:rFonts w:asciiTheme="minorHAnsi" w:hAnsiTheme="minorHAnsi" w:cstheme="minorHAnsi"/>
          <w:lang w:val="en-US"/>
        </w:rPr>
        <w:t xml:space="preserve"> and </w:t>
      </w:r>
      <w:r w:rsidR="00AA3ECF">
        <w:rPr>
          <w:rStyle w:val="eop"/>
          <w:rFonts w:asciiTheme="minorHAnsi" w:hAnsiTheme="minorHAnsi" w:cstheme="minorHAnsi"/>
          <w:lang w:val="en-US"/>
        </w:rPr>
        <w:t>minor lesions</w:t>
      </w:r>
      <w:r w:rsidR="00FB4B4A">
        <w:rPr>
          <w:rStyle w:val="eop"/>
          <w:rFonts w:asciiTheme="minorHAnsi" w:hAnsiTheme="minorHAnsi" w:cstheme="minorHAnsi"/>
          <w:lang w:val="en-US"/>
        </w:rPr>
        <w:t xml:space="preserve"> were </w:t>
      </w:r>
      <w:r w:rsidR="00AA3ECF">
        <w:rPr>
          <w:rStyle w:val="eop"/>
          <w:rFonts w:asciiTheme="minorHAnsi" w:hAnsiTheme="minorHAnsi" w:cstheme="minorHAnsi"/>
          <w:lang w:val="en-US"/>
        </w:rPr>
        <w:t xml:space="preserve">conducted </w:t>
      </w:r>
      <w:r>
        <w:rPr>
          <w:rStyle w:val="eop"/>
          <w:rFonts w:asciiTheme="minorHAnsi" w:hAnsiTheme="minorHAnsi" w:cstheme="minorHAnsi"/>
          <w:lang w:val="en-US"/>
        </w:rPr>
        <w:t xml:space="preserve">using the </w:t>
      </w:r>
      <w:r>
        <w:rPr>
          <w:rStyle w:val="eop"/>
          <w:rFonts w:asciiTheme="minorHAnsi" w:hAnsiTheme="minorHAnsi" w:cstheme="minorHAnsi"/>
          <w:i/>
          <w:iCs/>
          <w:lang w:val="en-US"/>
        </w:rPr>
        <w:t>gamlss</w:t>
      </w:r>
      <w:r>
        <w:rPr>
          <w:rStyle w:val="eop"/>
          <w:rFonts w:asciiTheme="minorHAnsi" w:hAnsiTheme="minorHAnsi" w:cstheme="minorHAnsi"/>
          <w:lang w:val="en-US"/>
        </w:rPr>
        <w:t xml:space="preserve"> function</w:t>
      </w:r>
      <w:r w:rsidR="008076FA">
        <w:rPr>
          <w:rStyle w:val="eop"/>
          <w:rFonts w:asciiTheme="minorHAnsi" w:hAnsiTheme="minorHAnsi" w:cstheme="minorHAnsi"/>
          <w:lang w:val="en-US"/>
        </w:rPr>
        <w:t xml:space="preserve">, and model selection was done using the </w:t>
      </w:r>
      <w:r w:rsidR="00144B5F">
        <w:rPr>
          <w:rStyle w:val="eop"/>
          <w:rFonts w:asciiTheme="minorHAnsi" w:hAnsiTheme="minorHAnsi" w:cstheme="minorHAnsi"/>
          <w:i/>
          <w:iCs/>
          <w:lang w:val="en-US"/>
        </w:rPr>
        <w:t>stepGAIC</w:t>
      </w:r>
      <w:r w:rsidR="00144B5F">
        <w:rPr>
          <w:rStyle w:val="eop"/>
          <w:rFonts w:asciiTheme="minorHAnsi" w:hAnsiTheme="minorHAnsi" w:cstheme="minorHAnsi"/>
          <w:lang w:val="en-US"/>
        </w:rPr>
        <w:t xml:space="preserve"> function, both</w:t>
      </w:r>
      <w:r>
        <w:rPr>
          <w:rStyle w:val="eop"/>
          <w:rFonts w:asciiTheme="minorHAnsi" w:hAnsiTheme="minorHAnsi" w:cstheme="minorHAnsi"/>
          <w:lang w:val="en-US"/>
        </w:rPr>
        <w:t xml:space="preserve"> in package GAMLSS</w:t>
      </w:r>
      <w:r w:rsidR="00167FB0">
        <w:rPr>
          <w:rStyle w:val="eop"/>
          <w:rFonts w:asciiTheme="minorHAnsi" w:hAnsiTheme="minorHAnsi" w:cstheme="minorHAnsi"/>
          <w:lang w:val="en-US"/>
        </w:rPr>
        <w:t xml:space="preserve"> (CITE)</w:t>
      </w:r>
      <w:r>
        <w:rPr>
          <w:rStyle w:val="eop"/>
          <w:rFonts w:asciiTheme="minorHAnsi" w:hAnsiTheme="minorHAnsi" w:cstheme="minorHAnsi"/>
          <w:lang w:val="en-US"/>
        </w:rPr>
        <w:t xml:space="preserve">. Ordinal regression models were conducted using the </w:t>
      </w:r>
      <w:r>
        <w:rPr>
          <w:rStyle w:val="eop"/>
          <w:rFonts w:asciiTheme="minorHAnsi" w:hAnsiTheme="minorHAnsi" w:cstheme="minorHAnsi"/>
          <w:i/>
          <w:iCs/>
          <w:lang w:val="en-US"/>
        </w:rPr>
        <w:t>clmm</w:t>
      </w:r>
      <w:r>
        <w:rPr>
          <w:rStyle w:val="eop"/>
          <w:rFonts w:asciiTheme="minorHAnsi" w:hAnsiTheme="minorHAnsi" w:cstheme="minorHAnsi"/>
          <w:lang w:val="en-US"/>
        </w:rPr>
        <w:t xml:space="preserve"> function in package Ordinal (CITE)</w:t>
      </w:r>
      <w:r w:rsidR="0085196F">
        <w:rPr>
          <w:rStyle w:val="eop"/>
          <w:rFonts w:asciiTheme="minorHAnsi" w:hAnsiTheme="minorHAnsi" w:cstheme="minorHAnsi"/>
          <w:lang w:val="en-US"/>
        </w:rPr>
        <w:t xml:space="preserve">; model selection for these models was conducted using the </w:t>
      </w:r>
      <w:r w:rsidR="00167FB0">
        <w:rPr>
          <w:rStyle w:val="eop"/>
          <w:rFonts w:asciiTheme="minorHAnsi" w:hAnsiTheme="minorHAnsi" w:cstheme="minorHAnsi"/>
          <w:i/>
          <w:iCs/>
          <w:lang w:val="en-US"/>
        </w:rPr>
        <w:t>dredge</w:t>
      </w:r>
      <w:r w:rsidR="00167FB0">
        <w:rPr>
          <w:rStyle w:val="eop"/>
          <w:rFonts w:asciiTheme="minorHAnsi" w:hAnsiTheme="minorHAnsi" w:cstheme="minorHAnsi"/>
          <w:lang w:val="en-US"/>
        </w:rPr>
        <w:t xml:space="preserve"> function in package MuMIN (CITE)</w:t>
      </w:r>
      <w:r>
        <w:rPr>
          <w:rStyle w:val="eop"/>
          <w:rFonts w:asciiTheme="minorHAnsi" w:hAnsiTheme="minorHAnsi" w:cstheme="minorHAnsi"/>
          <w:lang w:val="en-US"/>
        </w:rPr>
        <w:t>. W</w:t>
      </w:r>
      <w:r w:rsidR="00AE0741" w:rsidRPr="00DA7C61">
        <w:rPr>
          <w:rStyle w:val="eop"/>
          <w:rFonts w:asciiTheme="minorHAnsi" w:hAnsiTheme="minorHAnsi" w:cstheme="minorHAnsi"/>
          <w:lang w:val="en-US"/>
        </w:rPr>
        <w:t xml:space="preserve">e considered results to be significant at P &lt; 0.05 or if 95 % confidence intervals did not overlap zero. </w:t>
      </w:r>
    </w:p>
    <w:p w14:paraId="79146615" w14:textId="77777777" w:rsidR="00265688" w:rsidRPr="00D1236D" w:rsidRDefault="00265688" w:rsidP="00D1236D">
      <w:pPr>
        <w:pStyle w:val="paragraph"/>
        <w:spacing w:before="0" w:beforeAutospacing="0" w:after="0" w:afterAutospacing="0" w:line="480" w:lineRule="auto"/>
        <w:textAlignment w:val="baseline"/>
        <w:rPr>
          <w:rFonts w:asciiTheme="minorHAnsi" w:hAnsiTheme="minorHAnsi" w:cstheme="minorHAnsi"/>
          <w:b/>
        </w:rPr>
      </w:pPr>
      <w:r w:rsidRPr="00D1236D">
        <w:rPr>
          <w:rFonts w:asciiTheme="minorHAnsi" w:hAnsiTheme="minorHAnsi" w:cstheme="minorHAnsi"/>
          <w:b/>
        </w:rPr>
        <w:t>Results</w:t>
      </w:r>
      <w:r w:rsidRPr="00D1236D">
        <w:rPr>
          <w:rFonts w:asciiTheme="minorHAnsi" w:hAnsiTheme="minorHAnsi" w:cstheme="minorHAnsi"/>
          <w:b/>
        </w:rPr>
        <w:tab/>
      </w:r>
    </w:p>
    <w:p w14:paraId="059C89CF" w14:textId="44312B58" w:rsidR="00265688" w:rsidRDefault="00487061" w:rsidP="00265688">
      <w:pPr>
        <w:spacing w:after="0" w:line="480" w:lineRule="auto"/>
        <w:ind w:firstLine="720"/>
        <w:textAlignment w:val="baseline"/>
        <w:rPr>
          <w:rFonts w:eastAsia="Times New Roman" w:cstheme="minorHAnsi"/>
          <w:sz w:val="24"/>
          <w:szCs w:val="24"/>
          <w:lang w:eastAsia="en-CA"/>
        </w:rPr>
      </w:pPr>
      <w:r w:rsidRPr="00487061">
        <w:rPr>
          <w:rFonts w:eastAsia="Times New Roman" w:cstheme="minorHAnsi"/>
          <w:sz w:val="24"/>
          <w:szCs w:val="24"/>
          <w:lang w:eastAsia="en-CA"/>
        </w:rPr>
        <w:t xml:space="preserve">The temperature in the buckets </w:t>
      </w:r>
      <w:r w:rsidR="00743B5A" w:rsidRPr="00DA7C61">
        <w:rPr>
          <w:rFonts w:eastAsia="Times New Roman" w:cstheme="minorHAnsi"/>
          <w:sz w:val="24"/>
          <w:szCs w:val="24"/>
          <w:lang w:eastAsia="en-CA"/>
        </w:rPr>
        <w:t>increased</w:t>
      </w:r>
      <w:r w:rsidRPr="00487061">
        <w:rPr>
          <w:rFonts w:eastAsia="Times New Roman" w:cstheme="minorHAnsi"/>
          <w:sz w:val="24"/>
          <w:szCs w:val="24"/>
          <w:lang w:eastAsia="en-CA"/>
        </w:rPr>
        <w:t xml:space="preserve"> over 24h on day 1 and </w:t>
      </w:r>
      <w:r w:rsidR="00743B5A" w:rsidRPr="00DA7C61">
        <w:rPr>
          <w:rFonts w:eastAsia="Times New Roman" w:cstheme="minorHAnsi"/>
          <w:sz w:val="24"/>
          <w:szCs w:val="24"/>
          <w:lang w:eastAsia="en-CA"/>
        </w:rPr>
        <w:t>decreased</w:t>
      </w:r>
      <w:r w:rsidRPr="00487061">
        <w:rPr>
          <w:rFonts w:eastAsia="Times New Roman" w:cstheme="minorHAnsi"/>
          <w:sz w:val="24"/>
          <w:szCs w:val="24"/>
          <w:lang w:eastAsia="en-CA"/>
        </w:rPr>
        <w:t xml:space="preserve"> over 8h on day 4. The </w:t>
      </w:r>
      <w:r w:rsidR="00743B5A" w:rsidRPr="00DA7C61">
        <w:rPr>
          <w:rFonts w:eastAsia="Times New Roman" w:cstheme="minorHAnsi"/>
          <w:sz w:val="24"/>
          <w:szCs w:val="24"/>
          <w:lang w:eastAsia="en-CA"/>
        </w:rPr>
        <w:t xml:space="preserve">temperature </w:t>
      </w:r>
      <w:r w:rsidRPr="00487061">
        <w:rPr>
          <w:rFonts w:eastAsia="Times New Roman" w:cstheme="minorHAnsi"/>
          <w:sz w:val="24"/>
          <w:szCs w:val="24"/>
          <w:lang w:eastAsia="en-CA"/>
        </w:rPr>
        <w:t>treatments lasted from 09:00 on November 09 to 01:00 on November 13 for a total of X hours of heat exposure. Temperature treatments</w:t>
      </w:r>
      <w:r w:rsidR="00662A01">
        <w:rPr>
          <w:rFonts w:eastAsia="Times New Roman" w:cstheme="minorHAnsi"/>
          <w:sz w:val="24"/>
          <w:szCs w:val="24"/>
          <w:lang w:eastAsia="en-CA"/>
        </w:rPr>
        <w:t xml:space="preserve"> </w:t>
      </w:r>
      <w:r w:rsidRPr="00487061">
        <w:rPr>
          <w:rFonts w:eastAsia="Times New Roman" w:cstheme="minorHAnsi"/>
          <w:sz w:val="24"/>
          <w:szCs w:val="24"/>
          <w:lang w:eastAsia="en-CA"/>
        </w:rPr>
        <w:t>var</w:t>
      </w:r>
      <w:r w:rsidR="00662A01">
        <w:rPr>
          <w:rFonts w:eastAsia="Times New Roman" w:cstheme="minorHAnsi"/>
          <w:sz w:val="24"/>
          <w:szCs w:val="24"/>
          <w:lang w:eastAsia="en-CA"/>
        </w:rPr>
        <w:t xml:space="preserve">ied </w:t>
      </w:r>
      <w:r w:rsidRPr="00487061">
        <w:rPr>
          <w:rFonts w:eastAsia="Times New Roman" w:cstheme="minorHAnsi"/>
          <w:sz w:val="24"/>
          <w:szCs w:val="24"/>
          <w:lang w:eastAsia="en-CA"/>
        </w:rPr>
        <w:t xml:space="preserve">slightly from the target temperatures (Figure </w:t>
      </w:r>
      <w:r w:rsidR="00C222B4">
        <w:rPr>
          <w:rFonts w:eastAsia="Times New Roman" w:cstheme="minorHAnsi"/>
          <w:sz w:val="24"/>
          <w:szCs w:val="24"/>
          <w:lang w:eastAsia="en-CA"/>
        </w:rPr>
        <w:t>4</w:t>
      </w:r>
      <w:r w:rsidRPr="00487061">
        <w:rPr>
          <w:rFonts w:eastAsia="Times New Roman" w:cstheme="minorHAnsi"/>
          <w:sz w:val="24"/>
          <w:szCs w:val="24"/>
          <w:lang w:eastAsia="en-CA"/>
        </w:rPr>
        <w:t xml:space="preserve">). The mean temperature of the 12°C was 12.5°C but varied from 11.2-14.0°C, the mean of the 17°C treatment was 16.8°C but ranged from 16°C </w:t>
      </w:r>
      <w:r w:rsidRPr="00487061">
        <w:rPr>
          <w:rFonts w:eastAsia="Times New Roman" w:cstheme="minorHAnsi"/>
          <w:sz w:val="24"/>
          <w:szCs w:val="24"/>
          <w:lang w:eastAsia="en-CA"/>
        </w:rPr>
        <w:lastRenderedPageBreak/>
        <w:t>to 17.9°C, and the 22°C treatment had a mean temperature of 21.9°C but varied from 20.0°C to 23.3°C.</w:t>
      </w:r>
    </w:p>
    <w:p w14:paraId="77C40D9B" w14:textId="70299095" w:rsidR="00860CED" w:rsidRDefault="00860CED" w:rsidP="00232949">
      <w:pPr>
        <w:spacing w:after="0" w:line="480" w:lineRule="auto"/>
        <w:ind w:firstLine="720"/>
        <w:textAlignment w:val="baseline"/>
        <w:rPr>
          <w:rFonts w:eastAsia="Times New Roman" w:cstheme="minorHAnsi"/>
          <w:sz w:val="24"/>
          <w:szCs w:val="24"/>
          <w:lang w:eastAsia="en-CA"/>
        </w:rPr>
      </w:pPr>
      <w:r>
        <w:rPr>
          <w:noProof/>
        </w:rPr>
        <mc:AlternateContent>
          <mc:Choice Requires="wps">
            <w:drawing>
              <wp:anchor distT="0" distB="0" distL="114300" distR="114300" simplePos="0" relativeHeight="251658243" behindDoc="0" locked="0" layoutInCell="1" allowOverlap="1" wp14:anchorId="771B631E" wp14:editId="34DA5E58">
                <wp:simplePos x="0" y="0"/>
                <wp:positionH relativeFrom="margin">
                  <wp:align>right</wp:align>
                </wp:positionH>
                <wp:positionV relativeFrom="paragraph">
                  <wp:posOffset>538480</wp:posOffset>
                </wp:positionV>
                <wp:extent cx="6159500" cy="1828800"/>
                <wp:effectExtent l="0" t="0" r="12700" b="13970"/>
                <wp:wrapSquare wrapText="bothSides"/>
                <wp:docPr id="12" name="Text Box 12"/>
                <wp:cNvGraphicFramePr/>
                <a:graphic xmlns:a="http://schemas.openxmlformats.org/drawingml/2006/main">
                  <a:graphicData uri="http://schemas.microsoft.com/office/word/2010/wordprocessingShape">
                    <wps:wsp>
                      <wps:cNvSpPr txBox="1"/>
                      <wps:spPr>
                        <a:xfrm>
                          <a:off x="0" y="0"/>
                          <a:ext cx="6159500" cy="1828800"/>
                        </a:xfrm>
                        <a:prstGeom prst="rect">
                          <a:avLst/>
                        </a:prstGeom>
                        <a:noFill/>
                        <a:ln w="6350">
                          <a:solidFill>
                            <a:prstClr val="black"/>
                          </a:solidFill>
                        </a:ln>
                      </wps:spPr>
                      <wps:txbx>
                        <w:txbxContent>
                          <w:p w14:paraId="45C9E2D4" w14:textId="77777777" w:rsidR="00585B4E" w:rsidRDefault="005339AF" w:rsidP="00585B4E">
                            <w:pPr>
                              <w:spacing w:line="480" w:lineRule="auto"/>
                              <w:ind w:firstLine="720"/>
                              <w:textAlignment w:val="baseline"/>
                              <w:rPr>
                                <w:rFonts w:eastAsia="Times New Roman" w:cstheme="minorHAnsi"/>
                                <w:b/>
                                <w:bCs/>
                                <w:sz w:val="24"/>
                                <w:szCs w:val="24"/>
                                <w:lang w:eastAsia="en-CA"/>
                              </w:rPr>
                            </w:pPr>
                            <w:r>
                              <w:rPr>
                                <w:rFonts w:eastAsia="Times New Roman" w:cstheme="minorHAnsi"/>
                                <w:b/>
                                <w:bCs/>
                                <w:noProof/>
                                <w:sz w:val="24"/>
                                <w:szCs w:val="24"/>
                                <w:lang w:val="en-CA" w:eastAsia="en-CA"/>
                              </w:rPr>
                              <w:drawing>
                                <wp:inline distT="0" distB="0" distL="0" distR="0" wp14:anchorId="49CE8485" wp14:editId="45BD4C57">
                                  <wp:extent cx="4584192" cy="4196790"/>
                                  <wp:effectExtent l="0" t="0" r="63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5802" cy="4225729"/>
                                          </a:xfrm>
                                          <a:prstGeom prst="rect">
                                            <a:avLst/>
                                          </a:prstGeom>
                                        </pic:spPr>
                                      </pic:pic>
                                    </a:graphicData>
                                  </a:graphic>
                                </wp:inline>
                              </w:drawing>
                            </w:r>
                          </w:p>
                          <w:p w14:paraId="7F14F4C9" w14:textId="5A9970D4" w:rsidR="005339AF" w:rsidRDefault="005339AF" w:rsidP="009A13F6">
                            <w:pPr>
                              <w:spacing w:line="240" w:lineRule="auto"/>
                              <w:textAlignment w:val="baseline"/>
                              <w:rPr>
                                <w:rFonts w:eastAsia="Times New Roman" w:cstheme="minorHAnsi"/>
                                <w:sz w:val="24"/>
                                <w:szCs w:val="24"/>
                                <w:lang w:eastAsia="en-CA"/>
                              </w:rPr>
                            </w:pPr>
                            <w:r w:rsidRPr="005339AF">
                              <w:rPr>
                                <w:rFonts w:eastAsia="Times New Roman" w:cstheme="minorHAnsi"/>
                                <w:b/>
                                <w:bCs/>
                                <w:sz w:val="24"/>
                                <w:szCs w:val="24"/>
                                <w:lang w:eastAsia="en-CA"/>
                              </w:rPr>
                              <w:t xml:space="preserve">Figure </w:t>
                            </w:r>
                            <w:r w:rsidR="00C222B4">
                              <w:rPr>
                                <w:rFonts w:eastAsia="Times New Roman" w:cstheme="minorHAnsi"/>
                                <w:b/>
                                <w:bCs/>
                                <w:sz w:val="24"/>
                                <w:szCs w:val="24"/>
                                <w:lang w:eastAsia="en-CA"/>
                              </w:rPr>
                              <w:t>4</w:t>
                            </w:r>
                            <w:r>
                              <w:rPr>
                                <w:rFonts w:eastAsia="Times New Roman" w:cstheme="minorHAnsi"/>
                                <w:sz w:val="24"/>
                                <w:szCs w:val="24"/>
                                <w:lang w:eastAsia="en-CA"/>
                              </w:rPr>
                              <w:t xml:space="preserve">. </w:t>
                            </w:r>
                            <w:r w:rsidR="006E69D6">
                              <w:rPr>
                                <w:rFonts w:eastAsia="Times New Roman" w:cstheme="minorHAnsi"/>
                                <w:sz w:val="24"/>
                                <w:szCs w:val="24"/>
                                <w:lang w:eastAsia="en-CA"/>
                              </w:rPr>
                              <w:t>Water t</w:t>
                            </w:r>
                            <w:r>
                              <w:rPr>
                                <w:rFonts w:eastAsia="Times New Roman" w:cstheme="minorHAnsi"/>
                                <w:sz w:val="24"/>
                                <w:szCs w:val="24"/>
                                <w:lang w:eastAsia="en-CA"/>
                              </w:rPr>
                              <w:t>emperature</w:t>
                            </w:r>
                            <w:r w:rsidR="006E69D6">
                              <w:rPr>
                                <w:rFonts w:eastAsia="Times New Roman" w:cstheme="minorHAnsi"/>
                                <w:sz w:val="24"/>
                                <w:szCs w:val="24"/>
                                <w:lang w:eastAsia="en-CA"/>
                              </w:rPr>
                              <w:t>s</w:t>
                            </w:r>
                            <w:r>
                              <w:rPr>
                                <w:rFonts w:eastAsia="Times New Roman" w:cstheme="minorHAnsi"/>
                                <w:sz w:val="24"/>
                                <w:szCs w:val="24"/>
                                <w:lang w:eastAsia="en-CA"/>
                              </w:rPr>
                              <w:t xml:space="preserve"> over the duration of our experiment. Each line indicates a single bin housing 1 to 2 cucumbers. Red dots indicate a single cucumber mortality.</w:t>
                            </w:r>
                          </w:p>
                          <w:p w14:paraId="48FFD5C3" w14:textId="77777777" w:rsidR="00585B4E" w:rsidRPr="009C4D59" w:rsidRDefault="00585B4E" w:rsidP="009C4D59">
                            <w:pPr>
                              <w:spacing w:line="240" w:lineRule="auto"/>
                              <w:textAlignment w:val="baseline"/>
                              <w:rPr>
                                <w:rFonts w:eastAsia="Times New Roman" w:cstheme="minorHAnsi"/>
                                <w:b/>
                                <w:bCs/>
                                <w:lang w:eastAsia="en-CA"/>
                              </w:rPr>
                            </w:pPr>
                            <w:r>
                              <w:rPr>
                                <w:rFonts w:eastAsia="Times New Roman" w:cstheme="minorHAnsi"/>
                                <w:sz w:val="24"/>
                                <w:szCs w:val="24"/>
                                <w:lang w:eastAsia="en-CA"/>
                              </w:rPr>
                              <w:t xml:space="preserve">NOTE TO REVIEWERS: PLEASE DISREGARD X AXIS SCALE (but feel free to roast in whatever other way you feel is appropriate </w:t>
                            </w:r>
                            <w:r w:rsidRPr="00585B4E">
                              <w:rPr>
                                <w:rFonts w:ascii="Wingdings" w:eastAsia="Wingdings" w:hAnsi="Wingdings" w:cstheme="minorHAnsi"/>
                                <w:sz w:val="24"/>
                                <w:szCs w:val="24"/>
                                <w:lang w:eastAsia="en-CA"/>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1B631E" id="Text Box 12" o:spid="_x0000_s1029" type="#_x0000_t202" style="position:absolute;left:0;text-align:left;margin-left:433.8pt;margin-top:42.4pt;width:485pt;height:2in;z-index:25165824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" filled="f" strokeweight=".5pt">
                <v:textbox style="mso-fit-shape-to-text:t">
                  <w:txbxContent>
                    <w:p w14:paraId="45C9E2D4" w14:textId="77777777" w:rsidR="00585B4E" w:rsidRDefault="005339AF" w:rsidP="00585B4E">
                      <w:pPr>
                        <w:spacing w:line="480" w:lineRule="auto"/>
                        <w:ind w:firstLine="720"/>
                        <w:textAlignment w:val="baseline"/>
                        <w:rPr>
                          <w:rFonts w:eastAsia="Times New Roman" w:cstheme="minorHAnsi"/>
                          <w:b/>
                          <w:bCs/>
                          <w:sz w:val="24"/>
                          <w:szCs w:val="24"/>
                          <w:lang w:eastAsia="en-CA"/>
                        </w:rPr>
                      </w:pPr>
                      <w:r>
                        <w:rPr>
                          <w:rFonts w:eastAsia="Times New Roman" w:cstheme="minorHAnsi"/>
                          <w:b/>
                          <w:bCs/>
                          <w:noProof/>
                          <w:sz w:val="24"/>
                          <w:szCs w:val="24"/>
                          <w:lang w:val="en-CA" w:eastAsia="en-CA"/>
                        </w:rPr>
                        <w:drawing>
                          <wp:inline distT="0" distB="0" distL="0" distR="0" wp14:anchorId="49CE8485" wp14:editId="45BD4C57">
                            <wp:extent cx="4584192" cy="4196790"/>
                            <wp:effectExtent l="0" t="0" r="63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5802" cy="4225729"/>
                                    </a:xfrm>
                                    <a:prstGeom prst="rect">
                                      <a:avLst/>
                                    </a:prstGeom>
                                  </pic:spPr>
                                </pic:pic>
                              </a:graphicData>
                            </a:graphic>
                          </wp:inline>
                        </w:drawing>
                      </w:r>
                    </w:p>
                    <w:p w14:paraId="7F14F4C9" w14:textId="5A9970D4" w:rsidR="005339AF" w:rsidRDefault="005339AF" w:rsidP="009A13F6">
                      <w:pPr>
                        <w:spacing w:line="240" w:lineRule="auto"/>
                        <w:textAlignment w:val="baseline"/>
                        <w:rPr>
                          <w:rFonts w:eastAsia="Times New Roman" w:cstheme="minorHAnsi"/>
                          <w:sz w:val="24"/>
                          <w:szCs w:val="24"/>
                          <w:lang w:eastAsia="en-CA"/>
                        </w:rPr>
                      </w:pPr>
                      <w:r w:rsidRPr="005339AF">
                        <w:rPr>
                          <w:rFonts w:eastAsia="Times New Roman" w:cstheme="minorHAnsi"/>
                          <w:b/>
                          <w:bCs/>
                          <w:sz w:val="24"/>
                          <w:szCs w:val="24"/>
                          <w:lang w:eastAsia="en-CA"/>
                        </w:rPr>
                        <w:t xml:space="preserve">Figure </w:t>
                      </w:r>
                      <w:r w:rsidR="00C222B4">
                        <w:rPr>
                          <w:rFonts w:eastAsia="Times New Roman" w:cstheme="minorHAnsi"/>
                          <w:b/>
                          <w:bCs/>
                          <w:sz w:val="24"/>
                          <w:szCs w:val="24"/>
                          <w:lang w:eastAsia="en-CA"/>
                        </w:rPr>
                        <w:t>4</w:t>
                      </w:r>
                      <w:r>
                        <w:rPr>
                          <w:rFonts w:eastAsia="Times New Roman" w:cstheme="minorHAnsi"/>
                          <w:sz w:val="24"/>
                          <w:szCs w:val="24"/>
                          <w:lang w:eastAsia="en-CA"/>
                        </w:rPr>
                        <w:t xml:space="preserve">. </w:t>
                      </w:r>
                      <w:r w:rsidR="006E69D6">
                        <w:rPr>
                          <w:rFonts w:eastAsia="Times New Roman" w:cstheme="minorHAnsi"/>
                          <w:sz w:val="24"/>
                          <w:szCs w:val="24"/>
                          <w:lang w:eastAsia="en-CA"/>
                        </w:rPr>
                        <w:t>Water t</w:t>
                      </w:r>
                      <w:r>
                        <w:rPr>
                          <w:rFonts w:eastAsia="Times New Roman" w:cstheme="minorHAnsi"/>
                          <w:sz w:val="24"/>
                          <w:szCs w:val="24"/>
                          <w:lang w:eastAsia="en-CA"/>
                        </w:rPr>
                        <w:t>emperature</w:t>
                      </w:r>
                      <w:r w:rsidR="006E69D6">
                        <w:rPr>
                          <w:rFonts w:eastAsia="Times New Roman" w:cstheme="minorHAnsi"/>
                          <w:sz w:val="24"/>
                          <w:szCs w:val="24"/>
                          <w:lang w:eastAsia="en-CA"/>
                        </w:rPr>
                        <w:t>s</w:t>
                      </w:r>
                      <w:r>
                        <w:rPr>
                          <w:rFonts w:eastAsia="Times New Roman" w:cstheme="minorHAnsi"/>
                          <w:sz w:val="24"/>
                          <w:szCs w:val="24"/>
                          <w:lang w:eastAsia="en-CA"/>
                        </w:rPr>
                        <w:t xml:space="preserve"> over the duration of our experiment. Each line indicates a single bin housing 1 to 2 cucumbers. Red dots indicate a single cucumber mortality.</w:t>
                      </w:r>
                    </w:p>
                    <w:p w14:paraId="48FFD5C3" w14:textId="77777777" w:rsidR="00585B4E" w:rsidRPr="009C4D59" w:rsidRDefault="00585B4E" w:rsidP="009C4D59">
                      <w:pPr>
                        <w:spacing w:line="240" w:lineRule="auto"/>
                        <w:textAlignment w:val="baseline"/>
                        <w:rPr>
                          <w:rFonts w:eastAsia="Times New Roman" w:cstheme="minorHAnsi"/>
                          <w:b/>
                          <w:bCs/>
                          <w:lang w:eastAsia="en-CA"/>
                        </w:rPr>
                      </w:pPr>
                      <w:r>
                        <w:rPr>
                          <w:rFonts w:eastAsia="Times New Roman" w:cstheme="minorHAnsi"/>
                          <w:sz w:val="24"/>
                          <w:szCs w:val="24"/>
                          <w:lang w:eastAsia="en-CA"/>
                        </w:rPr>
                        <w:t xml:space="preserve">NOTE TO REVIEWERS: PLEASE DISREGARD X AXIS SCALE (but feel free to roast in whatever other way you feel is appropriate </w:t>
                      </w:r>
                      <w:r w:rsidRPr="00585B4E">
                        <w:rPr>
                          <w:rFonts w:ascii="Wingdings" w:eastAsia="Wingdings" w:hAnsi="Wingdings" w:cstheme="minorHAnsi"/>
                          <w:sz w:val="24"/>
                          <w:szCs w:val="24"/>
                          <w:lang w:eastAsia="en-CA"/>
                        </w:rPr>
                        <w:t>J</w:t>
                      </w:r>
                    </w:p>
                  </w:txbxContent>
                </v:textbox>
                <w10:wrap type="square" anchorx="margin"/>
              </v:shape>
            </w:pict>
          </mc:Fallback>
        </mc:AlternateContent>
      </w:r>
    </w:p>
    <w:p w14:paraId="4FE2EC21" w14:textId="77777777" w:rsidR="00860CED" w:rsidRDefault="00860CED" w:rsidP="00232949">
      <w:pPr>
        <w:spacing w:after="0" w:line="480" w:lineRule="auto"/>
        <w:ind w:firstLine="720"/>
        <w:textAlignment w:val="baseline"/>
        <w:rPr>
          <w:rFonts w:eastAsia="Times New Roman" w:cstheme="minorHAnsi"/>
          <w:sz w:val="24"/>
          <w:szCs w:val="24"/>
          <w:lang w:eastAsia="en-CA"/>
        </w:rPr>
      </w:pPr>
    </w:p>
    <w:p w14:paraId="2722EE0F" w14:textId="2F703B8E" w:rsidR="00E10CAA" w:rsidRPr="00232949" w:rsidRDefault="00265688" w:rsidP="00232949">
      <w:pPr>
        <w:spacing w:after="0" w:line="480" w:lineRule="auto"/>
        <w:ind w:firstLine="720"/>
        <w:textAlignment w:val="baseline"/>
        <w:rPr>
          <w:rFonts w:eastAsia="Times New Roman" w:cstheme="minorHAnsi"/>
          <w:sz w:val="24"/>
          <w:szCs w:val="24"/>
          <w:lang w:val="en-CA" w:eastAsia="en-CA"/>
        </w:rPr>
      </w:pPr>
      <w:r>
        <w:rPr>
          <w:rFonts w:eastAsia="Times New Roman" w:cstheme="minorHAnsi"/>
          <w:sz w:val="24"/>
          <w:szCs w:val="24"/>
          <w:lang w:eastAsia="en-CA"/>
        </w:rPr>
        <w:t>Five</w:t>
      </w:r>
      <w:r w:rsidR="00487061" w:rsidRPr="00487061">
        <w:rPr>
          <w:rFonts w:eastAsia="Times New Roman" w:cstheme="minorHAnsi"/>
          <w:sz w:val="24"/>
          <w:szCs w:val="24"/>
          <w:lang w:eastAsia="en-CA"/>
        </w:rPr>
        <w:t xml:space="preserve"> mortalities occurred in the </w:t>
      </w:r>
      <w:r w:rsidR="0090174A">
        <w:rPr>
          <w:rFonts w:eastAsia="Times New Roman" w:cstheme="minorHAnsi"/>
          <w:sz w:val="24"/>
          <w:szCs w:val="24"/>
          <w:lang w:eastAsia="en-CA"/>
        </w:rPr>
        <w:t>22°C</w:t>
      </w:r>
      <w:r w:rsidR="00487061" w:rsidRPr="00487061">
        <w:rPr>
          <w:rFonts w:eastAsia="Times New Roman" w:cstheme="minorHAnsi"/>
          <w:sz w:val="24"/>
          <w:szCs w:val="24"/>
          <w:lang w:eastAsia="en-CA"/>
        </w:rPr>
        <w:t xml:space="preserve"> treatment. The mortalities occurred on day 3 (</w:t>
      </w:r>
      <w:r w:rsidR="00487061" w:rsidRPr="00487061">
        <w:rPr>
          <w:rFonts w:eastAsia="Times New Roman" w:cstheme="minorHAnsi"/>
          <w:i/>
          <w:iCs/>
          <w:sz w:val="24"/>
          <w:szCs w:val="24"/>
          <w:lang w:eastAsia="en-CA"/>
        </w:rPr>
        <w:t>N</w:t>
      </w:r>
      <w:r w:rsidR="00487061" w:rsidRPr="00487061">
        <w:rPr>
          <w:rFonts w:eastAsia="Times New Roman" w:cstheme="minorHAnsi"/>
          <w:sz w:val="24"/>
          <w:szCs w:val="24"/>
          <w:lang w:eastAsia="en-CA"/>
        </w:rPr>
        <w:t>=2), day 4 (</w:t>
      </w:r>
      <w:r w:rsidR="00487061" w:rsidRPr="00487061">
        <w:rPr>
          <w:rFonts w:eastAsia="Times New Roman" w:cstheme="minorHAnsi"/>
          <w:i/>
          <w:iCs/>
          <w:sz w:val="24"/>
          <w:szCs w:val="24"/>
          <w:lang w:eastAsia="en-CA"/>
        </w:rPr>
        <w:t>N</w:t>
      </w:r>
      <w:r w:rsidR="00487061" w:rsidRPr="00487061">
        <w:rPr>
          <w:rFonts w:eastAsia="Times New Roman" w:cstheme="minorHAnsi"/>
          <w:sz w:val="24"/>
          <w:szCs w:val="24"/>
          <w:lang w:eastAsia="en-CA"/>
        </w:rPr>
        <w:t>=1), day 6 (</w:t>
      </w:r>
      <w:r w:rsidR="00487061" w:rsidRPr="00487061">
        <w:rPr>
          <w:rFonts w:eastAsia="Times New Roman" w:cstheme="minorHAnsi"/>
          <w:i/>
          <w:iCs/>
          <w:sz w:val="24"/>
          <w:szCs w:val="24"/>
          <w:lang w:eastAsia="en-CA"/>
        </w:rPr>
        <w:t>N</w:t>
      </w:r>
      <w:r w:rsidR="00487061" w:rsidRPr="00487061">
        <w:rPr>
          <w:rFonts w:eastAsia="Times New Roman" w:cstheme="minorHAnsi"/>
          <w:sz w:val="24"/>
          <w:szCs w:val="24"/>
          <w:lang w:eastAsia="en-CA"/>
        </w:rPr>
        <w:t>=1) and day 7 (</w:t>
      </w:r>
      <w:r w:rsidR="00487061" w:rsidRPr="00487061">
        <w:rPr>
          <w:rFonts w:eastAsia="Times New Roman" w:cstheme="minorHAnsi"/>
          <w:i/>
          <w:iCs/>
          <w:sz w:val="24"/>
          <w:szCs w:val="24"/>
          <w:lang w:eastAsia="en-CA"/>
        </w:rPr>
        <w:t>N</w:t>
      </w:r>
      <w:r w:rsidR="00487061" w:rsidRPr="00487061">
        <w:rPr>
          <w:rFonts w:eastAsia="Times New Roman" w:cstheme="minorHAnsi"/>
          <w:sz w:val="24"/>
          <w:szCs w:val="24"/>
          <w:lang w:eastAsia="en-CA"/>
        </w:rPr>
        <w:t xml:space="preserve">=1) of the experiment (Figure </w:t>
      </w:r>
      <w:r w:rsidR="00C222B4">
        <w:rPr>
          <w:rFonts w:eastAsia="Times New Roman" w:cstheme="minorHAnsi"/>
          <w:sz w:val="24"/>
          <w:szCs w:val="24"/>
          <w:lang w:eastAsia="en-CA"/>
        </w:rPr>
        <w:t>4</w:t>
      </w:r>
      <w:r w:rsidR="00487061" w:rsidRPr="00487061">
        <w:rPr>
          <w:rFonts w:eastAsia="Times New Roman" w:cstheme="minorHAnsi"/>
          <w:sz w:val="24"/>
          <w:szCs w:val="24"/>
          <w:lang w:eastAsia="en-CA"/>
        </w:rPr>
        <w:t xml:space="preserve">). The results of a Kruskal-Wallis rank sum test indicated that the treatment-based difference was </w:t>
      </w:r>
      <w:r w:rsidR="00487061" w:rsidRPr="00487061">
        <w:rPr>
          <w:rFonts w:eastAsia="Times New Roman" w:cstheme="minorHAnsi"/>
          <w:sz w:val="24"/>
          <w:szCs w:val="24"/>
          <w:lang w:eastAsia="en-CA"/>
        </w:rPr>
        <w:lastRenderedPageBreak/>
        <w:t>significant (</w:t>
      </w:r>
      <w:ins w:id="12" w:author="Declan Taylor" w:date="2021-12-02T19:22:00Z">
        <w:r w:rsidR="00420953">
          <w:rPr>
            <w:rFonts w:eastAsia="Times New Roman" w:cstheme="minorHAnsi"/>
            <w:sz w:val="24"/>
            <w:szCs w:val="24"/>
            <w:lang w:eastAsia="en-CA"/>
          </w:rPr>
          <w:t xml:space="preserve">Kruskal-Wallis </w:t>
        </w:r>
      </w:ins>
      <w:r w:rsidR="00487061" w:rsidRPr="00487061">
        <w:rPr>
          <w:rFonts w:eastAsia="Times New Roman" w:cstheme="minorHAnsi"/>
          <w:sz w:val="24"/>
          <w:szCs w:val="24"/>
          <w:lang w:val="el-GR" w:eastAsia="en-CA"/>
        </w:rPr>
        <w:t>χ</w:t>
      </w:r>
      <w:r w:rsidR="00487061" w:rsidRPr="00487061">
        <w:rPr>
          <w:rFonts w:eastAsia="Times New Roman" w:cstheme="minorHAnsi"/>
          <w:sz w:val="24"/>
          <w:szCs w:val="24"/>
          <w:vertAlign w:val="superscript"/>
          <w:lang w:eastAsia="en-CA"/>
        </w:rPr>
        <w:t>2</w:t>
      </w:r>
      <w:r w:rsidR="00487061" w:rsidRPr="00487061">
        <w:rPr>
          <w:rFonts w:eastAsia="Times New Roman" w:cstheme="minorHAnsi"/>
          <w:sz w:val="24"/>
          <w:szCs w:val="24"/>
          <w:lang w:eastAsia="en-CA"/>
        </w:rPr>
        <w:t> </w:t>
      </w:r>
      <w:r w:rsidR="00081DA9">
        <w:rPr>
          <w:rFonts w:eastAsia="Times New Roman" w:cstheme="minorHAnsi"/>
          <w:sz w:val="24"/>
          <w:szCs w:val="24"/>
          <w:lang w:eastAsia="en-CA"/>
        </w:rPr>
        <w:t xml:space="preserve">(2) </w:t>
      </w:r>
      <w:r w:rsidR="00487061" w:rsidRPr="00487061">
        <w:rPr>
          <w:rFonts w:eastAsia="Times New Roman" w:cstheme="minorHAnsi"/>
          <w:sz w:val="24"/>
          <w:szCs w:val="24"/>
          <w:lang w:eastAsia="en-CA"/>
        </w:rPr>
        <w:t xml:space="preserve">= </w:t>
      </w:r>
      <w:r w:rsidR="009E3ABF">
        <w:rPr>
          <w:rFonts w:eastAsia="Times New Roman" w:cstheme="minorHAnsi"/>
          <w:sz w:val="24"/>
          <w:szCs w:val="24"/>
          <w:lang w:eastAsia="en-CA"/>
        </w:rPr>
        <w:t>11.383</w:t>
      </w:r>
      <w:r w:rsidR="00811679" w:rsidRPr="00487061">
        <w:rPr>
          <w:rFonts w:eastAsia="Times New Roman" w:cstheme="minorHAnsi"/>
          <w:sz w:val="24"/>
          <w:szCs w:val="24"/>
          <w:lang w:eastAsia="en-CA"/>
        </w:rPr>
        <w:t>, p</w:t>
      </w:r>
      <w:r w:rsidR="00487061" w:rsidRPr="00487061">
        <w:rPr>
          <w:rFonts w:eastAsia="Times New Roman" w:cstheme="minorHAnsi"/>
          <w:sz w:val="24"/>
          <w:szCs w:val="24"/>
          <w:lang w:eastAsia="en-CA"/>
        </w:rPr>
        <w:t> = 0.00337). A Dunn’s Test indicated that cucumbers experienced significantly higher mortality in the 22ºC treatment than in the cooler treatments (</w:t>
      </w:r>
      <w:commentRangeStart w:id="13"/>
      <w:r w:rsidR="00487061" w:rsidRPr="00487061">
        <w:rPr>
          <w:rFonts w:eastAsia="Times New Roman" w:cstheme="minorHAnsi"/>
          <w:sz w:val="24"/>
          <w:szCs w:val="24"/>
          <w:lang w:eastAsia="en-CA"/>
        </w:rPr>
        <w:t>Z</w:t>
      </w:r>
      <w:r w:rsidR="00F10D6C">
        <w:rPr>
          <w:rFonts w:eastAsia="Times New Roman" w:cstheme="minorHAnsi"/>
          <w:sz w:val="24"/>
          <w:szCs w:val="24"/>
          <w:lang w:eastAsia="en-CA"/>
        </w:rPr>
        <w:t xml:space="preserve"> </w:t>
      </w:r>
      <w:r w:rsidR="00487061" w:rsidRPr="00487061">
        <w:rPr>
          <w:rFonts w:eastAsia="Times New Roman" w:cstheme="minorHAnsi"/>
          <w:sz w:val="24"/>
          <w:szCs w:val="24"/>
          <w:lang w:eastAsia="en-CA"/>
        </w:rPr>
        <w:t>= </w:t>
      </w:r>
      <w:r w:rsidR="00403973" w:rsidRPr="00403973">
        <w:rPr>
          <w:rFonts w:eastAsia="Times New Roman" w:cstheme="minorHAnsi"/>
          <w:sz w:val="24"/>
          <w:szCs w:val="24"/>
          <w:lang w:eastAsia="en-CA"/>
        </w:rPr>
        <w:t>2.9</w:t>
      </w:r>
      <w:commentRangeEnd w:id="13"/>
      <w:r w:rsidR="00403973">
        <w:rPr>
          <w:rStyle w:val="CommentReference"/>
        </w:rPr>
        <w:commentReference w:id="13"/>
      </w:r>
      <w:r w:rsidR="004261F5">
        <w:rPr>
          <w:rFonts w:eastAsia="Times New Roman" w:cstheme="minorHAnsi"/>
          <w:sz w:val="24"/>
          <w:szCs w:val="24"/>
          <w:lang w:eastAsia="en-CA"/>
        </w:rPr>
        <w:t>4</w:t>
      </w:r>
      <w:r w:rsidR="00487061" w:rsidRPr="00487061">
        <w:rPr>
          <w:rFonts w:eastAsia="Times New Roman" w:cstheme="minorHAnsi"/>
          <w:sz w:val="24"/>
          <w:szCs w:val="24"/>
          <w:lang w:eastAsia="en-CA"/>
        </w:rPr>
        <w:t>,</w:t>
      </w:r>
      <w:r w:rsidR="00F10D6C">
        <w:rPr>
          <w:rFonts w:eastAsia="Times New Roman" w:cstheme="minorHAnsi"/>
          <w:sz w:val="24"/>
          <w:szCs w:val="24"/>
          <w:lang w:eastAsia="en-CA"/>
        </w:rPr>
        <w:t xml:space="preserve"> </w:t>
      </w:r>
      <w:r w:rsidR="00487061" w:rsidRPr="00487061">
        <w:rPr>
          <w:rFonts w:eastAsia="Times New Roman" w:cstheme="minorHAnsi"/>
          <w:sz w:val="24"/>
          <w:szCs w:val="24"/>
          <w:lang w:eastAsia="en-CA"/>
        </w:rPr>
        <w:t>p = 0.00334</w:t>
      </w:r>
      <w:r w:rsidR="00C222B4">
        <w:rPr>
          <w:rFonts w:eastAsia="Times New Roman" w:cstheme="minorHAnsi"/>
          <w:sz w:val="24"/>
          <w:szCs w:val="24"/>
          <w:lang w:eastAsia="en-CA"/>
        </w:rPr>
        <w:t xml:space="preserve">; </w:t>
      </w:r>
      <w:r w:rsidR="00487061" w:rsidRPr="00487061">
        <w:rPr>
          <w:rFonts w:eastAsia="Times New Roman" w:cstheme="minorHAnsi"/>
          <w:sz w:val="24"/>
          <w:szCs w:val="24"/>
          <w:lang w:eastAsia="en-CA"/>
        </w:rPr>
        <w:t>Supplementary Table 1).</w:t>
      </w:r>
      <w:r w:rsidR="00487061" w:rsidRPr="00487061">
        <w:rPr>
          <w:rFonts w:eastAsia="Times New Roman" w:cstheme="minorHAnsi"/>
          <w:sz w:val="24"/>
          <w:szCs w:val="24"/>
          <w:lang w:val="en-CA" w:eastAsia="en-CA"/>
        </w:rPr>
        <w:t> </w:t>
      </w:r>
      <w:r w:rsidR="00600838">
        <w:rPr>
          <w:rFonts w:eastAsia="Times New Roman" w:cstheme="minorHAnsi"/>
          <w:sz w:val="24"/>
          <w:szCs w:val="24"/>
          <w:lang w:val="en-CA" w:eastAsia="en-CA"/>
        </w:rPr>
        <w:t xml:space="preserve">Forward AIC selection on the logistic </w:t>
      </w:r>
      <w:r w:rsidR="00B362F0">
        <w:rPr>
          <w:rFonts w:eastAsia="Times New Roman" w:cstheme="minorHAnsi"/>
          <w:sz w:val="24"/>
          <w:szCs w:val="24"/>
          <w:lang w:val="en-CA" w:eastAsia="en-CA"/>
        </w:rPr>
        <w:t xml:space="preserve">regression mortality model selected our </w:t>
      </w:r>
      <w:r w:rsidR="00EE69D5">
        <w:rPr>
          <w:rFonts w:eastAsia="Times New Roman" w:cstheme="minorHAnsi"/>
          <w:sz w:val="24"/>
          <w:szCs w:val="24"/>
          <w:lang w:val="en-CA" w:eastAsia="en-CA"/>
        </w:rPr>
        <w:t>null model</w:t>
      </w:r>
      <w:r w:rsidR="007F5822">
        <w:rPr>
          <w:rFonts w:eastAsia="Times New Roman" w:cstheme="minorHAnsi"/>
          <w:sz w:val="24"/>
          <w:szCs w:val="24"/>
          <w:lang w:val="en-CA" w:eastAsia="en-CA"/>
        </w:rPr>
        <w:t xml:space="preserve">, indicating </w:t>
      </w:r>
      <w:r w:rsidR="00192996">
        <w:rPr>
          <w:rFonts w:eastAsia="Times New Roman" w:cstheme="minorHAnsi"/>
          <w:sz w:val="24"/>
          <w:szCs w:val="24"/>
          <w:lang w:val="en-CA" w:eastAsia="en-CA"/>
        </w:rPr>
        <w:t xml:space="preserve">that </w:t>
      </w:r>
      <w:r w:rsidR="00480567">
        <w:rPr>
          <w:rFonts w:eastAsia="Times New Roman" w:cstheme="minorHAnsi"/>
          <w:sz w:val="24"/>
          <w:szCs w:val="24"/>
          <w:lang w:val="en-CA" w:eastAsia="en-CA"/>
        </w:rPr>
        <w:t xml:space="preserve">the variables </w:t>
      </w:r>
      <w:r w:rsidR="00192996" w:rsidRPr="00030BB3">
        <w:rPr>
          <w:rStyle w:val="normaltextrun"/>
          <w:rFonts w:cstheme="minorHAnsi"/>
        </w:rPr>
        <w:t xml:space="preserve">evisceration, </w:t>
      </w:r>
      <w:r w:rsidR="00192996" w:rsidRPr="00DA7C61">
        <w:rPr>
          <w:rStyle w:val="normaltextrun"/>
          <w:rFonts w:cstheme="minorHAnsi"/>
          <w:sz w:val="24"/>
          <w:szCs w:val="24"/>
        </w:rPr>
        <w:t xml:space="preserve">defecation status, initial </w:t>
      </w:r>
      <w:r w:rsidR="00192996" w:rsidRPr="00030BB3">
        <w:rPr>
          <w:rStyle w:val="normaltextrun"/>
          <w:rFonts w:cstheme="minorHAnsi"/>
        </w:rPr>
        <w:t>droop and squeeze</w:t>
      </w:r>
      <w:r w:rsidR="00192996" w:rsidRPr="00DA7C61">
        <w:rPr>
          <w:rStyle w:val="normaltextrun"/>
          <w:rFonts w:cstheme="minorHAnsi"/>
          <w:sz w:val="24"/>
          <w:szCs w:val="24"/>
        </w:rPr>
        <w:t xml:space="preserve"> scores</w:t>
      </w:r>
      <w:r w:rsidR="00192996" w:rsidRPr="00030BB3">
        <w:rPr>
          <w:rStyle w:val="normaltextrun"/>
          <w:rFonts w:cstheme="minorHAnsi"/>
        </w:rPr>
        <w:t>, and initial weight</w:t>
      </w:r>
      <w:r w:rsidR="00192996">
        <w:rPr>
          <w:rStyle w:val="normaltextrun"/>
          <w:rFonts w:cstheme="minorHAnsi"/>
        </w:rPr>
        <w:t xml:space="preserve"> did not significantly </w:t>
      </w:r>
      <w:r w:rsidR="00232949">
        <w:rPr>
          <w:rStyle w:val="normaltextrun"/>
          <w:rFonts w:cstheme="minorHAnsi"/>
        </w:rPr>
        <w:t>predict</w:t>
      </w:r>
      <w:r w:rsidR="00192996">
        <w:rPr>
          <w:rStyle w:val="normaltextrun"/>
          <w:rFonts w:cstheme="minorHAnsi"/>
        </w:rPr>
        <w:t xml:space="preserve"> mortality.</w:t>
      </w:r>
      <w:r w:rsidR="007F5822">
        <w:rPr>
          <w:rStyle w:val="normaltextrun"/>
          <w:rFonts w:cstheme="minorHAnsi"/>
        </w:rPr>
        <w:t xml:space="preserve"> </w:t>
      </w:r>
    </w:p>
    <w:p w14:paraId="319D60F5" w14:textId="77777777" w:rsidR="00177F72" w:rsidRDefault="00177F72" w:rsidP="00621EC0">
      <w:pPr>
        <w:pStyle w:val="paragraph"/>
        <w:spacing w:before="0" w:beforeAutospacing="0" w:after="0" w:afterAutospacing="0"/>
        <w:textAlignment w:val="baseline"/>
        <w:rPr>
          <w:rStyle w:val="eop"/>
          <w:rFonts w:ascii="Calibri" w:hAnsi="Calibri" w:cs="Calibri"/>
          <w:sz w:val="22"/>
          <w:szCs w:val="22"/>
          <w:lang w:val="en-US"/>
        </w:rPr>
      </w:pPr>
    </w:p>
    <w:p w14:paraId="6A74343D" w14:textId="2E6B8CA2" w:rsidR="00707DA8" w:rsidRPr="00707DA8" w:rsidRDefault="008A23AD" w:rsidP="009A13F6">
      <w:pPr>
        <w:spacing w:after="0" w:line="240" w:lineRule="auto"/>
        <w:textAlignment w:val="baseline"/>
        <w:rPr>
          <w:rFonts w:eastAsia="Times New Roman" w:cstheme="minorHAnsi"/>
          <w:sz w:val="24"/>
          <w:szCs w:val="24"/>
          <w:lang w:val="en-CA" w:eastAsia="en-CA"/>
        </w:rPr>
      </w:pPr>
      <w:r>
        <w:rPr>
          <w:noProof/>
        </w:rPr>
        <mc:AlternateContent>
          <mc:Choice Requires="wps">
            <w:drawing>
              <wp:anchor distT="0" distB="0" distL="114300" distR="114300" simplePos="0" relativeHeight="251658245" behindDoc="0" locked="0" layoutInCell="1" allowOverlap="1" wp14:anchorId="61D07552" wp14:editId="1531BFC1">
                <wp:simplePos x="0" y="0"/>
                <wp:positionH relativeFrom="column">
                  <wp:posOffset>0</wp:posOffset>
                </wp:positionH>
                <wp:positionV relativeFrom="paragraph">
                  <wp:posOffset>0</wp:posOffset>
                </wp:positionV>
                <wp:extent cx="1828800" cy="18288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F38BEC1" w14:textId="13C7E670" w:rsidR="008A23AD" w:rsidRPr="00352669" w:rsidRDefault="008A23AD" w:rsidP="00C023CE">
                            <w:pPr>
                              <w:spacing w:line="240" w:lineRule="auto"/>
                              <w:textAlignment w:val="baseline"/>
                            </w:pPr>
                            <w:r w:rsidRPr="00177F72">
                              <w:rPr>
                                <w:noProof/>
                              </w:rPr>
                              <w:drawing>
                                <wp:inline distT="0" distB="0" distL="0" distR="0" wp14:anchorId="43CFAAE6" wp14:editId="53396E8F">
                                  <wp:extent cx="5943600" cy="3486150"/>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a:stretch>
                                            <a:fillRect/>
                                          </a:stretch>
                                        </pic:blipFill>
                                        <pic:spPr>
                                          <a:xfrm>
                                            <a:off x="0" y="0"/>
                                            <a:ext cx="5943600" cy="3486150"/>
                                          </a:xfrm>
                                          <a:prstGeom prst="rect">
                                            <a:avLst/>
                                          </a:prstGeom>
                                        </pic:spPr>
                                      </pic:pic>
                                    </a:graphicData>
                                  </a:graphic>
                                </wp:inline>
                              </w:drawing>
                            </w:r>
                            <w:r w:rsidRPr="00C67E89">
                              <w:rPr>
                                <w:rStyle w:val="eop"/>
                                <w:rFonts w:ascii="Calibri" w:hAnsi="Calibri" w:cs="Calibri"/>
                                <w:b/>
                                <w:bCs/>
                              </w:rPr>
                              <w:t xml:space="preserve">Figure </w:t>
                            </w:r>
                            <w:r w:rsidR="00C222B4">
                              <w:rPr>
                                <w:rStyle w:val="eop"/>
                                <w:rFonts w:ascii="Calibri" w:hAnsi="Calibri" w:cs="Calibri"/>
                                <w:b/>
                                <w:bCs/>
                              </w:rPr>
                              <w:t>5</w:t>
                            </w:r>
                            <w:r>
                              <w:rPr>
                                <w:rStyle w:val="eop"/>
                                <w:rFonts w:ascii="Calibri" w:hAnsi="Calibri" w:cs="Calibri"/>
                              </w:rPr>
                              <w:t xml:space="preserve">. Sea cucumber stiffness as measured by antipredator response </w:t>
                            </w:r>
                            <w:r>
                              <w:rPr>
                                <w:rFonts w:eastAsia="Times New Roman" w:cstheme="minorHAnsi"/>
                                <w:sz w:val="24"/>
                                <w:szCs w:val="24"/>
                                <w:lang w:val="en-CA" w:eastAsia="en-CA"/>
                              </w:rPr>
                              <w:t xml:space="preserve">for each day of the heat treatment (denoted by the space between dashed lines), 2 days after the heat treatment, and 7 days after the heat treatment.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D07552" id="Text Box 15" o:spid="_x0000_s1030" type="#_x0000_t202" style="position:absolute;margin-left:0;margin-top:0;width:2in;height:2in;z-index:25165824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qUh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6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K+pSErAgAAWgQAAA4AAAAAAAAAAAAAAAAALgIAAGRycy9lMm9E&#13;&#10;b2MueG1sUEsBAi0AFAAGAAgAAAAhAAUyY4naAAAACgEAAA8AAAAAAAAAAAAAAAAAhQQAAGRycy9k&#13;&#10;b3ducmV2LnhtbFBLBQYAAAAABAAEAPMAAACMBQAAAAA=&#13;&#10;" filled="f" strokeweight=".5pt">
                <v:textbox style="mso-fit-shape-to-text:t">
                  <w:txbxContent>
                    <w:p w14:paraId="1F38BEC1" w14:textId="13C7E670" w:rsidR="008A23AD" w:rsidRPr="00352669" w:rsidRDefault="008A23AD" w:rsidP="00C023CE">
                      <w:pPr>
                        <w:spacing w:line="240" w:lineRule="auto"/>
                        <w:textAlignment w:val="baseline"/>
                      </w:pPr>
                      <w:r w:rsidRPr="00177F72">
                        <w:rPr>
                          <w:noProof/>
                        </w:rPr>
                        <w:drawing>
                          <wp:inline distT="0" distB="0" distL="0" distR="0" wp14:anchorId="43CFAAE6" wp14:editId="53396E8F">
                            <wp:extent cx="5943600" cy="3486150"/>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a:stretch>
                                      <a:fillRect/>
                                    </a:stretch>
                                  </pic:blipFill>
                                  <pic:spPr>
                                    <a:xfrm>
                                      <a:off x="0" y="0"/>
                                      <a:ext cx="5943600" cy="3486150"/>
                                    </a:xfrm>
                                    <a:prstGeom prst="rect">
                                      <a:avLst/>
                                    </a:prstGeom>
                                  </pic:spPr>
                                </pic:pic>
                              </a:graphicData>
                            </a:graphic>
                          </wp:inline>
                        </w:drawing>
                      </w:r>
                      <w:r w:rsidRPr="00C67E89">
                        <w:rPr>
                          <w:rStyle w:val="eop"/>
                          <w:rFonts w:ascii="Calibri" w:hAnsi="Calibri" w:cs="Calibri"/>
                          <w:b/>
                          <w:bCs/>
                        </w:rPr>
                        <w:t xml:space="preserve">Figure </w:t>
                      </w:r>
                      <w:r w:rsidR="00C222B4">
                        <w:rPr>
                          <w:rStyle w:val="eop"/>
                          <w:rFonts w:ascii="Calibri" w:hAnsi="Calibri" w:cs="Calibri"/>
                          <w:b/>
                          <w:bCs/>
                        </w:rPr>
                        <w:t>5</w:t>
                      </w:r>
                      <w:r>
                        <w:rPr>
                          <w:rStyle w:val="eop"/>
                          <w:rFonts w:ascii="Calibri" w:hAnsi="Calibri" w:cs="Calibri"/>
                        </w:rPr>
                        <w:t xml:space="preserve">. Sea cucumber stiffness as measured by antipredator response </w:t>
                      </w:r>
                      <w:r>
                        <w:rPr>
                          <w:rFonts w:eastAsia="Times New Roman" w:cstheme="minorHAnsi"/>
                          <w:sz w:val="24"/>
                          <w:szCs w:val="24"/>
                          <w:lang w:val="en-CA" w:eastAsia="en-CA"/>
                        </w:rPr>
                        <w:t xml:space="preserve">for each day of the heat treatment (denoted by the space between dashed lines), 2 days after the heat treatment, and 7 days after the heat treatment. </w:t>
                      </w:r>
                    </w:p>
                  </w:txbxContent>
                </v:textbox>
                <w10:wrap type="square"/>
              </v:shape>
            </w:pict>
          </mc:Fallback>
        </mc:AlternateContent>
      </w:r>
    </w:p>
    <w:p w14:paraId="1C36329B" w14:textId="0704F556" w:rsidR="00621EC0" w:rsidRDefault="00621EC0" w:rsidP="00621EC0">
      <w:pPr>
        <w:pStyle w:val="paragraph"/>
        <w:spacing w:before="0" w:beforeAutospacing="0" w:after="0" w:afterAutospacing="0"/>
        <w:textAlignment w:val="baseline"/>
        <w:rPr>
          <w:rStyle w:val="eop"/>
          <w:rFonts w:ascii="Calibri" w:hAnsi="Calibri" w:cs="Calibri"/>
          <w:sz w:val="22"/>
          <w:szCs w:val="22"/>
          <w:lang w:val="en-US"/>
        </w:rPr>
      </w:pPr>
    </w:p>
    <w:p w14:paraId="1902DB2E" w14:textId="77777777" w:rsidR="00621EC0" w:rsidRDefault="00621EC0" w:rsidP="00621EC0">
      <w:pPr>
        <w:pStyle w:val="paragraph"/>
        <w:spacing w:before="0" w:beforeAutospacing="0" w:after="0" w:afterAutospacing="0"/>
        <w:textAlignment w:val="baseline"/>
        <w:rPr>
          <w:rFonts w:ascii="Segoe UI" w:hAnsi="Segoe UI" w:cs="Segoe UI"/>
          <w:sz w:val="18"/>
          <w:szCs w:val="18"/>
          <w:lang w:val="en-US"/>
        </w:rPr>
      </w:pPr>
    </w:p>
    <w:p w14:paraId="664027E4" w14:textId="1DC23EF1" w:rsidR="00621EC0" w:rsidRDefault="00621EC0" w:rsidP="00621EC0">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3ABF8E6" w14:textId="37E43BA7" w:rsidR="001D3AFF" w:rsidRPr="00C67E89" w:rsidRDefault="008A23AD" w:rsidP="00487061">
      <w:pPr>
        <w:spacing w:after="0" w:line="240" w:lineRule="auto"/>
        <w:textAlignment w:val="baseline"/>
        <w:rPr>
          <w:rFonts w:eastAsia="Times New Roman" w:cstheme="minorHAnsi"/>
          <w:sz w:val="24"/>
          <w:szCs w:val="24"/>
          <w:lang w:val="en-CA" w:eastAsia="en-CA"/>
        </w:rPr>
      </w:pPr>
      <w:r>
        <w:rPr>
          <w:noProof/>
        </w:rPr>
        <w:lastRenderedPageBreak/>
        <mc:AlternateContent>
          <mc:Choice Requires="wps">
            <w:drawing>
              <wp:anchor distT="0" distB="0" distL="114300" distR="114300" simplePos="0" relativeHeight="251658246" behindDoc="0" locked="0" layoutInCell="1" allowOverlap="1" wp14:anchorId="49D155F3" wp14:editId="7EDB34C6">
                <wp:simplePos x="0" y="0"/>
                <wp:positionH relativeFrom="column">
                  <wp:posOffset>0</wp:posOffset>
                </wp:positionH>
                <wp:positionV relativeFrom="paragraph">
                  <wp:posOffset>0</wp:posOffset>
                </wp:positionV>
                <wp:extent cx="1828800" cy="18288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5773C5E" w14:textId="7B7D4D52" w:rsidR="008A23AD" w:rsidRPr="00187C29" w:rsidRDefault="00670164" w:rsidP="00C023CE">
                            <w:pPr>
                              <w:spacing w:line="240" w:lineRule="auto"/>
                              <w:textAlignment w:val="baseline"/>
                              <w:rPr>
                                <w:rFonts w:eastAsia="Times New Roman" w:cstheme="minorHAnsi"/>
                                <w:b/>
                                <w:bCs/>
                                <w:lang w:eastAsia="en-CA"/>
                              </w:rPr>
                            </w:pPr>
                            <w:r w:rsidRPr="004B3B1D">
                              <w:rPr>
                                <w:noProof/>
                              </w:rPr>
                              <w:drawing>
                                <wp:inline distT="0" distB="0" distL="0" distR="0" wp14:anchorId="6015F88C" wp14:editId="4D44725C">
                                  <wp:extent cx="5943600" cy="3486150"/>
                                  <wp:effectExtent l="0" t="0" r="0"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stretch>
                                            <a:fillRect/>
                                          </a:stretch>
                                        </pic:blipFill>
                                        <pic:spPr>
                                          <a:xfrm>
                                            <a:off x="0" y="0"/>
                                            <a:ext cx="5943600" cy="3486150"/>
                                          </a:xfrm>
                                          <a:prstGeom prst="rect">
                                            <a:avLst/>
                                          </a:prstGeom>
                                        </pic:spPr>
                                      </pic:pic>
                                    </a:graphicData>
                                  </a:graphic>
                                </wp:inline>
                              </w:drawing>
                            </w:r>
                            <w:r w:rsidR="008A23AD">
                              <w:rPr>
                                <w:rFonts w:eastAsia="Times New Roman" w:cstheme="minorHAnsi"/>
                                <w:b/>
                                <w:bCs/>
                                <w:sz w:val="24"/>
                                <w:szCs w:val="24"/>
                                <w:lang w:val="en-CA" w:eastAsia="en-CA"/>
                              </w:rPr>
                              <w:t xml:space="preserve">Figure </w:t>
                            </w:r>
                            <w:r w:rsidR="00C222B4">
                              <w:rPr>
                                <w:rFonts w:eastAsia="Times New Roman" w:cstheme="minorHAnsi"/>
                                <w:b/>
                                <w:bCs/>
                                <w:sz w:val="24"/>
                                <w:szCs w:val="24"/>
                                <w:lang w:val="en-CA" w:eastAsia="en-CA"/>
                              </w:rPr>
                              <w:t>6</w:t>
                            </w:r>
                            <w:r w:rsidR="008A23AD">
                              <w:rPr>
                                <w:rFonts w:eastAsia="Times New Roman" w:cstheme="minorHAnsi"/>
                                <w:b/>
                                <w:bCs/>
                                <w:sz w:val="24"/>
                                <w:szCs w:val="24"/>
                                <w:lang w:val="en-CA" w:eastAsia="en-CA"/>
                              </w:rPr>
                              <w:t xml:space="preserve">. </w:t>
                            </w:r>
                            <w:r w:rsidR="008A23AD">
                              <w:rPr>
                                <w:rFonts w:eastAsia="Times New Roman" w:cstheme="minorHAnsi"/>
                                <w:sz w:val="24"/>
                                <w:szCs w:val="24"/>
                                <w:lang w:val="en-CA" w:eastAsia="en-CA"/>
                              </w:rPr>
                              <w:t xml:space="preserve">Sea cucumber stiffness as measured by structural maintenance for each day of the heat treatment (denoted by the space between dashed lines), 2 days after the heat treatment, and 7 days after the heat treatment.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D155F3" id="Text Box 16" o:spid="_x0000_s1031" type="#_x0000_t202" style="position:absolute;margin-left:0;margin-top:0;width:2in;height:2in;z-index:2516582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B4bQr0rAgAAWgQAAA4AAAAAAAAAAAAAAAAALgIAAGRycy9lMm9E&#13;&#10;b2MueG1sUEsBAi0AFAAGAAgAAAAhAAUyY4naAAAACgEAAA8AAAAAAAAAAAAAAAAAhQQAAGRycy9k&#13;&#10;b3ducmV2LnhtbFBLBQYAAAAABAAEAPMAAACMBQAAAAA=&#13;&#10;" filled="f" strokeweight=".5pt">
                <v:textbox style="mso-fit-shape-to-text:t">
                  <w:txbxContent>
                    <w:p w14:paraId="35773C5E" w14:textId="7B7D4D52" w:rsidR="008A23AD" w:rsidRPr="00187C29" w:rsidRDefault="00670164" w:rsidP="00C023CE">
                      <w:pPr>
                        <w:spacing w:line="240" w:lineRule="auto"/>
                        <w:textAlignment w:val="baseline"/>
                        <w:rPr>
                          <w:rFonts w:eastAsia="Times New Roman" w:cstheme="minorHAnsi"/>
                          <w:b/>
                          <w:bCs/>
                          <w:lang w:eastAsia="en-CA"/>
                        </w:rPr>
                      </w:pPr>
                      <w:r w:rsidRPr="004B3B1D">
                        <w:rPr>
                          <w:noProof/>
                        </w:rPr>
                        <w:drawing>
                          <wp:inline distT="0" distB="0" distL="0" distR="0" wp14:anchorId="6015F88C" wp14:editId="4D44725C">
                            <wp:extent cx="5943600" cy="3486150"/>
                            <wp:effectExtent l="0" t="0" r="0"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stretch>
                                      <a:fillRect/>
                                    </a:stretch>
                                  </pic:blipFill>
                                  <pic:spPr>
                                    <a:xfrm>
                                      <a:off x="0" y="0"/>
                                      <a:ext cx="5943600" cy="3486150"/>
                                    </a:xfrm>
                                    <a:prstGeom prst="rect">
                                      <a:avLst/>
                                    </a:prstGeom>
                                  </pic:spPr>
                                </pic:pic>
                              </a:graphicData>
                            </a:graphic>
                          </wp:inline>
                        </w:drawing>
                      </w:r>
                      <w:r w:rsidR="008A23AD">
                        <w:rPr>
                          <w:rFonts w:eastAsia="Times New Roman" w:cstheme="minorHAnsi"/>
                          <w:b/>
                          <w:bCs/>
                          <w:sz w:val="24"/>
                          <w:szCs w:val="24"/>
                          <w:lang w:val="en-CA" w:eastAsia="en-CA"/>
                        </w:rPr>
                        <w:t xml:space="preserve">Figure </w:t>
                      </w:r>
                      <w:r w:rsidR="00C222B4">
                        <w:rPr>
                          <w:rFonts w:eastAsia="Times New Roman" w:cstheme="minorHAnsi"/>
                          <w:b/>
                          <w:bCs/>
                          <w:sz w:val="24"/>
                          <w:szCs w:val="24"/>
                          <w:lang w:val="en-CA" w:eastAsia="en-CA"/>
                        </w:rPr>
                        <w:t>6</w:t>
                      </w:r>
                      <w:r w:rsidR="008A23AD">
                        <w:rPr>
                          <w:rFonts w:eastAsia="Times New Roman" w:cstheme="minorHAnsi"/>
                          <w:b/>
                          <w:bCs/>
                          <w:sz w:val="24"/>
                          <w:szCs w:val="24"/>
                          <w:lang w:val="en-CA" w:eastAsia="en-CA"/>
                        </w:rPr>
                        <w:t xml:space="preserve">. </w:t>
                      </w:r>
                      <w:r w:rsidR="008A23AD">
                        <w:rPr>
                          <w:rFonts w:eastAsia="Times New Roman" w:cstheme="minorHAnsi"/>
                          <w:sz w:val="24"/>
                          <w:szCs w:val="24"/>
                          <w:lang w:val="en-CA" w:eastAsia="en-CA"/>
                        </w:rPr>
                        <w:t xml:space="preserve">Sea cucumber stiffness as measured by structural maintenance for each day of the heat treatment (denoted by the space between dashed lines), 2 days after the heat treatment, and 7 days after the heat treatment. </w:t>
                      </w:r>
                    </w:p>
                  </w:txbxContent>
                </v:textbox>
                <w10:wrap type="square"/>
              </v:shape>
            </w:pict>
          </mc:Fallback>
        </mc:AlternateContent>
      </w:r>
      <w:r w:rsidR="00C67E89">
        <w:rPr>
          <w:rFonts w:eastAsia="Times New Roman" w:cstheme="minorHAnsi"/>
          <w:sz w:val="24"/>
          <w:szCs w:val="24"/>
          <w:lang w:val="en-CA" w:eastAsia="en-CA"/>
        </w:rPr>
        <w:t xml:space="preserve"> </w:t>
      </w:r>
    </w:p>
    <w:p w14:paraId="008D0396" w14:textId="77777777" w:rsidR="001D3AFF" w:rsidRPr="00487061" w:rsidRDefault="001D3AFF" w:rsidP="00487061">
      <w:pPr>
        <w:spacing w:after="0" w:line="240" w:lineRule="auto"/>
        <w:textAlignment w:val="baseline"/>
        <w:rPr>
          <w:rFonts w:eastAsia="Times New Roman" w:cstheme="minorHAnsi"/>
          <w:sz w:val="24"/>
          <w:szCs w:val="24"/>
          <w:lang w:val="en-CA" w:eastAsia="en-CA"/>
        </w:rPr>
      </w:pPr>
    </w:p>
    <w:p w14:paraId="53FB02CF" w14:textId="59B9020E" w:rsidR="009323DF" w:rsidRPr="00E76D34" w:rsidRDefault="00487061" w:rsidP="00E76D34">
      <w:pPr>
        <w:spacing w:after="0" w:line="480" w:lineRule="auto"/>
        <w:ind w:firstLine="720"/>
        <w:textAlignment w:val="baseline"/>
        <w:rPr>
          <w:rFonts w:eastAsia="Times New Roman" w:cstheme="minorHAnsi"/>
          <w:sz w:val="24"/>
          <w:szCs w:val="24"/>
          <w:lang w:val="en-CA" w:eastAsia="en-CA"/>
        </w:rPr>
      </w:pPr>
      <w:r w:rsidRPr="00487061">
        <w:rPr>
          <w:rFonts w:eastAsia="Times New Roman" w:cstheme="minorHAnsi"/>
          <w:sz w:val="24"/>
          <w:szCs w:val="24"/>
          <w:lang w:eastAsia="en-CA"/>
        </w:rPr>
        <w:t xml:space="preserve">Sea cucumber stiffness, as measured by antipredator response and structure maintenance, varied across the duration of the experiment (Figure </w:t>
      </w:r>
      <w:r w:rsidR="00C222B4">
        <w:rPr>
          <w:rFonts w:eastAsia="Times New Roman" w:cstheme="minorHAnsi"/>
          <w:sz w:val="24"/>
          <w:szCs w:val="24"/>
          <w:lang w:eastAsia="en-CA"/>
        </w:rPr>
        <w:t>5</w:t>
      </w:r>
      <w:r w:rsidRPr="00487061">
        <w:rPr>
          <w:rFonts w:eastAsia="Times New Roman" w:cstheme="minorHAnsi"/>
          <w:sz w:val="24"/>
          <w:szCs w:val="24"/>
          <w:lang w:eastAsia="en-CA"/>
        </w:rPr>
        <w:t xml:space="preserve">, </w:t>
      </w:r>
      <w:r w:rsidR="00C222B4">
        <w:rPr>
          <w:rFonts w:eastAsia="Times New Roman" w:cstheme="minorHAnsi"/>
          <w:sz w:val="24"/>
          <w:szCs w:val="24"/>
          <w:lang w:eastAsia="en-CA"/>
        </w:rPr>
        <w:t>6</w:t>
      </w:r>
      <w:r w:rsidRPr="00487061">
        <w:rPr>
          <w:rFonts w:eastAsia="Times New Roman" w:cstheme="minorHAnsi"/>
          <w:sz w:val="24"/>
          <w:szCs w:val="24"/>
          <w:lang w:eastAsia="en-CA"/>
        </w:rPr>
        <w:t>). Stiffness metrics were significantly positively correlated (r = 0.53, p &lt; 0.001; Figure S1). For both stiffness metrics, the backward-selected models with the lowest AIC values indicated that treatment and day both had significant effects on stiffness metrics (Table S2, S</w:t>
      </w:r>
      <w:r w:rsidR="00B1491B">
        <w:rPr>
          <w:rFonts w:eastAsia="Times New Roman" w:cstheme="minorHAnsi"/>
          <w:sz w:val="24"/>
          <w:szCs w:val="24"/>
          <w:lang w:eastAsia="en-CA"/>
        </w:rPr>
        <w:t>3</w:t>
      </w:r>
      <w:r w:rsidRPr="00487061">
        <w:rPr>
          <w:rFonts w:eastAsia="Times New Roman" w:cstheme="minorHAnsi"/>
          <w:sz w:val="24"/>
          <w:szCs w:val="24"/>
          <w:lang w:eastAsia="en-CA"/>
        </w:rPr>
        <w:t>). There was a significantly lower l</w:t>
      </w:r>
      <w:r w:rsidR="00662A01">
        <w:rPr>
          <w:rFonts w:eastAsia="Times New Roman" w:cstheme="minorHAnsi"/>
          <w:sz w:val="24"/>
          <w:szCs w:val="24"/>
          <w:lang w:eastAsia="en-CA"/>
        </w:rPr>
        <w:t>ikelihood</w:t>
      </w:r>
      <w:r w:rsidRPr="00487061">
        <w:rPr>
          <w:rFonts w:eastAsia="Times New Roman" w:cstheme="minorHAnsi"/>
          <w:sz w:val="24"/>
          <w:szCs w:val="24"/>
          <w:lang w:eastAsia="en-CA"/>
        </w:rPr>
        <w:t xml:space="preserve"> of being fully stiff for all days compared to the day preceding the experiment and for both 17°C and 22°C treatments relative to the control. However, there were no significant differences in </w:t>
      </w:r>
      <w:r w:rsidR="00662A01">
        <w:rPr>
          <w:rFonts w:eastAsia="Times New Roman" w:cstheme="minorHAnsi"/>
          <w:sz w:val="24"/>
          <w:szCs w:val="24"/>
          <w:lang w:eastAsia="en-CA"/>
        </w:rPr>
        <w:t xml:space="preserve">the </w:t>
      </w:r>
      <w:r w:rsidRPr="00487061">
        <w:rPr>
          <w:rFonts w:eastAsia="Times New Roman" w:cstheme="minorHAnsi"/>
          <w:sz w:val="24"/>
          <w:szCs w:val="24"/>
          <w:lang w:eastAsia="en-CA"/>
        </w:rPr>
        <w:t>likelihood of stiffness between 17°C and 22°C treatments as indicated by the high degree of overlap in 95% confidence intervals</w:t>
      </w:r>
      <w:r w:rsidR="008B6023">
        <w:rPr>
          <w:rFonts w:eastAsia="Times New Roman" w:cstheme="minorHAnsi"/>
          <w:sz w:val="24"/>
          <w:szCs w:val="24"/>
          <w:lang w:eastAsia="en-CA"/>
        </w:rPr>
        <w:t>.</w:t>
      </w:r>
      <w:r w:rsidRPr="00487061">
        <w:rPr>
          <w:rFonts w:eastAsia="Times New Roman" w:cstheme="minorHAnsi"/>
          <w:sz w:val="24"/>
          <w:szCs w:val="24"/>
          <w:lang w:eastAsia="en-CA"/>
        </w:rPr>
        <w:t> </w:t>
      </w:r>
      <w:r w:rsidRPr="00487061">
        <w:rPr>
          <w:rFonts w:eastAsia="Times New Roman" w:cstheme="minorHAnsi"/>
          <w:sz w:val="24"/>
          <w:szCs w:val="24"/>
          <w:lang w:val="en-CA" w:eastAsia="en-CA"/>
        </w:rPr>
        <w:t> </w:t>
      </w:r>
    </w:p>
    <w:p w14:paraId="21DA3D29" w14:textId="4EDB459F" w:rsidR="00662A01" w:rsidRPr="00E76D34" w:rsidRDefault="00487061" w:rsidP="00E76D34">
      <w:pPr>
        <w:spacing w:after="0" w:line="480" w:lineRule="auto"/>
        <w:ind w:firstLine="720"/>
        <w:textAlignment w:val="baseline"/>
        <w:rPr>
          <w:rFonts w:eastAsia="Times New Roman" w:cstheme="minorHAnsi"/>
          <w:sz w:val="24"/>
          <w:szCs w:val="24"/>
          <w:lang w:val="en-CA" w:eastAsia="en-CA"/>
        </w:rPr>
      </w:pPr>
      <w:r w:rsidRPr="00487061">
        <w:rPr>
          <w:rFonts w:eastAsia="Times New Roman" w:cstheme="minorHAnsi"/>
          <w:sz w:val="24"/>
          <w:szCs w:val="24"/>
          <w:lang w:eastAsia="en-CA"/>
        </w:rPr>
        <w:lastRenderedPageBreak/>
        <w:t xml:space="preserve">Activity scores varied across treatments over the duration of the experiment (Figure </w:t>
      </w:r>
      <w:r w:rsidR="00C713F8">
        <w:rPr>
          <w:rFonts w:eastAsia="Times New Roman" w:cstheme="minorHAnsi"/>
          <w:sz w:val="24"/>
          <w:szCs w:val="24"/>
          <w:lang w:eastAsia="en-CA"/>
        </w:rPr>
        <w:t>7</w:t>
      </w:r>
      <w:r w:rsidRPr="00487061">
        <w:rPr>
          <w:rFonts w:eastAsia="Times New Roman" w:cstheme="minorHAnsi"/>
          <w:sz w:val="24"/>
          <w:szCs w:val="24"/>
          <w:lang w:eastAsia="en-CA"/>
        </w:rPr>
        <w:t>). Kruskal-Wallis tests investigating differences between treatments on days 1, 2, 5 and 12 only found a significant difference on day 2 (the first day of the heat treatment; Table S</w:t>
      </w:r>
      <w:r w:rsidR="00C713F8">
        <w:rPr>
          <w:rFonts w:eastAsia="Times New Roman" w:cstheme="minorHAnsi"/>
          <w:sz w:val="24"/>
          <w:szCs w:val="24"/>
          <w:lang w:eastAsia="en-CA"/>
        </w:rPr>
        <w:t>4</w:t>
      </w:r>
      <w:r w:rsidRPr="00487061">
        <w:rPr>
          <w:rFonts w:eastAsia="Times New Roman" w:cstheme="minorHAnsi"/>
          <w:sz w:val="24"/>
          <w:szCs w:val="24"/>
          <w:lang w:eastAsia="en-CA"/>
        </w:rPr>
        <w:t>). The Dunn test conducted on day 2 did not discern any significant differences between temperature treatments (Table S</w:t>
      </w:r>
      <w:r w:rsidR="00907393">
        <w:rPr>
          <w:rFonts w:eastAsia="Times New Roman" w:cstheme="minorHAnsi"/>
          <w:sz w:val="24"/>
          <w:szCs w:val="24"/>
          <w:lang w:eastAsia="en-CA"/>
        </w:rPr>
        <w:t>5</w:t>
      </w:r>
      <w:r w:rsidRPr="00487061">
        <w:rPr>
          <w:rFonts w:eastAsia="Times New Roman" w:cstheme="minorHAnsi"/>
          <w:sz w:val="24"/>
          <w:szCs w:val="24"/>
          <w:lang w:eastAsia="en-CA"/>
        </w:rPr>
        <w:t>), although the difference in activity scores between the 12°C and 22°C treatment was almost significant (</w:t>
      </w:r>
      <w:r w:rsidRPr="00487061">
        <w:rPr>
          <w:rFonts w:eastAsia="Times New Roman" w:cstheme="minorHAnsi"/>
          <w:i/>
          <w:iCs/>
          <w:sz w:val="24"/>
          <w:szCs w:val="24"/>
          <w:lang w:eastAsia="en-CA"/>
        </w:rPr>
        <w:t>Z</w:t>
      </w:r>
      <w:r w:rsidRPr="00487061">
        <w:rPr>
          <w:rFonts w:eastAsia="Times New Roman" w:cstheme="minorHAnsi"/>
          <w:sz w:val="24"/>
          <w:szCs w:val="24"/>
          <w:lang w:eastAsia="en-CA"/>
        </w:rPr>
        <w:t> = 2.39, P-adjusted = 0.0506). The absence of a treatment-related effect on activity scores was further compounded by the exclusion of treatment as a predictor variable in our forward selected generalized additive model output as treatment day was the only variable retained in the top model (Table S</w:t>
      </w:r>
      <w:r w:rsidR="008905EC">
        <w:rPr>
          <w:rFonts w:eastAsia="Times New Roman" w:cstheme="minorHAnsi"/>
          <w:sz w:val="24"/>
          <w:szCs w:val="24"/>
          <w:lang w:eastAsia="en-CA"/>
        </w:rPr>
        <w:t>6</w:t>
      </w:r>
      <w:r w:rsidRPr="00487061">
        <w:rPr>
          <w:rFonts w:eastAsia="Times New Roman" w:cstheme="minorHAnsi"/>
          <w:sz w:val="24"/>
          <w:szCs w:val="24"/>
          <w:lang w:eastAsia="en-CA"/>
        </w:rPr>
        <w:t>). </w:t>
      </w:r>
      <w:r w:rsidRPr="00487061">
        <w:rPr>
          <w:rFonts w:eastAsia="Times New Roman" w:cstheme="minorHAnsi"/>
          <w:sz w:val="24"/>
          <w:szCs w:val="24"/>
          <w:lang w:val="en-CA" w:eastAsia="en-CA"/>
        </w:rPr>
        <w:t> </w:t>
      </w:r>
    </w:p>
    <w:p w14:paraId="636CB603" w14:textId="7CBB2B15" w:rsidR="008B2E4C" w:rsidRPr="00E76D34" w:rsidRDefault="008B2E4C" w:rsidP="008B2E4C">
      <w:pPr>
        <w:spacing w:after="0" w:line="480" w:lineRule="auto"/>
        <w:textAlignment w:val="baseline"/>
        <w:rPr>
          <w:rFonts w:eastAsia="Times New Roman" w:cstheme="minorHAnsi"/>
          <w:sz w:val="24"/>
          <w:szCs w:val="24"/>
          <w:lang w:val="en-CA" w:eastAsia="en-CA"/>
        </w:rPr>
      </w:pPr>
      <w:r w:rsidRPr="008B2E4C">
        <w:rPr>
          <w:rFonts w:eastAsia="Times New Roman" w:cstheme="minorHAnsi"/>
          <w:noProof/>
          <w:sz w:val="24"/>
          <w:szCs w:val="24"/>
          <w:lang w:val="en-CA" w:eastAsia="en-CA"/>
        </w:rPr>
        <mc:AlternateContent>
          <mc:Choice Requires="wps">
            <w:drawing>
              <wp:anchor distT="45720" distB="45720" distL="114300" distR="114300" simplePos="0" relativeHeight="251658244" behindDoc="0" locked="0" layoutInCell="1" allowOverlap="1" wp14:anchorId="148517FB" wp14:editId="1C3EAF3C">
                <wp:simplePos x="0" y="0"/>
                <wp:positionH relativeFrom="margin">
                  <wp:align>left</wp:align>
                </wp:positionH>
                <wp:positionV relativeFrom="paragraph">
                  <wp:posOffset>186055</wp:posOffset>
                </wp:positionV>
                <wp:extent cx="6358255" cy="1404620"/>
                <wp:effectExtent l="0" t="0" r="2349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467" cy="1404620"/>
                        </a:xfrm>
                        <a:prstGeom prst="rect">
                          <a:avLst/>
                        </a:prstGeom>
                        <a:solidFill>
                          <a:srgbClr val="FFFFFF"/>
                        </a:solidFill>
                        <a:ln w="9525">
                          <a:solidFill>
                            <a:srgbClr val="000000"/>
                          </a:solidFill>
                          <a:miter lim="800000"/>
                          <a:headEnd/>
                          <a:tailEnd/>
                        </a:ln>
                      </wps:spPr>
                      <wps:txbx>
                        <w:txbxContent>
                          <w:p w14:paraId="5CE79986" w14:textId="0398B85D" w:rsidR="009A13F6" w:rsidRDefault="009A13F6">
                            <w:pPr>
                              <w:rPr>
                                <w:rFonts w:eastAsia="Times New Roman" w:cstheme="minorHAnsi"/>
                                <w:b/>
                                <w:bCs/>
                                <w:sz w:val="24"/>
                                <w:szCs w:val="24"/>
                                <w:lang w:val="en-CA" w:eastAsia="en-CA"/>
                              </w:rPr>
                            </w:pPr>
                            <w:r>
                              <w:rPr>
                                <w:rFonts w:cstheme="minorHAnsi"/>
                                <w:noProof/>
                              </w:rPr>
                              <w:drawing>
                                <wp:inline distT="0" distB="0" distL="0" distR="0" wp14:anchorId="14E5762B" wp14:editId="4BB48065">
                                  <wp:extent cx="4549140" cy="2587896"/>
                                  <wp:effectExtent l="0" t="0" r="3810" b="317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9140" cy="2587896"/>
                                          </a:xfrm>
                                          <a:prstGeom prst="rect">
                                            <a:avLst/>
                                          </a:prstGeom>
                                          <a:noFill/>
                                          <a:ln>
                                            <a:noFill/>
                                          </a:ln>
                                        </pic:spPr>
                                      </pic:pic>
                                    </a:graphicData>
                                  </a:graphic>
                                </wp:inline>
                              </w:drawing>
                            </w:r>
                          </w:p>
                          <w:p w14:paraId="0907554A" w14:textId="3B286021" w:rsidR="008B2E4C" w:rsidRDefault="008B2E4C">
                            <w:r>
                              <w:rPr>
                                <w:rFonts w:eastAsia="Times New Roman" w:cstheme="minorHAnsi"/>
                                <w:b/>
                                <w:bCs/>
                                <w:sz w:val="24"/>
                                <w:szCs w:val="24"/>
                                <w:lang w:val="en-CA" w:eastAsia="en-CA"/>
                              </w:rPr>
                              <w:t xml:space="preserve">Figure </w:t>
                            </w:r>
                            <w:r w:rsidR="00C713F8">
                              <w:rPr>
                                <w:rFonts w:eastAsia="Times New Roman" w:cstheme="minorHAnsi"/>
                                <w:b/>
                                <w:bCs/>
                                <w:sz w:val="24"/>
                                <w:szCs w:val="24"/>
                                <w:lang w:val="en-CA" w:eastAsia="en-CA"/>
                              </w:rPr>
                              <w:t>7</w:t>
                            </w:r>
                            <w:r>
                              <w:rPr>
                                <w:rFonts w:eastAsia="Times New Roman" w:cstheme="minorHAnsi"/>
                                <w:b/>
                                <w:bCs/>
                                <w:sz w:val="24"/>
                                <w:szCs w:val="24"/>
                                <w:lang w:val="en-CA" w:eastAsia="en-CA"/>
                              </w:rPr>
                              <w:t xml:space="preserve">. </w:t>
                            </w:r>
                            <w:r>
                              <w:rPr>
                                <w:rFonts w:eastAsia="Times New Roman" w:cstheme="minorHAnsi"/>
                                <w:sz w:val="24"/>
                                <w:szCs w:val="24"/>
                                <w:lang w:val="en-CA" w:eastAsia="en-CA"/>
                              </w:rPr>
                              <w:t>Boxplot visualizing activity scores across heat treatments for each day of the heat treatment (denoted by the space between dashed lines), 2 days after the heat treatment, and 7 days after the heat treatment.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8517FB" id="Text Box 2" o:spid="_x0000_s1032" type="#_x0000_t202" style="position:absolute;margin-left:0;margin-top:14.65pt;width:500.65pt;height:110.6pt;z-index:2516582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">
                <v:textbox style="mso-fit-shape-to-text:t">
                  <w:txbxContent>
                    <w:p w14:paraId="5CE79986" w14:textId="0398B85D" w:rsidR="009A13F6" w:rsidRDefault="009A13F6">
                      <w:pPr>
                        <w:rPr>
                          <w:rFonts w:eastAsia="Times New Roman" w:cstheme="minorHAnsi"/>
                          <w:b/>
                          <w:bCs/>
                          <w:sz w:val="24"/>
                          <w:szCs w:val="24"/>
                          <w:lang w:val="en-CA" w:eastAsia="en-CA"/>
                        </w:rPr>
                      </w:pPr>
                      <w:r>
                        <w:rPr>
                          <w:rFonts w:cstheme="minorHAnsi"/>
                          <w:noProof/>
                        </w:rPr>
                        <w:drawing>
                          <wp:inline distT="0" distB="0" distL="0" distR="0" wp14:anchorId="14E5762B" wp14:editId="4BB48065">
                            <wp:extent cx="4549140" cy="2587896"/>
                            <wp:effectExtent l="0" t="0" r="3810" b="317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9140" cy="2587896"/>
                                    </a:xfrm>
                                    <a:prstGeom prst="rect">
                                      <a:avLst/>
                                    </a:prstGeom>
                                    <a:noFill/>
                                    <a:ln>
                                      <a:noFill/>
                                    </a:ln>
                                  </pic:spPr>
                                </pic:pic>
                              </a:graphicData>
                            </a:graphic>
                          </wp:inline>
                        </w:drawing>
                      </w:r>
                    </w:p>
                    <w:p w14:paraId="0907554A" w14:textId="3B286021" w:rsidR="008B2E4C" w:rsidRDefault="008B2E4C">
                      <w:r>
                        <w:rPr>
                          <w:rFonts w:eastAsia="Times New Roman" w:cstheme="minorHAnsi"/>
                          <w:b/>
                          <w:bCs/>
                          <w:sz w:val="24"/>
                          <w:szCs w:val="24"/>
                          <w:lang w:val="en-CA" w:eastAsia="en-CA"/>
                        </w:rPr>
                        <w:t xml:space="preserve">Figure </w:t>
                      </w:r>
                      <w:r w:rsidR="00C713F8">
                        <w:rPr>
                          <w:rFonts w:eastAsia="Times New Roman" w:cstheme="minorHAnsi"/>
                          <w:b/>
                          <w:bCs/>
                          <w:sz w:val="24"/>
                          <w:szCs w:val="24"/>
                          <w:lang w:val="en-CA" w:eastAsia="en-CA"/>
                        </w:rPr>
                        <w:t>7</w:t>
                      </w:r>
                      <w:r>
                        <w:rPr>
                          <w:rFonts w:eastAsia="Times New Roman" w:cstheme="minorHAnsi"/>
                          <w:b/>
                          <w:bCs/>
                          <w:sz w:val="24"/>
                          <w:szCs w:val="24"/>
                          <w:lang w:val="en-CA" w:eastAsia="en-CA"/>
                        </w:rPr>
                        <w:t xml:space="preserve">. </w:t>
                      </w:r>
                      <w:r>
                        <w:rPr>
                          <w:rFonts w:eastAsia="Times New Roman" w:cstheme="minorHAnsi"/>
                          <w:sz w:val="24"/>
                          <w:szCs w:val="24"/>
                          <w:lang w:val="en-CA" w:eastAsia="en-CA"/>
                        </w:rPr>
                        <w:t>Boxplot visualizing activity scores across heat treatments for each day of the heat treatment (denoted by the space between dashed lines), 2 days after the heat treatment, and 7 days after the heat treatment.</w:t>
                      </w:r>
                    </w:p>
                  </w:txbxContent>
                </v:textbox>
                <w10:wrap type="square" anchorx="margin"/>
              </v:shape>
            </w:pict>
          </mc:Fallback>
        </mc:AlternateContent>
      </w:r>
    </w:p>
    <w:p w14:paraId="21ABEFC0" w14:textId="42C0B8D4" w:rsidR="009323DF" w:rsidRPr="00E42247" w:rsidRDefault="00487061" w:rsidP="00E76D34">
      <w:pPr>
        <w:spacing w:after="0" w:line="480" w:lineRule="auto"/>
        <w:ind w:firstLine="720"/>
        <w:textAlignment w:val="baseline"/>
        <w:rPr>
          <w:rFonts w:eastAsia="Times New Roman" w:cstheme="minorHAnsi"/>
          <w:sz w:val="24"/>
          <w:szCs w:val="24"/>
          <w:lang w:eastAsia="en-CA"/>
        </w:rPr>
      </w:pPr>
      <w:r w:rsidRPr="00487061">
        <w:rPr>
          <w:rFonts w:eastAsia="Times New Roman" w:cstheme="minorHAnsi"/>
          <w:sz w:val="24"/>
          <w:szCs w:val="24"/>
          <w:lang w:eastAsia="en-CA"/>
        </w:rPr>
        <w:t xml:space="preserve">Evidence of stress spawning (eggs or sperm) occurred in 11 buckets over the course of the experiment. Nine of these buckets were in the 17ºC and 22ºC treatments. However, a </w:t>
      </w:r>
      <w:r w:rsidRPr="00487061">
        <w:rPr>
          <w:rFonts w:eastAsia="Times New Roman" w:cstheme="minorHAnsi"/>
          <w:sz w:val="24"/>
          <w:szCs w:val="24"/>
          <w:lang w:eastAsia="en-CA"/>
        </w:rPr>
        <w:lastRenderedPageBreak/>
        <w:t>Kruskal-Wallis rank sum test indicated that there was no significant difference between any of the temperatures (</w:t>
      </w:r>
      <w:r w:rsidR="00F83746">
        <w:rPr>
          <w:rFonts w:eastAsia="Times New Roman" w:cstheme="minorHAnsi"/>
          <w:sz w:val="24"/>
          <w:szCs w:val="24"/>
          <w:lang w:val="el-GR" w:eastAsia="en-CA"/>
        </w:rPr>
        <w:t>χ</w:t>
      </w:r>
      <w:r w:rsidR="00F83746" w:rsidRPr="00F83746">
        <w:rPr>
          <w:rFonts w:eastAsia="Times New Roman" w:cstheme="minorHAnsi"/>
          <w:sz w:val="24"/>
          <w:szCs w:val="24"/>
          <w:vertAlign w:val="superscript"/>
          <w:lang w:eastAsia="en-CA"/>
        </w:rPr>
        <w:t>2</w:t>
      </w:r>
      <w:r w:rsidR="00F83746">
        <w:rPr>
          <w:rFonts w:eastAsia="Times New Roman" w:cstheme="minorHAnsi"/>
          <w:sz w:val="24"/>
          <w:szCs w:val="24"/>
          <w:lang w:eastAsia="en-CA"/>
        </w:rPr>
        <w:t xml:space="preserve"> (2) = </w:t>
      </w:r>
      <w:r w:rsidR="00D74474">
        <w:rPr>
          <w:rFonts w:eastAsia="Times New Roman" w:cstheme="minorHAnsi"/>
          <w:sz w:val="24"/>
          <w:szCs w:val="24"/>
          <w:lang w:eastAsia="en-CA"/>
        </w:rPr>
        <w:t>1.94</w:t>
      </w:r>
      <w:r w:rsidR="001B3128">
        <w:rPr>
          <w:rFonts w:eastAsia="Times New Roman" w:cstheme="minorHAnsi"/>
          <w:sz w:val="24"/>
          <w:szCs w:val="24"/>
          <w:lang w:eastAsia="en-CA"/>
        </w:rPr>
        <w:t>,</w:t>
      </w:r>
      <w:r w:rsidRPr="00487061">
        <w:rPr>
          <w:rFonts w:eastAsia="Times New Roman" w:cstheme="minorHAnsi"/>
          <w:sz w:val="24"/>
          <w:szCs w:val="24"/>
          <w:lang w:eastAsia="en-CA"/>
        </w:rPr>
        <w:t> p = 0.48</w:t>
      </w:r>
      <w:r w:rsidR="001B3128">
        <w:rPr>
          <w:rFonts w:eastAsia="Times New Roman" w:cstheme="minorHAnsi"/>
          <w:sz w:val="24"/>
          <w:szCs w:val="24"/>
          <w:lang w:eastAsia="en-CA"/>
        </w:rPr>
        <w:t>7</w:t>
      </w:r>
      <w:r w:rsidRPr="00487061">
        <w:rPr>
          <w:rFonts w:eastAsia="Times New Roman" w:cstheme="minorHAnsi"/>
          <w:sz w:val="24"/>
          <w:szCs w:val="24"/>
          <w:lang w:eastAsia="en-CA"/>
        </w:rPr>
        <w:t>). </w:t>
      </w:r>
      <w:r w:rsidRPr="00487061">
        <w:rPr>
          <w:rFonts w:eastAsia="Times New Roman" w:cstheme="minorHAnsi"/>
          <w:sz w:val="24"/>
          <w:szCs w:val="24"/>
          <w:lang w:val="en-CA" w:eastAsia="en-CA"/>
        </w:rPr>
        <w:t> </w:t>
      </w:r>
      <w:r w:rsidRPr="00487061">
        <w:rPr>
          <w:rFonts w:eastAsia="Times New Roman" w:cstheme="minorHAnsi"/>
          <w:sz w:val="24"/>
          <w:szCs w:val="24"/>
          <w:lang w:eastAsia="en-CA"/>
        </w:rPr>
        <w:t xml:space="preserve">Our logistic regression model suggested temperature treatment does not explain a significant amount of the variance in evisceration data because it was excluded from our forward selected model. However, weight (p = 0.0383) and defecation status (p = 0.0163) were included in the top model as significant predictors of evisceration (Table </w:t>
      </w:r>
      <w:r w:rsidR="00F42519">
        <w:rPr>
          <w:rFonts w:eastAsia="Times New Roman" w:cstheme="minorHAnsi"/>
          <w:sz w:val="24"/>
          <w:szCs w:val="24"/>
          <w:lang w:eastAsia="en-CA"/>
        </w:rPr>
        <w:t>S7</w:t>
      </w:r>
      <w:r w:rsidRPr="00487061">
        <w:rPr>
          <w:rFonts w:eastAsia="Times New Roman" w:cstheme="minorHAnsi"/>
          <w:sz w:val="24"/>
          <w:szCs w:val="24"/>
          <w:lang w:eastAsia="en-CA"/>
        </w:rPr>
        <w:t xml:space="preserve">). Two cucumbers in the heat treatment eviscerated their respiratory trees in addition to their internal organs (Figure </w:t>
      </w:r>
      <w:r w:rsidR="008C5CCE">
        <w:rPr>
          <w:rFonts w:eastAsia="Times New Roman" w:cstheme="minorHAnsi"/>
          <w:sz w:val="24"/>
          <w:szCs w:val="24"/>
          <w:lang w:eastAsia="en-CA"/>
        </w:rPr>
        <w:t>8)</w:t>
      </w:r>
      <w:r w:rsidRPr="00487061">
        <w:rPr>
          <w:rFonts w:eastAsia="Times New Roman" w:cstheme="minorHAnsi"/>
          <w:sz w:val="24"/>
          <w:szCs w:val="24"/>
          <w:lang w:eastAsia="en-CA"/>
        </w:rPr>
        <w:t>. One cucumber died within 12h, the other survived for more than 60 hours. The latter cucumber was severely impacted by eviscerating its respiratory tree; its stiffness rates and activity scores all dropped to zero, however it continued to move extremely slowly and wave its mouth parts.</w:t>
      </w:r>
    </w:p>
    <w:p w14:paraId="4A20B02A" w14:textId="0D537BC7" w:rsidR="00F36EC3" w:rsidRDefault="000E1DE7" w:rsidP="00265688">
      <w:pPr>
        <w:spacing w:after="0" w:line="480" w:lineRule="auto"/>
        <w:textAlignment w:val="baseline"/>
        <w:rPr>
          <w:rFonts w:eastAsia="Times New Roman" w:cstheme="minorHAnsi"/>
          <w:sz w:val="24"/>
          <w:szCs w:val="24"/>
          <w:lang w:val="en-CA" w:eastAsia="en-CA"/>
        </w:rPr>
      </w:pPr>
      <w:r>
        <w:rPr>
          <w:noProof/>
        </w:rPr>
        <mc:AlternateContent>
          <mc:Choice Requires="wps">
            <w:drawing>
              <wp:anchor distT="0" distB="0" distL="114300" distR="114300" simplePos="0" relativeHeight="251658247" behindDoc="0" locked="0" layoutInCell="1" allowOverlap="1" wp14:anchorId="2A52537D" wp14:editId="3359A266">
                <wp:simplePos x="0" y="0"/>
                <wp:positionH relativeFrom="column">
                  <wp:posOffset>0</wp:posOffset>
                </wp:positionH>
                <wp:positionV relativeFrom="paragraph">
                  <wp:posOffset>0</wp:posOffset>
                </wp:positionV>
                <wp:extent cx="1828800" cy="18288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D3B4500" w14:textId="77777777" w:rsidR="00113C5E" w:rsidRDefault="000E1DE7" w:rsidP="00E42247">
                            <w:pPr>
                              <w:spacing w:line="480" w:lineRule="auto"/>
                              <w:textAlignment w:val="baseline"/>
                              <w:rPr>
                                <w:rFonts w:eastAsia="Times New Roman" w:cstheme="minorHAnsi"/>
                                <w:sz w:val="24"/>
                                <w:szCs w:val="24"/>
                                <w:lang w:val="en-CA" w:eastAsia="en-CA"/>
                              </w:rPr>
                            </w:pPr>
                            <w:r>
                              <w:rPr>
                                <w:rFonts w:eastAsia="Times New Roman" w:cstheme="minorHAnsi"/>
                                <w:noProof/>
                                <w:sz w:val="24"/>
                                <w:szCs w:val="24"/>
                                <w:lang w:val="en-CA" w:eastAsia="en-CA"/>
                              </w:rPr>
                              <w:drawing>
                                <wp:inline distT="0" distB="0" distL="0" distR="0" wp14:anchorId="3E6C4658" wp14:editId="5AD381FF">
                                  <wp:extent cx="2389832" cy="4259692"/>
                                  <wp:effectExtent l="4763" t="0" r="2857" b="0"/>
                                  <wp:docPr id="23" name="Picture 23" descr="A picture containing invertebrate, crab,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invertebrate, crab, dark&#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393096" cy="4265511"/>
                                          </a:xfrm>
                                          <a:prstGeom prst="rect">
                                            <a:avLst/>
                                          </a:prstGeom>
                                        </pic:spPr>
                                      </pic:pic>
                                    </a:graphicData>
                                  </a:graphic>
                                </wp:inline>
                              </w:drawing>
                            </w:r>
                          </w:p>
                          <w:p w14:paraId="7F9A9E73" w14:textId="0F7B50AC" w:rsidR="000E1DE7" w:rsidRPr="001814DC" w:rsidRDefault="000E1DE7" w:rsidP="00E42247">
                            <w:pPr>
                              <w:spacing w:line="240" w:lineRule="auto"/>
                              <w:textAlignment w:val="baseline"/>
                              <w:rPr>
                                <w:rFonts w:eastAsia="Times New Roman" w:cstheme="minorHAnsi"/>
                                <w:lang w:eastAsia="en-CA"/>
                              </w:rPr>
                            </w:pPr>
                            <w:r w:rsidRPr="00113C5E">
                              <w:rPr>
                                <w:rFonts w:eastAsia="Times New Roman" w:cstheme="minorHAnsi"/>
                                <w:b/>
                                <w:bCs/>
                                <w:sz w:val="24"/>
                                <w:szCs w:val="24"/>
                                <w:lang w:val="en-CA" w:eastAsia="en-CA"/>
                              </w:rPr>
                              <w:t xml:space="preserve">Figure </w:t>
                            </w:r>
                            <w:r w:rsidR="008C5CCE">
                              <w:rPr>
                                <w:rFonts w:eastAsia="Times New Roman" w:cstheme="minorHAnsi"/>
                                <w:b/>
                                <w:sz w:val="24"/>
                                <w:szCs w:val="24"/>
                                <w:lang w:val="en-CA" w:eastAsia="en-CA"/>
                              </w:rPr>
                              <w:t>8</w:t>
                            </w:r>
                            <w:r w:rsidRPr="00113C5E">
                              <w:rPr>
                                <w:rFonts w:eastAsia="Times New Roman" w:cstheme="minorHAnsi"/>
                                <w:b/>
                                <w:bCs/>
                                <w:sz w:val="24"/>
                                <w:szCs w:val="24"/>
                                <w:lang w:val="en-CA" w:eastAsia="en-CA"/>
                              </w:rPr>
                              <w:t>.</w:t>
                            </w:r>
                            <w:r>
                              <w:rPr>
                                <w:rFonts w:eastAsia="Times New Roman" w:cstheme="minorHAnsi"/>
                                <w:sz w:val="24"/>
                                <w:szCs w:val="24"/>
                                <w:lang w:val="en-CA" w:eastAsia="en-CA"/>
                              </w:rPr>
                              <w:t xml:space="preserve"> The eviscerated digestive tract and respiratory tree of a </w:t>
                            </w:r>
                            <w:r>
                              <w:rPr>
                                <w:rFonts w:eastAsia="Times New Roman" w:cstheme="minorHAnsi"/>
                                <w:i/>
                                <w:iCs/>
                                <w:sz w:val="24"/>
                                <w:szCs w:val="24"/>
                                <w:lang w:val="en-CA" w:eastAsia="en-CA"/>
                              </w:rPr>
                              <w:t xml:space="preserve">P. californicus </w:t>
                            </w:r>
                            <w:r>
                              <w:rPr>
                                <w:rFonts w:eastAsia="Times New Roman" w:cstheme="minorHAnsi"/>
                                <w:sz w:val="24"/>
                                <w:szCs w:val="24"/>
                                <w:lang w:val="en-CA" w:eastAsia="en-CA"/>
                              </w:rPr>
                              <w:t>in the 22ºC treatment.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52537D" id="Text Box 24" o:spid="_x0000_s1033" type="#_x0000_t202" style="position:absolute;margin-left:0;margin-top:0;width:2in;height:2in;z-index:25165824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xfKwIAAFo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v4yn0ziSSZne3E1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dX/F8rAgAAWgQAAA4AAAAAAAAAAAAAAAAALgIAAGRycy9lMm9E&#13;&#10;b2MueG1sUEsBAi0AFAAGAAgAAAAhAAUyY4naAAAACgEAAA8AAAAAAAAAAAAAAAAAhQQAAGRycy9k&#13;&#10;b3ducmV2LnhtbFBLBQYAAAAABAAEAPMAAACMBQAAAAA=&#13;&#10;" filled="f" strokeweight=".5pt">
                <v:textbox style="mso-fit-shape-to-text:t">
                  <w:txbxContent>
                    <w:p w14:paraId="1D3B4500" w14:textId="77777777" w:rsidR="00113C5E" w:rsidRDefault="000E1DE7" w:rsidP="00E42247">
                      <w:pPr>
                        <w:spacing w:line="480" w:lineRule="auto"/>
                        <w:textAlignment w:val="baseline"/>
                        <w:rPr>
                          <w:rFonts w:eastAsia="Times New Roman" w:cstheme="minorHAnsi"/>
                          <w:sz w:val="24"/>
                          <w:szCs w:val="24"/>
                          <w:lang w:val="en-CA" w:eastAsia="en-CA"/>
                        </w:rPr>
                      </w:pPr>
                      <w:r>
                        <w:rPr>
                          <w:rFonts w:eastAsia="Times New Roman" w:cstheme="minorHAnsi"/>
                          <w:noProof/>
                          <w:sz w:val="24"/>
                          <w:szCs w:val="24"/>
                          <w:lang w:val="en-CA" w:eastAsia="en-CA"/>
                        </w:rPr>
                        <w:drawing>
                          <wp:inline distT="0" distB="0" distL="0" distR="0" wp14:anchorId="3E6C4658" wp14:editId="5AD381FF">
                            <wp:extent cx="2389832" cy="4259692"/>
                            <wp:effectExtent l="4763" t="0" r="2857" b="0"/>
                            <wp:docPr id="23" name="Picture 23" descr="A picture containing invertebrate, crab,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invertebrate, crab, dark&#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393096" cy="4265511"/>
                                    </a:xfrm>
                                    <a:prstGeom prst="rect">
                                      <a:avLst/>
                                    </a:prstGeom>
                                  </pic:spPr>
                                </pic:pic>
                              </a:graphicData>
                            </a:graphic>
                          </wp:inline>
                        </w:drawing>
                      </w:r>
                    </w:p>
                    <w:p w14:paraId="7F9A9E73" w14:textId="0F7B50AC" w:rsidR="000E1DE7" w:rsidRPr="001814DC" w:rsidRDefault="000E1DE7" w:rsidP="00E42247">
                      <w:pPr>
                        <w:spacing w:line="240" w:lineRule="auto"/>
                        <w:textAlignment w:val="baseline"/>
                        <w:rPr>
                          <w:rFonts w:eastAsia="Times New Roman" w:cstheme="minorHAnsi"/>
                          <w:lang w:eastAsia="en-CA"/>
                        </w:rPr>
                      </w:pPr>
                      <w:r w:rsidRPr="00113C5E">
                        <w:rPr>
                          <w:rFonts w:eastAsia="Times New Roman" w:cstheme="minorHAnsi"/>
                          <w:b/>
                          <w:bCs/>
                          <w:sz w:val="24"/>
                          <w:szCs w:val="24"/>
                          <w:lang w:val="en-CA" w:eastAsia="en-CA"/>
                        </w:rPr>
                        <w:t xml:space="preserve">Figure </w:t>
                      </w:r>
                      <w:r w:rsidR="008C5CCE">
                        <w:rPr>
                          <w:rFonts w:eastAsia="Times New Roman" w:cstheme="minorHAnsi"/>
                          <w:b/>
                          <w:sz w:val="24"/>
                          <w:szCs w:val="24"/>
                          <w:lang w:val="en-CA" w:eastAsia="en-CA"/>
                        </w:rPr>
                        <w:t>8</w:t>
                      </w:r>
                      <w:r w:rsidRPr="00113C5E">
                        <w:rPr>
                          <w:rFonts w:eastAsia="Times New Roman" w:cstheme="minorHAnsi"/>
                          <w:b/>
                          <w:bCs/>
                          <w:sz w:val="24"/>
                          <w:szCs w:val="24"/>
                          <w:lang w:val="en-CA" w:eastAsia="en-CA"/>
                        </w:rPr>
                        <w:t>.</w:t>
                      </w:r>
                      <w:r>
                        <w:rPr>
                          <w:rFonts w:eastAsia="Times New Roman" w:cstheme="minorHAnsi"/>
                          <w:sz w:val="24"/>
                          <w:szCs w:val="24"/>
                          <w:lang w:val="en-CA" w:eastAsia="en-CA"/>
                        </w:rPr>
                        <w:t xml:space="preserve"> The eviscerated digestive tract and respiratory tree of a </w:t>
                      </w:r>
                      <w:r>
                        <w:rPr>
                          <w:rFonts w:eastAsia="Times New Roman" w:cstheme="minorHAnsi"/>
                          <w:i/>
                          <w:iCs/>
                          <w:sz w:val="24"/>
                          <w:szCs w:val="24"/>
                          <w:lang w:val="en-CA" w:eastAsia="en-CA"/>
                        </w:rPr>
                        <w:t xml:space="preserve">P. californicus </w:t>
                      </w:r>
                      <w:r>
                        <w:rPr>
                          <w:rFonts w:eastAsia="Times New Roman" w:cstheme="minorHAnsi"/>
                          <w:sz w:val="24"/>
                          <w:szCs w:val="24"/>
                          <w:lang w:val="en-CA" w:eastAsia="en-CA"/>
                        </w:rPr>
                        <w:t>in the 22ºC treatment.</w:t>
                      </w:r>
                    </w:p>
                  </w:txbxContent>
                </v:textbox>
                <w10:wrap type="square"/>
              </v:shape>
            </w:pict>
          </mc:Fallback>
        </mc:AlternateContent>
      </w:r>
      <w:commentRangeStart w:id="14"/>
      <w:r w:rsidR="00487061" w:rsidRPr="00487061">
        <w:rPr>
          <w:rFonts w:eastAsia="Times New Roman" w:cstheme="minorHAnsi"/>
          <w:sz w:val="24"/>
          <w:szCs w:val="24"/>
          <w:lang w:eastAsia="en-CA"/>
        </w:rPr>
        <w:t xml:space="preserve">ADD SENTENCE HERE DESCRIBING LESIONS </w:t>
      </w:r>
      <w:commentRangeEnd w:id="14"/>
      <w:r w:rsidR="008B2E4C">
        <w:rPr>
          <w:rStyle w:val="CommentReference"/>
        </w:rPr>
        <w:commentReference w:id="14"/>
      </w:r>
      <w:r w:rsidR="00487061" w:rsidRPr="00487061">
        <w:rPr>
          <w:rFonts w:eastAsia="Times New Roman" w:cstheme="minorHAnsi"/>
          <w:sz w:val="24"/>
          <w:szCs w:val="24"/>
          <w:lang w:eastAsia="en-CA"/>
        </w:rPr>
        <w:t xml:space="preserve">Major lesions were observed in two individuals in the heat treatment that had 4 and 1 lesions, respectively, on the final day of heating (day 4). Neither of these individuals died and their lesions appeared to heal and were re-classified as </w:t>
      </w:r>
      <w:r w:rsidR="00487061" w:rsidRPr="00487061">
        <w:rPr>
          <w:rFonts w:eastAsia="Times New Roman" w:cstheme="minorHAnsi"/>
          <w:sz w:val="24"/>
          <w:szCs w:val="24"/>
          <w:lang w:eastAsia="en-CA"/>
        </w:rPr>
        <w:lastRenderedPageBreak/>
        <w:t>minor lesions on day 12 of the experiment. Varying numbers of minor lesions were observed in 17, 15, and 10 individuals in the 12°C, 17°C and 22°C treatments and the maximum number of lesions per individual was not statistically significant across treatments (Figure S</w:t>
      </w:r>
      <w:r w:rsidR="00F42519">
        <w:rPr>
          <w:rFonts w:eastAsia="Times New Roman" w:cstheme="minorHAnsi"/>
          <w:sz w:val="24"/>
          <w:szCs w:val="24"/>
          <w:lang w:eastAsia="en-CA"/>
        </w:rPr>
        <w:t>8</w:t>
      </w:r>
      <w:r w:rsidR="00487061" w:rsidRPr="00487061">
        <w:rPr>
          <w:rFonts w:eastAsia="Times New Roman" w:cstheme="minorHAnsi"/>
          <w:sz w:val="24"/>
          <w:szCs w:val="24"/>
          <w:lang w:eastAsia="en-CA"/>
        </w:rPr>
        <w:t>). Based on generalized additive model results, the maximum number of lesions per individual was not significantly affected by weight or treatment (Table S</w:t>
      </w:r>
      <w:r w:rsidR="005A7175">
        <w:rPr>
          <w:rFonts w:eastAsia="Times New Roman" w:cstheme="minorHAnsi"/>
          <w:sz w:val="24"/>
          <w:szCs w:val="24"/>
          <w:lang w:eastAsia="en-CA"/>
        </w:rPr>
        <w:t>8</w:t>
      </w:r>
      <w:r w:rsidR="00487061" w:rsidRPr="00487061">
        <w:rPr>
          <w:rFonts w:eastAsia="Times New Roman" w:cstheme="minorHAnsi"/>
          <w:sz w:val="24"/>
          <w:szCs w:val="24"/>
          <w:lang w:eastAsia="en-CA"/>
        </w:rPr>
        <w:t>). </w:t>
      </w:r>
      <w:r w:rsidR="00487061" w:rsidRPr="00487061">
        <w:rPr>
          <w:rFonts w:eastAsia="Times New Roman" w:cstheme="minorHAnsi"/>
          <w:sz w:val="24"/>
          <w:szCs w:val="24"/>
          <w:lang w:val="en-CA" w:eastAsia="en-CA"/>
        </w:rPr>
        <w:t> </w:t>
      </w:r>
    </w:p>
    <w:p w14:paraId="0CC6866A" w14:textId="77777777" w:rsidR="00F36EC3" w:rsidRDefault="00F36EC3">
      <w:pPr>
        <w:rPr>
          <w:rFonts w:eastAsia="Times New Roman" w:cstheme="minorHAnsi"/>
          <w:sz w:val="24"/>
          <w:szCs w:val="24"/>
          <w:lang w:val="en-CA" w:eastAsia="en-CA"/>
        </w:rPr>
      </w:pPr>
      <w:r>
        <w:rPr>
          <w:rFonts w:eastAsia="Times New Roman" w:cstheme="minorHAnsi"/>
          <w:sz w:val="24"/>
          <w:szCs w:val="24"/>
          <w:lang w:val="en-CA" w:eastAsia="en-CA"/>
        </w:rPr>
        <w:br w:type="page"/>
      </w:r>
    </w:p>
    <w:p w14:paraId="7E0BC1B4" w14:textId="77777777" w:rsidR="00487061" w:rsidRPr="00487061" w:rsidRDefault="00487061" w:rsidP="00265688">
      <w:pPr>
        <w:spacing w:after="0" w:line="480" w:lineRule="auto"/>
        <w:textAlignment w:val="baseline"/>
        <w:rPr>
          <w:rFonts w:eastAsia="Times New Roman" w:cstheme="minorHAnsi"/>
          <w:sz w:val="24"/>
          <w:szCs w:val="24"/>
          <w:lang w:val="en-CA" w:eastAsia="en-CA"/>
        </w:rPr>
      </w:pPr>
    </w:p>
    <w:p w14:paraId="6D849E4E" w14:textId="0AA86835" w:rsidR="00E51837" w:rsidRPr="00BE2449" w:rsidRDefault="00487061" w:rsidP="00BE2449">
      <w:pPr>
        <w:spacing w:after="0" w:line="240" w:lineRule="auto"/>
        <w:textAlignment w:val="baseline"/>
        <w:rPr>
          <w:rFonts w:eastAsia="Times New Roman" w:cstheme="minorHAnsi"/>
          <w:sz w:val="24"/>
          <w:szCs w:val="24"/>
          <w:lang w:val="en-CA" w:eastAsia="en-CA"/>
        </w:rPr>
      </w:pPr>
      <w:r w:rsidRPr="00487061">
        <w:rPr>
          <w:rFonts w:eastAsia="Times New Roman" w:cstheme="minorHAnsi"/>
          <w:sz w:val="24"/>
          <w:szCs w:val="24"/>
          <w:lang w:val="en-CA" w:eastAsia="en-CA"/>
        </w:rPr>
        <w:t> </w:t>
      </w:r>
      <w:r w:rsidR="00E51837" w:rsidRPr="002B7AC5">
        <w:rPr>
          <w:rFonts w:eastAsia="Times New Roman" w:cstheme="minorHAnsi"/>
          <w:b/>
          <w:bCs/>
          <w:sz w:val="24"/>
          <w:szCs w:val="24"/>
          <w:lang w:val="en-CA" w:eastAsia="en-CA"/>
        </w:rPr>
        <w:t>Table</w:t>
      </w:r>
      <w:r w:rsidR="00E51837" w:rsidRPr="002B7AC5">
        <w:rPr>
          <w:rFonts w:eastAsia="Times New Roman" w:cstheme="minorHAnsi"/>
          <w:sz w:val="24"/>
          <w:szCs w:val="24"/>
          <w:lang w:val="en-CA" w:eastAsia="en-CA"/>
        </w:rPr>
        <w:t> </w:t>
      </w:r>
      <w:r w:rsidR="00E51837" w:rsidRPr="002B7AC5">
        <w:rPr>
          <w:rFonts w:eastAsia="Times New Roman" w:cstheme="minorHAnsi"/>
          <w:b/>
          <w:bCs/>
          <w:sz w:val="24"/>
          <w:szCs w:val="24"/>
          <w:lang w:val="en-CA" w:eastAsia="en-CA"/>
        </w:rPr>
        <w:t>1</w:t>
      </w:r>
      <w:r w:rsidR="00E51837" w:rsidRPr="002B7AC5">
        <w:rPr>
          <w:rFonts w:eastAsia="Times New Roman" w:cstheme="minorHAnsi"/>
          <w:sz w:val="24"/>
          <w:szCs w:val="24"/>
          <w:lang w:val="en-CA" w:eastAsia="en-CA"/>
        </w:rPr>
        <w:t>. The response variables measured to quantify the effect of a marine heat wave on giant California sea cucumbers (</w:t>
      </w:r>
      <w:r w:rsidR="00E51837" w:rsidRPr="002B7AC5">
        <w:rPr>
          <w:rFonts w:eastAsia="Times New Roman" w:cstheme="minorHAnsi"/>
          <w:i/>
          <w:iCs/>
          <w:sz w:val="24"/>
          <w:szCs w:val="24"/>
          <w:lang w:val="en-CA" w:eastAsia="en-CA"/>
        </w:rPr>
        <w:t>Apostichopus californicus</w:t>
      </w:r>
      <w:r w:rsidR="00E51837" w:rsidRPr="002B7AC5">
        <w:rPr>
          <w:rFonts w:eastAsia="Times New Roman" w:cstheme="minorHAnsi"/>
          <w:sz w:val="24"/>
          <w:szCs w:val="24"/>
          <w:lang w:val="en-CA" w:eastAsia="en-CA"/>
        </w:rPr>
        <w:t>).   </w:t>
      </w:r>
    </w:p>
    <w:tbl>
      <w:tblPr>
        <w:tblStyle w:val="TableGridLight"/>
        <w:tblW w:w="0" w:type="dxa"/>
        <w:tblLook w:val="04A0" w:firstRow="1" w:lastRow="0" w:firstColumn="1" w:lastColumn="0" w:noHBand="0" w:noVBand="1"/>
      </w:tblPr>
      <w:tblGrid>
        <w:gridCol w:w="1681"/>
        <w:gridCol w:w="2393"/>
        <w:gridCol w:w="2432"/>
        <w:gridCol w:w="2844"/>
      </w:tblGrid>
      <w:tr w:rsidR="00E51837" w:rsidRPr="002B7AC5" w14:paraId="1ABCE4E2" w14:textId="77777777" w:rsidTr="00BE2449">
        <w:trPr>
          <w:trHeight w:val="300"/>
        </w:trPr>
        <w:tc>
          <w:tcPr>
            <w:tcW w:w="1695" w:type="dxa"/>
            <w:hideMark/>
          </w:tcPr>
          <w:p w14:paraId="13BA138B" w14:textId="77777777" w:rsidR="00E51837" w:rsidRPr="00BE2449" w:rsidRDefault="00E51837" w:rsidP="00617719">
            <w:pPr>
              <w:spacing w:line="480" w:lineRule="auto"/>
              <w:textAlignment w:val="baseline"/>
              <w:rPr>
                <w:rFonts w:eastAsia="Times New Roman" w:cstheme="minorHAnsi"/>
                <w:b/>
                <w:bCs/>
                <w:color w:val="000000" w:themeColor="text1"/>
                <w:sz w:val="24"/>
                <w:szCs w:val="24"/>
                <w:lang w:val="en-CA" w:eastAsia="en-CA"/>
              </w:rPr>
            </w:pPr>
            <w:commentRangeStart w:id="15"/>
            <w:r w:rsidRPr="00BE2449">
              <w:rPr>
                <w:rFonts w:eastAsia="Times New Roman" w:cstheme="minorHAnsi"/>
                <w:b/>
                <w:bCs/>
                <w:color w:val="000000" w:themeColor="text1"/>
                <w:sz w:val="24"/>
                <w:szCs w:val="24"/>
                <w:lang w:val="en-CA" w:eastAsia="en-CA"/>
              </w:rPr>
              <w:t>Category </w:t>
            </w:r>
            <w:commentRangeEnd w:id="15"/>
            <w:r w:rsidR="003C0B44" w:rsidRPr="00BE2449">
              <w:rPr>
                <w:rStyle w:val="CommentReference"/>
                <w:rFonts w:cstheme="minorHAnsi"/>
                <w:color w:val="000000" w:themeColor="text1"/>
              </w:rPr>
              <w:commentReference w:id="15"/>
            </w:r>
          </w:p>
        </w:tc>
        <w:tc>
          <w:tcPr>
            <w:tcW w:w="2520" w:type="dxa"/>
            <w:hideMark/>
          </w:tcPr>
          <w:p w14:paraId="648C830D" w14:textId="77777777" w:rsidR="00E51837" w:rsidRPr="00BE2449" w:rsidRDefault="00E51837" w:rsidP="00617719">
            <w:pPr>
              <w:spacing w:line="480" w:lineRule="auto"/>
              <w:textAlignment w:val="baseline"/>
              <w:rPr>
                <w:rFonts w:eastAsia="Times New Roman" w:cstheme="minorHAnsi"/>
                <w:b/>
                <w:color w:val="000000" w:themeColor="text1"/>
                <w:sz w:val="24"/>
                <w:szCs w:val="24"/>
                <w:lang w:val="en-CA" w:eastAsia="en-CA"/>
              </w:rPr>
            </w:pPr>
            <w:r w:rsidRPr="00BE2449">
              <w:rPr>
                <w:rFonts w:eastAsia="Times New Roman" w:cstheme="minorHAnsi"/>
                <w:b/>
                <w:color w:val="000000" w:themeColor="text1"/>
                <w:sz w:val="24"/>
                <w:szCs w:val="24"/>
                <w:lang w:val="en-CA" w:eastAsia="en-CA"/>
              </w:rPr>
              <w:t>Response Variables </w:t>
            </w:r>
          </w:p>
        </w:tc>
        <w:tc>
          <w:tcPr>
            <w:tcW w:w="2565" w:type="dxa"/>
            <w:hideMark/>
          </w:tcPr>
          <w:p w14:paraId="7D8C7577" w14:textId="77777777" w:rsidR="00E51837" w:rsidRPr="00BE2449" w:rsidRDefault="00E51837" w:rsidP="00617719">
            <w:pPr>
              <w:spacing w:line="480" w:lineRule="auto"/>
              <w:textAlignment w:val="baseline"/>
              <w:rPr>
                <w:rFonts w:eastAsia="Times New Roman" w:cstheme="minorHAnsi"/>
                <w:b/>
                <w:color w:val="000000" w:themeColor="text1"/>
                <w:sz w:val="24"/>
                <w:szCs w:val="24"/>
                <w:lang w:val="en-CA" w:eastAsia="en-CA"/>
              </w:rPr>
            </w:pPr>
            <w:r w:rsidRPr="00BE2449">
              <w:rPr>
                <w:rFonts w:eastAsia="Times New Roman" w:cstheme="minorHAnsi"/>
                <w:b/>
                <w:color w:val="000000" w:themeColor="text1"/>
                <w:sz w:val="24"/>
                <w:szCs w:val="24"/>
                <w:lang w:val="en-CA" w:eastAsia="en-CA"/>
              </w:rPr>
              <w:t>Measurement Method </w:t>
            </w:r>
          </w:p>
        </w:tc>
        <w:tc>
          <w:tcPr>
            <w:tcW w:w="3075" w:type="dxa"/>
            <w:hideMark/>
          </w:tcPr>
          <w:p w14:paraId="10835E14" w14:textId="77777777" w:rsidR="00E51837" w:rsidRPr="00BE2449" w:rsidRDefault="00E51837" w:rsidP="00617719">
            <w:pPr>
              <w:spacing w:line="480" w:lineRule="auto"/>
              <w:textAlignment w:val="baseline"/>
              <w:rPr>
                <w:rFonts w:eastAsia="Times New Roman" w:cstheme="minorHAnsi"/>
                <w:b/>
                <w:color w:val="000000" w:themeColor="text1"/>
                <w:sz w:val="24"/>
                <w:szCs w:val="24"/>
                <w:lang w:val="en-CA" w:eastAsia="en-CA"/>
              </w:rPr>
            </w:pPr>
            <w:r w:rsidRPr="00BE2449">
              <w:rPr>
                <w:rFonts w:eastAsia="Times New Roman" w:cstheme="minorHAnsi"/>
                <w:b/>
                <w:color w:val="000000" w:themeColor="text1"/>
                <w:sz w:val="24"/>
                <w:szCs w:val="24"/>
                <w:lang w:val="en-CA" w:eastAsia="en-CA"/>
              </w:rPr>
              <w:t>Variable Type </w:t>
            </w:r>
          </w:p>
        </w:tc>
      </w:tr>
      <w:tr w:rsidR="00E51837" w:rsidRPr="002B7AC5" w14:paraId="2D3C3B7D" w14:textId="77777777" w:rsidTr="00BE2449">
        <w:trPr>
          <w:trHeight w:val="300"/>
        </w:trPr>
        <w:tc>
          <w:tcPr>
            <w:tcW w:w="1695" w:type="dxa"/>
            <w:hideMark/>
          </w:tcPr>
          <w:p w14:paraId="5BA56DBE" w14:textId="77777777" w:rsidR="00E51837" w:rsidRPr="00BE2449" w:rsidRDefault="00E51837" w:rsidP="00617719">
            <w:pPr>
              <w:spacing w:line="480" w:lineRule="auto"/>
              <w:textAlignment w:val="baseline"/>
              <w:rPr>
                <w:rFonts w:eastAsia="Times New Roman" w:cstheme="minorHAnsi"/>
                <w:b/>
                <w:bCs/>
                <w:color w:val="000000" w:themeColor="text1"/>
                <w:sz w:val="24"/>
                <w:szCs w:val="24"/>
                <w:lang w:val="en-CA" w:eastAsia="en-CA"/>
              </w:rPr>
            </w:pPr>
            <w:r w:rsidRPr="00BE2449">
              <w:rPr>
                <w:rFonts w:eastAsia="Times New Roman" w:cstheme="minorHAnsi"/>
                <w:b/>
                <w:bCs/>
                <w:color w:val="000000" w:themeColor="text1"/>
                <w:sz w:val="24"/>
                <w:szCs w:val="24"/>
                <w:lang w:val="en-CA" w:eastAsia="en-CA"/>
              </w:rPr>
              <w:t>Direct lethal </w:t>
            </w:r>
          </w:p>
        </w:tc>
        <w:tc>
          <w:tcPr>
            <w:tcW w:w="2520" w:type="dxa"/>
            <w:hideMark/>
          </w:tcPr>
          <w:p w14:paraId="74700257"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Mortality  </w:t>
            </w:r>
          </w:p>
        </w:tc>
        <w:tc>
          <w:tcPr>
            <w:tcW w:w="2565" w:type="dxa"/>
            <w:hideMark/>
          </w:tcPr>
          <w:p w14:paraId="0816A82A"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Time to Death </w:t>
            </w:r>
          </w:p>
        </w:tc>
        <w:tc>
          <w:tcPr>
            <w:tcW w:w="3075" w:type="dxa"/>
            <w:hideMark/>
          </w:tcPr>
          <w:p w14:paraId="683DFDBD"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Continuous  </w:t>
            </w:r>
          </w:p>
        </w:tc>
      </w:tr>
      <w:tr w:rsidR="00E51837" w:rsidRPr="002B7AC5" w14:paraId="5D4C5E12" w14:textId="77777777" w:rsidTr="00BE2449">
        <w:trPr>
          <w:trHeight w:val="300"/>
        </w:trPr>
        <w:tc>
          <w:tcPr>
            <w:tcW w:w="1695" w:type="dxa"/>
            <w:vMerge w:val="restart"/>
            <w:hideMark/>
          </w:tcPr>
          <w:p w14:paraId="7AC2FF9A" w14:textId="77777777" w:rsidR="00E51837" w:rsidRPr="00BE2449" w:rsidRDefault="00E51837" w:rsidP="00617719">
            <w:pPr>
              <w:spacing w:line="480" w:lineRule="auto"/>
              <w:textAlignment w:val="baseline"/>
              <w:rPr>
                <w:rFonts w:eastAsia="Times New Roman" w:cstheme="minorHAnsi"/>
                <w:b/>
                <w:bCs/>
                <w:color w:val="000000" w:themeColor="text1"/>
                <w:sz w:val="24"/>
                <w:szCs w:val="24"/>
                <w:lang w:val="en-CA" w:eastAsia="en-CA"/>
              </w:rPr>
            </w:pPr>
            <w:r w:rsidRPr="00BE2449">
              <w:rPr>
                <w:rFonts w:eastAsia="Times New Roman" w:cstheme="minorHAnsi"/>
                <w:b/>
                <w:bCs/>
                <w:color w:val="000000" w:themeColor="text1"/>
                <w:sz w:val="24"/>
                <w:szCs w:val="24"/>
                <w:lang w:val="en-CA" w:eastAsia="en-CA"/>
              </w:rPr>
              <w:t>Direct sublethal </w:t>
            </w:r>
          </w:p>
        </w:tc>
        <w:tc>
          <w:tcPr>
            <w:tcW w:w="2520" w:type="dxa"/>
            <w:hideMark/>
          </w:tcPr>
          <w:p w14:paraId="25D4A4F1"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Stiffening (antipredator defense) </w:t>
            </w:r>
          </w:p>
        </w:tc>
        <w:tc>
          <w:tcPr>
            <w:tcW w:w="2565" w:type="dxa"/>
            <w:hideMark/>
          </w:tcPr>
          <w:p w14:paraId="69C87DE7"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Repeated poke test </w:t>
            </w:r>
          </w:p>
        </w:tc>
        <w:tc>
          <w:tcPr>
            <w:tcW w:w="3075" w:type="dxa"/>
            <w:hideMark/>
          </w:tcPr>
          <w:p w14:paraId="4B92E447"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Ordinal (3 level)  </w:t>
            </w:r>
          </w:p>
        </w:tc>
      </w:tr>
      <w:tr w:rsidR="00E51837" w:rsidRPr="002B7AC5" w14:paraId="5961F974" w14:textId="77777777" w:rsidTr="00BE2449">
        <w:trPr>
          <w:trHeight w:val="300"/>
        </w:trPr>
        <w:tc>
          <w:tcPr>
            <w:tcW w:w="0" w:type="auto"/>
            <w:vMerge/>
            <w:hideMark/>
          </w:tcPr>
          <w:p w14:paraId="55C1B00E" w14:textId="77777777" w:rsidR="00E51837" w:rsidRPr="00BE2449" w:rsidRDefault="00E51837" w:rsidP="00617719">
            <w:pPr>
              <w:spacing w:line="480" w:lineRule="auto"/>
              <w:rPr>
                <w:rFonts w:eastAsia="Times New Roman" w:cstheme="minorHAnsi"/>
                <w:b/>
                <w:bCs/>
                <w:color w:val="000000" w:themeColor="text1"/>
                <w:sz w:val="24"/>
                <w:szCs w:val="24"/>
                <w:lang w:val="en-CA" w:eastAsia="en-CA"/>
              </w:rPr>
            </w:pPr>
          </w:p>
        </w:tc>
        <w:tc>
          <w:tcPr>
            <w:tcW w:w="2520" w:type="dxa"/>
            <w:hideMark/>
          </w:tcPr>
          <w:p w14:paraId="028BE8EC"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Stiffening (posture maintenance) </w:t>
            </w:r>
          </w:p>
        </w:tc>
        <w:tc>
          <w:tcPr>
            <w:tcW w:w="2565" w:type="dxa"/>
            <w:hideMark/>
          </w:tcPr>
          <w:p w14:paraId="4C73656C"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Platform test </w:t>
            </w:r>
          </w:p>
        </w:tc>
        <w:tc>
          <w:tcPr>
            <w:tcW w:w="3075" w:type="dxa"/>
            <w:hideMark/>
          </w:tcPr>
          <w:p w14:paraId="0206C937"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Ordinal (4 level)  </w:t>
            </w:r>
          </w:p>
        </w:tc>
      </w:tr>
      <w:tr w:rsidR="00E51837" w:rsidRPr="002B7AC5" w14:paraId="0B0FADD5" w14:textId="77777777" w:rsidTr="00BE2449">
        <w:trPr>
          <w:trHeight w:val="300"/>
        </w:trPr>
        <w:tc>
          <w:tcPr>
            <w:tcW w:w="0" w:type="auto"/>
            <w:vMerge/>
            <w:hideMark/>
          </w:tcPr>
          <w:p w14:paraId="1EABB302" w14:textId="77777777" w:rsidR="00E51837" w:rsidRPr="00BE2449" w:rsidRDefault="00E51837" w:rsidP="00617719">
            <w:pPr>
              <w:spacing w:line="480" w:lineRule="auto"/>
              <w:rPr>
                <w:rFonts w:eastAsia="Times New Roman" w:cstheme="minorHAnsi"/>
                <w:b/>
                <w:bCs/>
                <w:color w:val="000000" w:themeColor="text1"/>
                <w:sz w:val="24"/>
                <w:szCs w:val="24"/>
                <w:lang w:val="en-CA" w:eastAsia="en-CA"/>
              </w:rPr>
            </w:pPr>
          </w:p>
        </w:tc>
        <w:tc>
          <w:tcPr>
            <w:tcW w:w="2520" w:type="dxa"/>
            <w:hideMark/>
          </w:tcPr>
          <w:p w14:paraId="3BFF125E"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Evisceration </w:t>
            </w:r>
          </w:p>
        </w:tc>
        <w:tc>
          <w:tcPr>
            <w:tcW w:w="2565" w:type="dxa"/>
            <w:hideMark/>
          </w:tcPr>
          <w:p w14:paraId="4370744B"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Inner organs observed </w:t>
            </w:r>
          </w:p>
        </w:tc>
        <w:tc>
          <w:tcPr>
            <w:tcW w:w="3075" w:type="dxa"/>
            <w:hideMark/>
          </w:tcPr>
          <w:p w14:paraId="4C2A3A69"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Binary  </w:t>
            </w:r>
          </w:p>
        </w:tc>
      </w:tr>
      <w:tr w:rsidR="00E51837" w:rsidRPr="002B7AC5" w14:paraId="40F135C4" w14:textId="77777777" w:rsidTr="00BE2449">
        <w:trPr>
          <w:trHeight w:val="300"/>
        </w:trPr>
        <w:tc>
          <w:tcPr>
            <w:tcW w:w="0" w:type="auto"/>
            <w:vMerge/>
            <w:hideMark/>
          </w:tcPr>
          <w:p w14:paraId="738C7621" w14:textId="77777777" w:rsidR="00E51837" w:rsidRPr="00BE2449" w:rsidRDefault="00E51837" w:rsidP="00617719">
            <w:pPr>
              <w:spacing w:line="480" w:lineRule="auto"/>
              <w:rPr>
                <w:rFonts w:eastAsia="Times New Roman" w:cstheme="minorHAnsi"/>
                <w:b/>
                <w:bCs/>
                <w:color w:val="000000" w:themeColor="text1"/>
                <w:sz w:val="24"/>
                <w:szCs w:val="24"/>
                <w:lang w:val="en-CA" w:eastAsia="en-CA"/>
              </w:rPr>
            </w:pPr>
          </w:p>
        </w:tc>
        <w:tc>
          <w:tcPr>
            <w:tcW w:w="2520" w:type="dxa"/>
            <w:hideMark/>
          </w:tcPr>
          <w:p w14:paraId="6E9CC134"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Spawning </w:t>
            </w:r>
          </w:p>
        </w:tc>
        <w:tc>
          <w:tcPr>
            <w:tcW w:w="2565" w:type="dxa"/>
            <w:hideMark/>
          </w:tcPr>
          <w:p w14:paraId="0EACD36B"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Sperm or eggs observed </w:t>
            </w:r>
          </w:p>
        </w:tc>
        <w:tc>
          <w:tcPr>
            <w:tcW w:w="3075" w:type="dxa"/>
            <w:hideMark/>
          </w:tcPr>
          <w:p w14:paraId="1737562A"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Binary  </w:t>
            </w:r>
          </w:p>
        </w:tc>
      </w:tr>
      <w:tr w:rsidR="00E51837" w:rsidRPr="002B7AC5" w14:paraId="5DA4BCF7" w14:textId="77777777" w:rsidTr="00BE2449">
        <w:trPr>
          <w:trHeight w:val="300"/>
        </w:trPr>
        <w:tc>
          <w:tcPr>
            <w:tcW w:w="0" w:type="auto"/>
            <w:vMerge/>
            <w:hideMark/>
          </w:tcPr>
          <w:p w14:paraId="00A87600" w14:textId="77777777" w:rsidR="00E51837" w:rsidRPr="00BE2449" w:rsidRDefault="00E51837" w:rsidP="00617719">
            <w:pPr>
              <w:spacing w:line="480" w:lineRule="auto"/>
              <w:rPr>
                <w:rFonts w:eastAsia="Times New Roman" w:cstheme="minorHAnsi"/>
                <w:b/>
                <w:bCs/>
                <w:color w:val="000000" w:themeColor="text1"/>
                <w:sz w:val="24"/>
                <w:szCs w:val="24"/>
                <w:lang w:val="en-CA" w:eastAsia="en-CA"/>
              </w:rPr>
            </w:pPr>
          </w:p>
        </w:tc>
        <w:tc>
          <w:tcPr>
            <w:tcW w:w="2520" w:type="dxa"/>
            <w:hideMark/>
          </w:tcPr>
          <w:p w14:paraId="59C390A6"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Movement </w:t>
            </w:r>
          </w:p>
        </w:tc>
        <w:tc>
          <w:tcPr>
            <w:tcW w:w="2565" w:type="dxa"/>
            <w:hideMark/>
          </w:tcPr>
          <w:p w14:paraId="3E91286B"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Dispersal distance </w:t>
            </w:r>
          </w:p>
        </w:tc>
        <w:tc>
          <w:tcPr>
            <w:tcW w:w="3075" w:type="dxa"/>
            <w:hideMark/>
          </w:tcPr>
          <w:p w14:paraId="61C85654"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Continuous </w:t>
            </w:r>
          </w:p>
        </w:tc>
      </w:tr>
      <w:tr w:rsidR="00E51837" w:rsidRPr="002B7AC5" w14:paraId="419B2A02" w14:textId="77777777" w:rsidTr="00BE2449">
        <w:trPr>
          <w:trHeight w:val="300"/>
        </w:trPr>
        <w:tc>
          <w:tcPr>
            <w:tcW w:w="1695" w:type="dxa"/>
            <w:hideMark/>
          </w:tcPr>
          <w:p w14:paraId="13F23184" w14:textId="77777777" w:rsidR="00E51837" w:rsidRPr="00BE2449" w:rsidRDefault="00E51837" w:rsidP="00617719">
            <w:pPr>
              <w:spacing w:line="480" w:lineRule="auto"/>
              <w:textAlignment w:val="baseline"/>
              <w:rPr>
                <w:rFonts w:eastAsia="Times New Roman" w:cstheme="minorHAnsi"/>
                <w:b/>
                <w:bCs/>
                <w:color w:val="000000" w:themeColor="text1"/>
                <w:sz w:val="24"/>
                <w:szCs w:val="24"/>
                <w:lang w:val="en-CA" w:eastAsia="en-CA"/>
              </w:rPr>
            </w:pPr>
            <w:r w:rsidRPr="00BE2449">
              <w:rPr>
                <w:rFonts w:eastAsia="Times New Roman" w:cstheme="minorHAnsi"/>
                <w:b/>
                <w:bCs/>
                <w:color w:val="000000" w:themeColor="text1"/>
                <w:sz w:val="24"/>
                <w:szCs w:val="24"/>
                <w:lang w:val="en-CA" w:eastAsia="en-CA"/>
              </w:rPr>
              <w:t>Disease (indirect or direct)  </w:t>
            </w:r>
          </w:p>
        </w:tc>
        <w:tc>
          <w:tcPr>
            <w:tcW w:w="2520" w:type="dxa"/>
            <w:hideMark/>
          </w:tcPr>
          <w:p w14:paraId="4D624A00"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Wasting  </w:t>
            </w:r>
          </w:p>
        </w:tc>
        <w:tc>
          <w:tcPr>
            <w:tcW w:w="2565" w:type="dxa"/>
            <w:hideMark/>
          </w:tcPr>
          <w:p w14:paraId="4EBDD2EB"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Presence of wasting lesions </w:t>
            </w:r>
          </w:p>
        </w:tc>
        <w:tc>
          <w:tcPr>
            <w:tcW w:w="3075" w:type="dxa"/>
            <w:hideMark/>
          </w:tcPr>
          <w:p w14:paraId="635150F1" w14:textId="77777777" w:rsidR="00E51837" w:rsidRPr="00BE2449" w:rsidRDefault="00E51837" w:rsidP="00617719">
            <w:pPr>
              <w:spacing w:line="480" w:lineRule="auto"/>
              <w:textAlignment w:val="baseline"/>
              <w:rPr>
                <w:rFonts w:eastAsia="Times New Roman" w:cstheme="minorHAnsi"/>
                <w:color w:val="000000" w:themeColor="text1"/>
                <w:sz w:val="24"/>
                <w:szCs w:val="24"/>
                <w:lang w:val="en-CA" w:eastAsia="en-CA"/>
              </w:rPr>
            </w:pPr>
            <w:r w:rsidRPr="00BE2449">
              <w:rPr>
                <w:rFonts w:eastAsia="Times New Roman" w:cstheme="minorHAnsi"/>
                <w:color w:val="000000" w:themeColor="text1"/>
                <w:sz w:val="24"/>
                <w:szCs w:val="24"/>
                <w:lang w:val="en-CA" w:eastAsia="en-CA"/>
              </w:rPr>
              <w:t>Binary </w:t>
            </w:r>
          </w:p>
        </w:tc>
      </w:tr>
    </w:tbl>
    <w:p w14:paraId="78A75D40" w14:textId="77777777" w:rsidR="00E51837" w:rsidRPr="002B7AC5" w:rsidRDefault="00E51837" w:rsidP="00617719">
      <w:pPr>
        <w:spacing w:after="0" w:line="480" w:lineRule="auto"/>
        <w:textAlignment w:val="baseline"/>
        <w:rPr>
          <w:rFonts w:eastAsia="Times New Roman" w:cstheme="minorHAnsi"/>
          <w:sz w:val="18"/>
          <w:szCs w:val="18"/>
          <w:lang w:val="en-CA" w:eastAsia="en-CA"/>
        </w:rPr>
      </w:pPr>
      <w:r w:rsidRPr="002B7AC5">
        <w:rPr>
          <w:rFonts w:eastAsia="Times New Roman" w:cstheme="minorHAnsi"/>
          <w:sz w:val="24"/>
          <w:szCs w:val="24"/>
          <w:lang w:val="en-CA" w:eastAsia="en-CA"/>
        </w:rPr>
        <w:t> </w:t>
      </w:r>
    </w:p>
    <w:p w14:paraId="47B147E0" w14:textId="37292279" w:rsidR="00E51837" w:rsidRDefault="00E51837" w:rsidP="00617719">
      <w:pPr>
        <w:spacing w:after="0" w:line="480" w:lineRule="auto"/>
        <w:textAlignment w:val="baseline"/>
        <w:rPr>
          <w:rFonts w:eastAsia="Times New Roman" w:cstheme="minorHAnsi"/>
          <w:sz w:val="24"/>
          <w:szCs w:val="24"/>
          <w:lang w:val="en-CA" w:eastAsia="en-CA"/>
        </w:rPr>
      </w:pPr>
      <w:r w:rsidRPr="002B7AC5">
        <w:rPr>
          <w:rFonts w:eastAsia="Times New Roman" w:cstheme="minorHAnsi"/>
          <w:sz w:val="24"/>
          <w:szCs w:val="24"/>
          <w:lang w:val="en-CA" w:eastAsia="en-CA"/>
        </w:rPr>
        <w:t> </w:t>
      </w:r>
    </w:p>
    <w:p w14:paraId="401C55DF" w14:textId="77777777" w:rsidR="00DC0285" w:rsidRDefault="00DC0285">
      <w:pPr>
        <w:rPr>
          <w:rFonts w:eastAsia="Times New Roman" w:cstheme="minorHAnsi"/>
          <w:sz w:val="24"/>
          <w:szCs w:val="24"/>
          <w:lang w:val="en-CA" w:eastAsia="en-CA"/>
        </w:rPr>
      </w:pPr>
      <w:r>
        <w:rPr>
          <w:rFonts w:eastAsia="Times New Roman" w:cstheme="minorHAnsi"/>
          <w:sz w:val="24"/>
          <w:szCs w:val="24"/>
          <w:lang w:val="en-CA" w:eastAsia="en-CA"/>
        </w:rPr>
        <w:br w:type="page"/>
      </w:r>
    </w:p>
    <w:p w14:paraId="01ABAF4C" w14:textId="7E899147" w:rsidR="00692254" w:rsidRPr="00CB6C05" w:rsidRDefault="00692254" w:rsidP="00617719">
      <w:pPr>
        <w:spacing w:after="0" w:line="480" w:lineRule="auto"/>
        <w:textAlignment w:val="baseline"/>
        <w:rPr>
          <w:rFonts w:ascii="Calibri" w:eastAsia="Times New Roman" w:hAnsi="Calibri" w:cs="Calibri"/>
          <w:b/>
          <w:bCs/>
          <w:sz w:val="24"/>
          <w:szCs w:val="24"/>
          <w:lang w:val="en-CA" w:eastAsia="en-CA"/>
        </w:rPr>
      </w:pPr>
      <w:r w:rsidRPr="00CB6C05">
        <w:rPr>
          <w:rFonts w:ascii="Calibri" w:eastAsia="Times New Roman" w:hAnsi="Calibri" w:cs="Calibri"/>
          <w:b/>
          <w:bCs/>
          <w:sz w:val="24"/>
          <w:szCs w:val="24"/>
          <w:lang w:val="en-CA" w:eastAsia="en-CA"/>
        </w:rPr>
        <w:lastRenderedPageBreak/>
        <w:t xml:space="preserve">Supplementary Information </w:t>
      </w:r>
    </w:p>
    <w:p w14:paraId="0EC5EFE8" w14:textId="0B3C2FDB" w:rsidR="0056379D" w:rsidRPr="00CB6C05" w:rsidRDefault="0056379D" w:rsidP="009135A9">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b/>
          <w:bCs/>
          <w:sz w:val="24"/>
          <w:szCs w:val="24"/>
          <w:lang w:val="en-CA" w:eastAsia="en-CA"/>
        </w:rPr>
        <w:t>Table S</w:t>
      </w:r>
      <w:r w:rsidR="00445ADB" w:rsidRPr="00CB6C05">
        <w:rPr>
          <w:rFonts w:ascii="Calibri" w:eastAsia="Times New Roman" w:hAnsi="Calibri" w:cs="Calibri"/>
          <w:b/>
          <w:bCs/>
          <w:sz w:val="24"/>
          <w:szCs w:val="24"/>
          <w:lang w:val="en-CA" w:eastAsia="en-CA"/>
        </w:rPr>
        <w:t>1</w:t>
      </w:r>
      <w:r w:rsidR="000928A2" w:rsidRPr="00CB6C05">
        <w:rPr>
          <w:rFonts w:ascii="Calibri" w:eastAsia="Times New Roman" w:hAnsi="Calibri" w:cs="Calibri"/>
          <w:sz w:val="24"/>
          <w:szCs w:val="24"/>
          <w:lang w:val="en-CA" w:eastAsia="en-CA"/>
        </w:rPr>
        <w:t>.</w:t>
      </w:r>
      <w:r w:rsidRPr="00CB6C05">
        <w:rPr>
          <w:rFonts w:ascii="Calibri" w:eastAsia="Times New Roman" w:hAnsi="Calibri" w:cs="Calibri"/>
          <w:sz w:val="24"/>
          <w:szCs w:val="24"/>
          <w:lang w:val="en-CA" w:eastAsia="en-CA"/>
        </w:rPr>
        <w:t xml:space="preserve"> Results from </w:t>
      </w:r>
      <w:r w:rsidR="009135A9" w:rsidRPr="00CB6C05">
        <w:rPr>
          <w:rFonts w:ascii="Calibri" w:eastAsia="Times New Roman" w:hAnsi="Calibri" w:cs="Calibri"/>
          <w:sz w:val="24"/>
          <w:szCs w:val="24"/>
          <w:lang w:val="en-CA" w:eastAsia="en-CA"/>
        </w:rPr>
        <w:t xml:space="preserve">Dunn test of multiple comparisons examining differences in mortality across temperature treatments. </w:t>
      </w:r>
      <w:r w:rsidR="00CB6C05" w:rsidRPr="00CB6C05">
        <w:rPr>
          <w:rFonts w:ascii="Calibri" w:eastAsia="Times New Roman" w:hAnsi="Calibri" w:cs="Calibri"/>
          <w:sz w:val="24"/>
          <w:szCs w:val="24"/>
          <w:lang w:val="en-CA" w:eastAsia="en-CA"/>
        </w:rPr>
        <w:t xml:space="preserve">Asterisks indicate signifance based on </w:t>
      </w:r>
      <w:r w:rsidR="00CB6C05" w:rsidRPr="00CB6C05">
        <w:rPr>
          <w:rFonts w:ascii="Calibri" w:eastAsia="Times New Roman" w:hAnsi="Calibri" w:cs="Calibri"/>
          <w:sz w:val="24"/>
          <w:szCs w:val="24"/>
          <w:lang w:val="el-GR" w:eastAsia="en-CA"/>
        </w:rPr>
        <w:t>α</w:t>
      </w:r>
      <w:r w:rsidR="00CB6C05" w:rsidRPr="00CB6C05">
        <w:rPr>
          <w:rFonts w:ascii="Calibri" w:eastAsia="Times New Roman" w:hAnsi="Calibri" w:cs="Calibri"/>
          <w:sz w:val="24"/>
          <w:szCs w:val="24"/>
          <w:lang w:eastAsia="en-CA"/>
        </w:rPr>
        <w:t xml:space="preserve"> = 0.05</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692254" w:rsidRPr="00CB6C05" w14:paraId="104D48F4" w14:textId="77777777" w:rsidTr="00692254">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B87FBB9" w14:textId="77777777" w:rsidR="00692254" w:rsidRPr="00CB6C05" w:rsidRDefault="00692254" w:rsidP="00692254">
            <w:pPr>
              <w:spacing w:after="0" w:line="240" w:lineRule="auto"/>
              <w:textAlignment w:val="baseline"/>
              <w:rPr>
                <w:rFonts w:ascii="Calibri" w:eastAsia="Times New Roman" w:hAnsi="Calibri" w:cs="Calibri"/>
                <w:sz w:val="24"/>
                <w:szCs w:val="24"/>
                <w:lang w:val="en-CA" w:eastAsia="en-CA"/>
              </w:rPr>
            </w:pPr>
            <w:r w:rsidRPr="00CB6C05">
              <w:rPr>
                <w:rFonts w:ascii="Calibri" w:eastAsia="Times New Roman" w:hAnsi="Calibri" w:cs="Calibri"/>
                <w:sz w:val="24"/>
                <w:szCs w:val="24"/>
                <w:lang w:val="en-CA" w:eastAsia="en-CA"/>
              </w:rPr>
              <w:t>Comparison </w:t>
            </w:r>
          </w:p>
        </w:tc>
        <w:tc>
          <w:tcPr>
            <w:tcW w:w="3000" w:type="dxa"/>
            <w:tcBorders>
              <w:top w:val="single" w:sz="6" w:space="0" w:color="auto"/>
              <w:left w:val="nil"/>
              <w:bottom w:val="single" w:sz="6" w:space="0" w:color="auto"/>
              <w:right w:val="single" w:sz="6" w:space="0" w:color="auto"/>
            </w:tcBorders>
            <w:shd w:val="clear" w:color="auto" w:fill="auto"/>
            <w:hideMark/>
          </w:tcPr>
          <w:p w14:paraId="3AD0C199" w14:textId="77777777" w:rsidR="00692254" w:rsidRPr="00CB6C05" w:rsidRDefault="00692254" w:rsidP="00692254">
            <w:pPr>
              <w:spacing w:after="0" w:line="240" w:lineRule="auto"/>
              <w:textAlignment w:val="baseline"/>
              <w:rPr>
                <w:rFonts w:ascii="Calibri" w:eastAsia="Times New Roman" w:hAnsi="Calibri" w:cs="Calibri"/>
                <w:sz w:val="24"/>
                <w:szCs w:val="24"/>
                <w:lang w:val="en-CA" w:eastAsia="en-CA"/>
              </w:rPr>
            </w:pPr>
            <w:r w:rsidRPr="00CB6C05">
              <w:rPr>
                <w:rFonts w:ascii="Calibri" w:eastAsia="Times New Roman" w:hAnsi="Calibri" w:cs="Calibri"/>
                <w:sz w:val="24"/>
                <w:szCs w:val="24"/>
                <w:lang w:val="en-CA" w:eastAsia="en-CA"/>
              </w:rPr>
              <w:t>Z-score </w:t>
            </w:r>
          </w:p>
        </w:tc>
        <w:tc>
          <w:tcPr>
            <w:tcW w:w="3000" w:type="dxa"/>
            <w:tcBorders>
              <w:top w:val="single" w:sz="6" w:space="0" w:color="auto"/>
              <w:left w:val="nil"/>
              <w:bottom w:val="single" w:sz="6" w:space="0" w:color="auto"/>
              <w:right w:val="single" w:sz="6" w:space="0" w:color="auto"/>
            </w:tcBorders>
            <w:shd w:val="clear" w:color="auto" w:fill="auto"/>
            <w:hideMark/>
          </w:tcPr>
          <w:p w14:paraId="759FD8CE" w14:textId="77777777" w:rsidR="00692254" w:rsidRPr="00CB6C05" w:rsidRDefault="00692254" w:rsidP="00692254">
            <w:pPr>
              <w:spacing w:after="0" w:line="240" w:lineRule="auto"/>
              <w:textAlignment w:val="baseline"/>
              <w:rPr>
                <w:rFonts w:ascii="Calibri" w:eastAsia="Times New Roman" w:hAnsi="Calibri" w:cs="Calibri"/>
                <w:sz w:val="24"/>
                <w:szCs w:val="24"/>
                <w:lang w:val="en-CA" w:eastAsia="en-CA"/>
              </w:rPr>
            </w:pPr>
            <w:r w:rsidRPr="00CB6C05">
              <w:rPr>
                <w:rFonts w:ascii="Calibri" w:eastAsia="Times New Roman" w:hAnsi="Calibri" w:cs="Calibri"/>
                <w:sz w:val="24"/>
                <w:szCs w:val="24"/>
                <w:lang w:val="en-CA" w:eastAsia="en-CA"/>
              </w:rPr>
              <w:t>Adjusted p-value </w:t>
            </w:r>
          </w:p>
        </w:tc>
      </w:tr>
      <w:tr w:rsidR="00692254" w:rsidRPr="00CB6C05" w14:paraId="08F14A70" w14:textId="77777777" w:rsidTr="00692254">
        <w:tc>
          <w:tcPr>
            <w:tcW w:w="3000" w:type="dxa"/>
            <w:tcBorders>
              <w:top w:val="nil"/>
              <w:left w:val="single" w:sz="6" w:space="0" w:color="auto"/>
              <w:bottom w:val="single" w:sz="6" w:space="0" w:color="auto"/>
              <w:right w:val="single" w:sz="6" w:space="0" w:color="auto"/>
            </w:tcBorders>
            <w:shd w:val="clear" w:color="auto" w:fill="auto"/>
            <w:hideMark/>
          </w:tcPr>
          <w:p w14:paraId="7FF484B0" w14:textId="77777777" w:rsidR="00692254" w:rsidRPr="00CB6C05" w:rsidRDefault="00692254" w:rsidP="00692254">
            <w:pPr>
              <w:spacing w:after="0" w:line="240" w:lineRule="auto"/>
              <w:textAlignment w:val="baseline"/>
              <w:rPr>
                <w:rFonts w:ascii="Calibri" w:eastAsia="Times New Roman" w:hAnsi="Calibri" w:cs="Calibri"/>
                <w:sz w:val="24"/>
                <w:szCs w:val="24"/>
                <w:lang w:val="en-CA" w:eastAsia="en-CA"/>
              </w:rPr>
            </w:pPr>
            <w:r w:rsidRPr="00CB6C05">
              <w:rPr>
                <w:rFonts w:ascii="Calibri" w:eastAsia="Times New Roman" w:hAnsi="Calibri" w:cs="Calibri"/>
                <w:sz w:val="24"/>
                <w:szCs w:val="24"/>
                <w:lang w:val="en-CA" w:eastAsia="en-CA"/>
              </w:rPr>
              <w:t>Control – heat </w:t>
            </w:r>
          </w:p>
        </w:tc>
        <w:tc>
          <w:tcPr>
            <w:tcW w:w="3000" w:type="dxa"/>
            <w:tcBorders>
              <w:top w:val="nil"/>
              <w:left w:val="nil"/>
              <w:bottom w:val="single" w:sz="6" w:space="0" w:color="auto"/>
              <w:right w:val="single" w:sz="6" w:space="0" w:color="auto"/>
            </w:tcBorders>
            <w:shd w:val="clear" w:color="auto" w:fill="auto"/>
            <w:hideMark/>
          </w:tcPr>
          <w:p w14:paraId="62936226" w14:textId="77777777" w:rsidR="00692254" w:rsidRPr="00CB6C05" w:rsidRDefault="00692254" w:rsidP="00692254">
            <w:pPr>
              <w:spacing w:after="0" w:line="240" w:lineRule="auto"/>
              <w:textAlignment w:val="baseline"/>
              <w:rPr>
                <w:rFonts w:ascii="Calibri" w:eastAsia="Times New Roman" w:hAnsi="Calibri" w:cs="Calibri"/>
                <w:sz w:val="24"/>
                <w:szCs w:val="24"/>
                <w:lang w:val="en-CA" w:eastAsia="en-CA"/>
              </w:rPr>
            </w:pPr>
            <w:r w:rsidRPr="00CB6C05">
              <w:rPr>
                <w:rFonts w:ascii="Calibri" w:eastAsia="Times New Roman" w:hAnsi="Calibri" w:cs="Calibri"/>
                <w:sz w:val="24"/>
                <w:szCs w:val="24"/>
                <w:lang w:val="en-CA" w:eastAsia="en-CA"/>
              </w:rPr>
              <w:t>-2.935 </w:t>
            </w:r>
          </w:p>
        </w:tc>
        <w:tc>
          <w:tcPr>
            <w:tcW w:w="3000" w:type="dxa"/>
            <w:tcBorders>
              <w:top w:val="nil"/>
              <w:left w:val="nil"/>
              <w:bottom w:val="single" w:sz="6" w:space="0" w:color="auto"/>
              <w:right w:val="single" w:sz="6" w:space="0" w:color="auto"/>
            </w:tcBorders>
            <w:shd w:val="clear" w:color="auto" w:fill="auto"/>
            <w:hideMark/>
          </w:tcPr>
          <w:p w14:paraId="4B2942B7" w14:textId="77777777" w:rsidR="00692254" w:rsidRPr="00CB6C05" w:rsidRDefault="00692254" w:rsidP="00692254">
            <w:pPr>
              <w:spacing w:after="0" w:line="240" w:lineRule="auto"/>
              <w:textAlignment w:val="baseline"/>
              <w:rPr>
                <w:rFonts w:ascii="Calibri" w:eastAsia="Times New Roman" w:hAnsi="Calibri" w:cs="Calibri"/>
                <w:sz w:val="24"/>
                <w:szCs w:val="24"/>
                <w:lang w:val="en-CA" w:eastAsia="en-CA"/>
              </w:rPr>
            </w:pPr>
            <w:r w:rsidRPr="00CB6C05">
              <w:rPr>
                <w:rFonts w:ascii="Calibri" w:eastAsia="Times New Roman" w:hAnsi="Calibri" w:cs="Calibri"/>
                <w:sz w:val="24"/>
                <w:szCs w:val="24"/>
                <w:lang w:val="en-CA" w:eastAsia="en-CA"/>
              </w:rPr>
              <w:t>0.00334 * </w:t>
            </w:r>
          </w:p>
        </w:tc>
      </w:tr>
      <w:tr w:rsidR="00692254" w:rsidRPr="00CB6C05" w14:paraId="603C6275" w14:textId="77777777" w:rsidTr="00692254">
        <w:tc>
          <w:tcPr>
            <w:tcW w:w="3000" w:type="dxa"/>
            <w:tcBorders>
              <w:top w:val="nil"/>
              <w:left w:val="single" w:sz="6" w:space="0" w:color="auto"/>
              <w:bottom w:val="single" w:sz="6" w:space="0" w:color="auto"/>
              <w:right w:val="single" w:sz="6" w:space="0" w:color="auto"/>
            </w:tcBorders>
            <w:shd w:val="clear" w:color="auto" w:fill="auto"/>
            <w:hideMark/>
          </w:tcPr>
          <w:p w14:paraId="2BC16A01" w14:textId="77777777" w:rsidR="00692254" w:rsidRPr="00CB6C05" w:rsidRDefault="00692254" w:rsidP="00692254">
            <w:pPr>
              <w:spacing w:after="0" w:line="240" w:lineRule="auto"/>
              <w:textAlignment w:val="baseline"/>
              <w:rPr>
                <w:rFonts w:ascii="Calibri" w:eastAsia="Times New Roman" w:hAnsi="Calibri" w:cs="Calibri"/>
                <w:sz w:val="24"/>
                <w:szCs w:val="24"/>
                <w:lang w:val="en-CA" w:eastAsia="en-CA"/>
              </w:rPr>
            </w:pPr>
            <w:r w:rsidRPr="00CB6C05">
              <w:rPr>
                <w:rFonts w:ascii="Calibri" w:eastAsia="Times New Roman" w:hAnsi="Calibri" w:cs="Calibri"/>
                <w:sz w:val="24"/>
                <w:szCs w:val="24"/>
                <w:lang w:val="en-CA" w:eastAsia="en-CA"/>
              </w:rPr>
              <w:t>Control – room </w:t>
            </w:r>
          </w:p>
        </w:tc>
        <w:tc>
          <w:tcPr>
            <w:tcW w:w="3000" w:type="dxa"/>
            <w:tcBorders>
              <w:top w:val="nil"/>
              <w:left w:val="nil"/>
              <w:bottom w:val="single" w:sz="6" w:space="0" w:color="auto"/>
              <w:right w:val="single" w:sz="6" w:space="0" w:color="auto"/>
            </w:tcBorders>
            <w:shd w:val="clear" w:color="auto" w:fill="auto"/>
            <w:hideMark/>
          </w:tcPr>
          <w:p w14:paraId="360C6E7F" w14:textId="77777777" w:rsidR="00692254" w:rsidRPr="00CB6C05" w:rsidRDefault="00692254" w:rsidP="00692254">
            <w:pPr>
              <w:spacing w:after="0" w:line="240" w:lineRule="auto"/>
              <w:textAlignment w:val="baseline"/>
              <w:rPr>
                <w:rFonts w:ascii="Calibri" w:eastAsia="Times New Roman" w:hAnsi="Calibri" w:cs="Calibri"/>
                <w:sz w:val="24"/>
                <w:szCs w:val="24"/>
                <w:lang w:val="en-CA" w:eastAsia="en-CA"/>
              </w:rPr>
            </w:pPr>
            <w:r w:rsidRPr="00CB6C05">
              <w:rPr>
                <w:rFonts w:ascii="Calibri" w:eastAsia="Times New Roman" w:hAnsi="Calibri" w:cs="Calibri"/>
                <w:sz w:val="24"/>
                <w:szCs w:val="24"/>
                <w:lang w:val="en-CA" w:eastAsia="en-CA"/>
              </w:rPr>
              <w:t>0.0000 </w:t>
            </w:r>
          </w:p>
        </w:tc>
        <w:tc>
          <w:tcPr>
            <w:tcW w:w="3000" w:type="dxa"/>
            <w:tcBorders>
              <w:top w:val="nil"/>
              <w:left w:val="nil"/>
              <w:bottom w:val="single" w:sz="6" w:space="0" w:color="auto"/>
              <w:right w:val="single" w:sz="6" w:space="0" w:color="auto"/>
            </w:tcBorders>
            <w:shd w:val="clear" w:color="auto" w:fill="auto"/>
            <w:hideMark/>
          </w:tcPr>
          <w:p w14:paraId="15F7D894" w14:textId="77777777" w:rsidR="00692254" w:rsidRPr="00CB6C05" w:rsidRDefault="00692254" w:rsidP="00692254">
            <w:pPr>
              <w:spacing w:after="0" w:line="240" w:lineRule="auto"/>
              <w:textAlignment w:val="baseline"/>
              <w:rPr>
                <w:rFonts w:ascii="Calibri" w:eastAsia="Times New Roman" w:hAnsi="Calibri" w:cs="Calibri"/>
                <w:sz w:val="24"/>
                <w:szCs w:val="24"/>
                <w:lang w:val="en-CA" w:eastAsia="en-CA"/>
              </w:rPr>
            </w:pPr>
            <w:r w:rsidRPr="00CB6C05">
              <w:rPr>
                <w:rFonts w:ascii="Calibri" w:eastAsia="Times New Roman" w:hAnsi="Calibri" w:cs="Calibri"/>
                <w:sz w:val="24"/>
                <w:szCs w:val="24"/>
                <w:lang w:val="en-CA" w:eastAsia="en-CA"/>
              </w:rPr>
              <w:t>1.000 </w:t>
            </w:r>
          </w:p>
        </w:tc>
      </w:tr>
      <w:tr w:rsidR="00692254" w:rsidRPr="00CB6C05" w14:paraId="3F8896B4" w14:textId="77777777" w:rsidTr="00692254">
        <w:tc>
          <w:tcPr>
            <w:tcW w:w="3000" w:type="dxa"/>
            <w:tcBorders>
              <w:top w:val="nil"/>
              <w:left w:val="single" w:sz="6" w:space="0" w:color="auto"/>
              <w:bottom w:val="single" w:sz="6" w:space="0" w:color="auto"/>
              <w:right w:val="single" w:sz="6" w:space="0" w:color="auto"/>
            </w:tcBorders>
            <w:shd w:val="clear" w:color="auto" w:fill="auto"/>
            <w:hideMark/>
          </w:tcPr>
          <w:p w14:paraId="079A014B" w14:textId="77777777" w:rsidR="00692254" w:rsidRPr="00CB6C05" w:rsidRDefault="00692254" w:rsidP="00692254">
            <w:pPr>
              <w:spacing w:after="0" w:line="240" w:lineRule="auto"/>
              <w:textAlignment w:val="baseline"/>
              <w:rPr>
                <w:rFonts w:ascii="Calibri" w:eastAsia="Times New Roman" w:hAnsi="Calibri" w:cs="Calibri"/>
                <w:sz w:val="24"/>
                <w:szCs w:val="24"/>
                <w:lang w:val="en-CA" w:eastAsia="en-CA"/>
              </w:rPr>
            </w:pPr>
            <w:r w:rsidRPr="00CB6C05">
              <w:rPr>
                <w:rFonts w:ascii="Calibri" w:eastAsia="Times New Roman" w:hAnsi="Calibri" w:cs="Calibri"/>
                <w:sz w:val="24"/>
                <w:szCs w:val="24"/>
                <w:lang w:val="en-CA" w:eastAsia="en-CA"/>
              </w:rPr>
              <w:t>Heat – room </w:t>
            </w:r>
          </w:p>
        </w:tc>
        <w:tc>
          <w:tcPr>
            <w:tcW w:w="3000" w:type="dxa"/>
            <w:tcBorders>
              <w:top w:val="nil"/>
              <w:left w:val="nil"/>
              <w:bottom w:val="single" w:sz="6" w:space="0" w:color="auto"/>
              <w:right w:val="single" w:sz="6" w:space="0" w:color="auto"/>
            </w:tcBorders>
            <w:shd w:val="clear" w:color="auto" w:fill="auto"/>
            <w:hideMark/>
          </w:tcPr>
          <w:p w14:paraId="3A30451B" w14:textId="77777777" w:rsidR="00692254" w:rsidRPr="00CB6C05" w:rsidRDefault="00692254" w:rsidP="00692254">
            <w:pPr>
              <w:spacing w:after="0" w:line="240" w:lineRule="auto"/>
              <w:textAlignment w:val="baseline"/>
              <w:rPr>
                <w:rFonts w:ascii="Calibri" w:eastAsia="Times New Roman" w:hAnsi="Calibri" w:cs="Calibri"/>
                <w:sz w:val="24"/>
                <w:szCs w:val="24"/>
                <w:lang w:val="en-CA" w:eastAsia="en-CA"/>
              </w:rPr>
            </w:pPr>
            <w:r w:rsidRPr="00CB6C05">
              <w:rPr>
                <w:rFonts w:ascii="Calibri" w:eastAsia="Times New Roman" w:hAnsi="Calibri" w:cs="Calibri"/>
                <w:sz w:val="24"/>
                <w:szCs w:val="24"/>
                <w:lang w:val="en-CA" w:eastAsia="en-CA"/>
              </w:rPr>
              <w:t>2.935 </w:t>
            </w:r>
          </w:p>
        </w:tc>
        <w:tc>
          <w:tcPr>
            <w:tcW w:w="3000" w:type="dxa"/>
            <w:tcBorders>
              <w:top w:val="nil"/>
              <w:left w:val="nil"/>
              <w:bottom w:val="single" w:sz="6" w:space="0" w:color="auto"/>
              <w:right w:val="single" w:sz="6" w:space="0" w:color="auto"/>
            </w:tcBorders>
            <w:shd w:val="clear" w:color="auto" w:fill="auto"/>
            <w:hideMark/>
          </w:tcPr>
          <w:p w14:paraId="68D7F2C0" w14:textId="77777777" w:rsidR="00692254" w:rsidRPr="00CB6C05" w:rsidRDefault="00692254" w:rsidP="00692254">
            <w:pPr>
              <w:spacing w:after="0" w:line="240" w:lineRule="auto"/>
              <w:textAlignment w:val="baseline"/>
              <w:rPr>
                <w:rFonts w:ascii="Calibri" w:eastAsia="Times New Roman" w:hAnsi="Calibri" w:cs="Calibri"/>
                <w:sz w:val="24"/>
                <w:szCs w:val="24"/>
                <w:lang w:val="en-CA" w:eastAsia="en-CA"/>
              </w:rPr>
            </w:pPr>
            <w:r w:rsidRPr="00CB6C05">
              <w:rPr>
                <w:rFonts w:ascii="Calibri" w:eastAsia="Times New Roman" w:hAnsi="Calibri" w:cs="Calibri"/>
                <w:sz w:val="24"/>
                <w:szCs w:val="24"/>
                <w:lang w:val="en-CA" w:eastAsia="en-CA"/>
              </w:rPr>
              <w:t>0.00334 * </w:t>
            </w:r>
          </w:p>
        </w:tc>
      </w:tr>
    </w:tbl>
    <w:p w14:paraId="0443CE5C" w14:textId="5D003263" w:rsidR="00445ADB" w:rsidRPr="00CB6C05" w:rsidRDefault="00445ADB" w:rsidP="00445ADB">
      <w:pPr>
        <w:spacing w:after="0" w:line="240" w:lineRule="auto"/>
        <w:textAlignment w:val="baseline"/>
        <w:rPr>
          <w:rFonts w:ascii="Calibri" w:eastAsia="Times New Roman" w:hAnsi="Calibri" w:cs="Calibri"/>
          <w:sz w:val="24"/>
          <w:szCs w:val="24"/>
          <w:lang w:eastAsia="en-CA"/>
        </w:rPr>
      </w:pPr>
    </w:p>
    <w:p w14:paraId="38506255" w14:textId="4A23D9C9" w:rsidR="00445ADB" w:rsidRPr="00CB6C05" w:rsidRDefault="00445ADB" w:rsidP="00445ADB">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b/>
          <w:bCs/>
          <w:sz w:val="24"/>
          <w:szCs w:val="24"/>
          <w:lang w:eastAsia="en-CA"/>
        </w:rPr>
        <w:t>Table S</w:t>
      </w:r>
      <w:r w:rsidR="00533188" w:rsidRPr="00CB6C05">
        <w:rPr>
          <w:rFonts w:ascii="Calibri" w:eastAsia="Times New Roman" w:hAnsi="Calibri" w:cs="Calibri"/>
          <w:b/>
          <w:bCs/>
          <w:sz w:val="24"/>
          <w:szCs w:val="24"/>
          <w:lang w:eastAsia="en-CA"/>
        </w:rPr>
        <w:t>2</w:t>
      </w:r>
      <w:r w:rsidR="000928A2" w:rsidRPr="00CB6C05">
        <w:rPr>
          <w:rFonts w:ascii="Calibri" w:eastAsia="Times New Roman" w:hAnsi="Calibri" w:cs="Calibri"/>
          <w:sz w:val="24"/>
          <w:szCs w:val="24"/>
          <w:lang w:eastAsia="en-CA"/>
        </w:rPr>
        <w:t>.</w:t>
      </w:r>
      <w:r w:rsidRPr="00CB6C05">
        <w:rPr>
          <w:rFonts w:ascii="Calibri" w:eastAsia="Times New Roman" w:hAnsi="Calibri" w:cs="Calibri"/>
          <w:sz w:val="24"/>
          <w:szCs w:val="24"/>
          <w:lang w:eastAsia="en-CA"/>
        </w:rPr>
        <w:t xml:space="preserve"> Results from </w:t>
      </w:r>
      <w:commentRangeStart w:id="16"/>
      <w:r w:rsidRPr="00CB6C05">
        <w:rPr>
          <w:rFonts w:ascii="Calibri" w:eastAsia="Times New Roman" w:hAnsi="Calibri" w:cs="Calibri"/>
          <w:sz w:val="24"/>
          <w:szCs w:val="24"/>
          <w:lang w:eastAsia="en-CA"/>
        </w:rPr>
        <w:t>AIC model selected top</w:t>
      </w:r>
      <w:commentRangeEnd w:id="16"/>
      <w:r w:rsidR="00601332" w:rsidRPr="00CB6C05">
        <w:rPr>
          <w:rStyle w:val="CommentReference"/>
          <w:rFonts w:ascii="Calibri" w:hAnsi="Calibri" w:cs="Calibri"/>
          <w:sz w:val="24"/>
          <w:szCs w:val="24"/>
        </w:rPr>
        <w:commentReference w:id="16"/>
      </w:r>
      <w:r w:rsidRPr="00CB6C05">
        <w:rPr>
          <w:rFonts w:ascii="Calibri" w:eastAsia="Times New Roman" w:hAnsi="Calibri" w:cs="Calibri"/>
          <w:sz w:val="24"/>
          <w:szCs w:val="24"/>
          <w:lang w:eastAsia="en-CA"/>
        </w:rPr>
        <w:t xml:space="preserve"> ordinal regression model examining the effect of treatment and date on sea cucumber antipredator defense stiffness.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710"/>
        <w:gridCol w:w="1680"/>
        <w:gridCol w:w="1035"/>
        <w:gridCol w:w="1590"/>
      </w:tblGrid>
      <w:tr w:rsidR="00445ADB" w:rsidRPr="00CB6C05" w14:paraId="44CC3A7D" w14:textId="77777777" w:rsidTr="00445ADB">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7ED93895"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Variable </w:t>
            </w:r>
          </w:p>
        </w:tc>
        <w:tc>
          <w:tcPr>
            <w:tcW w:w="1710" w:type="dxa"/>
            <w:tcBorders>
              <w:top w:val="single" w:sz="6" w:space="0" w:color="auto"/>
              <w:left w:val="nil"/>
              <w:bottom w:val="single" w:sz="6" w:space="0" w:color="auto"/>
              <w:right w:val="single" w:sz="6" w:space="0" w:color="auto"/>
            </w:tcBorders>
            <w:shd w:val="clear" w:color="auto" w:fill="auto"/>
            <w:hideMark/>
          </w:tcPr>
          <w:p w14:paraId="6E5CA6EF"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Coefficient  </w:t>
            </w:r>
          </w:p>
        </w:tc>
        <w:tc>
          <w:tcPr>
            <w:tcW w:w="1680" w:type="dxa"/>
            <w:tcBorders>
              <w:top w:val="single" w:sz="6" w:space="0" w:color="auto"/>
              <w:left w:val="nil"/>
              <w:bottom w:val="single" w:sz="6" w:space="0" w:color="auto"/>
              <w:right w:val="single" w:sz="6" w:space="0" w:color="auto"/>
            </w:tcBorders>
            <w:shd w:val="clear" w:color="auto" w:fill="auto"/>
            <w:hideMark/>
          </w:tcPr>
          <w:p w14:paraId="737D13EF"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Standard error </w:t>
            </w:r>
          </w:p>
        </w:tc>
        <w:tc>
          <w:tcPr>
            <w:tcW w:w="1035" w:type="dxa"/>
            <w:tcBorders>
              <w:top w:val="single" w:sz="6" w:space="0" w:color="auto"/>
              <w:left w:val="nil"/>
              <w:bottom w:val="single" w:sz="6" w:space="0" w:color="auto"/>
              <w:right w:val="single" w:sz="6" w:space="0" w:color="auto"/>
            </w:tcBorders>
            <w:shd w:val="clear" w:color="auto" w:fill="auto"/>
            <w:hideMark/>
          </w:tcPr>
          <w:p w14:paraId="2072B46F"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T </w:t>
            </w:r>
          </w:p>
        </w:tc>
        <w:tc>
          <w:tcPr>
            <w:tcW w:w="1590" w:type="dxa"/>
            <w:tcBorders>
              <w:top w:val="single" w:sz="6" w:space="0" w:color="auto"/>
              <w:left w:val="nil"/>
              <w:bottom w:val="single" w:sz="6" w:space="0" w:color="auto"/>
              <w:right w:val="single" w:sz="6" w:space="0" w:color="auto"/>
            </w:tcBorders>
            <w:shd w:val="clear" w:color="auto" w:fill="auto"/>
            <w:hideMark/>
          </w:tcPr>
          <w:p w14:paraId="6B80BC7F"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P </w:t>
            </w:r>
          </w:p>
        </w:tc>
      </w:tr>
      <w:tr w:rsidR="00445ADB" w:rsidRPr="00CB6C05" w14:paraId="3F568558" w14:textId="77777777" w:rsidTr="00445ADB">
        <w:tc>
          <w:tcPr>
            <w:tcW w:w="2340" w:type="dxa"/>
            <w:tcBorders>
              <w:top w:val="nil"/>
              <w:left w:val="single" w:sz="6" w:space="0" w:color="auto"/>
              <w:bottom w:val="single" w:sz="6" w:space="0" w:color="auto"/>
              <w:right w:val="single" w:sz="6" w:space="0" w:color="auto"/>
            </w:tcBorders>
            <w:shd w:val="clear" w:color="auto" w:fill="auto"/>
            <w:hideMark/>
          </w:tcPr>
          <w:p w14:paraId="69ECAC0B"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Treatment: 17C </w:t>
            </w:r>
          </w:p>
        </w:tc>
        <w:tc>
          <w:tcPr>
            <w:tcW w:w="1710" w:type="dxa"/>
            <w:tcBorders>
              <w:top w:val="nil"/>
              <w:left w:val="nil"/>
              <w:bottom w:val="single" w:sz="6" w:space="0" w:color="auto"/>
              <w:right w:val="single" w:sz="6" w:space="0" w:color="auto"/>
            </w:tcBorders>
            <w:shd w:val="clear" w:color="auto" w:fill="auto"/>
            <w:hideMark/>
          </w:tcPr>
          <w:p w14:paraId="37910BA5"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-3.03 </w:t>
            </w:r>
          </w:p>
        </w:tc>
        <w:tc>
          <w:tcPr>
            <w:tcW w:w="1680" w:type="dxa"/>
            <w:tcBorders>
              <w:top w:val="nil"/>
              <w:left w:val="nil"/>
              <w:bottom w:val="single" w:sz="6" w:space="0" w:color="auto"/>
              <w:right w:val="single" w:sz="6" w:space="0" w:color="auto"/>
            </w:tcBorders>
            <w:shd w:val="clear" w:color="auto" w:fill="auto"/>
            <w:hideMark/>
          </w:tcPr>
          <w:p w14:paraId="52789720"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0.748 </w:t>
            </w:r>
          </w:p>
        </w:tc>
        <w:tc>
          <w:tcPr>
            <w:tcW w:w="1035" w:type="dxa"/>
            <w:tcBorders>
              <w:top w:val="nil"/>
              <w:left w:val="nil"/>
              <w:bottom w:val="single" w:sz="6" w:space="0" w:color="auto"/>
              <w:right w:val="single" w:sz="6" w:space="0" w:color="auto"/>
            </w:tcBorders>
            <w:shd w:val="clear" w:color="auto" w:fill="auto"/>
            <w:hideMark/>
          </w:tcPr>
          <w:p w14:paraId="774A8CD3"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-4.07 </w:t>
            </w:r>
          </w:p>
        </w:tc>
        <w:tc>
          <w:tcPr>
            <w:tcW w:w="1590" w:type="dxa"/>
            <w:tcBorders>
              <w:top w:val="nil"/>
              <w:left w:val="nil"/>
              <w:bottom w:val="single" w:sz="6" w:space="0" w:color="auto"/>
              <w:right w:val="single" w:sz="6" w:space="0" w:color="auto"/>
            </w:tcBorders>
            <w:shd w:val="clear" w:color="auto" w:fill="auto"/>
            <w:hideMark/>
          </w:tcPr>
          <w:p w14:paraId="02097191"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4.80e-05 </w:t>
            </w:r>
          </w:p>
        </w:tc>
      </w:tr>
      <w:tr w:rsidR="00445ADB" w:rsidRPr="00CB6C05" w14:paraId="04801A59" w14:textId="77777777" w:rsidTr="00445ADB">
        <w:tc>
          <w:tcPr>
            <w:tcW w:w="2340" w:type="dxa"/>
            <w:tcBorders>
              <w:top w:val="nil"/>
              <w:left w:val="single" w:sz="6" w:space="0" w:color="auto"/>
              <w:bottom w:val="single" w:sz="6" w:space="0" w:color="auto"/>
              <w:right w:val="single" w:sz="6" w:space="0" w:color="auto"/>
            </w:tcBorders>
            <w:shd w:val="clear" w:color="auto" w:fill="auto"/>
            <w:hideMark/>
          </w:tcPr>
          <w:p w14:paraId="75464740"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Treatment: 22C </w:t>
            </w:r>
          </w:p>
        </w:tc>
        <w:tc>
          <w:tcPr>
            <w:tcW w:w="1710" w:type="dxa"/>
            <w:tcBorders>
              <w:top w:val="nil"/>
              <w:left w:val="nil"/>
              <w:bottom w:val="single" w:sz="6" w:space="0" w:color="auto"/>
              <w:right w:val="single" w:sz="6" w:space="0" w:color="auto"/>
            </w:tcBorders>
            <w:shd w:val="clear" w:color="auto" w:fill="auto"/>
            <w:hideMark/>
          </w:tcPr>
          <w:p w14:paraId="242861A1"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-4.76 </w:t>
            </w:r>
          </w:p>
        </w:tc>
        <w:tc>
          <w:tcPr>
            <w:tcW w:w="1680" w:type="dxa"/>
            <w:tcBorders>
              <w:top w:val="nil"/>
              <w:left w:val="nil"/>
              <w:bottom w:val="single" w:sz="6" w:space="0" w:color="auto"/>
              <w:right w:val="single" w:sz="6" w:space="0" w:color="auto"/>
            </w:tcBorders>
            <w:shd w:val="clear" w:color="auto" w:fill="auto"/>
            <w:hideMark/>
          </w:tcPr>
          <w:p w14:paraId="3C362F3C"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0.818 </w:t>
            </w:r>
          </w:p>
        </w:tc>
        <w:tc>
          <w:tcPr>
            <w:tcW w:w="1035" w:type="dxa"/>
            <w:tcBorders>
              <w:top w:val="nil"/>
              <w:left w:val="nil"/>
              <w:bottom w:val="single" w:sz="6" w:space="0" w:color="auto"/>
              <w:right w:val="single" w:sz="6" w:space="0" w:color="auto"/>
            </w:tcBorders>
            <w:shd w:val="clear" w:color="auto" w:fill="auto"/>
            <w:hideMark/>
          </w:tcPr>
          <w:p w14:paraId="05BEF129"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-5.82 </w:t>
            </w:r>
          </w:p>
        </w:tc>
        <w:tc>
          <w:tcPr>
            <w:tcW w:w="1590" w:type="dxa"/>
            <w:tcBorders>
              <w:top w:val="nil"/>
              <w:left w:val="nil"/>
              <w:bottom w:val="single" w:sz="6" w:space="0" w:color="auto"/>
              <w:right w:val="single" w:sz="6" w:space="0" w:color="auto"/>
            </w:tcBorders>
            <w:shd w:val="clear" w:color="auto" w:fill="auto"/>
            <w:hideMark/>
          </w:tcPr>
          <w:p w14:paraId="093655A4"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5.88e-09 </w:t>
            </w:r>
          </w:p>
        </w:tc>
      </w:tr>
      <w:tr w:rsidR="00445ADB" w:rsidRPr="00CB6C05" w14:paraId="3852F56C" w14:textId="77777777" w:rsidTr="00445ADB">
        <w:tc>
          <w:tcPr>
            <w:tcW w:w="2340" w:type="dxa"/>
            <w:tcBorders>
              <w:top w:val="nil"/>
              <w:left w:val="single" w:sz="6" w:space="0" w:color="auto"/>
              <w:bottom w:val="single" w:sz="6" w:space="0" w:color="auto"/>
              <w:right w:val="single" w:sz="6" w:space="0" w:color="auto"/>
            </w:tcBorders>
            <w:shd w:val="clear" w:color="auto" w:fill="auto"/>
            <w:hideMark/>
          </w:tcPr>
          <w:p w14:paraId="417F6A6D" w14:textId="6CDB75E5"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xml:space="preserve">Date: </w:t>
            </w:r>
            <w:r w:rsidR="00DB0412" w:rsidRPr="00CB6C05">
              <w:rPr>
                <w:rFonts w:ascii="Calibri" w:eastAsia="Times New Roman" w:hAnsi="Calibri" w:cs="Calibri"/>
                <w:sz w:val="24"/>
                <w:szCs w:val="24"/>
                <w:lang w:eastAsia="en-CA"/>
              </w:rPr>
              <w:t>2</w:t>
            </w:r>
          </w:p>
        </w:tc>
        <w:tc>
          <w:tcPr>
            <w:tcW w:w="1710" w:type="dxa"/>
            <w:tcBorders>
              <w:top w:val="nil"/>
              <w:left w:val="nil"/>
              <w:bottom w:val="single" w:sz="6" w:space="0" w:color="auto"/>
              <w:right w:val="single" w:sz="6" w:space="0" w:color="auto"/>
            </w:tcBorders>
            <w:shd w:val="clear" w:color="auto" w:fill="auto"/>
            <w:hideMark/>
          </w:tcPr>
          <w:p w14:paraId="5022A3E0"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-3.09 </w:t>
            </w:r>
          </w:p>
        </w:tc>
        <w:tc>
          <w:tcPr>
            <w:tcW w:w="1680" w:type="dxa"/>
            <w:tcBorders>
              <w:top w:val="nil"/>
              <w:left w:val="nil"/>
              <w:bottom w:val="single" w:sz="6" w:space="0" w:color="auto"/>
              <w:right w:val="single" w:sz="6" w:space="0" w:color="auto"/>
            </w:tcBorders>
            <w:shd w:val="clear" w:color="auto" w:fill="auto"/>
            <w:hideMark/>
          </w:tcPr>
          <w:p w14:paraId="5BF59EC4"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0.634 </w:t>
            </w:r>
          </w:p>
        </w:tc>
        <w:tc>
          <w:tcPr>
            <w:tcW w:w="1035" w:type="dxa"/>
            <w:tcBorders>
              <w:top w:val="nil"/>
              <w:left w:val="nil"/>
              <w:bottom w:val="single" w:sz="6" w:space="0" w:color="auto"/>
              <w:right w:val="single" w:sz="6" w:space="0" w:color="auto"/>
            </w:tcBorders>
            <w:shd w:val="clear" w:color="auto" w:fill="auto"/>
            <w:hideMark/>
          </w:tcPr>
          <w:p w14:paraId="78D8AF99"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-4.86 </w:t>
            </w:r>
          </w:p>
        </w:tc>
        <w:tc>
          <w:tcPr>
            <w:tcW w:w="1590" w:type="dxa"/>
            <w:tcBorders>
              <w:top w:val="nil"/>
              <w:left w:val="nil"/>
              <w:bottom w:val="single" w:sz="6" w:space="0" w:color="auto"/>
              <w:right w:val="single" w:sz="6" w:space="0" w:color="auto"/>
            </w:tcBorders>
            <w:shd w:val="clear" w:color="auto" w:fill="auto"/>
            <w:hideMark/>
          </w:tcPr>
          <w:p w14:paraId="2BD57E17"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1.16e-06 </w:t>
            </w:r>
          </w:p>
        </w:tc>
      </w:tr>
      <w:tr w:rsidR="00445ADB" w:rsidRPr="00CB6C05" w14:paraId="579233D1" w14:textId="77777777" w:rsidTr="00445ADB">
        <w:tc>
          <w:tcPr>
            <w:tcW w:w="2340" w:type="dxa"/>
            <w:tcBorders>
              <w:top w:val="nil"/>
              <w:left w:val="single" w:sz="6" w:space="0" w:color="auto"/>
              <w:bottom w:val="single" w:sz="6" w:space="0" w:color="auto"/>
              <w:right w:val="single" w:sz="6" w:space="0" w:color="auto"/>
            </w:tcBorders>
            <w:shd w:val="clear" w:color="auto" w:fill="auto"/>
            <w:hideMark/>
          </w:tcPr>
          <w:p w14:paraId="619E0B7F" w14:textId="2B1A4D61"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xml:space="preserve">Date: </w:t>
            </w:r>
            <w:r w:rsidR="00DB0412" w:rsidRPr="00CB6C05">
              <w:rPr>
                <w:rFonts w:ascii="Calibri" w:eastAsia="Times New Roman" w:hAnsi="Calibri" w:cs="Calibri"/>
                <w:sz w:val="24"/>
                <w:szCs w:val="24"/>
                <w:lang w:eastAsia="en-CA"/>
              </w:rPr>
              <w:t>3</w:t>
            </w:r>
            <w:r w:rsidRPr="00CB6C05">
              <w:rPr>
                <w:rFonts w:ascii="Calibri" w:eastAsia="Times New Roman" w:hAnsi="Calibri" w:cs="Calibri"/>
                <w:sz w:val="24"/>
                <w:szCs w:val="24"/>
                <w:lang w:eastAsia="en-CA"/>
              </w:rPr>
              <w:t> </w:t>
            </w:r>
          </w:p>
        </w:tc>
        <w:tc>
          <w:tcPr>
            <w:tcW w:w="1710" w:type="dxa"/>
            <w:tcBorders>
              <w:top w:val="nil"/>
              <w:left w:val="nil"/>
              <w:bottom w:val="single" w:sz="6" w:space="0" w:color="auto"/>
              <w:right w:val="single" w:sz="6" w:space="0" w:color="auto"/>
            </w:tcBorders>
            <w:shd w:val="clear" w:color="auto" w:fill="auto"/>
            <w:hideMark/>
          </w:tcPr>
          <w:p w14:paraId="072BEA1F"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-3.39 </w:t>
            </w:r>
          </w:p>
        </w:tc>
        <w:tc>
          <w:tcPr>
            <w:tcW w:w="1680" w:type="dxa"/>
            <w:tcBorders>
              <w:top w:val="nil"/>
              <w:left w:val="nil"/>
              <w:bottom w:val="single" w:sz="6" w:space="0" w:color="auto"/>
              <w:right w:val="single" w:sz="6" w:space="0" w:color="auto"/>
            </w:tcBorders>
            <w:shd w:val="clear" w:color="auto" w:fill="auto"/>
            <w:hideMark/>
          </w:tcPr>
          <w:p w14:paraId="3AC158B7"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0.643 </w:t>
            </w:r>
          </w:p>
        </w:tc>
        <w:tc>
          <w:tcPr>
            <w:tcW w:w="1035" w:type="dxa"/>
            <w:tcBorders>
              <w:top w:val="nil"/>
              <w:left w:val="nil"/>
              <w:bottom w:val="single" w:sz="6" w:space="0" w:color="auto"/>
              <w:right w:val="single" w:sz="6" w:space="0" w:color="auto"/>
            </w:tcBorders>
            <w:shd w:val="clear" w:color="auto" w:fill="auto"/>
            <w:hideMark/>
          </w:tcPr>
          <w:p w14:paraId="267539D3"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-5.28 </w:t>
            </w:r>
          </w:p>
        </w:tc>
        <w:tc>
          <w:tcPr>
            <w:tcW w:w="1590" w:type="dxa"/>
            <w:tcBorders>
              <w:top w:val="nil"/>
              <w:left w:val="nil"/>
              <w:bottom w:val="single" w:sz="6" w:space="0" w:color="auto"/>
              <w:right w:val="single" w:sz="6" w:space="0" w:color="auto"/>
            </w:tcBorders>
            <w:shd w:val="clear" w:color="auto" w:fill="auto"/>
            <w:hideMark/>
          </w:tcPr>
          <w:p w14:paraId="7A382938"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1.33e-07 </w:t>
            </w:r>
          </w:p>
        </w:tc>
      </w:tr>
      <w:tr w:rsidR="00445ADB" w:rsidRPr="00CB6C05" w14:paraId="357E8D08" w14:textId="77777777" w:rsidTr="00445ADB">
        <w:tc>
          <w:tcPr>
            <w:tcW w:w="2340" w:type="dxa"/>
            <w:tcBorders>
              <w:top w:val="nil"/>
              <w:left w:val="single" w:sz="6" w:space="0" w:color="auto"/>
              <w:bottom w:val="single" w:sz="6" w:space="0" w:color="auto"/>
              <w:right w:val="single" w:sz="6" w:space="0" w:color="auto"/>
            </w:tcBorders>
            <w:shd w:val="clear" w:color="auto" w:fill="auto"/>
            <w:hideMark/>
          </w:tcPr>
          <w:p w14:paraId="1EDAB71D" w14:textId="761A2E7E"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xml:space="preserve">Date: </w:t>
            </w:r>
            <w:r w:rsidR="00DB0412" w:rsidRPr="00CB6C05">
              <w:rPr>
                <w:rFonts w:ascii="Calibri" w:eastAsia="Times New Roman" w:hAnsi="Calibri" w:cs="Calibri"/>
                <w:sz w:val="24"/>
                <w:szCs w:val="24"/>
                <w:lang w:eastAsia="en-CA"/>
              </w:rPr>
              <w:t>4</w:t>
            </w:r>
          </w:p>
        </w:tc>
        <w:tc>
          <w:tcPr>
            <w:tcW w:w="1710" w:type="dxa"/>
            <w:tcBorders>
              <w:top w:val="nil"/>
              <w:left w:val="nil"/>
              <w:bottom w:val="single" w:sz="6" w:space="0" w:color="auto"/>
              <w:right w:val="single" w:sz="6" w:space="0" w:color="auto"/>
            </w:tcBorders>
            <w:shd w:val="clear" w:color="auto" w:fill="auto"/>
            <w:hideMark/>
          </w:tcPr>
          <w:p w14:paraId="47AF9360"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-3.00 </w:t>
            </w:r>
          </w:p>
        </w:tc>
        <w:tc>
          <w:tcPr>
            <w:tcW w:w="1680" w:type="dxa"/>
            <w:tcBorders>
              <w:top w:val="nil"/>
              <w:left w:val="nil"/>
              <w:bottom w:val="single" w:sz="6" w:space="0" w:color="auto"/>
              <w:right w:val="single" w:sz="6" w:space="0" w:color="auto"/>
            </w:tcBorders>
            <w:shd w:val="clear" w:color="auto" w:fill="auto"/>
            <w:hideMark/>
          </w:tcPr>
          <w:p w14:paraId="35B59A6D"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0.632 </w:t>
            </w:r>
          </w:p>
        </w:tc>
        <w:tc>
          <w:tcPr>
            <w:tcW w:w="1035" w:type="dxa"/>
            <w:tcBorders>
              <w:top w:val="nil"/>
              <w:left w:val="nil"/>
              <w:bottom w:val="single" w:sz="6" w:space="0" w:color="auto"/>
              <w:right w:val="single" w:sz="6" w:space="0" w:color="auto"/>
            </w:tcBorders>
            <w:shd w:val="clear" w:color="auto" w:fill="auto"/>
            <w:hideMark/>
          </w:tcPr>
          <w:p w14:paraId="12F20531"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-4.75 </w:t>
            </w:r>
          </w:p>
        </w:tc>
        <w:tc>
          <w:tcPr>
            <w:tcW w:w="1590" w:type="dxa"/>
            <w:tcBorders>
              <w:top w:val="nil"/>
              <w:left w:val="nil"/>
              <w:bottom w:val="single" w:sz="6" w:space="0" w:color="auto"/>
              <w:right w:val="single" w:sz="6" w:space="0" w:color="auto"/>
            </w:tcBorders>
            <w:shd w:val="clear" w:color="auto" w:fill="auto"/>
            <w:hideMark/>
          </w:tcPr>
          <w:p w14:paraId="69BDE81D"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2.06e-06 </w:t>
            </w:r>
          </w:p>
        </w:tc>
      </w:tr>
      <w:tr w:rsidR="00445ADB" w:rsidRPr="00CB6C05" w14:paraId="73A9E214" w14:textId="77777777" w:rsidTr="00445ADB">
        <w:tc>
          <w:tcPr>
            <w:tcW w:w="2340" w:type="dxa"/>
            <w:tcBorders>
              <w:top w:val="nil"/>
              <w:left w:val="single" w:sz="6" w:space="0" w:color="auto"/>
              <w:bottom w:val="single" w:sz="6" w:space="0" w:color="auto"/>
              <w:right w:val="single" w:sz="6" w:space="0" w:color="auto"/>
            </w:tcBorders>
            <w:shd w:val="clear" w:color="auto" w:fill="auto"/>
            <w:hideMark/>
          </w:tcPr>
          <w:p w14:paraId="52F54658" w14:textId="0B569529"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xml:space="preserve">Date: </w:t>
            </w:r>
            <w:r w:rsidR="00DB0412" w:rsidRPr="00CB6C05">
              <w:rPr>
                <w:rFonts w:ascii="Calibri" w:eastAsia="Times New Roman" w:hAnsi="Calibri" w:cs="Calibri"/>
                <w:sz w:val="24"/>
                <w:szCs w:val="24"/>
                <w:lang w:eastAsia="en-CA"/>
              </w:rPr>
              <w:t>5</w:t>
            </w:r>
            <w:r w:rsidRPr="00CB6C05">
              <w:rPr>
                <w:rFonts w:ascii="Calibri" w:eastAsia="Times New Roman" w:hAnsi="Calibri" w:cs="Calibri"/>
                <w:sz w:val="24"/>
                <w:szCs w:val="24"/>
                <w:lang w:eastAsia="en-CA"/>
              </w:rPr>
              <w:t> </w:t>
            </w:r>
          </w:p>
        </w:tc>
        <w:tc>
          <w:tcPr>
            <w:tcW w:w="1710" w:type="dxa"/>
            <w:tcBorders>
              <w:top w:val="nil"/>
              <w:left w:val="nil"/>
              <w:bottom w:val="single" w:sz="6" w:space="0" w:color="auto"/>
              <w:right w:val="single" w:sz="6" w:space="0" w:color="auto"/>
            </w:tcBorders>
            <w:shd w:val="clear" w:color="auto" w:fill="auto"/>
            <w:hideMark/>
          </w:tcPr>
          <w:p w14:paraId="26988107"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-3.62 </w:t>
            </w:r>
          </w:p>
        </w:tc>
        <w:tc>
          <w:tcPr>
            <w:tcW w:w="1680" w:type="dxa"/>
            <w:tcBorders>
              <w:top w:val="nil"/>
              <w:left w:val="nil"/>
              <w:bottom w:val="single" w:sz="6" w:space="0" w:color="auto"/>
              <w:right w:val="single" w:sz="6" w:space="0" w:color="auto"/>
            </w:tcBorders>
            <w:shd w:val="clear" w:color="auto" w:fill="auto"/>
            <w:hideMark/>
          </w:tcPr>
          <w:p w14:paraId="439AA1F7"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0.664 </w:t>
            </w:r>
          </w:p>
        </w:tc>
        <w:tc>
          <w:tcPr>
            <w:tcW w:w="1035" w:type="dxa"/>
            <w:tcBorders>
              <w:top w:val="nil"/>
              <w:left w:val="nil"/>
              <w:bottom w:val="single" w:sz="6" w:space="0" w:color="auto"/>
              <w:right w:val="single" w:sz="6" w:space="0" w:color="auto"/>
            </w:tcBorders>
            <w:shd w:val="clear" w:color="auto" w:fill="auto"/>
            <w:hideMark/>
          </w:tcPr>
          <w:p w14:paraId="1E4451F5"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-5.45 </w:t>
            </w:r>
          </w:p>
        </w:tc>
        <w:tc>
          <w:tcPr>
            <w:tcW w:w="1590" w:type="dxa"/>
            <w:tcBorders>
              <w:top w:val="nil"/>
              <w:left w:val="nil"/>
              <w:bottom w:val="single" w:sz="6" w:space="0" w:color="auto"/>
              <w:right w:val="single" w:sz="6" w:space="0" w:color="auto"/>
            </w:tcBorders>
            <w:shd w:val="clear" w:color="auto" w:fill="auto"/>
            <w:hideMark/>
          </w:tcPr>
          <w:p w14:paraId="3E08D395"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5.05e-08 </w:t>
            </w:r>
          </w:p>
        </w:tc>
      </w:tr>
    </w:tbl>
    <w:p w14:paraId="57530922" w14:textId="77777777" w:rsidR="00445ADB" w:rsidRPr="00CB6C05" w:rsidRDefault="00445ADB" w:rsidP="00445ADB">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w:t>
      </w:r>
    </w:p>
    <w:p w14:paraId="27923E89" w14:textId="476F967D" w:rsidR="00445ADB" w:rsidRPr="00CB6C05" w:rsidRDefault="00445ADB" w:rsidP="00445ADB">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b/>
          <w:bCs/>
          <w:sz w:val="24"/>
          <w:szCs w:val="24"/>
          <w:lang w:eastAsia="en-CA"/>
        </w:rPr>
        <w:t>Table S</w:t>
      </w:r>
      <w:r w:rsidR="00533188" w:rsidRPr="00CB6C05">
        <w:rPr>
          <w:rFonts w:ascii="Calibri" w:eastAsia="Times New Roman" w:hAnsi="Calibri" w:cs="Calibri"/>
          <w:b/>
          <w:bCs/>
          <w:sz w:val="24"/>
          <w:szCs w:val="24"/>
          <w:lang w:eastAsia="en-CA"/>
        </w:rPr>
        <w:t>3</w:t>
      </w:r>
      <w:r w:rsidR="000928A2" w:rsidRPr="00CB6C05">
        <w:rPr>
          <w:rFonts w:ascii="Calibri" w:eastAsia="Times New Roman" w:hAnsi="Calibri" w:cs="Calibri"/>
          <w:sz w:val="24"/>
          <w:szCs w:val="24"/>
          <w:lang w:eastAsia="en-CA"/>
        </w:rPr>
        <w:t>.</w:t>
      </w:r>
      <w:r w:rsidRPr="00CB6C05">
        <w:rPr>
          <w:rFonts w:ascii="Calibri" w:eastAsia="Times New Roman" w:hAnsi="Calibri" w:cs="Calibri"/>
          <w:sz w:val="24"/>
          <w:szCs w:val="24"/>
          <w:lang w:eastAsia="en-CA"/>
        </w:rPr>
        <w:t xml:space="preserve"> Results from </w:t>
      </w:r>
      <w:r w:rsidR="00DA4042" w:rsidRPr="00CB6C05">
        <w:rPr>
          <w:rFonts w:ascii="Calibri" w:eastAsia="Times New Roman" w:hAnsi="Calibri" w:cs="Calibri"/>
          <w:sz w:val="24"/>
          <w:szCs w:val="24"/>
          <w:lang w:eastAsia="en-CA"/>
        </w:rPr>
        <w:t xml:space="preserve">an </w:t>
      </w:r>
      <w:commentRangeStart w:id="17"/>
      <w:r w:rsidRPr="00CB6C05">
        <w:rPr>
          <w:rFonts w:ascii="Calibri" w:eastAsia="Times New Roman" w:hAnsi="Calibri" w:cs="Calibri"/>
          <w:sz w:val="24"/>
          <w:szCs w:val="24"/>
          <w:lang w:eastAsia="en-CA"/>
        </w:rPr>
        <w:t xml:space="preserve">AIC model selected top </w:t>
      </w:r>
      <w:commentRangeEnd w:id="17"/>
      <w:r w:rsidR="00601332" w:rsidRPr="00CB6C05">
        <w:rPr>
          <w:rStyle w:val="CommentReference"/>
          <w:rFonts w:ascii="Calibri" w:hAnsi="Calibri" w:cs="Calibri"/>
          <w:sz w:val="24"/>
          <w:szCs w:val="24"/>
        </w:rPr>
        <w:commentReference w:id="17"/>
      </w:r>
      <w:r w:rsidRPr="00CB6C05">
        <w:rPr>
          <w:rFonts w:ascii="Calibri" w:eastAsia="Times New Roman" w:hAnsi="Calibri" w:cs="Calibri"/>
          <w:sz w:val="24"/>
          <w:szCs w:val="24"/>
          <w:lang w:eastAsia="en-CA"/>
        </w:rPr>
        <w:t>ordinal regression model examining the effect of treatment and date on sea cucumber structural maintenance stiffness.  </w:t>
      </w:r>
    </w:p>
    <w:tbl>
      <w:tblPr>
        <w:tblW w:w="83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710"/>
        <w:gridCol w:w="1680"/>
        <w:gridCol w:w="1035"/>
        <w:gridCol w:w="1590"/>
      </w:tblGrid>
      <w:tr w:rsidR="00445ADB" w:rsidRPr="00CB6C05" w14:paraId="2C58CB2B" w14:textId="77777777" w:rsidTr="00DB0412">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3075D7CD"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Variable </w:t>
            </w:r>
          </w:p>
        </w:tc>
        <w:tc>
          <w:tcPr>
            <w:tcW w:w="1710" w:type="dxa"/>
            <w:tcBorders>
              <w:top w:val="single" w:sz="6" w:space="0" w:color="auto"/>
              <w:left w:val="nil"/>
              <w:bottom w:val="single" w:sz="6" w:space="0" w:color="auto"/>
              <w:right w:val="single" w:sz="6" w:space="0" w:color="auto"/>
            </w:tcBorders>
            <w:shd w:val="clear" w:color="auto" w:fill="auto"/>
            <w:hideMark/>
          </w:tcPr>
          <w:p w14:paraId="33E498A2"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Coefficient  </w:t>
            </w:r>
          </w:p>
        </w:tc>
        <w:tc>
          <w:tcPr>
            <w:tcW w:w="1680" w:type="dxa"/>
            <w:tcBorders>
              <w:top w:val="single" w:sz="6" w:space="0" w:color="auto"/>
              <w:left w:val="nil"/>
              <w:bottom w:val="single" w:sz="6" w:space="0" w:color="auto"/>
              <w:right w:val="single" w:sz="6" w:space="0" w:color="auto"/>
            </w:tcBorders>
            <w:shd w:val="clear" w:color="auto" w:fill="auto"/>
            <w:hideMark/>
          </w:tcPr>
          <w:p w14:paraId="63C04B6D"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Standard error </w:t>
            </w:r>
          </w:p>
        </w:tc>
        <w:tc>
          <w:tcPr>
            <w:tcW w:w="1035" w:type="dxa"/>
            <w:tcBorders>
              <w:top w:val="single" w:sz="6" w:space="0" w:color="auto"/>
              <w:left w:val="nil"/>
              <w:bottom w:val="single" w:sz="6" w:space="0" w:color="auto"/>
              <w:right w:val="single" w:sz="6" w:space="0" w:color="auto"/>
            </w:tcBorders>
            <w:shd w:val="clear" w:color="auto" w:fill="auto"/>
            <w:hideMark/>
          </w:tcPr>
          <w:p w14:paraId="631A86DD"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T </w:t>
            </w:r>
          </w:p>
        </w:tc>
        <w:tc>
          <w:tcPr>
            <w:tcW w:w="1590" w:type="dxa"/>
            <w:tcBorders>
              <w:top w:val="single" w:sz="6" w:space="0" w:color="auto"/>
              <w:left w:val="nil"/>
              <w:bottom w:val="single" w:sz="6" w:space="0" w:color="auto"/>
              <w:right w:val="single" w:sz="6" w:space="0" w:color="auto"/>
            </w:tcBorders>
            <w:shd w:val="clear" w:color="auto" w:fill="auto"/>
            <w:hideMark/>
          </w:tcPr>
          <w:p w14:paraId="0BB4A634"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P </w:t>
            </w:r>
          </w:p>
        </w:tc>
      </w:tr>
      <w:tr w:rsidR="00445ADB" w:rsidRPr="00CB6C05" w14:paraId="0A155AF5" w14:textId="77777777" w:rsidTr="00DB0412">
        <w:tc>
          <w:tcPr>
            <w:tcW w:w="2340" w:type="dxa"/>
            <w:tcBorders>
              <w:top w:val="nil"/>
              <w:left w:val="single" w:sz="6" w:space="0" w:color="auto"/>
              <w:bottom w:val="single" w:sz="6" w:space="0" w:color="auto"/>
              <w:right w:val="single" w:sz="6" w:space="0" w:color="auto"/>
            </w:tcBorders>
            <w:shd w:val="clear" w:color="auto" w:fill="auto"/>
            <w:hideMark/>
          </w:tcPr>
          <w:p w14:paraId="657705E3"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Treatment: 17C </w:t>
            </w:r>
          </w:p>
        </w:tc>
        <w:tc>
          <w:tcPr>
            <w:tcW w:w="1710" w:type="dxa"/>
            <w:tcBorders>
              <w:top w:val="nil"/>
              <w:left w:val="nil"/>
              <w:bottom w:val="single" w:sz="6" w:space="0" w:color="auto"/>
              <w:right w:val="single" w:sz="6" w:space="0" w:color="auto"/>
            </w:tcBorders>
            <w:shd w:val="clear" w:color="auto" w:fill="auto"/>
            <w:hideMark/>
          </w:tcPr>
          <w:p w14:paraId="2229CA6E"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-2.99 </w:t>
            </w:r>
          </w:p>
        </w:tc>
        <w:tc>
          <w:tcPr>
            <w:tcW w:w="1680" w:type="dxa"/>
            <w:tcBorders>
              <w:top w:val="nil"/>
              <w:left w:val="nil"/>
              <w:bottom w:val="single" w:sz="6" w:space="0" w:color="auto"/>
              <w:right w:val="single" w:sz="6" w:space="0" w:color="auto"/>
            </w:tcBorders>
            <w:shd w:val="clear" w:color="auto" w:fill="auto"/>
            <w:hideMark/>
          </w:tcPr>
          <w:p w14:paraId="3847A631"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0.575 </w:t>
            </w:r>
          </w:p>
        </w:tc>
        <w:tc>
          <w:tcPr>
            <w:tcW w:w="1035" w:type="dxa"/>
            <w:tcBorders>
              <w:top w:val="nil"/>
              <w:left w:val="nil"/>
              <w:bottom w:val="single" w:sz="6" w:space="0" w:color="auto"/>
              <w:right w:val="single" w:sz="6" w:space="0" w:color="auto"/>
            </w:tcBorders>
            <w:shd w:val="clear" w:color="auto" w:fill="auto"/>
            <w:hideMark/>
          </w:tcPr>
          <w:p w14:paraId="2FBF838A"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-5.20 </w:t>
            </w:r>
          </w:p>
        </w:tc>
        <w:tc>
          <w:tcPr>
            <w:tcW w:w="1590" w:type="dxa"/>
            <w:tcBorders>
              <w:top w:val="nil"/>
              <w:left w:val="nil"/>
              <w:bottom w:val="single" w:sz="6" w:space="0" w:color="auto"/>
              <w:right w:val="single" w:sz="6" w:space="0" w:color="auto"/>
            </w:tcBorders>
            <w:shd w:val="clear" w:color="auto" w:fill="auto"/>
            <w:hideMark/>
          </w:tcPr>
          <w:p w14:paraId="61260186"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1.99e-07 </w:t>
            </w:r>
          </w:p>
        </w:tc>
      </w:tr>
      <w:tr w:rsidR="00445ADB" w:rsidRPr="00CB6C05" w14:paraId="3B5B6855" w14:textId="77777777" w:rsidTr="00DB0412">
        <w:tc>
          <w:tcPr>
            <w:tcW w:w="2340" w:type="dxa"/>
            <w:tcBorders>
              <w:top w:val="nil"/>
              <w:left w:val="single" w:sz="6" w:space="0" w:color="auto"/>
              <w:bottom w:val="single" w:sz="6" w:space="0" w:color="auto"/>
              <w:right w:val="single" w:sz="6" w:space="0" w:color="auto"/>
            </w:tcBorders>
            <w:shd w:val="clear" w:color="auto" w:fill="auto"/>
            <w:hideMark/>
          </w:tcPr>
          <w:p w14:paraId="704F2458"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Treatment: 22C </w:t>
            </w:r>
          </w:p>
        </w:tc>
        <w:tc>
          <w:tcPr>
            <w:tcW w:w="1710" w:type="dxa"/>
            <w:tcBorders>
              <w:top w:val="nil"/>
              <w:left w:val="nil"/>
              <w:bottom w:val="single" w:sz="6" w:space="0" w:color="auto"/>
              <w:right w:val="single" w:sz="6" w:space="0" w:color="auto"/>
            </w:tcBorders>
            <w:shd w:val="clear" w:color="auto" w:fill="auto"/>
            <w:hideMark/>
          </w:tcPr>
          <w:p w14:paraId="27323EC7"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-4.05 </w:t>
            </w:r>
          </w:p>
        </w:tc>
        <w:tc>
          <w:tcPr>
            <w:tcW w:w="1680" w:type="dxa"/>
            <w:tcBorders>
              <w:top w:val="nil"/>
              <w:left w:val="nil"/>
              <w:bottom w:val="single" w:sz="6" w:space="0" w:color="auto"/>
              <w:right w:val="single" w:sz="6" w:space="0" w:color="auto"/>
            </w:tcBorders>
            <w:shd w:val="clear" w:color="auto" w:fill="auto"/>
            <w:hideMark/>
          </w:tcPr>
          <w:p w14:paraId="4D9F270B"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0.606 </w:t>
            </w:r>
          </w:p>
        </w:tc>
        <w:tc>
          <w:tcPr>
            <w:tcW w:w="1035" w:type="dxa"/>
            <w:tcBorders>
              <w:top w:val="nil"/>
              <w:left w:val="nil"/>
              <w:bottom w:val="single" w:sz="6" w:space="0" w:color="auto"/>
              <w:right w:val="single" w:sz="6" w:space="0" w:color="auto"/>
            </w:tcBorders>
            <w:shd w:val="clear" w:color="auto" w:fill="auto"/>
            <w:hideMark/>
          </w:tcPr>
          <w:p w14:paraId="6DA9A729"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-6.68 </w:t>
            </w:r>
          </w:p>
        </w:tc>
        <w:tc>
          <w:tcPr>
            <w:tcW w:w="1590" w:type="dxa"/>
            <w:tcBorders>
              <w:top w:val="nil"/>
              <w:left w:val="nil"/>
              <w:bottom w:val="single" w:sz="6" w:space="0" w:color="auto"/>
              <w:right w:val="single" w:sz="6" w:space="0" w:color="auto"/>
            </w:tcBorders>
            <w:shd w:val="clear" w:color="auto" w:fill="auto"/>
            <w:hideMark/>
          </w:tcPr>
          <w:p w14:paraId="207ECBC1"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2.44e-11 </w:t>
            </w:r>
          </w:p>
        </w:tc>
      </w:tr>
      <w:tr w:rsidR="00445ADB" w:rsidRPr="00CB6C05" w14:paraId="0A235D02" w14:textId="77777777" w:rsidTr="00DB0412">
        <w:tc>
          <w:tcPr>
            <w:tcW w:w="2340" w:type="dxa"/>
            <w:tcBorders>
              <w:top w:val="nil"/>
              <w:left w:val="single" w:sz="6" w:space="0" w:color="auto"/>
              <w:bottom w:val="single" w:sz="6" w:space="0" w:color="auto"/>
              <w:right w:val="single" w:sz="6" w:space="0" w:color="auto"/>
            </w:tcBorders>
            <w:shd w:val="clear" w:color="auto" w:fill="auto"/>
            <w:hideMark/>
          </w:tcPr>
          <w:p w14:paraId="3CBE47B7" w14:textId="620A1E3B"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xml:space="preserve">Date: </w:t>
            </w:r>
            <w:r w:rsidR="00DB0412" w:rsidRPr="00CB6C05">
              <w:rPr>
                <w:rFonts w:ascii="Calibri" w:eastAsia="Times New Roman" w:hAnsi="Calibri" w:cs="Calibri"/>
                <w:sz w:val="24"/>
                <w:szCs w:val="24"/>
                <w:lang w:eastAsia="en-CA"/>
              </w:rPr>
              <w:t>2</w:t>
            </w:r>
          </w:p>
        </w:tc>
        <w:tc>
          <w:tcPr>
            <w:tcW w:w="1710" w:type="dxa"/>
            <w:tcBorders>
              <w:top w:val="nil"/>
              <w:left w:val="nil"/>
              <w:bottom w:val="single" w:sz="6" w:space="0" w:color="auto"/>
              <w:right w:val="single" w:sz="6" w:space="0" w:color="auto"/>
            </w:tcBorders>
            <w:shd w:val="clear" w:color="auto" w:fill="auto"/>
            <w:hideMark/>
          </w:tcPr>
          <w:p w14:paraId="6AD21237"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-0.976 </w:t>
            </w:r>
          </w:p>
        </w:tc>
        <w:tc>
          <w:tcPr>
            <w:tcW w:w="1680" w:type="dxa"/>
            <w:tcBorders>
              <w:top w:val="nil"/>
              <w:left w:val="nil"/>
              <w:bottom w:val="single" w:sz="6" w:space="0" w:color="auto"/>
              <w:right w:val="single" w:sz="6" w:space="0" w:color="auto"/>
            </w:tcBorders>
            <w:shd w:val="clear" w:color="auto" w:fill="auto"/>
            <w:hideMark/>
          </w:tcPr>
          <w:p w14:paraId="1811C6E9"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0.524 </w:t>
            </w:r>
          </w:p>
        </w:tc>
        <w:tc>
          <w:tcPr>
            <w:tcW w:w="1035" w:type="dxa"/>
            <w:tcBorders>
              <w:top w:val="nil"/>
              <w:left w:val="nil"/>
              <w:bottom w:val="single" w:sz="6" w:space="0" w:color="auto"/>
              <w:right w:val="single" w:sz="6" w:space="0" w:color="auto"/>
            </w:tcBorders>
            <w:shd w:val="clear" w:color="auto" w:fill="auto"/>
            <w:hideMark/>
          </w:tcPr>
          <w:p w14:paraId="7D08A717"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-1.86 </w:t>
            </w:r>
          </w:p>
        </w:tc>
        <w:tc>
          <w:tcPr>
            <w:tcW w:w="1590" w:type="dxa"/>
            <w:tcBorders>
              <w:top w:val="nil"/>
              <w:left w:val="nil"/>
              <w:bottom w:val="single" w:sz="6" w:space="0" w:color="auto"/>
              <w:right w:val="single" w:sz="6" w:space="0" w:color="auto"/>
            </w:tcBorders>
            <w:shd w:val="clear" w:color="auto" w:fill="auto"/>
            <w:hideMark/>
          </w:tcPr>
          <w:p w14:paraId="4FFF2460"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0.0627 </w:t>
            </w:r>
          </w:p>
        </w:tc>
      </w:tr>
      <w:tr w:rsidR="00445ADB" w:rsidRPr="00CB6C05" w14:paraId="7738B398" w14:textId="77777777" w:rsidTr="00DB0412">
        <w:tc>
          <w:tcPr>
            <w:tcW w:w="2340" w:type="dxa"/>
            <w:tcBorders>
              <w:top w:val="nil"/>
              <w:left w:val="single" w:sz="6" w:space="0" w:color="auto"/>
              <w:bottom w:val="single" w:sz="6" w:space="0" w:color="auto"/>
              <w:right w:val="single" w:sz="6" w:space="0" w:color="auto"/>
            </w:tcBorders>
            <w:shd w:val="clear" w:color="auto" w:fill="auto"/>
            <w:hideMark/>
          </w:tcPr>
          <w:p w14:paraId="09B3B8F2" w14:textId="016CA68B"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xml:space="preserve">Date: </w:t>
            </w:r>
            <w:r w:rsidR="00DB0412" w:rsidRPr="00CB6C05">
              <w:rPr>
                <w:rFonts w:ascii="Calibri" w:eastAsia="Times New Roman" w:hAnsi="Calibri" w:cs="Calibri"/>
                <w:sz w:val="24"/>
                <w:szCs w:val="24"/>
                <w:lang w:eastAsia="en-CA"/>
              </w:rPr>
              <w:t>3</w:t>
            </w:r>
            <w:r w:rsidRPr="00CB6C05">
              <w:rPr>
                <w:rFonts w:ascii="Calibri" w:eastAsia="Times New Roman" w:hAnsi="Calibri" w:cs="Calibri"/>
                <w:sz w:val="24"/>
                <w:szCs w:val="24"/>
                <w:lang w:eastAsia="en-CA"/>
              </w:rPr>
              <w:t> </w:t>
            </w:r>
          </w:p>
        </w:tc>
        <w:tc>
          <w:tcPr>
            <w:tcW w:w="1710" w:type="dxa"/>
            <w:tcBorders>
              <w:top w:val="nil"/>
              <w:left w:val="nil"/>
              <w:bottom w:val="single" w:sz="6" w:space="0" w:color="auto"/>
              <w:right w:val="single" w:sz="6" w:space="0" w:color="auto"/>
            </w:tcBorders>
            <w:shd w:val="clear" w:color="auto" w:fill="auto"/>
            <w:hideMark/>
          </w:tcPr>
          <w:p w14:paraId="4ECADDA0"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-2.30 </w:t>
            </w:r>
          </w:p>
        </w:tc>
        <w:tc>
          <w:tcPr>
            <w:tcW w:w="1680" w:type="dxa"/>
            <w:tcBorders>
              <w:top w:val="nil"/>
              <w:left w:val="nil"/>
              <w:bottom w:val="single" w:sz="6" w:space="0" w:color="auto"/>
              <w:right w:val="single" w:sz="6" w:space="0" w:color="auto"/>
            </w:tcBorders>
            <w:shd w:val="clear" w:color="auto" w:fill="auto"/>
            <w:hideMark/>
          </w:tcPr>
          <w:p w14:paraId="57A5286D"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0.528 </w:t>
            </w:r>
          </w:p>
        </w:tc>
        <w:tc>
          <w:tcPr>
            <w:tcW w:w="1035" w:type="dxa"/>
            <w:tcBorders>
              <w:top w:val="nil"/>
              <w:left w:val="nil"/>
              <w:bottom w:val="single" w:sz="6" w:space="0" w:color="auto"/>
              <w:right w:val="single" w:sz="6" w:space="0" w:color="auto"/>
            </w:tcBorders>
            <w:shd w:val="clear" w:color="auto" w:fill="auto"/>
            <w:hideMark/>
          </w:tcPr>
          <w:p w14:paraId="760CCD9D"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-4.35 </w:t>
            </w:r>
          </w:p>
        </w:tc>
        <w:tc>
          <w:tcPr>
            <w:tcW w:w="1590" w:type="dxa"/>
            <w:tcBorders>
              <w:top w:val="nil"/>
              <w:left w:val="nil"/>
              <w:bottom w:val="single" w:sz="6" w:space="0" w:color="auto"/>
              <w:right w:val="single" w:sz="6" w:space="0" w:color="auto"/>
            </w:tcBorders>
            <w:shd w:val="clear" w:color="auto" w:fill="auto"/>
            <w:hideMark/>
          </w:tcPr>
          <w:p w14:paraId="6438EF14"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1.37e-05 </w:t>
            </w:r>
          </w:p>
        </w:tc>
      </w:tr>
      <w:tr w:rsidR="00445ADB" w:rsidRPr="00CB6C05" w14:paraId="6B958510" w14:textId="77777777" w:rsidTr="00DB0412">
        <w:tc>
          <w:tcPr>
            <w:tcW w:w="2340" w:type="dxa"/>
            <w:tcBorders>
              <w:top w:val="nil"/>
              <w:left w:val="single" w:sz="6" w:space="0" w:color="auto"/>
              <w:bottom w:val="single" w:sz="6" w:space="0" w:color="auto"/>
              <w:right w:val="single" w:sz="6" w:space="0" w:color="auto"/>
            </w:tcBorders>
            <w:shd w:val="clear" w:color="auto" w:fill="auto"/>
            <w:hideMark/>
          </w:tcPr>
          <w:p w14:paraId="554ECC8C" w14:textId="1C1907BB"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xml:space="preserve">Date: </w:t>
            </w:r>
            <w:r w:rsidR="00DB0412" w:rsidRPr="00CB6C05">
              <w:rPr>
                <w:rFonts w:ascii="Calibri" w:eastAsia="Times New Roman" w:hAnsi="Calibri" w:cs="Calibri"/>
                <w:sz w:val="24"/>
                <w:szCs w:val="24"/>
                <w:lang w:eastAsia="en-CA"/>
              </w:rPr>
              <w:t>4</w:t>
            </w:r>
          </w:p>
        </w:tc>
        <w:tc>
          <w:tcPr>
            <w:tcW w:w="1710" w:type="dxa"/>
            <w:tcBorders>
              <w:top w:val="nil"/>
              <w:left w:val="nil"/>
              <w:bottom w:val="single" w:sz="6" w:space="0" w:color="auto"/>
              <w:right w:val="single" w:sz="6" w:space="0" w:color="auto"/>
            </w:tcBorders>
            <w:shd w:val="clear" w:color="auto" w:fill="auto"/>
            <w:hideMark/>
          </w:tcPr>
          <w:p w14:paraId="4B09FA4A"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-2.22 </w:t>
            </w:r>
          </w:p>
        </w:tc>
        <w:tc>
          <w:tcPr>
            <w:tcW w:w="1680" w:type="dxa"/>
            <w:tcBorders>
              <w:top w:val="nil"/>
              <w:left w:val="nil"/>
              <w:bottom w:val="single" w:sz="6" w:space="0" w:color="auto"/>
              <w:right w:val="single" w:sz="6" w:space="0" w:color="auto"/>
            </w:tcBorders>
            <w:shd w:val="clear" w:color="auto" w:fill="auto"/>
            <w:hideMark/>
          </w:tcPr>
          <w:p w14:paraId="58D3C425"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0.527 </w:t>
            </w:r>
          </w:p>
        </w:tc>
        <w:tc>
          <w:tcPr>
            <w:tcW w:w="1035" w:type="dxa"/>
            <w:tcBorders>
              <w:top w:val="nil"/>
              <w:left w:val="nil"/>
              <w:bottom w:val="single" w:sz="6" w:space="0" w:color="auto"/>
              <w:right w:val="single" w:sz="6" w:space="0" w:color="auto"/>
            </w:tcBorders>
            <w:shd w:val="clear" w:color="auto" w:fill="auto"/>
            <w:hideMark/>
          </w:tcPr>
          <w:p w14:paraId="4F18A26C"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-4.21 </w:t>
            </w:r>
          </w:p>
        </w:tc>
        <w:tc>
          <w:tcPr>
            <w:tcW w:w="1590" w:type="dxa"/>
            <w:tcBorders>
              <w:top w:val="nil"/>
              <w:left w:val="nil"/>
              <w:bottom w:val="single" w:sz="6" w:space="0" w:color="auto"/>
              <w:right w:val="single" w:sz="6" w:space="0" w:color="auto"/>
            </w:tcBorders>
            <w:shd w:val="clear" w:color="auto" w:fill="auto"/>
            <w:hideMark/>
          </w:tcPr>
          <w:p w14:paraId="7F1BE10C"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2.50e-05 </w:t>
            </w:r>
          </w:p>
        </w:tc>
      </w:tr>
      <w:tr w:rsidR="00445ADB" w:rsidRPr="00CB6C05" w14:paraId="5B2C8851" w14:textId="77777777" w:rsidTr="00DB0412">
        <w:tc>
          <w:tcPr>
            <w:tcW w:w="2340" w:type="dxa"/>
            <w:tcBorders>
              <w:top w:val="nil"/>
              <w:left w:val="single" w:sz="6" w:space="0" w:color="auto"/>
              <w:bottom w:val="single" w:sz="6" w:space="0" w:color="auto"/>
              <w:right w:val="single" w:sz="6" w:space="0" w:color="auto"/>
            </w:tcBorders>
            <w:shd w:val="clear" w:color="auto" w:fill="auto"/>
            <w:hideMark/>
          </w:tcPr>
          <w:p w14:paraId="621EB2D1" w14:textId="4B23144B"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xml:space="preserve">Date: </w:t>
            </w:r>
            <w:r w:rsidR="00DB0412" w:rsidRPr="00CB6C05">
              <w:rPr>
                <w:rFonts w:ascii="Calibri" w:eastAsia="Times New Roman" w:hAnsi="Calibri" w:cs="Calibri"/>
                <w:sz w:val="24"/>
                <w:szCs w:val="24"/>
                <w:lang w:eastAsia="en-CA"/>
              </w:rPr>
              <w:t>5</w:t>
            </w:r>
            <w:r w:rsidRPr="00CB6C05">
              <w:rPr>
                <w:rFonts w:ascii="Calibri" w:eastAsia="Times New Roman" w:hAnsi="Calibri" w:cs="Calibri"/>
                <w:sz w:val="24"/>
                <w:szCs w:val="24"/>
                <w:lang w:eastAsia="en-CA"/>
              </w:rPr>
              <w:t> </w:t>
            </w:r>
          </w:p>
        </w:tc>
        <w:tc>
          <w:tcPr>
            <w:tcW w:w="1710" w:type="dxa"/>
            <w:tcBorders>
              <w:top w:val="nil"/>
              <w:left w:val="nil"/>
              <w:bottom w:val="single" w:sz="6" w:space="0" w:color="auto"/>
              <w:right w:val="single" w:sz="6" w:space="0" w:color="auto"/>
            </w:tcBorders>
            <w:shd w:val="clear" w:color="auto" w:fill="auto"/>
            <w:hideMark/>
          </w:tcPr>
          <w:p w14:paraId="4EBEED71"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-2.12 </w:t>
            </w:r>
          </w:p>
        </w:tc>
        <w:tc>
          <w:tcPr>
            <w:tcW w:w="1680" w:type="dxa"/>
            <w:tcBorders>
              <w:top w:val="nil"/>
              <w:left w:val="nil"/>
              <w:bottom w:val="single" w:sz="6" w:space="0" w:color="auto"/>
              <w:right w:val="single" w:sz="6" w:space="0" w:color="auto"/>
            </w:tcBorders>
            <w:shd w:val="clear" w:color="auto" w:fill="auto"/>
            <w:hideMark/>
          </w:tcPr>
          <w:p w14:paraId="0DA7E903"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0.541 </w:t>
            </w:r>
          </w:p>
        </w:tc>
        <w:tc>
          <w:tcPr>
            <w:tcW w:w="1035" w:type="dxa"/>
            <w:tcBorders>
              <w:top w:val="nil"/>
              <w:left w:val="nil"/>
              <w:bottom w:val="single" w:sz="6" w:space="0" w:color="auto"/>
              <w:right w:val="single" w:sz="6" w:space="0" w:color="auto"/>
            </w:tcBorders>
            <w:shd w:val="clear" w:color="auto" w:fill="auto"/>
            <w:hideMark/>
          </w:tcPr>
          <w:p w14:paraId="7DA2CD36"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-3.93 </w:t>
            </w:r>
          </w:p>
        </w:tc>
        <w:tc>
          <w:tcPr>
            <w:tcW w:w="1590" w:type="dxa"/>
            <w:tcBorders>
              <w:top w:val="nil"/>
              <w:left w:val="nil"/>
              <w:bottom w:val="single" w:sz="6" w:space="0" w:color="auto"/>
              <w:right w:val="single" w:sz="6" w:space="0" w:color="auto"/>
            </w:tcBorders>
            <w:shd w:val="clear" w:color="auto" w:fill="auto"/>
            <w:hideMark/>
          </w:tcPr>
          <w:p w14:paraId="69A78880" w14:textId="77777777" w:rsidR="00445ADB" w:rsidRPr="00CB6C05" w:rsidRDefault="00445ADB" w:rsidP="00445ADB">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8.66e-05 </w:t>
            </w:r>
          </w:p>
        </w:tc>
      </w:tr>
    </w:tbl>
    <w:p w14:paraId="567661E4" w14:textId="77777777" w:rsidR="00445ADB" w:rsidRPr="00CB6C05" w:rsidRDefault="00445ADB" w:rsidP="00445ADB">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w:t>
      </w:r>
    </w:p>
    <w:p w14:paraId="60F083BD" w14:textId="4E719835" w:rsidR="00CE7524" w:rsidRPr="00CB6C05" w:rsidRDefault="00CE7524" w:rsidP="00CE7524">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b/>
          <w:bCs/>
          <w:sz w:val="24"/>
          <w:szCs w:val="24"/>
          <w:lang w:eastAsia="en-CA"/>
        </w:rPr>
        <w:t>Table S</w:t>
      </w:r>
      <w:r w:rsidR="00A21F3B" w:rsidRPr="00CB6C05">
        <w:rPr>
          <w:rFonts w:ascii="Calibri" w:eastAsia="Times New Roman" w:hAnsi="Calibri" w:cs="Calibri"/>
          <w:b/>
          <w:bCs/>
          <w:sz w:val="24"/>
          <w:szCs w:val="24"/>
          <w:lang w:eastAsia="en-CA"/>
        </w:rPr>
        <w:t>4</w:t>
      </w:r>
      <w:r w:rsidRPr="00CB6C05">
        <w:rPr>
          <w:rFonts w:ascii="Calibri" w:eastAsia="Times New Roman" w:hAnsi="Calibri" w:cs="Calibri"/>
          <w:sz w:val="24"/>
          <w:szCs w:val="24"/>
          <w:lang w:eastAsia="en-CA"/>
        </w:rPr>
        <w:t>. Results from multiple </w:t>
      </w:r>
      <w:r w:rsidR="00DA4042" w:rsidRPr="00CB6C05">
        <w:rPr>
          <w:rFonts w:ascii="Calibri" w:eastAsia="Times New Roman" w:hAnsi="Calibri" w:cs="Calibri"/>
          <w:sz w:val="24"/>
          <w:szCs w:val="24"/>
          <w:lang w:eastAsia="en-CA"/>
        </w:rPr>
        <w:t>Kruskal Wallis</w:t>
      </w:r>
      <w:r w:rsidRPr="00CB6C05">
        <w:rPr>
          <w:rFonts w:ascii="Calibri" w:eastAsia="Times New Roman" w:hAnsi="Calibri" w:cs="Calibri"/>
          <w:sz w:val="24"/>
          <w:szCs w:val="24"/>
          <w:lang w:eastAsia="en-CA"/>
        </w:rPr>
        <w:t xml:space="preserve"> tests used to compare activity scores across treatments for the </w:t>
      </w:r>
      <w:r w:rsidR="00DA4042" w:rsidRPr="00CB6C05">
        <w:rPr>
          <w:rFonts w:ascii="Calibri" w:eastAsia="Times New Roman" w:hAnsi="Calibri" w:cs="Calibri"/>
          <w:sz w:val="24"/>
          <w:szCs w:val="24"/>
          <w:lang w:eastAsia="en-CA"/>
        </w:rPr>
        <w:t>days 1, 2, 5, and 12 of the experiment, where the heat treatment ran on days 1-4</w:t>
      </w:r>
      <w:r w:rsidRPr="00CB6C05">
        <w:rPr>
          <w:rFonts w:ascii="Calibri" w:eastAsia="Times New Roman" w:hAnsi="Calibri" w:cs="Calibri"/>
          <w:sz w:val="24"/>
          <w:szCs w:val="24"/>
          <w:lang w:eastAsia="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25"/>
        <w:gridCol w:w="2580"/>
        <w:gridCol w:w="945"/>
        <w:gridCol w:w="1995"/>
      </w:tblGrid>
      <w:tr w:rsidR="00CE7524" w:rsidRPr="00CB6C05" w14:paraId="4A41E195" w14:textId="77777777" w:rsidTr="00CE7524">
        <w:trPr>
          <w:trHeight w:val="360"/>
        </w:trPr>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05FAE106"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Day </w:t>
            </w:r>
          </w:p>
        </w:tc>
        <w:tc>
          <w:tcPr>
            <w:tcW w:w="2580" w:type="dxa"/>
            <w:tcBorders>
              <w:top w:val="single" w:sz="6" w:space="0" w:color="auto"/>
              <w:left w:val="nil"/>
              <w:bottom w:val="single" w:sz="6" w:space="0" w:color="auto"/>
              <w:right w:val="single" w:sz="6" w:space="0" w:color="auto"/>
            </w:tcBorders>
            <w:shd w:val="clear" w:color="auto" w:fill="auto"/>
            <w:hideMark/>
          </w:tcPr>
          <w:p w14:paraId="04976439"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Kruskal-Wallis chi-square </w:t>
            </w:r>
          </w:p>
        </w:tc>
        <w:tc>
          <w:tcPr>
            <w:tcW w:w="945" w:type="dxa"/>
            <w:tcBorders>
              <w:top w:val="single" w:sz="6" w:space="0" w:color="auto"/>
              <w:left w:val="nil"/>
              <w:bottom w:val="single" w:sz="6" w:space="0" w:color="auto"/>
              <w:right w:val="single" w:sz="6" w:space="0" w:color="auto"/>
            </w:tcBorders>
            <w:shd w:val="clear" w:color="auto" w:fill="auto"/>
            <w:hideMark/>
          </w:tcPr>
          <w:p w14:paraId="3EEC854C"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df </w:t>
            </w:r>
          </w:p>
        </w:tc>
        <w:tc>
          <w:tcPr>
            <w:tcW w:w="1995" w:type="dxa"/>
            <w:tcBorders>
              <w:top w:val="single" w:sz="6" w:space="0" w:color="auto"/>
              <w:left w:val="nil"/>
              <w:bottom w:val="single" w:sz="6" w:space="0" w:color="auto"/>
              <w:right w:val="single" w:sz="6" w:space="0" w:color="auto"/>
            </w:tcBorders>
            <w:shd w:val="clear" w:color="auto" w:fill="auto"/>
            <w:hideMark/>
          </w:tcPr>
          <w:p w14:paraId="12C27CFE" w14:textId="77777777" w:rsidR="00CE7524" w:rsidRPr="00CB6C05" w:rsidRDefault="00CE7524" w:rsidP="00CE7524">
            <w:pPr>
              <w:spacing w:after="0" w:line="240" w:lineRule="auto"/>
              <w:jc w:val="center"/>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P (not adjusted) </w:t>
            </w:r>
          </w:p>
        </w:tc>
      </w:tr>
      <w:tr w:rsidR="00CE7524" w:rsidRPr="00CB6C05" w14:paraId="34723D4E" w14:textId="77777777" w:rsidTr="00CE7524">
        <w:tc>
          <w:tcPr>
            <w:tcW w:w="2625" w:type="dxa"/>
            <w:tcBorders>
              <w:top w:val="nil"/>
              <w:left w:val="single" w:sz="6" w:space="0" w:color="auto"/>
              <w:bottom w:val="single" w:sz="6" w:space="0" w:color="auto"/>
              <w:right w:val="single" w:sz="6" w:space="0" w:color="auto"/>
            </w:tcBorders>
            <w:shd w:val="clear" w:color="auto" w:fill="auto"/>
            <w:hideMark/>
          </w:tcPr>
          <w:p w14:paraId="5C77EBA4"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 (pre-treatment) </w:t>
            </w:r>
          </w:p>
        </w:tc>
        <w:tc>
          <w:tcPr>
            <w:tcW w:w="2580" w:type="dxa"/>
            <w:tcBorders>
              <w:top w:val="nil"/>
              <w:left w:val="nil"/>
              <w:bottom w:val="single" w:sz="6" w:space="0" w:color="auto"/>
              <w:right w:val="single" w:sz="6" w:space="0" w:color="auto"/>
            </w:tcBorders>
            <w:shd w:val="clear" w:color="auto" w:fill="auto"/>
            <w:hideMark/>
          </w:tcPr>
          <w:p w14:paraId="7F97DC99"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2.28 </w:t>
            </w:r>
          </w:p>
        </w:tc>
        <w:tc>
          <w:tcPr>
            <w:tcW w:w="945" w:type="dxa"/>
            <w:tcBorders>
              <w:top w:val="nil"/>
              <w:left w:val="nil"/>
              <w:bottom w:val="single" w:sz="6" w:space="0" w:color="auto"/>
              <w:right w:val="single" w:sz="6" w:space="0" w:color="auto"/>
            </w:tcBorders>
            <w:shd w:val="clear" w:color="auto" w:fill="auto"/>
            <w:hideMark/>
          </w:tcPr>
          <w:p w14:paraId="7FF6DA9B"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2 </w:t>
            </w:r>
          </w:p>
        </w:tc>
        <w:tc>
          <w:tcPr>
            <w:tcW w:w="1995" w:type="dxa"/>
            <w:tcBorders>
              <w:top w:val="nil"/>
              <w:left w:val="nil"/>
              <w:bottom w:val="single" w:sz="6" w:space="0" w:color="auto"/>
              <w:right w:val="single" w:sz="6" w:space="0" w:color="auto"/>
            </w:tcBorders>
            <w:shd w:val="clear" w:color="auto" w:fill="auto"/>
            <w:hideMark/>
          </w:tcPr>
          <w:p w14:paraId="3C2D646B"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0.319 </w:t>
            </w:r>
          </w:p>
        </w:tc>
      </w:tr>
      <w:tr w:rsidR="00CE7524" w:rsidRPr="00CB6C05" w14:paraId="14214344" w14:textId="77777777" w:rsidTr="00CE7524">
        <w:trPr>
          <w:trHeight w:val="300"/>
        </w:trPr>
        <w:tc>
          <w:tcPr>
            <w:tcW w:w="2625" w:type="dxa"/>
            <w:tcBorders>
              <w:top w:val="nil"/>
              <w:left w:val="single" w:sz="6" w:space="0" w:color="auto"/>
              <w:bottom w:val="single" w:sz="6" w:space="0" w:color="auto"/>
              <w:right w:val="single" w:sz="6" w:space="0" w:color="auto"/>
            </w:tcBorders>
            <w:shd w:val="clear" w:color="auto" w:fill="auto"/>
            <w:hideMark/>
          </w:tcPr>
          <w:p w14:paraId="1DA6AA69"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2  </w:t>
            </w:r>
          </w:p>
        </w:tc>
        <w:tc>
          <w:tcPr>
            <w:tcW w:w="2580" w:type="dxa"/>
            <w:tcBorders>
              <w:top w:val="nil"/>
              <w:left w:val="nil"/>
              <w:bottom w:val="single" w:sz="6" w:space="0" w:color="auto"/>
              <w:right w:val="single" w:sz="6" w:space="0" w:color="auto"/>
            </w:tcBorders>
            <w:shd w:val="clear" w:color="auto" w:fill="auto"/>
            <w:hideMark/>
          </w:tcPr>
          <w:p w14:paraId="1DE44627"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6.21 </w:t>
            </w:r>
          </w:p>
        </w:tc>
        <w:tc>
          <w:tcPr>
            <w:tcW w:w="945" w:type="dxa"/>
            <w:tcBorders>
              <w:top w:val="nil"/>
              <w:left w:val="nil"/>
              <w:bottom w:val="single" w:sz="6" w:space="0" w:color="auto"/>
              <w:right w:val="single" w:sz="6" w:space="0" w:color="auto"/>
            </w:tcBorders>
            <w:shd w:val="clear" w:color="auto" w:fill="auto"/>
            <w:hideMark/>
          </w:tcPr>
          <w:p w14:paraId="59640EFF"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2 </w:t>
            </w:r>
          </w:p>
        </w:tc>
        <w:tc>
          <w:tcPr>
            <w:tcW w:w="1995" w:type="dxa"/>
            <w:tcBorders>
              <w:top w:val="nil"/>
              <w:left w:val="nil"/>
              <w:bottom w:val="single" w:sz="6" w:space="0" w:color="auto"/>
              <w:right w:val="single" w:sz="6" w:space="0" w:color="auto"/>
            </w:tcBorders>
            <w:shd w:val="clear" w:color="auto" w:fill="auto"/>
            <w:hideMark/>
          </w:tcPr>
          <w:p w14:paraId="6EA03BC1"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0.0448 </w:t>
            </w:r>
          </w:p>
        </w:tc>
      </w:tr>
      <w:tr w:rsidR="00CE7524" w:rsidRPr="00CB6C05" w14:paraId="6662C4C3" w14:textId="77777777" w:rsidTr="00CE7524">
        <w:tc>
          <w:tcPr>
            <w:tcW w:w="2625" w:type="dxa"/>
            <w:tcBorders>
              <w:top w:val="nil"/>
              <w:left w:val="single" w:sz="6" w:space="0" w:color="auto"/>
              <w:bottom w:val="single" w:sz="6" w:space="0" w:color="auto"/>
              <w:right w:val="single" w:sz="6" w:space="0" w:color="auto"/>
            </w:tcBorders>
            <w:shd w:val="clear" w:color="auto" w:fill="auto"/>
            <w:hideMark/>
          </w:tcPr>
          <w:p w14:paraId="5B1E4DC2"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5 (initial recovery) </w:t>
            </w:r>
          </w:p>
        </w:tc>
        <w:tc>
          <w:tcPr>
            <w:tcW w:w="2580" w:type="dxa"/>
            <w:tcBorders>
              <w:top w:val="nil"/>
              <w:left w:val="nil"/>
              <w:bottom w:val="single" w:sz="6" w:space="0" w:color="auto"/>
              <w:right w:val="single" w:sz="6" w:space="0" w:color="auto"/>
            </w:tcBorders>
            <w:shd w:val="clear" w:color="auto" w:fill="auto"/>
            <w:hideMark/>
          </w:tcPr>
          <w:p w14:paraId="349A0550"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3.55 </w:t>
            </w:r>
          </w:p>
        </w:tc>
        <w:tc>
          <w:tcPr>
            <w:tcW w:w="945" w:type="dxa"/>
            <w:tcBorders>
              <w:top w:val="nil"/>
              <w:left w:val="nil"/>
              <w:bottom w:val="single" w:sz="6" w:space="0" w:color="auto"/>
              <w:right w:val="single" w:sz="6" w:space="0" w:color="auto"/>
            </w:tcBorders>
            <w:shd w:val="clear" w:color="auto" w:fill="auto"/>
            <w:hideMark/>
          </w:tcPr>
          <w:p w14:paraId="13CA8EE1"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2 </w:t>
            </w:r>
          </w:p>
        </w:tc>
        <w:tc>
          <w:tcPr>
            <w:tcW w:w="1995" w:type="dxa"/>
            <w:tcBorders>
              <w:top w:val="nil"/>
              <w:left w:val="nil"/>
              <w:bottom w:val="single" w:sz="6" w:space="0" w:color="auto"/>
              <w:right w:val="single" w:sz="6" w:space="0" w:color="auto"/>
            </w:tcBorders>
            <w:shd w:val="clear" w:color="auto" w:fill="auto"/>
            <w:hideMark/>
          </w:tcPr>
          <w:p w14:paraId="5CD805C9"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0.169 </w:t>
            </w:r>
          </w:p>
        </w:tc>
      </w:tr>
      <w:tr w:rsidR="00CE7524" w:rsidRPr="00CB6C05" w14:paraId="75B309ED" w14:textId="77777777" w:rsidTr="00CE7524">
        <w:tc>
          <w:tcPr>
            <w:tcW w:w="2625" w:type="dxa"/>
            <w:tcBorders>
              <w:top w:val="nil"/>
              <w:left w:val="single" w:sz="6" w:space="0" w:color="auto"/>
              <w:bottom w:val="single" w:sz="6" w:space="0" w:color="auto"/>
              <w:right w:val="single" w:sz="6" w:space="0" w:color="auto"/>
            </w:tcBorders>
            <w:shd w:val="clear" w:color="auto" w:fill="auto"/>
            <w:hideMark/>
          </w:tcPr>
          <w:p w14:paraId="76235763"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12 (delayed recovery) </w:t>
            </w:r>
          </w:p>
        </w:tc>
        <w:tc>
          <w:tcPr>
            <w:tcW w:w="2580" w:type="dxa"/>
            <w:tcBorders>
              <w:top w:val="nil"/>
              <w:left w:val="nil"/>
              <w:bottom w:val="single" w:sz="6" w:space="0" w:color="auto"/>
              <w:right w:val="single" w:sz="6" w:space="0" w:color="auto"/>
            </w:tcBorders>
            <w:shd w:val="clear" w:color="auto" w:fill="auto"/>
            <w:hideMark/>
          </w:tcPr>
          <w:p w14:paraId="44DC560B"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1.81 </w:t>
            </w:r>
          </w:p>
        </w:tc>
        <w:tc>
          <w:tcPr>
            <w:tcW w:w="945" w:type="dxa"/>
            <w:tcBorders>
              <w:top w:val="nil"/>
              <w:left w:val="nil"/>
              <w:bottom w:val="single" w:sz="6" w:space="0" w:color="auto"/>
              <w:right w:val="single" w:sz="6" w:space="0" w:color="auto"/>
            </w:tcBorders>
            <w:shd w:val="clear" w:color="auto" w:fill="auto"/>
            <w:hideMark/>
          </w:tcPr>
          <w:p w14:paraId="53DDBF2F"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2 </w:t>
            </w:r>
          </w:p>
        </w:tc>
        <w:tc>
          <w:tcPr>
            <w:tcW w:w="1995" w:type="dxa"/>
            <w:tcBorders>
              <w:top w:val="nil"/>
              <w:left w:val="nil"/>
              <w:bottom w:val="single" w:sz="6" w:space="0" w:color="auto"/>
              <w:right w:val="single" w:sz="6" w:space="0" w:color="auto"/>
            </w:tcBorders>
            <w:shd w:val="clear" w:color="auto" w:fill="auto"/>
            <w:hideMark/>
          </w:tcPr>
          <w:p w14:paraId="7CFC4A15"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0.16 </w:t>
            </w:r>
          </w:p>
        </w:tc>
      </w:tr>
    </w:tbl>
    <w:p w14:paraId="4D16B4DC" w14:textId="77777777" w:rsidR="008C0CC6" w:rsidRDefault="008C0CC6" w:rsidP="00CE7524">
      <w:pPr>
        <w:spacing w:after="0" w:line="240" w:lineRule="auto"/>
        <w:textAlignment w:val="baseline"/>
        <w:rPr>
          <w:rFonts w:ascii="Calibri" w:eastAsia="Times New Roman" w:hAnsi="Calibri" w:cs="Calibri"/>
          <w:sz w:val="24"/>
          <w:szCs w:val="24"/>
          <w:lang w:eastAsia="en-CA"/>
        </w:rPr>
      </w:pPr>
    </w:p>
    <w:p w14:paraId="5D5E4D94" w14:textId="77777777" w:rsidR="008C0CC6" w:rsidRDefault="008C0CC6" w:rsidP="00CE7524">
      <w:pPr>
        <w:spacing w:after="0" w:line="240" w:lineRule="auto"/>
        <w:textAlignment w:val="baseline"/>
        <w:rPr>
          <w:rFonts w:ascii="Calibri" w:eastAsia="Times New Roman" w:hAnsi="Calibri" w:cs="Calibri"/>
          <w:sz w:val="24"/>
          <w:szCs w:val="24"/>
          <w:lang w:eastAsia="en-CA"/>
        </w:rPr>
      </w:pPr>
    </w:p>
    <w:p w14:paraId="7090C480" w14:textId="05D31BE2" w:rsidR="00CE7524" w:rsidRPr="00CB6C05" w:rsidRDefault="00CE7524" w:rsidP="00CE7524">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w:t>
      </w:r>
    </w:p>
    <w:p w14:paraId="7CCF68FE" w14:textId="59899C4E" w:rsidR="00CE7524" w:rsidRPr="00CB6C05" w:rsidRDefault="00CE7524" w:rsidP="00CE7524">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b/>
          <w:bCs/>
          <w:sz w:val="24"/>
          <w:szCs w:val="24"/>
          <w:lang w:eastAsia="en-CA"/>
        </w:rPr>
        <w:lastRenderedPageBreak/>
        <w:t>Table S</w:t>
      </w:r>
      <w:r w:rsidR="00A21F3B" w:rsidRPr="00CB6C05">
        <w:rPr>
          <w:rFonts w:ascii="Calibri" w:eastAsia="Times New Roman" w:hAnsi="Calibri" w:cs="Calibri"/>
          <w:b/>
          <w:bCs/>
          <w:sz w:val="24"/>
          <w:szCs w:val="24"/>
          <w:lang w:eastAsia="en-CA"/>
        </w:rPr>
        <w:t>5</w:t>
      </w:r>
      <w:r w:rsidR="000928A2" w:rsidRPr="00CB6C05">
        <w:rPr>
          <w:rFonts w:ascii="Calibri" w:eastAsia="Times New Roman" w:hAnsi="Calibri" w:cs="Calibri"/>
          <w:sz w:val="24"/>
          <w:szCs w:val="24"/>
          <w:lang w:eastAsia="en-CA"/>
        </w:rPr>
        <w:t xml:space="preserve">. </w:t>
      </w:r>
      <w:r w:rsidRPr="00CB6C05">
        <w:rPr>
          <w:rFonts w:ascii="Calibri" w:eastAsia="Times New Roman" w:hAnsi="Calibri" w:cs="Calibri"/>
          <w:sz w:val="24"/>
          <w:szCs w:val="24"/>
          <w:lang w:eastAsia="en-CA"/>
        </w:rPr>
        <w:t xml:space="preserve">Results </w:t>
      </w:r>
      <w:commentRangeStart w:id="18"/>
      <w:r w:rsidRPr="00CB6C05">
        <w:rPr>
          <w:rFonts w:ascii="Calibri" w:eastAsia="Times New Roman" w:hAnsi="Calibri" w:cs="Calibri"/>
          <w:sz w:val="24"/>
          <w:szCs w:val="24"/>
          <w:lang w:eastAsia="en-CA"/>
        </w:rPr>
        <w:t xml:space="preserve">from Dunn </w:t>
      </w:r>
      <w:commentRangeEnd w:id="18"/>
      <w:r w:rsidR="002B0C96" w:rsidRPr="00CB6C05">
        <w:rPr>
          <w:rStyle w:val="CommentReference"/>
          <w:rFonts w:ascii="Calibri" w:hAnsi="Calibri" w:cs="Calibri"/>
          <w:sz w:val="24"/>
          <w:szCs w:val="24"/>
        </w:rPr>
        <w:commentReference w:id="18"/>
      </w:r>
      <w:r w:rsidRPr="00CB6C05">
        <w:rPr>
          <w:rFonts w:ascii="Calibri" w:eastAsia="Times New Roman" w:hAnsi="Calibri" w:cs="Calibri"/>
          <w:sz w:val="24"/>
          <w:szCs w:val="24"/>
          <w:lang w:eastAsia="en-CA"/>
        </w:rPr>
        <w:t>test of multiple comparisons between temperature treatments on day 2 of the experiment. P values were adjusted for multiple comparisons using the Holm method.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340"/>
        <w:gridCol w:w="2340"/>
      </w:tblGrid>
      <w:tr w:rsidR="00CE7524" w:rsidRPr="00CB6C05" w14:paraId="2533B4BE" w14:textId="77777777" w:rsidTr="00CE7524">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3BFBDA46"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Comparison </w:t>
            </w:r>
          </w:p>
        </w:tc>
        <w:tc>
          <w:tcPr>
            <w:tcW w:w="2340" w:type="dxa"/>
            <w:tcBorders>
              <w:top w:val="single" w:sz="6" w:space="0" w:color="auto"/>
              <w:left w:val="nil"/>
              <w:bottom w:val="single" w:sz="6" w:space="0" w:color="auto"/>
              <w:right w:val="single" w:sz="6" w:space="0" w:color="auto"/>
            </w:tcBorders>
            <w:shd w:val="clear" w:color="auto" w:fill="auto"/>
            <w:hideMark/>
          </w:tcPr>
          <w:p w14:paraId="47F18EF7" w14:textId="39EEEE85"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Z </w:t>
            </w:r>
            <w:r w:rsidR="009135A9" w:rsidRPr="00CB6C05">
              <w:rPr>
                <w:rFonts w:ascii="Calibri" w:eastAsia="Times New Roman" w:hAnsi="Calibri" w:cs="Calibri"/>
                <w:sz w:val="24"/>
                <w:szCs w:val="24"/>
                <w:lang w:eastAsia="en-CA"/>
              </w:rPr>
              <w:t>-score</w:t>
            </w:r>
          </w:p>
        </w:tc>
        <w:tc>
          <w:tcPr>
            <w:tcW w:w="2340" w:type="dxa"/>
            <w:tcBorders>
              <w:top w:val="single" w:sz="6" w:space="0" w:color="auto"/>
              <w:left w:val="nil"/>
              <w:bottom w:val="single" w:sz="6" w:space="0" w:color="auto"/>
              <w:right w:val="single" w:sz="6" w:space="0" w:color="auto"/>
            </w:tcBorders>
            <w:shd w:val="clear" w:color="auto" w:fill="auto"/>
            <w:hideMark/>
          </w:tcPr>
          <w:p w14:paraId="190663EA"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P. adjusted </w:t>
            </w:r>
          </w:p>
        </w:tc>
      </w:tr>
      <w:tr w:rsidR="00CE7524" w:rsidRPr="00CB6C05" w14:paraId="48F38BB9" w14:textId="77777777" w:rsidTr="00CE7524">
        <w:tc>
          <w:tcPr>
            <w:tcW w:w="2340" w:type="dxa"/>
            <w:tcBorders>
              <w:top w:val="nil"/>
              <w:left w:val="single" w:sz="6" w:space="0" w:color="auto"/>
              <w:bottom w:val="single" w:sz="6" w:space="0" w:color="auto"/>
              <w:right w:val="single" w:sz="6" w:space="0" w:color="auto"/>
            </w:tcBorders>
            <w:shd w:val="clear" w:color="auto" w:fill="auto"/>
            <w:hideMark/>
          </w:tcPr>
          <w:p w14:paraId="4BA9A15C"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12C - 17C </w:t>
            </w:r>
          </w:p>
        </w:tc>
        <w:tc>
          <w:tcPr>
            <w:tcW w:w="2340" w:type="dxa"/>
            <w:tcBorders>
              <w:top w:val="nil"/>
              <w:left w:val="nil"/>
              <w:bottom w:val="single" w:sz="6" w:space="0" w:color="auto"/>
              <w:right w:val="single" w:sz="6" w:space="0" w:color="auto"/>
            </w:tcBorders>
            <w:shd w:val="clear" w:color="auto" w:fill="auto"/>
            <w:hideMark/>
          </w:tcPr>
          <w:p w14:paraId="45A01313"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0.540 </w:t>
            </w:r>
          </w:p>
        </w:tc>
        <w:tc>
          <w:tcPr>
            <w:tcW w:w="2340" w:type="dxa"/>
            <w:tcBorders>
              <w:top w:val="nil"/>
              <w:left w:val="nil"/>
              <w:bottom w:val="single" w:sz="6" w:space="0" w:color="auto"/>
              <w:right w:val="single" w:sz="6" w:space="0" w:color="auto"/>
            </w:tcBorders>
            <w:shd w:val="clear" w:color="auto" w:fill="auto"/>
            <w:hideMark/>
          </w:tcPr>
          <w:p w14:paraId="290892C6"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0.589 </w:t>
            </w:r>
          </w:p>
        </w:tc>
      </w:tr>
      <w:tr w:rsidR="00CE7524" w:rsidRPr="00CB6C05" w14:paraId="1B37839B" w14:textId="77777777" w:rsidTr="00CE7524">
        <w:tc>
          <w:tcPr>
            <w:tcW w:w="2340" w:type="dxa"/>
            <w:tcBorders>
              <w:top w:val="nil"/>
              <w:left w:val="single" w:sz="6" w:space="0" w:color="auto"/>
              <w:bottom w:val="single" w:sz="6" w:space="0" w:color="auto"/>
              <w:right w:val="single" w:sz="6" w:space="0" w:color="auto"/>
            </w:tcBorders>
            <w:shd w:val="clear" w:color="auto" w:fill="auto"/>
            <w:hideMark/>
          </w:tcPr>
          <w:p w14:paraId="42441139"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12C - 22C </w:t>
            </w:r>
          </w:p>
        </w:tc>
        <w:tc>
          <w:tcPr>
            <w:tcW w:w="2340" w:type="dxa"/>
            <w:tcBorders>
              <w:top w:val="nil"/>
              <w:left w:val="nil"/>
              <w:bottom w:val="single" w:sz="6" w:space="0" w:color="auto"/>
              <w:right w:val="single" w:sz="6" w:space="0" w:color="auto"/>
            </w:tcBorders>
            <w:shd w:val="clear" w:color="auto" w:fill="auto"/>
            <w:hideMark/>
          </w:tcPr>
          <w:p w14:paraId="48558974"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2.39 </w:t>
            </w:r>
          </w:p>
        </w:tc>
        <w:tc>
          <w:tcPr>
            <w:tcW w:w="2340" w:type="dxa"/>
            <w:tcBorders>
              <w:top w:val="nil"/>
              <w:left w:val="nil"/>
              <w:bottom w:val="single" w:sz="6" w:space="0" w:color="auto"/>
              <w:right w:val="single" w:sz="6" w:space="0" w:color="auto"/>
            </w:tcBorders>
            <w:shd w:val="clear" w:color="auto" w:fill="auto"/>
            <w:hideMark/>
          </w:tcPr>
          <w:p w14:paraId="14870780"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0.0506  </w:t>
            </w:r>
          </w:p>
        </w:tc>
      </w:tr>
      <w:tr w:rsidR="00CE7524" w:rsidRPr="00CB6C05" w14:paraId="036AEE3D" w14:textId="77777777" w:rsidTr="00CE7524">
        <w:tc>
          <w:tcPr>
            <w:tcW w:w="2340" w:type="dxa"/>
            <w:tcBorders>
              <w:top w:val="nil"/>
              <w:left w:val="single" w:sz="6" w:space="0" w:color="auto"/>
              <w:bottom w:val="single" w:sz="6" w:space="0" w:color="auto"/>
              <w:right w:val="single" w:sz="6" w:space="0" w:color="auto"/>
            </w:tcBorders>
            <w:shd w:val="clear" w:color="auto" w:fill="auto"/>
            <w:hideMark/>
          </w:tcPr>
          <w:p w14:paraId="3BC09D70"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17C - 22C </w:t>
            </w:r>
          </w:p>
        </w:tc>
        <w:tc>
          <w:tcPr>
            <w:tcW w:w="2340" w:type="dxa"/>
            <w:tcBorders>
              <w:top w:val="nil"/>
              <w:left w:val="nil"/>
              <w:bottom w:val="single" w:sz="6" w:space="0" w:color="auto"/>
              <w:right w:val="single" w:sz="6" w:space="0" w:color="auto"/>
            </w:tcBorders>
            <w:shd w:val="clear" w:color="auto" w:fill="auto"/>
            <w:hideMark/>
          </w:tcPr>
          <w:p w14:paraId="67649A24"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-1.87 </w:t>
            </w:r>
          </w:p>
        </w:tc>
        <w:tc>
          <w:tcPr>
            <w:tcW w:w="2340" w:type="dxa"/>
            <w:tcBorders>
              <w:top w:val="nil"/>
              <w:left w:val="nil"/>
              <w:bottom w:val="single" w:sz="6" w:space="0" w:color="auto"/>
              <w:right w:val="single" w:sz="6" w:space="0" w:color="auto"/>
            </w:tcBorders>
            <w:shd w:val="clear" w:color="auto" w:fill="auto"/>
            <w:hideMark/>
          </w:tcPr>
          <w:p w14:paraId="197A49B9"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0.124 </w:t>
            </w:r>
          </w:p>
        </w:tc>
      </w:tr>
    </w:tbl>
    <w:p w14:paraId="38425E32" w14:textId="77777777" w:rsidR="00CE7524" w:rsidRPr="00CB6C05" w:rsidRDefault="00CE7524" w:rsidP="00CE7524">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w:t>
      </w:r>
    </w:p>
    <w:p w14:paraId="65247B4E" w14:textId="36E01164" w:rsidR="00CE7524" w:rsidRPr="00CB6C05" w:rsidRDefault="00CE7524" w:rsidP="00CE7524">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b/>
          <w:bCs/>
          <w:sz w:val="24"/>
          <w:szCs w:val="24"/>
          <w:lang w:eastAsia="en-CA"/>
        </w:rPr>
        <w:t>Table S</w:t>
      </w:r>
      <w:r w:rsidR="00A21F3B" w:rsidRPr="00CB6C05">
        <w:rPr>
          <w:rFonts w:ascii="Calibri" w:eastAsia="Times New Roman" w:hAnsi="Calibri" w:cs="Calibri"/>
          <w:b/>
          <w:bCs/>
          <w:sz w:val="24"/>
          <w:szCs w:val="24"/>
          <w:lang w:eastAsia="en-CA"/>
        </w:rPr>
        <w:t>6</w:t>
      </w:r>
      <w:r w:rsidR="000928A2" w:rsidRPr="00CB6C05">
        <w:rPr>
          <w:rFonts w:ascii="Calibri" w:eastAsia="Times New Roman" w:hAnsi="Calibri" w:cs="Calibri"/>
          <w:sz w:val="24"/>
          <w:szCs w:val="24"/>
          <w:lang w:eastAsia="en-CA"/>
        </w:rPr>
        <w:t xml:space="preserve">. </w:t>
      </w:r>
      <w:r w:rsidRPr="00CB6C05">
        <w:rPr>
          <w:rFonts w:ascii="Calibri" w:eastAsia="Times New Roman" w:hAnsi="Calibri" w:cs="Calibri"/>
          <w:sz w:val="24"/>
          <w:szCs w:val="24"/>
          <w:lang w:eastAsia="en-CA"/>
        </w:rPr>
        <w:t xml:space="preserve">Results from the backward-selected </w:t>
      </w:r>
      <w:r w:rsidR="008905EC">
        <w:rPr>
          <w:rFonts w:ascii="Calibri" w:eastAsia="Times New Roman" w:hAnsi="Calibri" w:cs="Calibri"/>
          <w:lang w:eastAsia="en-CA"/>
        </w:rPr>
        <w:t xml:space="preserve">regression model with a </w:t>
      </w:r>
      <w:r w:rsidRPr="00CB6C05">
        <w:rPr>
          <w:rFonts w:ascii="Calibri" w:eastAsia="Times New Roman" w:hAnsi="Calibri" w:cs="Calibri"/>
          <w:sz w:val="24"/>
          <w:szCs w:val="24"/>
          <w:lang w:eastAsia="en-CA"/>
        </w:rPr>
        <w:t xml:space="preserve">zero-adjusted negative binomial </w:t>
      </w:r>
      <w:r w:rsidR="008905EC">
        <w:rPr>
          <w:rFonts w:ascii="Calibri" w:eastAsia="Times New Roman" w:hAnsi="Calibri" w:cs="Calibri"/>
          <w:lang w:eastAsia="en-CA"/>
        </w:rPr>
        <w:t xml:space="preserve">distribution </w:t>
      </w:r>
      <w:r w:rsidRPr="00CB6C05">
        <w:rPr>
          <w:rFonts w:ascii="Calibri" w:eastAsia="Times New Roman" w:hAnsi="Calibri" w:cs="Calibri"/>
          <w:sz w:val="24"/>
          <w:szCs w:val="24"/>
          <w:lang w:eastAsia="en-CA"/>
        </w:rPr>
        <w:t>examining the effect of treatment and date on sea cucumber activity scores. The final model only included the date variable. </w:t>
      </w:r>
    </w:p>
    <w:tbl>
      <w:tblPr>
        <w:tblW w:w="78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710"/>
        <w:gridCol w:w="1680"/>
        <w:gridCol w:w="1035"/>
        <w:gridCol w:w="1035"/>
      </w:tblGrid>
      <w:tr w:rsidR="00CE7524" w:rsidRPr="00CB6C05" w14:paraId="265E20C9" w14:textId="77777777" w:rsidTr="00537431">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439B42B1"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Variable </w:t>
            </w:r>
          </w:p>
        </w:tc>
        <w:tc>
          <w:tcPr>
            <w:tcW w:w="1710" w:type="dxa"/>
            <w:tcBorders>
              <w:top w:val="single" w:sz="6" w:space="0" w:color="auto"/>
              <w:left w:val="nil"/>
              <w:bottom w:val="single" w:sz="6" w:space="0" w:color="auto"/>
              <w:right w:val="single" w:sz="6" w:space="0" w:color="auto"/>
            </w:tcBorders>
            <w:shd w:val="clear" w:color="auto" w:fill="auto"/>
            <w:hideMark/>
          </w:tcPr>
          <w:p w14:paraId="365A5499"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Coefficient  </w:t>
            </w:r>
          </w:p>
        </w:tc>
        <w:tc>
          <w:tcPr>
            <w:tcW w:w="1680" w:type="dxa"/>
            <w:tcBorders>
              <w:top w:val="single" w:sz="6" w:space="0" w:color="auto"/>
              <w:left w:val="nil"/>
              <w:bottom w:val="single" w:sz="6" w:space="0" w:color="auto"/>
              <w:right w:val="single" w:sz="6" w:space="0" w:color="auto"/>
            </w:tcBorders>
            <w:shd w:val="clear" w:color="auto" w:fill="auto"/>
            <w:hideMark/>
          </w:tcPr>
          <w:p w14:paraId="426C3252"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Standard error </w:t>
            </w:r>
          </w:p>
        </w:tc>
        <w:tc>
          <w:tcPr>
            <w:tcW w:w="1035" w:type="dxa"/>
            <w:tcBorders>
              <w:top w:val="single" w:sz="6" w:space="0" w:color="auto"/>
              <w:left w:val="nil"/>
              <w:bottom w:val="single" w:sz="6" w:space="0" w:color="auto"/>
              <w:right w:val="single" w:sz="6" w:space="0" w:color="auto"/>
            </w:tcBorders>
            <w:shd w:val="clear" w:color="auto" w:fill="auto"/>
            <w:hideMark/>
          </w:tcPr>
          <w:p w14:paraId="4BD34B3B"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T </w:t>
            </w:r>
          </w:p>
        </w:tc>
        <w:tc>
          <w:tcPr>
            <w:tcW w:w="1035" w:type="dxa"/>
            <w:tcBorders>
              <w:top w:val="single" w:sz="6" w:space="0" w:color="auto"/>
              <w:left w:val="nil"/>
              <w:bottom w:val="single" w:sz="6" w:space="0" w:color="auto"/>
              <w:right w:val="single" w:sz="6" w:space="0" w:color="auto"/>
            </w:tcBorders>
            <w:shd w:val="clear" w:color="auto" w:fill="auto"/>
            <w:hideMark/>
          </w:tcPr>
          <w:p w14:paraId="03F9EF4D"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P </w:t>
            </w:r>
          </w:p>
        </w:tc>
      </w:tr>
      <w:tr w:rsidR="00CE7524" w:rsidRPr="00CB6C05" w14:paraId="57CAB526" w14:textId="77777777" w:rsidTr="00537431">
        <w:tc>
          <w:tcPr>
            <w:tcW w:w="2340" w:type="dxa"/>
            <w:tcBorders>
              <w:top w:val="nil"/>
              <w:left w:val="single" w:sz="6" w:space="0" w:color="auto"/>
              <w:bottom w:val="single" w:sz="6" w:space="0" w:color="auto"/>
              <w:right w:val="single" w:sz="6" w:space="0" w:color="auto"/>
            </w:tcBorders>
            <w:shd w:val="clear" w:color="auto" w:fill="auto"/>
            <w:hideMark/>
          </w:tcPr>
          <w:p w14:paraId="041C8143"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(intercept)  </w:t>
            </w:r>
          </w:p>
        </w:tc>
        <w:tc>
          <w:tcPr>
            <w:tcW w:w="1710" w:type="dxa"/>
            <w:tcBorders>
              <w:top w:val="nil"/>
              <w:left w:val="nil"/>
              <w:bottom w:val="single" w:sz="6" w:space="0" w:color="auto"/>
              <w:right w:val="single" w:sz="6" w:space="0" w:color="auto"/>
            </w:tcBorders>
            <w:shd w:val="clear" w:color="auto" w:fill="auto"/>
            <w:hideMark/>
          </w:tcPr>
          <w:p w14:paraId="54978A55"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1.78 </w:t>
            </w:r>
          </w:p>
        </w:tc>
        <w:tc>
          <w:tcPr>
            <w:tcW w:w="1680" w:type="dxa"/>
            <w:tcBorders>
              <w:top w:val="nil"/>
              <w:left w:val="nil"/>
              <w:bottom w:val="single" w:sz="6" w:space="0" w:color="auto"/>
              <w:right w:val="single" w:sz="6" w:space="0" w:color="auto"/>
            </w:tcBorders>
            <w:shd w:val="clear" w:color="auto" w:fill="auto"/>
            <w:hideMark/>
          </w:tcPr>
          <w:p w14:paraId="54A2B20C"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0.0740 </w:t>
            </w:r>
          </w:p>
        </w:tc>
        <w:tc>
          <w:tcPr>
            <w:tcW w:w="1035" w:type="dxa"/>
            <w:tcBorders>
              <w:top w:val="nil"/>
              <w:left w:val="nil"/>
              <w:bottom w:val="single" w:sz="6" w:space="0" w:color="auto"/>
              <w:right w:val="single" w:sz="6" w:space="0" w:color="auto"/>
            </w:tcBorders>
            <w:shd w:val="clear" w:color="auto" w:fill="auto"/>
            <w:hideMark/>
          </w:tcPr>
          <w:p w14:paraId="00956808"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24.05 </w:t>
            </w:r>
          </w:p>
        </w:tc>
        <w:tc>
          <w:tcPr>
            <w:tcW w:w="1035" w:type="dxa"/>
            <w:tcBorders>
              <w:top w:val="nil"/>
              <w:left w:val="nil"/>
              <w:bottom w:val="single" w:sz="6" w:space="0" w:color="auto"/>
              <w:right w:val="single" w:sz="6" w:space="0" w:color="auto"/>
            </w:tcBorders>
            <w:shd w:val="clear" w:color="auto" w:fill="auto"/>
            <w:hideMark/>
          </w:tcPr>
          <w:p w14:paraId="7EC49D12"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&lt; 2e-16 </w:t>
            </w:r>
          </w:p>
        </w:tc>
      </w:tr>
      <w:tr w:rsidR="00CE7524" w:rsidRPr="00CB6C05" w14:paraId="6FA832B4" w14:textId="77777777" w:rsidTr="00537431">
        <w:tc>
          <w:tcPr>
            <w:tcW w:w="2340" w:type="dxa"/>
            <w:tcBorders>
              <w:top w:val="nil"/>
              <w:left w:val="single" w:sz="6" w:space="0" w:color="auto"/>
              <w:bottom w:val="single" w:sz="6" w:space="0" w:color="auto"/>
              <w:right w:val="single" w:sz="6" w:space="0" w:color="auto"/>
            </w:tcBorders>
            <w:shd w:val="clear" w:color="auto" w:fill="auto"/>
            <w:hideMark/>
          </w:tcPr>
          <w:p w14:paraId="169450B1" w14:textId="6ADAAED6"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xml:space="preserve">Date: </w:t>
            </w:r>
            <w:r w:rsidR="00537431" w:rsidRPr="00CB6C05">
              <w:rPr>
                <w:rFonts w:ascii="Calibri" w:eastAsia="Times New Roman" w:hAnsi="Calibri" w:cs="Calibri"/>
                <w:sz w:val="24"/>
                <w:szCs w:val="24"/>
                <w:lang w:eastAsia="en-CA"/>
              </w:rPr>
              <w:t>2</w:t>
            </w:r>
          </w:p>
        </w:tc>
        <w:tc>
          <w:tcPr>
            <w:tcW w:w="1710" w:type="dxa"/>
            <w:tcBorders>
              <w:top w:val="nil"/>
              <w:left w:val="nil"/>
              <w:bottom w:val="single" w:sz="6" w:space="0" w:color="auto"/>
              <w:right w:val="single" w:sz="6" w:space="0" w:color="auto"/>
            </w:tcBorders>
            <w:shd w:val="clear" w:color="auto" w:fill="auto"/>
            <w:hideMark/>
          </w:tcPr>
          <w:p w14:paraId="52E860A1"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0.0279 </w:t>
            </w:r>
          </w:p>
        </w:tc>
        <w:tc>
          <w:tcPr>
            <w:tcW w:w="1680" w:type="dxa"/>
            <w:tcBorders>
              <w:top w:val="nil"/>
              <w:left w:val="nil"/>
              <w:bottom w:val="single" w:sz="6" w:space="0" w:color="auto"/>
              <w:right w:val="single" w:sz="6" w:space="0" w:color="auto"/>
            </w:tcBorders>
            <w:shd w:val="clear" w:color="auto" w:fill="auto"/>
            <w:hideMark/>
          </w:tcPr>
          <w:p w14:paraId="37CFE185"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0.109 </w:t>
            </w:r>
          </w:p>
        </w:tc>
        <w:tc>
          <w:tcPr>
            <w:tcW w:w="1035" w:type="dxa"/>
            <w:tcBorders>
              <w:top w:val="nil"/>
              <w:left w:val="nil"/>
              <w:bottom w:val="single" w:sz="6" w:space="0" w:color="auto"/>
              <w:right w:val="single" w:sz="6" w:space="0" w:color="auto"/>
            </w:tcBorders>
            <w:shd w:val="clear" w:color="auto" w:fill="auto"/>
            <w:hideMark/>
          </w:tcPr>
          <w:p w14:paraId="3D0B8DC6"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0.257 </w:t>
            </w:r>
          </w:p>
        </w:tc>
        <w:tc>
          <w:tcPr>
            <w:tcW w:w="1035" w:type="dxa"/>
            <w:tcBorders>
              <w:top w:val="nil"/>
              <w:left w:val="nil"/>
              <w:bottom w:val="single" w:sz="6" w:space="0" w:color="auto"/>
              <w:right w:val="single" w:sz="6" w:space="0" w:color="auto"/>
            </w:tcBorders>
            <w:shd w:val="clear" w:color="auto" w:fill="auto"/>
            <w:hideMark/>
          </w:tcPr>
          <w:p w14:paraId="7F4AB254"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0.797 </w:t>
            </w:r>
          </w:p>
        </w:tc>
      </w:tr>
      <w:tr w:rsidR="00CE7524" w:rsidRPr="00CB6C05" w14:paraId="25E754B4" w14:textId="77777777" w:rsidTr="00537431">
        <w:tc>
          <w:tcPr>
            <w:tcW w:w="2340" w:type="dxa"/>
            <w:tcBorders>
              <w:top w:val="nil"/>
              <w:left w:val="single" w:sz="6" w:space="0" w:color="auto"/>
              <w:bottom w:val="single" w:sz="6" w:space="0" w:color="auto"/>
              <w:right w:val="single" w:sz="6" w:space="0" w:color="auto"/>
            </w:tcBorders>
            <w:shd w:val="clear" w:color="auto" w:fill="auto"/>
            <w:hideMark/>
          </w:tcPr>
          <w:p w14:paraId="22AE1CB4" w14:textId="54FCC38F"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xml:space="preserve">Date: </w:t>
            </w:r>
            <w:r w:rsidR="00537431" w:rsidRPr="00CB6C05">
              <w:rPr>
                <w:rFonts w:ascii="Calibri" w:eastAsia="Times New Roman" w:hAnsi="Calibri" w:cs="Calibri"/>
                <w:sz w:val="24"/>
                <w:szCs w:val="24"/>
                <w:lang w:eastAsia="en-CA"/>
              </w:rPr>
              <w:t>3</w:t>
            </w:r>
            <w:r w:rsidRPr="00CB6C05">
              <w:rPr>
                <w:rFonts w:ascii="Calibri" w:eastAsia="Times New Roman" w:hAnsi="Calibri" w:cs="Calibri"/>
                <w:sz w:val="24"/>
                <w:szCs w:val="24"/>
                <w:lang w:eastAsia="en-CA"/>
              </w:rPr>
              <w:t> </w:t>
            </w:r>
          </w:p>
        </w:tc>
        <w:tc>
          <w:tcPr>
            <w:tcW w:w="1710" w:type="dxa"/>
            <w:tcBorders>
              <w:top w:val="nil"/>
              <w:left w:val="nil"/>
              <w:bottom w:val="single" w:sz="6" w:space="0" w:color="auto"/>
              <w:right w:val="single" w:sz="6" w:space="0" w:color="auto"/>
            </w:tcBorders>
            <w:shd w:val="clear" w:color="auto" w:fill="auto"/>
            <w:hideMark/>
          </w:tcPr>
          <w:p w14:paraId="0C8FDBDE"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-0.289 </w:t>
            </w:r>
          </w:p>
        </w:tc>
        <w:tc>
          <w:tcPr>
            <w:tcW w:w="1680" w:type="dxa"/>
            <w:tcBorders>
              <w:top w:val="nil"/>
              <w:left w:val="nil"/>
              <w:bottom w:val="single" w:sz="6" w:space="0" w:color="auto"/>
              <w:right w:val="single" w:sz="6" w:space="0" w:color="auto"/>
            </w:tcBorders>
            <w:shd w:val="clear" w:color="auto" w:fill="auto"/>
            <w:hideMark/>
          </w:tcPr>
          <w:p w14:paraId="05F28927"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0.112 </w:t>
            </w:r>
          </w:p>
        </w:tc>
        <w:tc>
          <w:tcPr>
            <w:tcW w:w="1035" w:type="dxa"/>
            <w:tcBorders>
              <w:top w:val="nil"/>
              <w:left w:val="nil"/>
              <w:bottom w:val="single" w:sz="6" w:space="0" w:color="auto"/>
              <w:right w:val="single" w:sz="6" w:space="0" w:color="auto"/>
            </w:tcBorders>
            <w:shd w:val="clear" w:color="auto" w:fill="auto"/>
            <w:hideMark/>
          </w:tcPr>
          <w:p w14:paraId="448444CE"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-2.58 </w:t>
            </w:r>
          </w:p>
        </w:tc>
        <w:tc>
          <w:tcPr>
            <w:tcW w:w="1035" w:type="dxa"/>
            <w:tcBorders>
              <w:top w:val="nil"/>
              <w:left w:val="nil"/>
              <w:bottom w:val="single" w:sz="6" w:space="0" w:color="auto"/>
              <w:right w:val="single" w:sz="6" w:space="0" w:color="auto"/>
            </w:tcBorders>
            <w:shd w:val="clear" w:color="auto" w:fill="auto"/>
            <w:hideMark/>
          </w:tcPr>
          <w:p w14:paraId="2150700D"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0.0105 </w:t>
            </w:r>
          </w:p>
        </w:tc>
      </w:tr>
      <w:tr w:rsidR="00CE7524" w:rsidRPr="00CB6C05" w14:paraId="2456C002" w14:textId="77777777" w:rsidTr="00537431">
        <w:tc>
          <w:tcPr>
            <w:tcW w:w="2340" w:type="dxa"/>
            <w:tcBorders>
              <w:top w:val="nil"/>
              <w:left w:val="single" w:sz="6" w:space="0" w:color="auto"/>
              <w:bottom w:val="single" w:sz="6" w:space="0" w:color="auto"/>
              <w:right w:val="single" w:sz="6" w:space="0" w:color="auto"/>
            </w:tcBorders>
            <w:shd w:val="clear" w:color="auto" w:fill="auto"/>
            <w:hideMark/>
          </w:tcPr>
          <w:p w14:paraId="36A936C9" w14:textId="63387EA9"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xml:space="preserve">Date: </w:t>
            </w:r>
            <w:r w:rsidR="00537431" w:rsidRPr="00CB6C05">
              <w:rPr>
                <w:rFonts w:ascii="Calibri" w:eastAsia="Times New Roman" w:hAnsi="Calibri" w:cs="Calibri"/>
                <w:sz w:val="24"/>
                <w:szCs w:val="24"/>
                <w:lang w:eastAsia="en-CA"/>
              </w:rPr>
              <w:t>4</w:t>
            </w:r>
          </w:p>
        </w:tc>
        <w:tc>
          <w:tcPr>
            <w:tcW w:w="1710" w:type="dxa"/>
            <w:tcBorders>
              <w:top w:val="nil"/>
              <w:left w:val="nil"/>
              <w:bottom w:val="single" w:sz="6" w:space="0" w:color="auto"/>
              <w:right w:val="single" w:sz="6" w:space="0" w:color="auto"/>
            </w:tcBorders>
            <w:shd w:val="clear" w:color="auto" w:fill="auto"/>
            <w:hideMark/>
          </w:tcPr>
          <w:p w14:paraId="14A79C1B"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-0.331 </w:t>
            </w:r>
          </w:p>
        </w:tc>
        <w:tc>
          <w:tcPr>
            <w:tcW w:w="1680" w:type="dxa"/>
            <w:tcBorders>
              <w:top w:val="nil"/>
              <w:left w:val="nil"/>
              <w:bottom w:val="single" w:sz="6" w:space="0" w:color="auto"/>
              <w:right w:val="single" w:sz="6" w:space="0" w:color="auto"/>
            </w:tcBorders>
            <w:shd w:val="clear" w:color="auto" w:fill="auto"/>
            <w:hideMark/>
          </w:tcPr>
          <w:p w14:paraId="7D1C7E8A"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0.109 </w:t>
            </w:r>
          </w:p>
        </w:tc>
        <w:tc>
          <w:tcPr>
            <w:tcW w:w="1035" w:type="dxa"/>
            <w:tcBorders>
              <w:top w:val="nil"/>
              <w:left w:val="nil"/>
              <w:bottom w:val="single" w:sz="6" w:space="0" w:color="auto"/>
              <w:right w:val="single" w:sz="6" w:space="0" w:color="auto"/>
            </w:tcBorders>
            <w:shd w:val="clear" w:color="auto" w:fill="auto"/>
            <w:hideMark/>
          </w:tcPr>
          <w:p w14:paraId="492F5FF4"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-3.03 </w:t>
            </w:r>
          </w:p>
        </w:tc>
        <w:tc>
          <w:tcPr>
            <w:tcW w:w="1035" w:type="dxa"/>
            <w:tcBorders>
              <w:top w:val="nil"/>
              <w:left w:val="nil"/>
              <w:bottom w:val="single" w:sz="6" w:space="0" w:color="auto"/>
              <w:right w:val="single" w:sz="6" w:space="0" w:color="auto"/>
            </w:tcBorders>
            <w:shd w:val="clear" w:color="auto" w:fill="auto"/>
            <w:hideMark/>
          </w:tcPr>
          <w:p w14:paraId="3980FC2B"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0.00274 </w:t>
            </w:r>
          </w:p>
        </w:tc>
      </w:tr>
      <w:tr w:rsidR="00CE7524" w:rsidRPr="00CB6C05" w14:paraId="4352C22A" w14:textId="77777777" w:rsidTr="00537431">
        <w:tc>
          <w:tcPr>
            <w:tcW w:w="2340" w:type="dxa"/>
            <w:tcBorders>
              <w:top w:val="nil"/>
              <w:left w:val="single" w:sz="6" w:space="0" w:color="auto"/>
              <w:bottom w:val="single" w:sz="6" w:space="0" w:color="auto"/>
              <w:right w:val="single" w:sz="6" w:space="0" w:color="auto"/>
            </w:tcBorders>
            <w:shd w:val="clear" w:color="auto" w:fill="auto"/>
            <w:hideMark/>
          </w:tcPr>
          <w:p w14:paraId="2F10E405" w14:textId="454D2511"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xml:space="preserve">Date: </w:t>
            </w:r>
            <w:r w:rsidR="00537431" w:rsidRPr="00CB6C05">
              <w:rPr>
                <w:rFonts w:ascii="Calibri" w:eastAsia="Times New Roman" w:hAnsi="Calibri" w:cs="Calibri"/>
                <w:sz w:val="24"/>
                <w:szCs w:val="24"/>
                <w:lang w:eastAsia="en-CA"/>
              </w:rPr>
              <w:t>5</w:t>
            </w:r>
            <w:r w:rsidRPr="00CB6C05">
              <w:rPr>
                <w:rFonts w:ascii="Calibri" w:eastAsia="Times New Roman" w:hAnsi="Calibri" w:cs="Calibri"/>
                <w:sz w:val="24"/>
                <w:szCs w:val="24"/>
                <w:lang w:eastAsia="en-CA"/>
              </w:rPr>
              <w:t> </w:t>
            </w:r>
          </w:p>
        </w:tc>
        <w:tc>
          <w:tcPr>
            <w:tcW w:w="1710" w:type="dxa"/>
            <w:tcBorders>
              <w:top w:val="nil"/>
              <w:left w:val="nil"/>
              <w:bottom w:val="single" w:sz="6" w:space="0" w:color="auto"/>
              <w:right w:val="single" w:sz="6" w:space="0" w:color="auto"/>
            </w:tcBorders>
            <w:shd w:val="clear" w:color="auto" w:fill="auto"/>
            <w:hideMark/>
          </w:tcPr>
          <w:p w14:paraId="36085EBF"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-0.328 </w:t>
            </w:r>
          </w:p>
        </w:tc>
        <w:tc>
          <w:tcPr>
            <w:tcW w:w="1680" w:type="dxa"/>
            <w:tcBorders>
              <w:top w:val="nil"/>
              <w:left w:val="nil"/>
              <w:bottom w:val="single" w:sz="6" w:space="0" w:color="auto"/>
              <w:right w:val="single" w:sz="6" w:space="0" w:color="auto"/>
            </w:tcBorders>
            <w:shd w:val="clear" w:color="auto" w:fill="auto"/>
            <w:hideMark/>
          </w:tcPr>
          <w:p w14:paraId="7A279170"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0.126 </w:t>
            </w:r>
          </w:p>
        </w:tc>
        <w:tc>
          <w:tcPr>
            <w:tcW w:w="1035" w:type="dxa"/>
            <w:tcBorders>
              <w:top w:val="nil"/>
              <w:left w:val="nil"/>
              <w:bottom w:val="single" w:sz="6" w:space="0" w:color="auto"/>
              <w:right w:val="single" w:sz="6" w:space="0" w:color="auto"/>
            </w:tcBorders>
            <w:shd w:val="clear" w:color="auto" w:fill="auto"/>
            <w:hideMark/>
          </w:tcPr>
          <w:p w14:paraId="5B035D89"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-2.60 </w:t>
            </w:r>
          </w:p>
        </w:tc>
        <w:tc>
          <w:tcPr>
            <w:tcW w:w="1035" w:type="dxa"/>
            <w:tcBorders>
              <w:top w:val="nil"/>
              <w:left w:val="nil"/>
              <w:bottom w:val="single" w:sz="6" w:space="0" w:color="auto"/>
              <w:right w:val="single" w:sz="6" w:space="0" w:color="auto"/>
            </w:tcBorders>
            <w:shd w:val="clear" w:color="auto" w:fill="auto"/>
            <w:hideMark/>
          </w:tcPr>
          <w:p w14:paraId="2B2847AF"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0.00991 </w:t>
            </w:r>
          </w:p>
        </w:tc>
      </w:tr>
    </w:tbl>
    <w:p w14:paraId="58EFAAEF" w14:textId="77777777" w:rsidR="00CE7524" w:rsidRPr="00CB6C05" w:rsidRDefault="00CE7524" w:rsidP="00CE7524">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w:t>
      </w:r>
    </w:p>
    <w:p w14:paraId="7D7D7F51" w14:textId="1F048B39" w:rsidR="00CE7524" w:rsidRPr="00CB6C05" w:rsidRDefault="0076069A" w:rsidP="00CE7524">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b/>
          <w:bCs/>
          <w:sz w:val="24"/>
          <w:szCs w:val="24"/>
          <w:lang w:eastAsia="en-CA"/>
        </w:rPr>
        <w:t>Table S7</w:t>
      </w:r>
      <w:r w:rsidRPr="00CB6C05">
        <w:rPr>
          <w:rFonts w:ascii="Calibri" w:eastAsia="Times New Roman" w:hAnsi="Calibri" w:cs="Calibri"/>
          <w:sz w:val="24"/>
          <w:szCs w:val="24"/>
          <w:lang w:eastAsia="en-CA"/>
        </w:rPr>
        <w:t xml:space="preserve">. Results from forward-selected logistic regression model </w:t>
      </w:r>
      <w:r w:rsidR="00194BAA" w:rsidRPr="00CB6C05">
        <w:rPr>
          <w:rFonts w:ascii="Calibri" w:eastAsia="Times New Roman" w:hAnsi="Calibri" w:cs="Calibri"/>
          <w:sz w:val="24"/>
          <w:szCs w:val="24"/>
          <w:lang w:eastAsia="en-CA"/>
        </w:rPr>
        <w:t>examining the effect of</w:t>
      </w:r>
      <w:r w:rsidRPr="00CB6C05">
        <w:rPr>
          <w:rFonts w:ascii="Calibri" w:eastAsia="Times New Roman" w:hAnsi="Calibri" w:cs="Calibri"/>
          <w:sz w:val="24"/>
          <w:szCs w:val="24"/>
          <w:lang w:eastAsia="en-CA"/>
        </w:rPr>
        <w:t xml:space="preserve"> evisceration as a function of defecation status and weight. </w:t>
      </w:r>
      <w:r w:rsidR="000928A2" w:rsidRPr="00CB6C05">
        <w:rPr>
          <w:rFonts w:ascii="Calibri" w:eastAsia="Times New Roman" w:hAnsi="Calibri" w:cs="Calibri"/>
          <w:sz w:val="24"/>
          <w:szCs w:val="24"/>
          <w:lang w:eastAsia="en-CA"/>
        </w:rPr>
        <w:t xml:space="preserve">Asterisks indicate significance based on </w:t>
      </w:r>
      <w:r w:rsidR="000928A2" w:rsidRPr="00CB6C05">
        <w:rPr>
          <w:rFonts w:ascii="Calibri" w:eastAsia="Times New Roman" w:hAnsi="Calibri" w:cs="Calibri"/>
          <w:sz w:val="24"/>
          <w:szCs w:val="24"/>
          <w:lang w:val="el-GR" w:eastAsia="en-CA"/>
        </w:rPr>
        <w:t>α</w:t>
      </w:r>
      <w:r w:rsidR="000928A2" w:rsidRPr="00CB6C05">
        <w:rPr>
          <w:rFonts w:ascii="Calibri" w:eastAsia="Times New Roman" w:hAnsi="Calibri" w:cs="Calibri"/>
          <w:sz w:val="24"/>
          <w:szCs w:val="24"/>
          <w:lang w:eastAsia="en-CA"/>
        </w:rPr>
        <w:t xml:space="preserve"> of 0.05.</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800"/>
        <w:gridCol w:w="1800"/>
        <w:gridCol w:w="1800"/>
      </w:tblGrid>
      <w:tr w:rsidR="00CE7524" w:rsidRPr="00CB6C05" w14:paraId="7F7E82AC" w14:textId="77777777" w:rsidTr="00CE7524">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28A473A"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eastAsia="en-CA"/>
              </w:rPr>
              <w:t> </w:t>
            </w:r>
          </w:p>
        </w:tc>
        <w:tc>
          <w:tcPr>
            <w:tcW w:w="1800" w:type="dxa"/>
            <w:tcBorders>
              <w:top w:val="single" w:sz="6" w:space="0" w:color="auto"/>
              <w:left w:val="nil"/>
              <w:bottom w:val="single" w:sz="6" w:space="0" w:color="auto"/>
              <w:right w:val="single" w:sz="6" w:space="0" w:color="auto"/>
            </w:tcBorders>
            <w:shd w:val="clear" w:color="auto" w:fill="auto"/>
            <w:hideMark/>
          </w:tcPr>
          <w:p w14:paraId="1DDB5F34"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Estimate</w:t>
            </w:r>
            <w:r w:rsidRPr="00CB6C05">
              <w:rPr>
                <w:rFonts w:ascii="Calibri" w:eastAsia="Times New Roman" w:hAnsi="Calibri" w:cs="Calibri"/>
                <w:color w:val="000000"/>
                <w:sz w:val="24"/>
                <w:szCs w:val="24"/>
                <w:lang w:eastAsia="en-CA"/>
              </w:rPr>
              <w:t> </w:t>
            </w:r>
          </w:p>
        </w:tc>
        <w:tc>
          <w:tcPr>
            <w:tcW w:w="1800" w:type="dxa"/>
            <w:tcBorders>
              <w:top w:val="single" w:sz="6" w:space="0" w:color="auto"/>
              <w:left w:val="nil"/>
              <w:bottom w:val="single" w:sz="6" w:space="0" w:color="auto"/>
              <w:right w:val="single" w:sz="6" w:space="0" w:color="auto"/>
            </w:tcBorders>
            <w:shd w:val="clear" w:color="auto" w:fill="auto"/>
            <w:hideMark/>
          </w:tcPr>
          <w:p w14:paraId="03E00D49"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Std. Error</w:t>
            </w:r>
            <w:r w:rsidRPr="00CB6C05">
              <w:rPr>
                <w:rFonts w:ascii="Calibri" w:eastAsia="Times New Roman" w:hAnsi="Calibri" w:cs="Calibri"/>
                <w:color w:val="000000"/>
                <w:sz w:val="24"/>
                <w:szCs w:val="24"/>
                <w:lang w:eastAsia="en-CA"/>
              </w:rPr>
              <w:t> </w:t>
            </w:r>
          </w:p>
        </w:tc>
        <w:tc>
          <w:tcPr>
            <w:tcW w:w="1800" w:type="dxa"/>
            <w:tcBorders>
              <w:top w:val="single" w:sz="6" w:space="0" w:color="auto"/>
              <w:left w:val="nil"/>
              <w:bottom w:val="single" w:sz="6" w:space="0" w:color="auto"/>
              <w:right w:val="single" w:sz="6" w:space="0" w:color="auto"/>
            </w:tcBorders>
            <w:shd w:val="clear" w:color="auto" w:fill="auto"/>
            <w:hideMark/>
          </w:tcPr>
          <w:p w14:paraId="456A5042"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t-value</w:t>
            </w:r>
            <w:r w:rsidRPr="00CB6C05">
              <w:rPr>
                <w:rFonts w:ascii="Calibri" w:eastAsia="Times New Roman" w:hAnsi="Calibri" w:cs="Calibri"/>
                <w:color w:val="000000"/>
                <w:sz w:val="24"/>
                <w:szCs w:val="24"/>
                <w:lang w:eastAsia="en-CA"/>
              </w:rPr>
              <w:t> </w:t>
            </w:r>
          </w:p>
        </w:tc>
        <w:tc>
          <w:tcPr>
            <w:tcW w:w="1800" w:type="dxa"/>
            <w:tcBorders>
              <w:top w:val="single" w:sz="6" w:space="0" w:color="auto"/>
              <w:left w:val="nil"/>
              <w:bottom w:val="single" w:sz="6" w:space="0" w:color="auto"/>
              <w:right w:val="single" w:sz="6" w:space="0" w:color="auto"/>
            </w:tcBorders>
            <w:shd w:val="clear" w:color="auto" w:fill="auto"/>
            <w:hideMark/>
          </w:tcPr>
          <w:p w14:paraId="1A95CA4C"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P-value</w:t>
            </w:r>
            <w:r w:rsidRPr="00CB6C05">
              <w:rPr>
                <w:rFonts w:ascii="Calibri" w:eastAsia="Times New Roman" w:hAnsi="Calibri" w:cs="Calibri"/>
                <w:color w:val="000000"/>
                <w:sz w:val="24"/>
                <w:szCs w:val="24"/>
                <w:lang w:eastAsia="en-CA"/>
              </w:rPr>
              <w:t> </w:t>
            </w:r>
          </w:p>
        </w:tc>
      </w:tr>
      <w:tr w:rsidR="00CE7524" w:rsidRPr="00CB6C05" w14:paraId="699E7DE6" w14:textId="77777777" w:rsidTr="00CE7524">
        <w:tc>
          <w:tcPr>
            <w:tcW w:w="1800" w:type="dxa"/>
            <w:tcBorders>
              <w:top w:val="nil"/>
              <w:left w:val="single" w:sz="6" w:space="0" w:color="auto"/>
              <w:bottom w:val="single" w:sz="6" w:space="0" w:color="auto"/>
              <w:right w:val="single" w:sz="6" w:space="0" w:color="auto"/>
            </w:tcBorders>
            <w:shd w:val="clear" w:color="auto" w:fill="auto"/>
            <w:hideMark/>
          </w:tcPr>
          <w:p w14:paraId="3368021D" w14:textId="3404C7F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(Intercept)</w:t>
            </w:r>
            <w:r w:rsidRPr="00CB6C05">
              <w:rPr>
                <w:rFonts w:ascii="Calibri" w:eastAsia="Times New Roman" w:hAnsi="Calibri" w:cs="Calibri"/>
                <w:color w:val="000000"/>
                <w:sz w:val="24"/>
                <w:szCs w:val="24"/>
                <w:lang w:eastAsia="en-CA"/>
              </w:rPr>
              <w:t> </w:t>
            </w:r>
          </w:p>
        </w:tc>
        <w:tc>
          <w:tcPr>
            <w:tcW w:w="1800" w:type="dxa"/>
            <w:tcBorders>
              <w:top w:val="nil"/>
              <w:left w:val="nil"/>
              <w:bottom w:val="single" w:sz="6" w:space="0" w:color="auto"/>
              <w:right w:val="single" w:sz="6" w:space="0" w:color="auto"/>
            </w:tcBorders>
            <w:shd w:val="clear" w:color="auto" w:fill="auto"/>
            <w:hideMark/>
          </w:tcPr>
          <w:p w14:paraId="3825CF4E"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1.7126</w:t>
            </w:r>
            <w:r w:rsidRPr="00CB6C05">
              <w:rPr>
                <w:rFonts w:ascii="Calibri" w:eastAsia="Times New Roman" w:hAnsi="Calibri" w:cs="Calibri"/>
                <w:color w:val="000000"/>
                <w:sz w:val="24"/>
                <w:szCs w:val="24"/>
                <w:lang w:eastAsia="en-CA"/>
              </w:rPr>
              <w:t> </w:t>
            </w:r>
          </w:p>
        </w:tc>
        <w:tc>
          <w:tcPr>
            <w:tcW w:w="1800" w:type="dxa"/>
            <w:tcBorders>
              <w:top w:val="nil"/>
              <w:left w:val="nil"/>
              <w:bottom w:val="single" w:sz="6" w:space="0" w:color="auto"/>
              <w:right w:val="single" w:sz="6" w:space="0" w:color="auto"/>
            </w:tcBorders>
            <w:shd w:val="clear" w:color="auto" w:fill="auto"/>
            <w:hideMark/>
          </w:tcPr>
          <w:p w14:paraId="1D8EA2BA"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1.1281</w:t>
            </w:r>
            <w:r w:rsidRPr="00CB6C05">
              <w:rPr>
                <w:rFonts w:ascii="Calibri" w:eastAsia="Times New Roman" w:hAnsi="Calibri" w:cs="Calibri"/>
                <w:color w:val="000000"/>
                <w:sz w:val="24"/>
                <w:szCs w:val="24"/>
                <w:lang w:eastAsia="en-CA"/>
              </w:rPr>
              <w:t> </w:t>
            </w:r>
          </w:p>
        </w:tc>
        <w:tc>
          <w:tcPr>
            <w:tcW w:w="1800" w:type="dxa"/>
            <w:tcBorders>
              <w:top w:val="nil"/>
              <w:left w:val="nil"/>
              <w:bottom w:val="single" w:sz="6" w:space="0" w:color="auto"/>
              <w:right w:val="single" w:sz="6" w:space="0" w:color="auto"/>
            </w:tcBorders>
            <w:shd w:val="clear" w:color="auto" w:fill="auto"/>
            <w:hideMark/>
          </w:tcPr>
          <w:p w14:paraId="040586AD"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1.518</w:t>
            </w:r>
            <w:r w:rsidRPr="00CB6C05">
              <w:rPr>
                <w:rFonts w:ascii="Calibri" w:eastAsia="Times New Roman" w:hAnsi="Calibri" w:cs="Calibri"/>
                <w:color w:val="000000"/>
                <w:sz w:val="24"/>
                <w:szCs w:val="24"/>
                <w:lang w:eastAsia="en-CA"/>
              </w:rPr>
              <w:t> </w:t>
            </w:r>
          </w:p>
        </w:tc>
        <w:tc>
          <w:tcPr>
            <w:tcW w:w="1800" w:type="dxa"/>
            <w:tcBorders>
              <w:top w:val="nil"/>
              <w:left w:val="nil"/>
              <w:bottom w:val="single" w:sz="6" w:space="0" w:color="auto"/>
              <w:right w:val="single" w:sz="6" w:space="0" w:color="auto"/>
            </w:tcBorders>
            <w:shd w:val="clear" w:color="auto" w:fill="auto"/>
            <w:hideMark/>
          </w:tcPr>
          <w:p w14:paraId="630C4ACD"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0.135</w:t>
            </w:r>
            <w:r w:rsidRPr="00CB6C05">
              <w:rPr>
                <w:rFonts w:ascii="Calibri" w:eastAsia="Times New Roman" w:hAnsi="Calibri" w:cs="Calibri"/>
                <w:color w:val="000000"/>
                <w:sz w:val="24"/>
                <w:szCs w:val="24"/>
                <w:lang w:eastAsia="en-CA"/>
              </w:rPr>
              <w:t> </w:t>
            </w:r>
          </w:p>
        </w:tc>
      </w:tr>
      <w:tr w:rsidR="00CE7524" w:rsidRPr="00CB6C05" w14:paraId="278FC2B5" w14:textId="77777777" w:rsidTr="00CE7524">
        <w:tc>
          <w:tcPr>
            <w:tcW w:w="1800" w:type="dxa"/>
            <w:tcBorders>
              <w:top w:val="nil"/>
              <w:left w:val="single" w:sz="6" w:space="0" w:color="auto"/>
              <w:bottom w:val="single" w:sz="6" w:space="0" w:color="auto"/>
              <w:right w:val="single" w:sz="6" w:space="0" w:color="auto"/>
            </w:tcBorders>
            <w:shd w:val="clear" w:color="auto" w:fill="auto"/>
            <w:hideMark/>
          </w:tcPr>
          <w:p w14:paraId="0050E22F"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poop1</w:t>
            </w:r>
            <w:r w:rsidRPr="00CB6C05">
              <w:rPr>
                <w:rFonts w:ascii="Calibri" w:eastAsia="Times New Roman" w:hAnsi="Calibri" w:cs="Calibri"/>
                <w:color w:val="000000"/>
                <w:sz w:val="24"/>
                <w:szCs w:val="24"/>
                <w:lang w:eastAsia="en-CA"/>
              </w:rPr>
              <w:t> </w:t>
            </w:r>
          </w:p>
        </w:tc>
        <w:tc>
          <w:tcPr>
            <w:tcW w:w="1800" w:type="dxa"/>
            <w:tcBorders>
              <w:top w:val="nil"/>
              <w:left w:val="nil"/>
              <w:bottom w:val="single" w:sz="6" w:space="0" w:color="auto"/>
              <w:right w:val="single" w:sz="6" w:space="0" w:color="auto"/>
            </w:tcBorders>
            <w:shd w:val="clear" w:color="auto" w:fill="auto"/>
            <w:hideMark/>
          </w:tcPr>
          <w:p w14:paraId="3A01E1B1"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-2.780</w:t>
            </w:r>
            <w:r w:rsidRPr="00CB6C05">
              <w:rPr>
                <w:rFonts w:ascii="Calibri" w:eastAsia="Times New Roman" w:hAnsi="Calibri" w:cs="Calibri"/>
                <w:color w:val="000000"/>
                <w:sz w:val="24"/>
                <w:szCs w:val="24"/>
                <w:lang w:eastAsia="en-CA"/>
              </w:rPr>
              <w:t> </w:t>
            </w:r>
          </w:p>
        </w:tc>
        <w:tc>
          <w:tcPr>
            <w:tcW w:w="1800" w:type="dxa"/>
            <w:tcBorders>
              <w:top w:val="nil"/>
              <w:left w:val="nil"/>
              <w:bottom w:val="single" w:sz="6" w:space="0" w:color="auto"/>
              <w:right w:val="single" w:sz="6" w:space="0" w:color="auto"/>
            </w:tcBorders>
            <w:shd w:val="clear" w:color="auto" w:fill="auto"/>
            <w:hideMark/>
          </w:tcPr>
          <w:p w14:paraId="753C1B1E"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1.1202</w:t>
            </w:r>
            <w:r w:rsidRPr="00CB6C05">
              <w:rPr>
                <w:rFonts w:ascii="Calibri" w:eastAsia="Times New Roman" w:hAnsi="Calibri" w:cs="Calibri"/>
                <w:color w:val="000000"/>
                <w:sz w:val="24"/>
                <w:szCs w:val="24"/>
                <w:lang w:eastAsia="en-CA"/>
              </w:rPr>
              <w:t> </w:t>
            </w:r>
          </w:p>
        </w:tc>
        <w:tc>
          <w:tcPr>
            <w:tcW w:w="1800" w:type="dxa"/>
            <w:tcBorders>
              <w:top w:val="nil"/>
              <w:left w:val="nil"/>
              <w:bottom w:val="single" w:sz="6" w:space="0" w:color="auto"/>
              <w:right w:val="single" w:sz="6" w:space="0" w:color="auto"/>
            </w:tcBorders>
            <w:shd w:val="clear" w:color="auto" w:fill="auto"/>
            <w:hideMark/>
          </w:tcPr>
          <w:p w14:paraId="1DE931A1"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-2.482</w:t>
            </w:r>
            <w:r w:rsidRPr="00CB6C05">
              <w:rPr>
                <w:rFonts w:ascii="Calibri" w:eastAsia="Times New Roman" w:hAnsi="Calibri" w:cs="Calibri"/>
                <w:color w:val="000000"/>
                <w:sz w:val="24"/>
                <w:szCs w:val="24"/>
                <w:lang w:eastAsia="en-CA"/>
              </w:rPr>
              <w:t> </w:t>
            </w:r>
          </w:p>
        </w:tc>
        <w:tc>
          <w:tcPr>
            <w:tcW w:w="1800" w:type="dxa"/>
            <w:tcBorders>
              <w:top w:val="nil"/>
              <w:left w:val="nil"/>
              <w:bottom w:val="single" w:sz="6" w:space="0" w:color="auto"/>
              <w:right w:val="single" w:sz="6" w:space="0" w:color="auto"/>
            </w:tcBorders>
            <w:shd w:val="clear" w:color="auto" w:fill="auto"/>
            <w:hideMark/>
          </w:tcPr>
          <w:p w14:paraId="1621BE57"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0.0163 *</w:t>
            </w:r>
            <w:r w:rsidRPr="00CB6C05">
              <w:rPr>
                <w:rFonts w:ascii="Calibri" w:eastAsia="Times New Roman" w:hAnsi="Calibri" w:cs="Calibri"/>
                <w:color w:val="000000"/>
                <w:sz w:val="24"/>
                <w:szCs w:val="24"/>
                <w:lang w:eastAsia="en-CA"/>
              </w:rPr>
              <w:t> </w:t>
            </w:r>
          </w:p>
        </w:tc>
      </w:tr>
      <w:tr w:rsidR="00CE7524" w:rsidRPr="00CB6C05" w14:paraId="05DF6487" w14:textId="77777777" w:rsidTr="00CE7524">
        <w:tc>
          <w:tcPr>
            <w:tcW w:w="1800" w:type="dxa"/>
            <w:tcBorders>
              <w:top w:val="nil"/>
              <w:left w:val="single" w:sz="6" w:space="0" w:color="auto"/>
              <w:bottom w:val="single" w:sz="6" w:space="0" w:color="auto"/>
              <w:right w:val="single" w:sz="6" w:space="0" w:color="auto"/>
            </w:tcBorders>
            <w:shd w:val="clear" w:color="auto" w:fill="auto"/>
            <w:hideMark/>
          </w:tcPr>
          <w:p w14:paraId="512D6EF2"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weight_g</w:t>
            </w:r>
            <w:r w:rsidRPr="00CB6C05">
              <w:rPr>
                <w:rFonts w:ascii="Calibri" w:eastAsia="Times New Roman" w:hAnsi="Calibri" w:cs="Calibri"/>
                <w:color w:val="000000"/>
                <w:sz w:val="24"/>
                <w:szCs w:val="24"/>
                <w:lang w:eastAsia="en-CA"/>
              </w:rPr>
              <w:t> </w:t>
            </w:r>
          </w:p>
        </w:tc>
        <w:tc>
          <w:tcPr>
            <w:tcW w:w="1800" w:type="dxa"/>
            <w:tcBorders>
              <w:top w:val="nil"/>
              <w:left w:val="nil"/>
              <w:bottom w:val="single" w:sz="6" w:space="0" w:color="auto"/>
              <w:right w:val="single" w:sz="6" w:space="0" w:color="auto"/>
            </w:tcBorders>
            <w:shd w:val="clear" w:color="auto" w:fill="auto"/>
            <w:hideMark/>
          </w:tcPr>
          <w:p w14:paraId="570627E8"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-0.004309</w:t>
            </w:r>
            <w:r w:rsidRPr="00CB6C05">
              <w:rPr>
                <w:rFonts w:ascii="Calibri" w:eastAsia="Times New Roman" w:hAnsi="Calibri" w:cs="Calibri"/>
                <w:color w:val="000000"/>
                <w:sz w:val="24"/>
                <w:szCs w:val="24"/>
                <w:lang w:eastAsia="en-CA"/>
              </w:rPr>
              <w:t> </w:t>
            </w:r>
          </w:p>
        </w:tc>
        <w:tc>
          <w:tcPr>
            <w:tcW w:w="1800" w:type="dxa"/>
            <w:tcBorders>
              <w:top w:val="nil"/>
              <w:left w:val="nil"/>
              <w:bottom w:val="single" w:sz="6" w:space="0" w:color="auto"/>
              <w:right w:val="single" w:sz="6" w:space="0" w:color="auto"/>
            </w:tcBorders>
            <w:shd w:val="clear" w:color="auto" w:fill="auto"/>
            <w:hideMark/>
          </w:tcPr>
          <w:p w14:paraId="2235E200"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0.002029</w:t>
            </w:r>
            <w:r w:rsidRPr="00CB6C05">
              <w:rPr>
                <w:rFonts w:ascii="Calibri" w:eastAsia="Times New Roman" w:hAnsi="Calibri" w:cs="Calibri"/>
                <w:color w:val="000000"/>
                <w:sz w:val="24"/>
                <w:szCs w:val="24"/>
                <w:lang w:eastAsia="en-CA"/>
              </w:rPr>
              <w:t> </w:t>
            </w:r>
          </w:p>
        </w:tc>
        <w:tc>
          <w:tcPr>
            <w:tcW w:w="1800" w:type="dxa"/>
            <w:tcBorders>
              <w:top w:val="nil"/>
              <w:left w:val="nil"/>
              <w:bottom w:val="single" w:sz="6" w:space="0" w:color="auto"/>
              <w:right w:val="single" w:sz="6" w:space="0" w:color="auto"/>
            </w:tcBorders>
            <w:shd w:val="clear" w:color="auto" w:fill="auto"/>
            <w:hideMark/>
          </w:tcPr>
          <w:p w14:paraId="082BD100"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-2.124</w:t>
            </w:r>
            <w:r w:rsidRPr="00CB6C05">
              <w:rPr>
                <w:rFonts w:ascii="Calibri" w:eastAsia="Times New Roman" w:hAnsi="Calibri" w:cs="Calibri"/>
                <w:color w:val="000000"/>
                <w:sz w:val="24"/>
                <w:szCs w:val="24"/>
                <w:lang w:eastAsia="en-CA"/>
              </w:rPr>
              <w:t> </w:t>
            </w:r>
          </w:p>
        </w:tc>
        <w:tc>
          <w:tcPr>
            <w:tcW w:w="1800" w:type="dxa"/>
            <w:tcBorders>
              <w:top w:val="nil"/>
              <w:left w:val="nil"/>
              <w:bottom w:val="single" w:sz="6" w:space="0" w:color="auto"/>
              <w:right w:val="single" w:sz="6" w:space="0" w:color="auto"/>
            </w:tcBorders>
            <w:shd w:val="clear" w:color="auto" w:fill="auto"/>
            <w:hideMark/>
          </w:tcPr>
          <w:p w14:paraId="13FDACEB" w14:textId="77777777" w:rsidR="00CE7524" w:rsidRPr="00CB6C05" w:rsidRDefault="00CE7524" w:rsidP="00CE7524">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color w:val="000000"/>
                <w:sz w:val="24"/>
                <w:szCs w:val="24"/>
                <w:lang w:val="en-CA" w:eastAsia="en-CA"/>
              </w:rPr>
              <w:t>0.0383 *</w:t>
            </w:r>
            <w:r w:rsidRPr="00CB6C05">
              <w:rPr>
                <w:rFonts w:ascii="Calibri" w:eastAsia="Times New Roman" w:hAnsi="Calibri" w:cs="Calibri"/>
                <w:color w:val="000000"/>
                <w:sz w:val="24"/>
                <w:szCs w:val="24"/>
                <w:lang w:eastAsia="en-CA"/>
              </w:rPr>
              <w:t> </w:t>
            </w:r>
          </w:p>
        </w:tc>
      </w:tr>
    </w:tbl>
    <w:p w14:paraId="2313C5C9" w14:textId="7F96C69C" w:rsidR="009D2D58" w:rsidRPr="00CB6C05" w:rsidRDefault="00CE7524" w:rsidP="009D2D58">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w:t>
      </w:r>
    </w:p>
    <w:p w14:paraId="48976E10" w14:textId="47C2BD0E" w:rsidR="009D2D58" w:rsidRPr="00CB6C05" w:rsidRDefault="009D2D58" w:rsidP="009D2D58">
      <w:pPr>
        <w:spacing w:after="0" w:line="240" w:lineRule="auto"/>
        <w:textAlignment w:val="baseline"/>
        <w:rPr>
          <w:rFonts w:ascii="Calibri" w:eastAsia="Times New Roman" w:hAnsi="Calibri" w:cs="Calibri"/>
          <w:sz w:val="24"/>
          <w:szCs w:val="24"/>
          <w:lang w:eastAsia="en-CA"/>
        </w:rPr>
      </w:pPr>
      <w:r w:rsidRPr="00CB6C05">
        <w:rPr>
          <w:rFonts w:ascii="Calibri" w:eastAsia="Times New Roman" w:hAnsi="Calibri" w:cs="Calibri"/>
          <w:b/>
          <w:bCs/>
          <w:sz w:val="24"/>
          <w:szCs w:val="24"/>
          <w:lang w:eastAsia="en-CA"/>
        </w:rPr>
        <w:t>Table S</w:t>
      </w:r>
      <w:r w:rsidR="0076069A" w:rsidRPr="00CB6C05">
        <w:rPr>
          <w:rFonts w:ascii="Calibri" w:eastAsia="Times New Roman" w:hAnsi="Calibri" w:cs="Calibri"/>
          <w:b/>
          <w:bCs/>
          <w:sz w:val="24"/>
          <w:szCs w:val="24"/>
          <w:lang w:eastAsia="en-CA"/>
        </w:rPr>
        <w:t>8</w:t>
      </w:r>
      <w:r w:rsidR="000928A2" w:rsidRPr="00CB6C05">
        <w:rPr>
          <w:rFonts w:ascii="Calibri" w:eastAsia="Times New Roman" w:hAnsi="Calibri" w:cs="Calibri"/>
          <w:sz w:val="24"/>
          <w:szCs w:val="24"/>
          <w:lang w:eastAsia="en-CA"/>
        </w:rPr>
        <w:t>.</w:t>
      </w:r>
      <w:r w:rsidR="007F234F">
        <w:rPr>
          <w:rFonts w:ascii="Calibri" w:eastAsia="Times New Roman" w:hAnsi="Calibri" w:cs="Calibri"/>
          <w:sz w:val="24"/>
          <w:szCs w:val="24"/>
          <w:lang w:eastAsia="en-CA"/>
        </w:rPr>
        <w:t xml:space="preserve"> </w:t>
      </w:r>
      <w:r w:rsidRPr="00CB6C05">
        <w:rPr>
          <w:rFonts w:ascii="Calibri" w:eastAsia="Times New Roman" w:hAnsi="Calibri" w:cs="Calibri"/>
          <w:sz w:val="24"/>
          <w:szCs w:val="24"/>
          <w:lang w:eastAsia="en-CA"/>
        </w:rPr>
        <w:t>Results from geometric regression model examining the effect of treatment and weight on sea cucumber maximum lesion counts.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710"/>
        <w:gridCol w:w="1680"/>
        <w:gridCol w:w="1035"/>
        <w:gridCol w:w="1035"/>
      </w:tblGrid>
      <w:tr w:rsidR="009D2D58" w:rsidRPr="00CB6C05" w14:paraId="661BAF78" w14:textId="77777777" w:rsidTr="009D2D58">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74662A12"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Variable </w:t>
            </w:r>
          </w:p>
        </w:tc>
        <w:tc>
          <w:tcPr>
            <w:tcW w:w="1710" w:type="dxa"/>
            <w:tcBorders>
              <w:top w:val="single" w:sz="6" w:space="0" w:color="auto"/>
              <w:left w:val="nil"/>
              <w:bottom w:val="single" w:sz="6" w:space="0" w:color="auto"/>
              <w:right w:val="single" w:sz="6" w:space="0" w:color="auto"/>
            </w:tcBorders>
            <w:shd w:val="clear" w:color="auto" w:fill="auto"/>
            <w:hideMark/>
          </w:tcPr>
          <w:p w14:paraId="0E68FD5D"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Coefficient  </w:t>
            </w:r>
          </w:p>
        </w:tc>
        <w:tc>
          <w:tcPr>
            <w:tcW w:w="1680" w:type="dxa"/>
            <w:tcBorders>
              <w:top w:val="single" w:sz="6" w:space="0" w:color="auto"/>
              <w:left w:val="nil"/>
              <w:bottom w:val="single" w:sz="6" w:space="0" w:color="auto"/>
              <w:right w:val="single" w:sz="6" w:space="0" w:color="auto"/>
            </w:tcBorders>
            <w:shd w:val="clear" w:color="auto" w:fill="auto"/>
            <w:hideMark/>
          </w:tcPr>
          <w:p w14:paraId="6CCC7FF8"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Standard error </w:t>
            </w:r>
          </w:p>
        </w:tc>
        <w:tc>
          <w:tcPr>
            <w:tcW w:w="1035" w:type="dxa"/>
            <w:tcBorders>
              <w:top w:val="single" w:sz="6" w:space="0" w:color="auto"/>
              <w:left w:val="nil"/>
              <w:bottom w:val="single" w:sz="6" w:space="0" w:color="auto"/>
              <w:right w:val="single" w:sz="6" w:space="0" w:color="auto"/>
            </w:tcBorders>
            <w:shd w:val="clear" w:color="auto" w:fill="auto"/>
            <w:hideMark/>
          </w:tcPr>
          <w:p w14:paraId="7C564D38"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T </w:t>
            </w:r>
          </w:p>
        </w:tc>
        <w:tc>
          <w:tcPr>
            <w:tcW w:w="1035" w:type="dxa"/>
            <w:tcBorders>
              <w:top w:val="single" w:sz="6" w:space="0" w:color="auto"/>
              <w:left w:val="nil"/>
              <w:bottom w:val="single" w:sz="6" w:space="0" w:color="auto"/>
              <w:right w:val="single" w:sz="6" w:space="0" w:color="auto"/>
            </w:tcBorders>
            <w:shd w:val="clear" w:color="auto" w:fill="auto"/>
            <w:hideMark/>
          </w:tcPr>
          <w:p w14:paraId="15DD4E90"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P </w:t>
            </w:r>
          </w:p>
        </w:tc>
      </w:tr>
      <w:tr w:rsidR="009D2D58" w:rsidRPr="00CB6C05" w14:paraId="7DCF954B" w14:textId="77777777" w:rsidTr="009D2D58">
        <w:tc>
          <w:tcPr>
            <w:tcW w:w="2340" w:type="dxa"/>
            <w:tcBorders>
              <w:top w:val="nil"/>
              <w:left w:val="single" w:sz="6" w:space="0" w:color="auto"/>
              <w:bottom w:val="single" w:sz="6" w:space="0" w:color="auto"/>
              <w:right w:val="single" w:sz="6" w:space="0" w:color="auto"/>
            </w:tcBorders>
            <w:shd w:val="clear" w:color="auto" w:fill="auto"/>
            <w:hideMark/>
          </w:tcPr>
          <w:p w14:paraId="4F278188"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(intercept)  </w:t>
            </w:r>
          </w:p>
        </w:tc>
        <w:tc>
          <w:tcPr>
            <w:tcW w:w="1710" w:type="dxa"/>
            <w:tcBorders>
              <w:top w:val="nil"/>
              <w:left w:val="nil"/>
              <w:bottom w:val="single" w:sz="6" w:space="0" w:color="auto"/>
              <w:right w:val="single" w:sz="6" w:space="0" w:color="auto"/>
            </w:tcBorders>
            <w:shd w:val="clear" w:color="auto" w:fill="auto"/>
            <w:hideMark/>
          </w:tcPr>
          <w:p w14:paraId="39A130AC"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0.649 </w:t>
            </w:r>
          </w:p>
        </w:tc>
        <w:tc>
          <w:tcPr>
            <w:tcW w:w="1680" w:type="dxa"/>
            <w:tcBorders>
              <w:top w:val="nil"/>
              <w:left w:val="nil"/>
              <w:bottom w:val="single" w:sz="6" w:space="0" w:color="auto"/>
              <w:right w:val="single" w:sz="6" w:space="0" w:color="auto"/>
            </w:tcBorders>
            <w:shd w:val="clear" w:color="auto" w:fill="auto"/>
            <w:hideMark/>
          </w:tcPr>
          <w:p w14:paraId="77D51065"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 </w:t>
            </w:r>
          </w:p>
        </w:tc>
        <w:tc>
          <w:tcPr>
            <w:tcW w:w="1035" w:type="dxa"/>
            <w:tcBorders>
              <w:top w:val="nil"/>
              <w:left w:val="nil"/>
              <w:bottom w:val="single" w:sz="6" w:space="0" w:color="auto"/>
              <w:right w:val="single" w:sz="6" w:space="0" w:color="auto"/>
            </w:tcBorders>
            <w:shd w:val="clear" w:color="auto" w:fill="auto"/>
            <w:hideMark/>
          </w:tcPr>
          <w:p w14:paraId="43E2F1B2"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1.12 </w:t>
            </w:r>
          </w:p>
        </w:tc>
        <w:tc>
          <w:tcPr>
            <w:tcW w:w="1035" w:type="dxa"/>
            <w:tcBorders>
              <w:top w:val="nil"/>
              <w:left w:val="nil"/>
              <w:bottom w:val="single" w:sz="6" w:space="0" w:color="auto"/>
              <w:right w:val="single" w:sz="6" w:space="0" w:color="auto"/>
            </w:tcBorders>
            <w:shd w:val="clear" w:color="auto" w:fill="auto"/>
            <w:hideMark/>
          </w:tcPr>
          <w:p w14:paraId="745F0F01"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0.269 </w:t>
            </w:r>
          </w:p>
        </w:tc>
      </w:tr>
      <w:tr w:rsidR="009D2D58" w:rsidRPr="00CB6C05" w14:paraId="26054BBB" w14:textId="77777777" w:rsidTr="009D2D58">
        <w:tc>
          <w:tcPr>
            <w:tcW w:w="2340" w:type="dxa"/>
            <w:tcBorders>
              <w:top w:val="nil"/>
              <w:left w:val="single" w:sz="6" w:space="0" w:color="auto"/>
              <w:bottom w:val="single" w:sz="6" w:space="0" w:color="auto"/>
              <w:right w:val="single" w:sz="6" w:space="0" w:color="auto"/>
            </w:tcBorders>
            <w:shd w:val="clear" w:color="auto" w:fill="auto"/>
            <w:hideMark/>
          </w:tcPr>
          <w:p w14:paraId="1F9F48DF"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Weight </w:t>
            </w:r>
          </w:p>
        </w:tc>
        <w:tc>
          <w:tcPr>
            <w:tcW w:w="1710" w:type="dxa"/>
            <w:tcBorders>
              <w:top w:val="nil"/>
              <w:left w:val="nil"/>
              <w:bottom w:val="single" w:sz="6" w:space="0" w:color="auto"/>
              <w:right w:val="single" w:sz="6" w:space="0" w:color="auto"/>
            </w:tcBorders>
            <w:shd w:val="clear" w:color="auto" w:fill="auto"/>
            <w:hideMark/>
          </w:tcPr>
          <w:p w14:paraId="3CBB58C5"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0.0004 </w:t>
            </w:r>
          </w:p>
        </w:tc>
        <w:tc>
          <w:tcPr>
            <w:tcW w:w="1680" w:type="dxa"/>
            <w:tcBorders>
              <w:top w:val="nil"/>
              <w:left w:val="nil"/>
              <w:bottom w:val="single" w:sz="6" w:space="0" w:color="auto"/>
              <w:right w:val="single" w:sz="6" w:space="0" w:color="auto"/>
            </w:tcBorders>
            <w:shd w:val="clear" w:color="auto" w:fill="auto"/>
            <w:hideMark/>
          </w:tcPr>
          <w:p w14:paraId="7A495B86"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0.0009 </w:t>
            </w:r>
          </w:p>
        </w:tc>
        <w:tc>
          <w:tcPr>
            <w:tcW w:w="1035" w:type="dxa"/>
            <w:tcBorders>
              <w:top w:val="nil"/>
              <w:left w:val="nil"/>
              <w:bottom w:val="single" w:sz="6" w:space="0" w:color="auto"/>
              <w:right w:val="single" w:sz="6" w:space="0" w:color="auto"/>
            </w:tcBorders>
            <w:shd w:val="clear" w:color="auto" w:fill="auto"/>
            <w:hideMark/>
          </w:tcPr>
          <w:p w14:paraId="6B491B56"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0.458 </w:t>
            </w:r>
          </w:p>
        </w:tc>
        <w:tc>
          <w:tcPr>
            <w:tcW w:w="1035" w:type="dxa"/>
            <w:tcBorders>
              <w:top w:val="nil"/>
              <w:left w:val="nil"/>
              <w:bottom w:val="single" w:sz="6" w:space="0" w:color="auto"/>
              <w:right w:val="single" w:sz="6" w:space="0" w:color="auto"/>
            </w:tcBorders>
            <w:shd w:val="clear" w:color="auto" w:fill="auto"/>
            <w:hideMark/>
          </w:tcPr>
          <w:p w14:paraId="6EAAB597"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0.649 </w:t>
            </w:r>
          </w:p>
        </w:tc>
      </w:tr>
      <w:tr w:rsidR="009D2D58" w:rsidRPr="00CB6C05" w14:paraId="2A0F6097" w14:textId="77777777" w:rsidTr="009D2D58">
        <w:tc>
          <w:tcPr>
            <w:tcW w:w="2340" w:type="dxa"/>
            <w:tcBorders>
              <w:top w:val="nil"/>
              <w:left w:val="single" w:sz="6" w:space="0" w:color="auto"/>
              <w:bottom w:val="single" w:sz="6" w:space="0" w:color="auto"/>
              <w:right w:val="single" w:sz="6" w:space="0" w:color="auto"/>
            </w:tcBorders>
            <w:shd w:val="clear" w:color="auto" w:fill="auto"/>
            <w:hideMark/>
          </w:tcPr>
          <w:p w14:paraId="343711BC"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Treatment : 17°C </w:t>
            </w:r>
          </w:p>
        </w:tc>
        <w:tc>
          <w:tcPr>
            <w:tcW w:w="1710" w:type="dxa"/>
            <w:tcBorders>
              <w:top w:val="nil"/>
              <w:left w:val="nil"/>
              <w:bottom w:val="single" w:sz="6" w:space="0" w:color="auto"/>
              <w:right w:val="single" w:sz="6" w:space="0" w:color="auto"/>
            </w:tcBorders>
            <w:shd w:val="clear" w:color="auto" w:fill="auto"/>
            <w:hideMark/>
          </w:tcPr>
          <w:p w14:paraId="3FB03A1B"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0.0171 </w:t>
            </w:r>
          </w:p>
        </w:tc>
        <w:tc>
          <w:tcPr>
            <w:tcW w:w="1680" w:type="dxa"/>
            <w:tcBorders>
              <w:top w:val="nil"/>
              <w:left w:val="nil"/>
              <w:bottom w:val="single" w:sz="6" w:space="0" w:color="auto"/>
              <w:right w:val="single" w:sz="6" w:space="0" w:color="auto"/>
            </w:tcBorders>
            <w:shd w:val="clear" w:color="auto" w:fill="auto"/>
            <w:hideMark/>
          </w:tcPr>
          <w:p w14:paraId="66B1EB5B"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0.387 </w:t>
            </w:r>
          </w:p>
        </w:tc>
        <w:tc>
          <w:tcPr>
            <w:tcW w:w="1035" w:type="dxa"/>
            <w:tcBorders>
              <w:top w:val="nil"/>
              <w:left w:val="nil"/>
              <w:bottom w:val="single" w:sz="6" w:space="0" w:color="auto"/>
              <w:right w:val="single" w:sz="6" w:space="0" w:color="auto"/>
            </w:tcBorders>
            <w:shd w:val="clear" w:color="auto" w:fill="auto"/>
            <w:hideMark/>
          </w:tcPr>
          <w:p w14:paraId="529F022F"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0.044 </w:t>
            </w:r>
          </w:p>
        </w:tc>
        <w:tc>
          <w:tcPr>
            <w:tcW w:w="1035" w:type="dxa"/>
            <w:tcBorders>
              <w:top w:val="nil"/>
              <w:left w:val="nil"/>
              <w:bottom w:val="single" w:sz="6" w:space="0" w:color="auto"/>
              <w:right w:val="single" w:sz="6" w:space="0" w:color="auto"/>
            </w:tcBorders>
            <w:shd w:val="clear" w:color="auto" w:fill="auto"/>
            <w:hideMark/>
          </w:tcPr>
          <w:p w14:paraId="3923B624"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0.965 </w:t>
            </w:r>
          </w:p>
        </w:tc>
      </w:tr>
      <w:tr w:rsidR="009D2D58" w:rsidRPr="00CB6C05" w14:paraId="5BE1D2C3" w14:textId="77777777" w:rsidTr="009D2D58">
        <w:tc>
          <w:tcPr>
            <w:tcW w:w="2340" w:type="dxa"/>
            <w:tcBorders>
              <w:top w:val="nil"/>
              <w:left w:val="single" w:sz="6" w:space="0" w:color="auto"/>
              <w:bottom w:val="single" w:sz="6" w:space="0" w:color="auto"/>
              <w:right w:val="single" w:sz="6" w:space="0" w:color="auto"/>
            </w:tcBorders>
            <w:shd w:val="clear" w:color="auto" w:fill="auto"/>
            <w:hideMark/>
          </w:tcPr>
          <w:p w14:paraId="2AF94EB5"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Treatment: 22°C </w:t>
            </w:r>
          </w:p>
        </w:tc>
        <w:tc>
          <w:tcPr>
            <w:tcW w:w="1710" w:type="dxa"/>
            <w:tcBorders>
              <w:top w:val="nil"/>
              <w:left w:val="nil"/>
              <w:bottom w:val="single" w:sz="6" w:space="0" w:color="auto"/>
              <w:right w:val="single" w:sz="6" w:space="0" w:color="auto"/>
            </w:tcBorders>
            <w:shd w:val="clear" w:color="auto" w:fill="auto"/>
            <w:hideMark/>
          </w:tcPr>
          <w:p w14:paraId="394D4507"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-0.331 </w:t>
            </w:r>
          </w:p>
        </w:tc>
        <w:tc>
          <w:tcPr>
            <w:tcW w:w="1680" w:type="dxa"/>
            <w:tcBorders>
              <w:top w:val="nil"/>
              <w:left w:val="nil"/>
              <w:bottom w:val="single" w:sz="6" w:space="0" w:color="auto"/>
              <w:right w:val="single" w:sz="6" w:space="0" w:color="auto"/>
            </w:tcBorders>
            <w:shd w:val="clear" w:color="auto" w:fill="auto"/>
            <w:hideMark/>
          </w:tcPr>
          <w:p w14:paraId="645DFE20"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0.411 </w:t>
            </w:r>
          </w:p>
        </w:tc>
        <w:tc>
          <w:tcPr>
            <w:tcW w:w="1035" w:type="dxa"/>
            <w:tcBorders>
              <w:top w:val="nil"/>
              <w:left w:val="nil"/>
              <w:bottom w:val="single" w:sz="6" w:space="0" w:color="auto"/>
              <w:right w:val="single" w:sz="6" w:space="0" w:color="auto"/>
            </w:tcBorders>
            <w:shd w:val="clear" w:color="auto" w:fill="auto"/>
            <w:hideMark/>
          </w:tcPr>
          <w:p w14:paraId="04EAF0A3"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0.319 </w:t>
            </w:r>
          </w:p>
        </w:tc>
        <w:tc>
          <w:tcPr>
            <w:tcW w:w="1035" w:type="dxa"/>
            <w:tcBorders>
              <w:top w:val="nil"/>
              <w:left w:val="nil"/>
              <w:bottom w:val="single" w:sz="6" w:space="0" w:color="auto"/>
              <w:right w:val="single" w:sz="6" w:space="0" w:color="auto"/>
            </w:tcBorders>
            <w:shd w:val="clear" w:color="auto" w:fill="auto"/>
            <w:hideMark/>
          </w:tcPr>
          <w:p w14:paraId="441E5CFB" w14:textId="77777777" w:rsidR="009D2D58" w:rsidRPr="00CB6C05" w:rsidRDefault="009D2D58" w:rsidP="009D2D58">
            <w:pPr>
              <w:spacing w:after="0" w:line="240" w:lineRule="auto"/>
              <w:jc w:val="both"/>
              <w:textAlignment w:val="baseline"/>
              <w:rPr>
                <w:rFonts w:ascii="Calibri" w:eastAsia="Times New Roman" w:hAnsi="Calibri" w:cs="Calibri"/>
                <w:sz w:val="24"/>
                <w:szCs w:val="24"/>
                <w:lang w:eastAsia="en-CA"/>
              </w:rPr>
            </w:pPr>
            <w:r w:rsidRPr="00CB6C05">
              <w:rPr>
                <w:rFonts w:ascii="Calibri" w:eastAsia="Times New Roman" w:hAnsi="Calibri" w:cs="Calibri"/>
                <w:sz w:val="24"/>
                <w:szCs w:val="24"/>
                <w:lang w:eastAsia="en-CA"/>
              </w:rPr>
              <w:t>0.751 </w:t>
            </w:r>
          </w:p>
        </w:tc>
      </w:tr>
    </w:tbl>
    <w:p w14:paraId="0C73569C" w14:textId="77777777" w:rsidR="005331A0" w:rsidRPr="00CB6C05" w:rsidRDefault="005331A0" w:rsidP="00617719">
      <w:pPr>
        <w:spacing w:after="0" w:line="480" w:lineRule="auto"/>
        <w:textAlignment w:val="baseline"/>
        <w:rPr>
          <w:rFonts w:ascii="Calibri" w:eastAsia="Times New Roman" w:hAnsi="Calibri" w:cs="Calibri"/>
          <w:sz w:val="24"/>
          <w:szCs w:val="24"/>
          <w:lang w:val="en-CA" w:eastAsia="en-CA"/>
        </w:rPr>
      </w:pPr>
    </w:p>
    <w:p w14:paraId="0843EAAD" w14:textId="77777777" w:rsidR="000873ED" w:rsidRPr="00CB6C05" w:rsidRDefault="000873ED" w:rsidP="00617719">
      <w:pPr>
        <w:spacing w:after="0" w:line="480" w:lineRule="auto"/>
        <w:textAlignment w:val="baseline"/>
        <w:rPr>
          <w:rFonts w:ascii="Calibri" w:eastAsia="Times New Roman" w:hAnsi="Calibri" w:cs="Calibri"/>
          <w:sz w:val="24"/>
          <w:szCs w:val="24"/>
          <w:lang w:val="en-CA" w:eastAsia="en-CA"/>
        </w:rPr>
      </w:pPr>
    </w:p>
    <w:p w14:paraId="6D26A29A" w14:textId="77777777" w:rsidR="000873ED" w:rsidRPr="00695491" w:rsidRDefault="000873ED" w:rsidP="00617719">
      <w:pPr>
        <w:spacing w:after="0" w:line="480" w:lineRule="auto"/>
        <w:textAlignment w:val="baseline"/>
        <w:rPr>
          <w:rFonts w:eastAsia="Times New Roman" w:cstheme="minorHAnsi"/>
          <w:sz w:val="24"/>
          <w:szCs w:val="24"/>
          <w:lang w:val="en-CA" w:eastAsia="en-CA"/>
        </w:rPr>
      </w:pPr>
    </w:p>
    <w:p w14:paraId="695156C2" w14:textId="707AC80D" w:rsidR="000873ED" w:rsidRPr="00695491" w:rsidRDefault="00CB6C05" w:rsidP="00617719">
      <w:pPr>
        <w:spacing w:after="0" w:line="480" w:lineRule="auto"/>
        <w:textAlignment w:val="baseline"/>
        <w:rPr>
          <w:rFonts w:eastAsia="Times New Roman" w:cstheme="minorHAnsi"/>
          <w:sz w:val="24"/>
          <w:szCs w:val="24"/>
          <w:lang w:val="en-CA" w:eastAsia="en-CA"/>
        </w:rPr>
      </w:pPr>
      <w:r w:rsidRPr="00695491">
        <w:rPr>
          <w:noProof/>
          <w:sz w:val="24"/>
          <w:szCs w:val="24"/>
        </w:rPr>
        <w:lastRenderedPageBreak/>
        <mc:AlternateContent>
          <mc:Choice Requires="wps">
            <w:drawing>
              <wp:anchor distT="0" distB="0" distL="114300" distR="114300" simplePos="0" relativeHeight="251658250" behindDoc="0" locked="0" layoutInCell="1" allowOverlap="1" wp14:anchorId="31598100" wp14:editId="51B6B497">
                <wp:simplePos x="0" y="0"/>
                <wp:positionH relativeFrom="column">
                  <wp:posOffset>0</wp:posOffset>
                </wp:positionH>
                <wp:positionV relativeFrom="paragraph">
                  <wp:posOffset>0</wp:posOffset>
                </wp:positionV>
                <wp:extent cx="1828800" cy="18288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46ABDDD" w14:textId="77777777" w:rsidR="00CB6C05" w:rsidRDefault="00CB6C05" w:rsidP="000873ED">
                            <w:pPr>
                              <w:pStyle w:val="paragraph"/>
                              <w:spacing w:before="0" w:beforeAutospacing="0" w:after="0" w:afterAutospacing="0"/>
                              <w:textAlignment w:val="baseline"/>
                              <w:rPr>
                                <w:rFonts w:ascii="Segoe UI" w:hAnsi="Segoe UI" w:cs="Segoe UI"/>
                                <w:sz w:val="18"/>
                                <w:szCs w:val="18"/>
                                <w:lang w:val="en-US"/>
                              </w:rPr>
                            </w:pPr>
                            <w:r>
                              <w:rPr>
                                <w:rFonts w:asciiTheme="minorHAnsi" w:hAnsiTheme="minorHAnsi" w:cstheme="minorHAnsi"/>
                                <w:noProof/>
                                <w:sz w:val="18"/>
                                <w:szCs w:val="18"/>
                              </w:rPr>
                              <w:drawing>
                                <wp:inline distT="0" distB="0" distL="0" distR="0" wp14:anchorId="6985D586" wp14:editId="434193AB">
                                  <wp:extent cx="5654566" cy="4578023"/>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4365" cy="4585956"/>
                                          </a:xfrm>
                                          <a:prstGeom prst="rect">
                                            <a:avLst/>
                                          </a:prstGeom>
                                          <a:noFill/>
                                          <a:ln>
                                            <a:noFill/>
                                          </a:ln>
                                        </pic:spPr>
                                      </pic:pic>
                                    </a:graphicData>
                                  </a:graphic>
                                </wp:inline>
                              </w:drawing>
                            </w:r>
                            <w:r>
                              <w:rPr>
                                <w:rStyle w:val="eop"/>
                                <w:rFonts w:ascii="Calibri" w:hAnsi="Calibri" w:cs="Calibri"/>
                                <w:sz w:val="22"/>
                                <w:szCs w:val="22"/>
                                <w:lang w:val="en-US"/>
                              </w:rPr>
                              <w:t> </w:t>
                            </w:r>
                          </w:p>
                          <w:p w14:paraId="0E027A64" w14:textId="77777777" w:rsidR="00CB6C05" w:rsidRPr="00695491" w:rsidRDefault="00CB6C05" w:rsidP="00066D2B">
                            <w:pPr>
                              <w:pStyle w:val="paragraph"/>
                              <w:textAlignment w:val="baseline"/>
                              <w:rPr>
                                <w:rFonts w:ascii="Calibri" w:hAnsi="Calibri" w:cs="Calibri"/>
                                <w:lang w:val="en-US"/>
                              </w:rPr>
                            </w:pPr>
                            <w:r w:rsidRPr="00695491">
                              <w:rPr>
                                <w:rStyle w:val="normaltextrun"/>
                                <w:rFonts w:ascii="Calibri" w:hAnsi="Calibri" w:cs="Calibri"/>
                                <w:b/>
                                <w:bCs/>
                                <w:lang w:val="en-US"/>
                              </w:rPr>
                              <w:t>Figure S1:</w:t>
                            </w:r>
                            <w:r w:rsidRPr="00695491">
                              <w:rPr>
                                <w:rStyle w:val="normaltextrun"/>
                                <w:rFonts w:ascii="Calibri" w:hAnsi="Calibri" w:cs="Calibri"/>
                                <w:lang w:val="en-US"/>
                              </w:rPr>
                              <w:t xml:space="preserve"> Scatter plot displaying the relationship between sea cucumber stiffness metrics. Spearman’s rank correlation coefficient indicated a high degree of correlation between metrics (r = 0.53, p &lt; 0.001)</w:t>
                            </w:r>
                            <w:r w:rsidRPr="00695491">
                              <w:rPr>
                                <w:rStyle w:val="eop"/>
                                <w:rFonts w:ascii="Calibri" w:hAnsi="Calibri" w:cs="Calibri"/>
                                <w:lang w:val="en-US"/>
                              </w:rPr>
                              <w: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598100" id="Text Box 34" o:spid="_x0000_s1034" type="#_x0000_t202" style="position:absolute;margin-left:0;margin-top:0;width:2in;height:2in;z-index:2516582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LM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2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HccswMrAgAAWgQAAA4AAAAAAAAAAAAAAAAALgIAAGRycy9lMm9E&#13;&#10;b2MueG1sUEsBAi0AFAAGAAgAAAAhAAUyY4naAAAACgEAAA8AAAAAAAAAAAAAAAAAhQQAAGRycy9k&#13;&#10;b3ducmV2LnhtbFBLBQYAAAAABAAEAPMAAACMBQAAAAA=&#13;&#10;" filled="f" strokeweight=".5pt">
                <v:textbox style="mso-fit-shape-to-text:t">
                  <w:txbxContent>
                    <w:p w14:paraId="046ABDDD" w14:textId="77777777" w:rsidR="00CB6C05" w:rsidRDefault="00CB6C05" w:rsidP="000873ED">
                      <w:pPr>
                        <w:pStyle w:val="paragraph"/>
                        <w:spacing w:before="0" w:beforeAutospacing="0" w:after="0" w:afterAutospacing="0"/>
                        <w:textAlignment w:val="baseline"/>
                        <w:rPr>
                          <w:rFonts w:ascii="Segoe UI" w:hAnsi="Segoe UI" w:cs="Segoe UI"/>
                          <w:sz w:val="18"/>
                          <w:szCs w:val="18"/>
                          <w:lang w:val="en-US"/>
                        </w:rPr>
                      </w:pPr>
                      <w:r>
                        <w:rPr>
                          <w:rFonts w:asciiTheme="minorHAnsi" w:hAnsiTheme="minorHAnsi" w:cstheme="minorHAnsi"/>
                          <w:noProof/>
                          <w:sz w:val="18"/>
                          <w:szCs w:val="18"/>
                        </w:rPr>
                        <w:drawing>
                          <wp:inline distT="0" distB="0" distL="0" distR="0" wp14:anchorId="6985D586" wp14:editId="434193AB">
                            <wp:extent cx="5654566" cy="4578023"/>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4365" cy="4585956"/>
                                    </a:xfrm>
                                    <a:prstGeom prst="rect">
                                      <a:avLst/>
                                    </a:prstGeom>
                                    <a:noFill/>
                                    <a:ln>
                                      <a:noFill/>
                                    </a:ln>
                                  </pic:spPr>
                                </pic:pic>
                              </a:graphicData>
                            </a:graphic>
                          </wp:inline>
                        </w:drawing>
                      </w:r>
                      <w:r>
                        <w:rPr>
                          <w:rStyle w:val="eop"/>
                          <w:rFonts w:ascii="Calibri" w:hAnsi="Calibri" w:cs="Calibri"/>
                          <w:sz w:val="22"/>
                          <w:szCs w:val="22"/>
                          <w:lang w:val="en-US"/>
                        </w:rPr>
                        <w:t> </w:t>
                      </w:r>
                    </w:p>
                    <w:p w14:paraId="0E027A64" w14:textId="77777777" w:rsidR="00CB6C05" w:rsidRPr="00695491" w:rsidRDefault="00CB6C05" w:rsidP="00066D2B">
                      <w:pPr>
                        <w:pStyle w:val="paragraph"/>
                        <w:textAlignment w:val="baseline"/>
                        <w:rPr>
                          <w:rFonts w:ascii="Calibri" w:hAnsi="Calibri" w:cs="Calibri"/>
                          <w:lang w:val="en-US"/>
                        </w:rPr>
                      </w:pPr>
                      <w:r w:rsidRPr="00695491">
                        <w:rPr>
                          <w:rStyle w:val="normaltextrun"/>
                          <w:rFonts w:ascii="Calibri" w:hAnsi="Calibri" w:cs="Calibri"/>
                          <w:b/>
                          <w:bCs/>
                          <w:lang w:val="en-US"/>
                        </w:rPr>
                        <w:t>Figure S1:</w:t>
                      </w:r>
                      <w:r w:rsidRPr="00695491">
                        <w:rPr>
                          <w:rStyle w:val="normaltextrun"/>
                          <w:rFonts w:ascii="Calibri" w:hAnsi="Calibri" w:cs="Calibri"/>
                          <w:lang w:val="en-US"/>
                        </w:rPr>
                        <w:t xml:space="preserve"> Scatter plot displaying the relationship between sea cucumber stiffness metrics. Spearman’s rank correlation coefficient indicated a high degree of correlation between metrics (r = 0.53, p &lt; 0.001)</w:t>
                      </w:r>
                      <w:r w:rsidRPr="00695491">
                        <w:rPr>
                          <w:rStyle w:val="eop"/>
                          <w:rFonts w:ascii="Calibri" w:hAnsi="Calibri" w:cs="Calibri"/>
                          <w:lang w:val="en-US"/>
                        </w:rPr>
                        <w:t> </w:t>
                      </w:r>
                    </w:p>
                  </w:txbxContent>
                </v:textbox>
                <w10:wrap type="square"/>
              </v:shape>
            </w:pict>
          </mc:Fallback>
        </mc:AlternateContent>
      </w:r>
    </w:p>
    <w:p w14:paraId="364D9B46" w14:textId="4AED0E96" w:rsidR="003D4D84" w:rsidRPr="00695491" w:rsidRDefault="00CB6C05" w:rsidP="00617719">
      <w:pPr>
        <w:spacing w:after="0" w:line="480" w:lineRule="auto"/>
        <w:textAlignment w:val="baseline"/>
        <w:rPr>
          <w:rFonts w:eastAsia="Times New Roman" w:cstheme="minorHAnsi"/>
          <w:sz w:val="24"/>
          <w:szCs w:val="24"/>
          <w:lang w:val="en-CA" w:eastAsia="en-CA"/>
        </w:rPr>
      </w:pPr>
      <w:r w:rsidRPr="00695491">
        <w:rPr>
          <w:noProof/>
          <w:sz w:val="24"/>
          <w:szCs w:val="24"/>
        </w:rPr>
        <w:lastRenderedPageBreak/>
        <mc:AlternateContent>
          <mc:Choice Requires="wps">
            <w:drawing>
              <wp:anchor distT="0" distB="0" distL="114300" distR="114300" simplePos="0" relativeHeight="251658249" behindDoc="0" locked="0" layoutInCell="1" allowOverlap="1" wp14:anchorId="03556637" wp14:editId="7E3EF7A9">
                <wp:simplePos x="0" y="0"/>
                <wp:positionH relativeFrom="column">
                  <wp:posOffset>0</wp:posOffset>
                </wp:positionH>
                <wp:positionV relativeFrom="paragraph">
                  <wp:posOffset>0</wp:posOffset>
                </wp:positionV>
                <wp:extent cx="1828800" cy="18288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CDA2586" w14:textId="7D3C1E71" w:rsidR="00CB6C05" w:rsidRDefault="00CB6C05" w:rsidP="003D4D84">
                            <w:pPr>
                              <w:pStyle w:val="paragraph"/>
                              <w:spacing w:before="0" w:beforeAutospacing="0" w:after="0" w:afterAutospacing="0"/>
                              <w:textAlignment w:val="baseline"/>
                              <w:rPr>
                                <w:rFonts w:ascii="Segoe UI" w:hAnsi="Segoe UI" w:cs="Segoe UI"/>
                                <w:sz w:val="18"/>
                                <w:szCs w:val="18"/>
                                <w:lang w:val="en-US"/>
                              </w:rPr>
                            </w:pPr>
                            <w:r>
                              <w:rPr>
                                <w:rFonts w:asciiTheme="minorHAnsi" w:hAnsiTheme="minorHAnsi" w:cstheme="minorHAnsi"/>
                                <w:noProof/>
                                <w:sz w:val="18"/>
                                <w:szCs w:val="18"/>
                              </w:rPr>
                              <w:drawing>
                                <wp:inline distT="0" distB="0" distL="0" distR="0" wp14:anchorId="1D885936" wp14:editId="12D33035">
                                  <wp:extent cx="5943600" cy="4302125"/>
                                  <wp:effectExtent l="0" t="0" r="0" b="3175"/>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02125"/>
                                          </a:xfrm>
                                          <a:prstGeom prst="rect">
                                            <a:avLst/>
                                          </a:prstGeom>
                                          <a:noFill/>
                                          <a:ln>
                                            <a:noFill/>
                                          </a:ln>
                                        </pic:spPr>
                                      </pic:pic>
                                    </a:graphicData>
                                  </a:graphic>
                                </wp:inline>
                              </w:drawing>
                            </w:r>
                            <w:r>
                              <w:rPr>
                                <w:rStyle w:val="eop"/>
                                <w:rFonts w:ascii="Calibri" w:hAnsi="Calibri" w:cs="Calibri"/>
                                <w:sz w:val="22"/>
                                <w:szCs w:val="22"/>
                                <w:lang w:val="en-US"/>
                              </w:rPr>
                              <w:t> </w:t>
                            </w:r>
                          </w:p>
                          <w:p w14:paraId="37DE6510" w14:textId="4F191108" w:rsidR="00CB6C05" w:rsidRPr="005F5169" w:rsidRDefault="00CB6C05" w:rsidP="00CB6C05">
                            <w:pPr>
                              <w:pStyle w:val="paragraph"/>
                              <w:textAlignment w:val="baseline"/>
                              <w:rPr>
                                <w:rFonts w:ascii="Calibri" w:hAnsi="Calibri" w:cs="Calibri"/>
                                <w:lang w:val="en-US"/>
                              </w:rPr>
                            </w:pPr>
                            <w:r w:rsidRPr="00695491">
                              <w:rPr>
                                <w:rStyle w:val="normaltextrun"/>
                                <w:rFonts w:ascii="Calibri" w:hAnsi="Calibri" w:cs="Calibri"/>
                                <w:b/>
                                <w:bCs/>
                                <w:lang w:val="en-US"/>
                              </w:rPr>
                              <w:t>Figure S2</w:t>
                            </w:r>
                            <w:r w:rsidRPr="00695491">
                              <w:rPr>
                                <w:rStyle w:val="normaltextrun"/>
                                <w:rFonts w:ascii="Calibri" w:hAnsi="Calibri" w:cs="Calibri"/>
                                <w:lang w:val="en-US"/>
                              </w:rPr>
                              <w:t xml:space="preserve">. Ordinal regression </w:t>
                            </w:r>
                            <w:r w:rsidR="009C0AF8">
                              <w:rPr>
                                <w:rStyle w:val="normaltextrun"/>
                                <w:rFonts w:ascii="Calibri" w:hAnsi="Calibri" w:cs="Calibri"/>
                                <w:lang w:val="en-US"/>
                              </w:rPr>
                              <w:t>coefficient and 95% confidence intervals</w:t>
                            </w:r>
                            <w:r w:rsidRPr="00695491">
                              <w:rPr>
                                <w:rStyle w:val="normaltextrun"/>
                                <w:rFonts w:ascii="Calibri" w:hAnsi="Calibri" w:cs="Calibri"/>
                                <w:lang w:val="en-US"/>
                              </w:rPr>
                              <w:t xml:space="preserve"> from two AIC selected models with stiffness as antipredator defense or structural maintenance as the response variable</w:t>
                            </w:r>
                            <w:r w:rsidR="009C0AF8">
                              <w:rPr>
                                <w:rStyle w:val="normaltextrun"/>
                                <w:rFonts w:ascii="Calibri" w:hAnsi="Calibri" w:cs="Calibri"/>
                                <w:lang w:val="en-US"/>
                              </w:rPr>
                              <w:t>s</w:t>
                            </w:r>
                            <w:r w:rsidRPr="00695491">
                              <w:rPr>
                                <w:rStyle w:val="normaltextrun"/>
                                <w:rFonts w:ascii="Calibri" w:hAnsi="Calibri" w:cs="Calibri"/>
                                <w:lang w:val="en-US"/>
                              </w:rPr>
                              <w:t>. Variable reference categories were Date: Nov 09 and Temp: 12°C. </w:t>
                            </w:r>
                            <w:r w:rsidRPr="00695491">
                              <w:rPr>
                                <w:rStyle w:val="eop"/>
                                <w:rFonts w:ascii="Calibri" w:hAnsi="Calibri" w:cs="Calibri"/>
                                <w:lang w:val="en-US"/>
                              </w:rPr>
                              <w:t> </w:t>
                            </w:r>
                          </w:p>
                          <w:p w14:paraId="69D7F96A" w14:textId="77777777" w:rsidR="00CB6C05" w:rsidRDefault="00CB6C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556637" id="Text Box 32" o:spid="_x0000_s1035" type="#_x0000_t202" style="position:absolute;margin-left:0;margin-top:0;width:2in;height:2in;z-index:25165824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VSf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78bTaRzJpExvvkx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Eu5VJ8rAgAAWgQAAA4AAAAAAAAAAAAAAAAALgIAAGRycy9lMm9E&#13;&#10;b2MueG1sUEsBAi0AFAAGAAgAAAAhAAUyY4naAAAACgEAAA8AAAAAAAAAAAAAAAAAhQQAAGRycy9k&#13;&#10;b3ducmV2LnhtbFBLBQYAAAAABAAEAPMAAACMBQAAAAA=&#13;&#10;" filled="f" strokeweight=".5pt">
                <v:textbox style="mso-fit-shape-to-text:t">
                  <w:txbxContent>
                    <w:p w14:paraId="5CDA2586" w14:textId="7D3C1E71" w:rsidR="00CB6C05" w:rsidRDefault="00CB6C05" w:rsidP="003D4D84">
                      <w:pPr>
                        <w:pStyle w:val="paragraph"/>
                        <w:spacing w:before="0" w:beforeAutospacing="0" w:after="0" w:afterAutospacing="0"/>
                        <w:textAlignment w:val="baseline"/>
                        <w:rPr>
                          <w:rFonts w:ascii="Segoe UI" w:hAnsi="Segoe UI" w:cs="Segoe UI"/>
                          <w:sz w:val="18"/>
                          <w:szCs w:val="18"/>
                          <w:lang w:val="en-US"/>
                        </w:rPr>
                      </w:pPr>
                      <w:r>
                        <w:rPr>
                          <w:rFonts w:asciiTheme="minorHAnsi" w:hAnsiTheme="minorHAnsi" w:cstheme="minorHAnsi"/>
                          <w:noProof/>
                          <w:sz w:val="18"/>
                          <w:szCs w:val="18"/>
                        </w:rPr>
                        <w:drawing>
                          <wp:inline distT="0" distB="0" distL="0" distR="0" wp14:anchorId="1D885936" wp14:editId="12D33035">
                            <wp:extent cx="5943600" cy="4302125"/>
                            <wp:effectExtent l="0" t="0" r="0" b="3175"/>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02125"/>
                                    </a:xfrm>
                                    <a:prstGeom prst="rect">
                                      <a:avLst/>
                                    </a:prstGeom>
                                    <a:noFill/>
                                    <a:ln>
                                      <a:noFill/>
                                    </a:ln>
                                  </pic:spPr>
                                </pic:pic>
                              </a:graphicData>
                            </a:graphic>
                          </wp:inline>
                        </w:drawing>
                      </w:r>
                      <w:r>
                        <w:rPr>
                          <w:rStyle w:val="eop"/>
                          <w:rFonts w:ascii="Calibri" w:hAnsi="Calibri" w:cs="Calibri"/>
                          <w:sz w:val="22"/>
                          <w:szCs w:val="22"/>
                          <w:lang w:val="en-US"/>
                        </w:rPr>
                        <w:t> </w:t>
                      </w:r>
                    </w:p>
                    <w:p w14:paraId="37DE6510" w14:textId="4F191108" w:rsidR="00CB6C05" w:rsidRPr="005F5169" w:rsidRDefault="00CB6C05" w:rsidP="00CB6C05">
                      <w:pPr>
                        <w:pStyle w:val="paragraph"/>
                        <w:textAlignment w:val="baseline"/>
                        <w:rPr>
                          <w:rFonts w:ascii="Calibri" w:hAnsi="Calibri" w:cs="Calibri"/>
                          <w:lang w:val="en-US"/>
                        </w:rPr>
                      </w:pPr>
                      <w:r w:rsidRPr="00695491">
                        <w:rPr>
                          <w:rStyle w:val="normaltextrun"/>
                          <w:rFonts w:ascii="Calibri" w:hAnsi="Calibri" w:cs="Calibri"/>
                          <w:b/>
                          <w:bCs/>
                          <w:lang w:val="en-US"/>
                        </w:rPr>
                        <w:t>Figure S2</w:t>
                      </w:r>
                      <w:r w:rsidRPr="00695491">
                        <w:rPr>
                          <w:rStyle w:val="normaltextrun"/>
                          <w:rFonts w:ascii="Calibri" w:hAnsi="Calibri" w:cs="Calibri"/>
                          <w:lang w:val="en-US"/>
                        </w:rPr>
                        <w:t xml:space="preserve">. Ordinal regression </w:t>
                      </w:r>
                      <w:r w:rsidR="009C0AF8">
                        <w:rPr>
                          <w:rStyle w:val="normaltextrun"/>
                          <w:rFonts w:ascii="Calibri" w:hAnsi="Calibri" w:cs="Calibri"/>
                          <w:lang w:val="en-US"/>
                        </w:rPr>
                        <w:t>coefficient and 95% confidence intervals</w:t>
                      </w:r>
                      <w:r w:rsidRPr="00695491">
                        <w:rPr>
                          <w:rStyle w:val="normaltextrun"/>
                          <w:rFonts w:ascii="Calibri" w:hAnsi="Calibri" w:cs="Calibri"/>
                          <w:lang w:val="en-US"/>
                        </w:rPr>
                        <w:t xml:space="preserve"> from two AIC selected models with stiffness as antipredator defense or structural maintenance as the response variable</w:t>
                      </w:r>
                      <w:r w:rsidR="009C0AF8">
                        <w:rPr>
                          <w:rStyle w:val="normaltextrun"/>
                          <w:rFonts w:ascii="Calibri" w:hAnsi="Calibri" w:cs="Calibri"/>
                          <w:lang w:val="en-US"/>
                        </w:rPr>
                        <w:t>s</w:t>
                      </w:r>
                      <w:r w:rsidRPr="00695491">
                        <w:rPr>
                          <w:rStyle w:val="normaltextrun"/>
                          <w:rFonts w:ascii="Calibri" w:hAnsi="Calibri" w:cs="Calibri"/>
                          <w:lang w:val="en-US"/>
                        </w:rPr>
                        <w:t>. Variable reference categories were Date: Nov 09 and Temp: 12°C. </w:t>
                      </w:r>
                      <w:r w:rsidRPr="00695491">
                        <w:rPr>
                          <w:rStyle w:val="eop"/>
                          <w:rFonts w:ascii="Calibri" w:hAnsi="Calibri" w:cs="Calibri"/>
                          <w:lang w:val="en-US"/>
                        </w:rPr>
                        <w:t> </w:t>
                      </w:r>
                    </w:p>
                    <w:p w14:paraId="69D7F96A" w14:textId="77777777" w:rsidR="00CB6C05" w:rsidRDefault="00CB6C05"/>
                  </w:txbxContent>
                </v:textbox>
                <w10:wrap type="square"/>
              </v:shape>
            </w:pict>
          </mc:Fallback>
        </mc:AlternateContent>
      </w:r>
    </w:p>
    <w:p w14:paraId="764970E8" w14:textId="7BABDFC2" w:rsidR="006C0F08" w:rsidRPr="00695491" w:rsidRDefault="00CB6C05" w:rsidP="004C68D2">
      <w:pPr>
        <w:pStyle w:val="paragraph"/>
        <w:spacing w:before="0" w:beforeAutospacing="0" w:after="0" w:afterAutospacing="0"/>
        <w:textAlignment w:val="baseline"/>
        <w:rPr>
          <w:rFonts w:ascii="Segoe UI" w:hAnsi="Segoe UI" w:cs="Segoe UI"/>
          <w:lang w:val="en-US"/>
        </w:rPr>
      </w:pPr>
      <w:r w:rsidRPr="00695491">
        <w:rPr>
          <w:noProof/>
        </w:rPr>
        <w:lastRenderedPageBreak/>
        <mc:AlternateContent>
          <mc:Choice Requires="wps">
            <w:drawing>
              <wp:anchor distT="0" distB="0" distL="114300" distR="114300" simplePos="0" relativeHeight="251658248" behindDoc="0" locked="0" layoutInCell="1" allowOverlap="1" wp14:anchorId="6E466CC8" wp14:editId="1EC82008">
                <wp:simplePos x="0" y="0"/>
                <wp:positionH relativeFrom="column">
                  <wp:posOffset>0</wp:posOffset>
                </wp:positionH>
                <wp:positionV relativeFrom="paragraph">
                  <wp:posOffset>0</wp:posOffset>
                </wp:positionV>
                <wp:extent cx="1828800" cy="1828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A8D6B6F" w14:textId="77777777" w:rsidR="00CB6C05" w:rsidRDefault="00CB6C05" w:rsidP="006C0F08">
                            <w:pPr>
                              <w:pStyle w:val="paragraph"/>
                              <w:spacing w:before="0" w:beforeAutospacing="0" w:after="0" w:afterAutospacing="0"/>
                              <w:textAlignment w:val="baseline"/>
                              <w:rPr>
                                <w:rFonts w:ascii="Segoe UI" w:hAnsi="Segoe UI" w:cs="Segoe UI"/>
                                <w:sz w:val="18"/>
                                <w:szCs w:val="18"/>
                                <w:lang w:val="en-US"/>
                              </w:rPr>
                            </w:pPr>
                            <w:r>
                              <w:rPr>
                                <w:rFonts w:asciiTheme="minorHAnsi" w:hAnsiTheme="minorHAnsi" w:cstheme="minorHAnsi"/>
                                <w:noProof/>
                                <w:sz w:val="18"/>
                                <w:szCs w:val="18"/>
                              </w:rPr>
                              <w:drawing>
                                <wp:inline distT="0" distB="0" distL="0" distR="0" wp14:anchorId="310BCF0B" wp14:editId="2D12A952">
                                  <wp:extent cx="3880744" cy="3471545"/>
                                  <wp:effectExtent l="0" t="0" r="5715"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3610" cy="3474109"/>
                                          </a:xfrm>
                                          <a:prstGeom prst="rect">
                                            <a:avLst/>
                                          </a:prstGeom>
                                          <a:noFill/>
                                          <a:ln>
                                            <a:noFill/>
                                          </a:ln>
                                        </pic:spPr>
                                      </pic:pic>
                                    </a:graphicData>
                                  </a:graphic>
                                </wp:inline>
                              </w:drawing>
                            </w:r>
                            <w:r>
                              <w:rPr>
                                <w:rStyle w:val="eop"/>
                                <w:rFonts w:ascii="Calibri" w:hAnsi="Calibri" w:cs="Calibri"/>
                                <w:sz w:val="22"/>
                                <w:szCs w:val="22"/>
                                <w:lang w:val="en-US"/>
                              </w:rPr>
                              <w:t> </w:t>
                            </w:r>
                          </w:p>
                          <w:p w14:paraId="5E5F6341" w14:textId="70C72522" w:rsidR="00CB6C05" w:rsidRPr="00695491" w:rsidRDefault="00CB6C05" w:rsidP="00066D2B">
                            <w:pPr>
                              <w:pStyle w:val="paragraph"/>
                              <w:textAlignment w:val="baseline"/>
                              <w:rPr>
                                <w:rFonts w:ascii="Calibri" w:hAnsi="Calibri" w:cs="Calibri"/>
                                <w:b/>
                                <w:bCs/>
                                <w:lang w:val="en-US"/>
                              </w:rPr>
                            </w:pPr>
                            <w:r w:rsidRPr="00695491">
                              <w:rPr>
                                <w:rStyle w:val="normaltextrun"/>
                                <w:rFonts w:ascii="Calibri" w:hAnsi="Calibri" w:cs="Calibri"/>
                                <w:b/>
                                <w:bCs/>
                                <w:lang w:val="en-US"/>
                              </w:rPr>
                              <w:t>Figure S3</w:t>
                            </w:r>
                            <w:r w:rsidRPr="00695491">
                              <w:rPr>
                                <w:rStyle w:val="normaltextrun"/>
                                <w:rFonts w:ascii="Calibri" w:hAnsi="Calibri" w:cs="Calibri"/>
                                <w:lang w:val="en-US"/>
                              </w:rPr>
                              <w:t xml:space="preserve">. Maximum number of minor lesions </w:t>
                            </w:r>
                            <w:r w:rsidR="00695491" w:rsidRPr="00695491">
                              <w:rPr>
                                <w:rStyle w:val="normaltextrun"/>
                                <w:rFonts w:ascii="Calibri" w:hAnsi="Calibri" w:cs="Calibri"/>
                                <w:lang w:val="en-US"/>
                              </w:rPr>
                              <w:t>found on each</w:t>
                            </w:r>
                            <w:r w:rsidRPr="00695491">
                              <w:rPr>
                                <w:rStyle w:val="normaltextrun"/>
                                <w:rFonts w:ascii="Calibri" w:hAnsi="Calibri" w:cs="Calibri"/>
                                <w:lang w:val="en-US"/>
                              </w:rPr>
                              <w:t xml:space="preserve"> </w:t>
                            </w:r>
                            <w:r w:rsidR="00E57FEF" w:rsidRPr="00695491">
                              <w:rPr>
                                <w:rStyle w:val="normaltextrun"/>
                                <w:rFonts w:ascii="Calibri" w:hAnsi="Calibri" w:cs="Calibri"/>
                                <w:lang w:val="en-US"/>
                              </w:rPr>
                              <w:t>individual</w:t>
                            </w:r>
                            <w:r w:rsidRPr="00695491">
                              <w:rPr>
                                <w:rStyle w:val="normaltextrun"/>
                                <w:rFonts w:ascii="Calibri" w:hAnsi="Calibri" w:cs="Calibri"/>
                                <w:lang w:val="en-US"/>
                              </w:rPr>
                              <w:t xml:space="preserve"> </w:t>
                            </w:r>
                            <w:r w:rsidR="00695491" w:rsidRPr="00695491">
                              <w:rPr>
                                <w:rStyle w:val="normaltextrun"/>
                                <w:rFonts w:ascii="Calibri" w:hAnsi="Calibri" w:cs="Calibri"/>
                                <w:lang w:val="en-US"/>
                              </w:rPr>
                              <w:t xml:space="preserve">during the heat treatment, compared between the </w:t>
                            </w:r>
                            <w:r w:rsidR="00E57FEF" w:rsidRPr="00695491">
                              <w:rPr>
                                <w:rStyle w:val="normaltextrun"/>
                                <w:rFonts w:ascii="Calibri" w:hAnsi="Calibri" w:cs="Calibri"/>
                                <w:lang w:val="en-US"/>
                              </w:rPr>
                              <w:t xml:space="preserve">three </w:t>
                            </w:r>
                            <w:r w:rsidRPr="00695491">
                              <w:rPr>
                                <w:rStyle w:val="normaltextrun"/>
                                <w:rFonts w:ascii="Calibri" w:hAnsi="Calibri" w:cs="Calibri"/>
                                <w:lang w:val="en-US"/>
                              </w:rPr>
                              <w:t>temperature treatments. </w:t>
                            </w:r>
                            <w:r w:rsidRPr="00695491">
                              <w:rPr>
                                <w:rStyle w:val="eop"/>
                                <w:rFonts w:ascii="Calibri" w:hAnsi="Calibri" w:cs="Calibri"/>
                                <w:lang w:val="en-US"/>
                              </w:rPr>
                              <w: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466CC8" id="Text Box 30" o:spid="_x0000_s1036" type="#_x0000_t202" style="position:absolute;margin-left:0;margin-top:0;width:2in;height:2in;z-index:251658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" filled="f" strokeweight=".5pt">
                <v:textbox style="mso-fit-shape-to-text:t">
                  <w:txbxContent>
                    <w:p w14:paraId="3A8D6B6F" w14:textId="77777777" w:rsidR="00CB6C05" w:rsidRDefault="00CB6C05" w:rsidP="006C0F08">
                      <w:pPr>
                        <w:pStyle w:val="paragraph"/>
                        <w:spacing w:before="0" w:beforeAutospacing="0" w:after="0" w:afterAutospacing="0"/>
                        <w:textAlignment w:val="baseline"/>
                        <w:rPr>
                          <w:rFonts w:ascii="Segoe UI" w:hAnsi="Segoe UI" w:cs="Segoe UI"/>
                          <w:sz w:val="18"/>
                          <w:szCs w:val="18"/>
                          <w:lang w:val="en-US"/>
                        </w:rPr>
                      </w:pPr>
                      <w:r>
                        <w:rPr>
                          <w:rFonts w:asciiTheme="minorHAnsi" w:hAnsiTheme="minorHAnsi" w:cstheme="minorHAnsi"/>
                          <w:noProof/>
                          <w:sz w:val="18"/>
                          <w:szCs w:val="18"/>
                        </w:rPr>
                        <w:drawing>
                          <wp:inline distT="0" distB="0" distL="0" distR="0" wp14:anchorId="310BCF0B" wp14:editId="2D12A952">
                            <wp:extent cx="3880744" cy="3471545"/>
                            <wp:effectExtent l="0" t="0" r="5715"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3610" cy="3474109"/>
                                    </a:xfrm>
                                    <a:prstGeom prst="rect">
                                      <a:avLst/>
                                    </a:prstGeom>
                                    <a:noFill/>
                                    <a:ln>
                                      <a:noFill/>
                                    </a:ln>
                                  </pic:spPr>
                                </pic:pic>
                              </a:graphicData>
                            </a:graphic>
                          </wp:inline>
                        </w:drawing>
                      </w:r>
                      <w:r>
                        <w:rPr>
                          <w:rStyle w:val="eop"/>
                          <w:rFonts w:ascii="Calibri" w:hAnsi="Calibri" w:cs="Calibri"/>
                          <w:sz w:val="22"/>
                          <w:szCs w:val="22"/>
                          <w:lang w:val="en-US"/>
                        </w:rPr>
                        <w:t> </w:t>
                      </w:r>
                    </w:p>
                    <w:p w14:paraId="5E5F6341" w14:textId="70C72522" w:rsidR="00CB6C05" w:rsidRPr="00695491" w:rsidRDefault="00CB6C05" w:rsidP="00066D2B">
                      <w:pPr>
                        <w:pStyle w:val="paragraph"/>
                        <w:textAlignment w:val="baseline"/>
                        <w:rPr>
                          <w:rFonts w:ascii="Calibri" w:hAnsi="Calibri" w:cs="Calibri"/>
                          <w:b/>
                          <w:bCs/>
                          <w:lang w:val="en-US"/>
                        </w:rPr>
                      </w:pPr>
                      <w:r w:rsidRPr="00695491">
                        <w:rPr>
                          <w:rStyle w:val="normaltextrun"/>
                          <w:rFonts w:ascii="Calibri" w:hAnsi="Calibri" w:cs="Calibri"/>
                          <w:b/>
                          <w:bCs/>
                          <w:lang w:val="en-US"/>
                        </w:rPr>
                        <w:t>Figure S3</w:t>
                      </w:r>
                      <w:r w:rsidRPr="00695491">
                        <w:rPr>
                          <w:rStyle w:val="normaltextrun"/>
                          <w:rFonts w:ascii="Calibri" w:hAnsi="Calibri" w:cs="Calibri"/>
                          <w:lang w:val="en-US"/>
                        </w:rPr>
                        <w:t xml:space="preserve">. Maximum number of minor lesions </w:t>
                      </w:r>
                      <w:r w:rsidR="00695491" w:rsidRPr="00695491">
                        <w:rPr>
                          <w:rStyle w:val="normaltextrun"/>
                          <w:rFonts w:ascii="Calibri" w:hAnsi="Calibri" w:cs="Calibri"/>
                          <w:lang w:val="en-US"/>
                        </w:rPr>
                        <w:t>found on each</w:t>
                      </w:r>
                      <w:r w:rsidRPr="00695491">
                        <w:rPr>
                          <w:rStyle w:val="normaltextrun"/>
                          <w:rFonts w:ascii="Calibri" w:hAnsi="Calibri" w:cs="Calibri"/>
                          <w:lang w:val="en-US"/>
                        </w:rPr>
                        <w:t xml:space="preserve"> </w:t>
                      </w:r>
                      <w:r w:rsidR="00E57FEF" w:rsidRPr="00695491">
                        <w:rPr>
                          <w:rStyle w:val="normaltextrun"/>
                          <w:rFonts w:ascii="Calibri" w:hAnsi="Calibri" w:cs="Calibri"/>
                          <w:lang w:val="en-US"/>
                        </w:rPr>
                        <w:t>individual</w:t>
                      </w:r>
                      <w:r w:rsidRPr="00695491">
                        <w:rPr>
                          <w:rStyle w:val="normaltextrun"/>
                          <w:rFonts w:ascii="Calibri" w:hAnsi="Calibri" w:cs="Calibri"/>
                          <w:lang w:val="en-US"/>
                        </w:rPr>
                        <w:t xml:space="preserve"> </w:t>
                      </w:r>
                      <w:r w:rsidR="00695491" w:rsidRPr="00695491">
                        <w:rPr>
                          <w:rStyle w:val="normaltextrun"/>
                          <w:rFonts w:ascii="Calibri" w:hAnsi="Calibri" w:cs="Calibri"/>
                          <w:lang w:val="en-US"/>
                        </w:rPr>
                        <w:t xml:space="preserve">during the heat treatment, compared between the </w:t>
                      </w:r>
                      <w:r w:rsidR="00E57FEF" w:rsidRPr="00695491">
                        <w:rPr>
                          <w:rStyle w:val="normaltextrun"/>
                          <w:rFonts w:ascii="Calibri" w:hAnsi="Calibri" w:cs="Calibri"/>
                          <w:lang w:val="en-US"/>
                        </w:rPr>
                        <w:t xml:space="preserve">three </w:t>
                      </w:r>
                      <w:r w:rsidRPr="00695491">
                        <w:rPr>
                          <w:rStyle w:val="normaltextrun"/>
                          <w:rFonts w:ascii="Calibri" w:hAnsi="Calibri" w:cs="Calibri"/>
                          <w:lang w:val="en-US"/>
                        </w:rPr>
                        <w:t>temperature treatments. </w:t>
                      </w:r>
                      <w:r w:rsidRPr="00695491">
                        <w:rPr>
                          <w:rStyle w:val="eop"/>
                          <w:rFonts w:ascii="Calibri" w:hAnsi="Calibri" w:cs="Calibri"/>
                          <w:lang w:val="en-US"/>
                        </w:rPr>
                        <w:t> </w:t>
                      </w:r>
                    </w:p>
                  </w:txbxContent>
                </v:textbox>
                <w10:wrap type="square"/>
              </v:shape>
            </w:pict>
          </mc:Fallback>
        </mc:AlternateContent>
      </w:r>
      <w:r w:rsidR="006C0F08" w:rsidRPr="00695491">
        <w:rPr>
          <w:rStyle w:val="eop"/>
          <w:rFonts w:ascii="Calibri" w:hAnsi="Calibri" w:cs="Calibri"/>
          <w:lang w:val="en-US"/>
        </w:rPr>
        <w:t> </w:t>
      </w:r>
    </w:p>
    <w:p w14:paraId="560B4219" w14:textId="77777777" w:rsidR="0042607E" w:rsidRPr="00695491" w:rsidRDefault="0042607E" w:rsidP="00617719">
      <w:pPr>
        <w:spacing w:after="0" w:line="480" w:lineRule="auto"/>
        <w:textAlignment w:val="baseline"/>
        <w:rPr>
          <w:rFonts w:eastAsia="Times New Roman" w:cstheme="minorHAnsi"/>
          <w:sz w:val="24"/>
          <w:szCs w:val="24"/>
          <w:lang w:val="en-CA" w:eastAsia="en-CA"/>
        </w:rPr>
      </w:pPr>
    </w:p>
    <w:p w14:paraId="12F55F48" w14:textId="77777777" w:rsidR="004C68D2" w:rsidRPr="00695491" w:rsidRDefault="004C68D2">
      <w:pPr>
        <w:rPr>
          <w:rFonts w:eastAsia="Times New Roman" w:cstheme="minorHAnsi"/>
          <w:b/>
          <w:bCs/>
          <w:sz w:val="24"/>
          <w:szCs w:val="24"/>
          <w:lang w:val="en-CA" w:eastAsia="en-CA"/>
        </w:rPr>
      </w:pPr>
      <w:r w:rsidRPr="00695491">
        <w:rPr>
          <w:rFonts w:eastAsia="Times New Roman" w:cstheme="minorHAnsi"/>
          <w:b/>
          <w:bCs/>
          <w:sz w:val="24"/>
          <w:szCs w:val="24"/>
          <w:lang w:val="en-CA" w:eastAsia="en-CA"/>
        </w:rPr>
        <w:br w:type="page"/>
      </w:r>
    </w:p>
    <w:p w14:paraId="04A61FB0" w14:textId="77777777" w:rsidR="00E51837" w:rsidRPr="002B7AC5" w:rsidRDefault="00E51837" w:rsidP="00617719">
      <w:pPr>
        <w:spacing w:after="0" w:line="480" w:lineRule="auto"/>
        <w:jc w:val="center"/>
        <w:textAlignment w:val="baseline"/>
        <w:rPr>
          <w:rFonts w:eastAsia="Times New Roman" w:cstheme="minorHAnsi"/>
          <w:sz w:val="18"/>
          <w:szCs w:val="18"/>
          <w:lang w:val="en-CA" w:eastAsia="en-CA"/>
        </w:rPr>
      </w:pPr>
      <w:r w:rsidRPr="002B7AC5">
        <w:rPr>
          <w:rFonts w:eastAsia="Times New Roman" w:cstheme="minorHAnsi"/>
          <w:b/>
          <w:bCs/>
          <w:sz w:val="24"/>
          <w:szCs w:val="24"/>
          <w:lang w:val="en-CA" w:eastAsia="en-CA"/>
        </w:rPr>
        <w:lastRenderedPageBreak/>
        <w:t>Literature Cited</w:t>
      </w:r>
      <w:r w:rsidRPr="002B7AC5">
        <w:rPr>
          <w:rFonts w:eastAsia="Times New Roman" w:cstheme="minorHAnsi"/>
          <w:sz w:val="24"/>
          <w:szCs w:val="24"/>
          <w:lang w:val="en-CA" w:eastAsia="en-CA"/>
        </w:rPr>
        <w:t> </w:t>
      </w:r>
    </w:p>
    <w:p w14:paraId="741A6565"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Allan, R. P., Arias, P. A., Berger, S., Canadell, J. G., Cassou, C., Chen, D., Cherchi, A., Connors, S. L., Coppola, E., Cruz, F. A., Diongue-Niang, A., Doblas-Reyes, F. J., Douville, H., Driouech, F., Edwards, T. L., Engelbrecht, F., Eyring, V., Fischer, E., Flato, G. M., … Zickfeld, K. (2021). IPCC: Climate Change 2021: The Physical Science Basis. </w:t>
      </w:r>
      <w:r w:rsidRPr="002B7AC5">
        <w:rPr>
          <w:rFonts w:eastAsia="Times New Roman" w:cstheme="minorHAnsi"/>
          <w:i/>
          <w:iCs/>
          <w:color w:val="000000"/>
          <w:sz w:val="24"/>
          <w:szCs w:val="24"/>
          <w:shd w:val="clear" w:color="auto" w:fill="E1E3E6"/>
          <w:lang w:val="en-CA" w:eastAsia="en-CA"/>
        </w:rPr>
        <w:t>Cambridge University Press. In Press.</w:t>
      </w:r>
      <w:r w:rsidRPr="002B7AC5">
        <w:rPr>
          <w:rFonts w:eastAsia="Times New Roman" w:cstheme="minorHAnsi"/>
          <w:color w:val="000000"/>
          <w:sz w:val="24"/>
          <w:szCs w:val="24"/>
          <w:shd w:val="clear" w:color="auto" w:fill="E1E3E6"/>
          <w:lang w:val="en-CA" w:eastAsia="en-CA"/>
        </w:rPr>
        <w:t>, 42. https://www.ipcc.ch/report/ar6/wg1/</w:t>
      </w:r>
      <w:r w:rsidRPr="002B7AC5">
        <w:rPr>
          <w:rFonts w:eastAsia="Times New Roman" w:cstheme="minorHAnsi"/>
          <w:sz w:val="24"/>
          <w:szCs w:val="24"/>
          <w:lang w:val="en-CA" w:eastAsia="en-CA"/>
        </w:rPr>
        <w:t> </w:t>
      </w:r>
    </w:p>
    <w:p w14:paraId="33B0D851"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Aquino, C. A., Besemer, R. M., DeRito, C. M., Kocian, J., Porter, I. R., Raimondi, P. T., Rede, J. E., Schiebelhut, L. M., Sparks, J. P., Wares, J. P., &amp; Hewson, I. (2021). Evidence That Microorganisms at the Animal-Water Interface Drive Sea Star Wasting Disease. </w:t>
      </w:r>
      <w:r w:rsidRPr="002B7AC5">
        <w:rPr>
          <w:rFonts w:eastAsia="Times New Roman" w:cstheme="minorHAnsi"/>
          <w:i/>
          <w:iCs/>
          <w:color w:val="000000"/>
          <w:sz w:val="24"/>
          <w:szCs w:val="24"/>
          <w:shd w:val="clear" w:color="auto" w:fill="E1E3E6"/>
          <w:lang w:val="en-CA" w:eastAsia="en-CA"/>
        </w:rPr>
        <w:t>Frontiers in Microbiology</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11</w:t>
      </w:r>
      <w:r w:rsidRPr="002B7AC5">
        <w:rPr>
          <w:rFonts w:eastAsia="Times New Roman" w:cstheme="minorHAnsi"/>
          <w:color w:val="000000"/>
          <w:sz w:val="24"/>
          <w:szCs w:val="24"/>
          <w:shd w:val="clear" w:color="auto" w:fill="E1E3E6"/>
          <w:lang w:val="en-CA" w:eastAsia="en-CA"/>
        </w:rPr>
        <w:t>. https://doi.org/10.3389/fmicb.2020.610009</w:t>
      </w:r>
      <w:r w:rsidRPr="002B7AC5">
        <w:rPr>
          <w:rFonts w:eastAsia="Times New Roman" w:cstheme="minorHAnsi"/>
          <w:sz w:val="24"/>
          <w:szCs w:val="24"/>
          <w:lang w:val="en-CA" w:eastAsia="en-CA"/>
        </w:rPr>
        <w:t> </w:t>
      </w:r>
    </w:p>
    <w:p w14:paraId="22676263"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Bates, A. E., Hilton, B. J., &amp; Harley, C. D. G. (2009). Effects of temperature, season and locality on wasting disease in the keystone predatory sea star Pisaster ochraceus. </w:t>
      </w:r>
      <w:r w:rsidRPr="002B7AC5">
        <w:rPr>
          <w:rFonts w:eastAsia="Times New Roman" w:cstheme="minorHAnsi"/>
          <w:i/>
          <w:iCs/>
          <w:color w:val="000000"/>
          <w:sz w:val="24"/>
          <w:szCs w:val="24"/>
          <w:shd w:val="clear" w:color="auto" w:fill="E1E3E6"/>
          <w:lang w:val="en-CA" w:eastAsia="en-CA"/>
        </w:rPr>
        <w:t>Diseases of Aquatic Organisms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86</w:t>
      </w:r>
      <w:r w:rsidRPr="002B7AC5">
        <w:rPr>
          <w:rFonts w:eastAsia="Times New Roman" w:cstheme="minorHAnsi"/>
          <w:color w:val="000000"/>
          <w:sz w:val="24"/>
          <w:szCs w:val="24"/>
          <w:shd w:val="clear" w:color="auto" w:fill="E1E3E6"/>
          <w:lang w:val="en-CA" w:eastAsia="en-CA"/>
        </w:rPr>
        <w:t>(3), 245–251. https://doi.org/10.3354/dao02125</w:t>
      </w:r>
      <w:r w:rsidRPr="002B7AC5">
        <w:rPr>
          <w:rFonts w:eastAsia="Times New Roman" w:cstheme="minorHAnsi"/>
          <w:sz w:val="24"/>
          <w:szCs w:val="24"/>
          <w:lang w:val="en-CA" w:eastAsia="en-CA"/>
        </w:rPr>
        <w:t> </w:t>
      </w:r>
    </w:p>
    <w:p w14:paraId="733623F6"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Battaglene, S. C., Seymour, J. E., Ramofafia, C., &amp; Lane, I. (2002). Spawning induction of three tropical sea cucumbers, Holothuria scabra, H. fuscogilva and Actinopyga mauritiana. </w:t>
      </w:r>
      <w:r w:rsidRPr="002B7AC5">
        <w:rPr>
          <w:rFonts w:eastAsia="Times New Roman" w:cstheme="minorHAnsi"/>
          <w:i/>
          <w:iCs/>
          <w:color w:val="000000"/>
          <w:sz w:val="24"/>
          <w:szCs w:val="24"/>
          <w:shd w:val="clear" w:color="auto" w:fill="E1E3E6"/>
          <w:lang w:val="en-CA" w:eastAsia="en-CA"/>
        </w:rPr>
        <w:t>Aquaculture</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207</w:t>
      </w:r>
      <w:r w:rsidRPr="002B7AC5">
        <w:rPr>
          <w:rFonts w:eastAsia="Times New Roman" w:cstheme="minorHAnsi"/>
          <w:color w:val="000000"/>
          <w:sz w:val="24"/>
          <w:szCs w:val="24"/>
          <w:shd w:val="clear" w:color="auto" w:fill="E1E3E6"/>
          <w:lang w:val="en-CA" w:eastAsia="en-CA"/>
        </w:rPr>
        <w:t>(1–2), 29–47. https://doi.org/10.1016/S0044-8486(01)00725-6</w:t>
      </w:r>
      <w:r w:rsidRPr="002B7AC5">
        <w:rPr>
          <w:rFonts w:eastAsia="Times New Roman" w:cstheme="minorHAnsi"/>
          <w:sz w:val="24"/>
          <w:szCs w:val="24"/>
          <w:lang w:val="en-CA" w:eastAsia="en-CA"/>
        </w:rPr>
        <w:t> </w:t>
      </w:r>
    </w:p>
    <w:p w14:paraId="7F0E96D0"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Brothers, C. J., Lee, R. W., &amp; Nestler, J. R. (2015). The uptake of dissolved organic material by the sea cucumber Parastichopus californicus (Stimpson) and its potential role in visceral regeneration. </w:t>
      </w:r>
      <w:r w:rsidRPr="002B7AC5">
        <w:rPr>
          <w:rFonts w:eastAsia="Times New Roman" w:cstheme="minorHAnsi"/>
          <w:i/>
          <w:iCs/>
          <w:color w:val="000000"/>
          <w:sz w:val="24"/>
          <w:szCs w:val="24"/>
          <w:shd w:val="clear" w:color="auto" w:fill="E1E3E6"/>
          <w:lang w:val="en-CA" w:eastAsia="en-CA"/>
        </w:rPr>
        <w:t>Journal of Experimental Marine Biology and Ecology</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469</w:t>
      </w:r>
      <w:r w:rsidRPr="002B7AC5">
        <w:rPr>
          <w:rFonts w:eastAsia="Times New Roman" w:cstheme="minorHAnsi"/>
          <w:color w:val="000000"/>
          <w:sz w:val="24"/>
          <w:szCs w:val="24"/>
          <w:shd w:val="clear" w:color="auto" w:fill="E1E3E6"/>
          <w:lang w:val="en-CA" w:eastAsia="en-CA"/>
        </w:rPr>
        <w:t>, 69–75. https://doi.org/10.1016/J.JEMBE.2015.04.016</w:t>
      </w:r>
      <w:r w:rsidRPr="002B7AC5">
        <w:rPr>
          <w:rFonts w:eastAsia="Times New Roman" w:cstheme="minorHAnsi"/>
          <w:sz w:val="24"/>
          <w:szCs w:val="24"/>
          <w:lang w:val="en-CA" w:eastAsia="en-CA"/>
        </w:rPr>
        <w:t> </w:t>
      </w:r>
    </w:p>
    <w:p w14:paraId="6DBCB2E7"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lastRenderedPageBreak/>
        <w:t>Case, R. J., Longford, S. R., Campbell, A. H., Low, A., Tujula, N., Steinberg, P. D., &amp; Kjelleberg, S. (2011). Temperature induced bacterial virulence and bleaching disease in a chemically defended marine macroalga. </w:t>
      </w:r>
      <w:r w:rsidRPr="002B7AC5">
        <w:rPr>
          <w:rFonts w:eastAsia="Times New Roman" w:cstheme="minorHAnsi"/>
          <w:i/>
          <w:iCs/>
          <w:color w:val="000000"/>
          <w:sz w:val="24"/>
          <w:szCs w:val="24"/>
          <w:shd w:val="clear" w:color="auto" w:fill="E1E3E6"/>
          <w:lang w:val="en-CA" w:eastAsia="en-CA"/>
        </w:rPr>
        <w:t>Environmental Microbiology</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13</w:t>
      </w:r>
      <w:r w:rsidRPr="002B7AC5">
        <w:rPr>
          <w:rFonts w:eastAsia="Times New Roman" w:cstheme="minorHAnsi"/>
          <w:color w:val="000000"/>
          <w:sz w:val="24"/>
          <w:szCs w:val="24"/>
          <w:shd w:val="clear" w:color="auto" w:fill="E1E3E6"/>
          <w:lang w:val="en-CA" w:eastAsia="en-CA"/>
        </w:rPr>
        <w:t>(2), 529–537. https://doi.org/10.1111/j.1462-2920.2010.02356.x</w:t>
      </w:r>
      <w:r w:rsidRPr="002B7AC5">
        <w:rPr>
          <w:rFonts w:eastAsia="Times New Roman" w:cstheme="minorHAnsi"/>
          <w:sz w:val="24"/>
          <w:szCs w:val="24"/>
          <w:lang w:val="en-CA" w:eastAsia="en-CA"/>
        </w:rPr>
        <w:t> </w:t>
      </w:r>
    </w:p>
    <w:p w14:paraId="7B28462B"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Cavole, L. M., Demko, A. M., Diner, R. E., Giddings, A., Koester, I., Pagniello, C. M. L. S., Paulsen, M. L., Ramirez-Valdez, A., Schwenck, S. M., Yen, N. K., Zill, M. E., &amp; Franks, P. J. S. (2016). Biological impacts of the 2013–2015 warm-water anomaly in the northeast Pacific: Winners, Losers, and the Future. </w:t>
      </w:r>
      <w:r w:rsidRPr="002B7AC5">
        <w:rPr>
          <w:rFonts w:eastAsia="Times New Roman" w:cstheme="minorHAnsi"/>
          <w:i/>
          <w:iCs/>
          <w:color w:val="000000"/>
          <w:sz w:val="24"/>
          <w:szCs w:val="24"/>
          <w:shd w:val="clear" w:color="auto" w:fill="E1E3E6"/>
          <w:lang w:val="en-CA" w:eastAsia="en-CA"/>
        </w:rPr>
        <w:t>Oceanography</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29</w:t>
      </w:r>
      <w:r w:rsidRPr="002B7AC5">
        <w:rPr>
          <w:rFonts w:eastAsia="Times New Roman" w:cstheme="minorHAnsi"/>
          <w:color w:val="000000"/>
          <w:sz w:val="24"/>
          <w:szCs w:val="24"/>
          <w:shd w:val="clear" w:color="auto" w:fill="E1E3E6"/>
          <w:lang w:val="en-CA" w:eastAsia="en-CA"/>
        </w:rPr>
        <w:t>(2), 273–285. https://doi.org/10.5670/oceanog.2016.32</w:t>
      </w:r>
      <w:r w:rsidRPr="002B7AC5">
        <w:rPr>
          <w:rFonts w:eastAsia="Times New Roman" w:cstheme="minorHAnsi"/>
          <w:sz w:val="24"/>
          <w:szCs w:val="24"/>
          <w:lang w:val="en-CA" w:eastAsia="en-CA"/>
        </w:rPr>
        <w:t> </w:t>
      </w:r>
    </w:p>
    <w:p w14:paraId="5318E25F"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Chen, Z., Shi, J., Liu, Q., Chen, H., &amp; Li, C. (2021a). A Persistent and Intense Marine Heatwave in the Northeast Pacific During 2019–2020. </w:t>
      </w:r>
      <w:r w:rsidRPr="002B7AC5">
        <w:rPr>
          <w:rFonts w:eastAsia="Times New Roman" w:cstheme="minorHAnsi"/>
          <w:i/>
          <w:iCs/>
          <w:color w:val="000000"/>
          <w:sz w:val="24"/>
          <w:szCs w:val="24"/>
          <w:shd w:val="clear" w:color="auto" w:fill="E1E3E6"/>
          <w:lang w:val="en-CA" w:eastAsia="en-CA"/>
        </w:rPr>
        <w:t>Geophysical Research Letters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48</w:t>
      </w:r>
      <w:r w:rsidRPr="002B7AC5">
        <w:rPr>
          <w:rFonts w:eastAsia="Times New Roman" w:cstheme="minorHAnsi"/>
          <w:color w:val="000000"/>
          <w:sz w:val="24"/>
          <w:szCs w:val="24"/>
          <w:shd w:val="clear" w:color="auto" w:fill="E1E3E6"/>
          <w:lang w:val="en-CA" w:eastAsia="en-CA"/>
        </w:rPr>
        <w:t>(13). https://doi.org/10.1029/2021GL093239</w:t>
      </w:r>
      <w:r w:rsidRPr="002B7AC5">
        <w:rPr>
          <w:rFonts w:eastAsia="Times New Roman" w:cstheme="minorHAnsi"/>
          <w:sz w:val="24"/>
          <w:szCs w:val="24"/>
          <w:lang w:val="en-CA" w:eastAsia="en-CA"/>
        </w:rPr>
        <w:t> </w:t>
      </w:r>
    </w:p>
    <w:p w14:paraId="7CB12F00"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Chen, Z., Shi, J., Liu, Q., Chen, H., &amp; Li, C. (2021b). A Persistent and Intense Marine Heatwave in the Northeast Pacific During 2019–2020. </w:t>
      </w:r>
      <w:r w:rsidRPr="002B7AC5">
        <w:rPr>
          <w:rFonts w:eastAsia="Times New Roman" w:cstheme="minorHAnsi"/>
          <w:i/>
          <w:iCs/>
          <w:color w:val="000000"/>
          <w:sz w:val="24"/>
          <w:szCs w:val="24"/>
          <w:shd w:val="clear" w:color="auto" w:fill="E1E3E6"/>
          <w:lang w:val="en-CA" w:eastAsia="en-CA"/>
        </w:rPr>
        <w:t>Geophysical Research Letters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48</w:t>
      </w:r>
      <w:r w:rsidRPr="002B7AC5">
        <w:rPr>
          <w:rFonts w:eastAsia="Times New Roman" w:cstheme="minorHAnsi"/>
          <w:color w:val="000000"/>
          <w:sz w:val="24"/>
          <w:szCs w:val="24"/>
          <w:shd w:val="clear" w:color="auto" w:fill="E1E3E6"/>
          <w:lang w:val="en-CA" w:eastAsia="en-CA"/>
        </w:rPr>
        <w:t>(13). https://doi.org/10.1029/2021GL093239</w:t>
      </w:r>
      <w:r w:rsidRPr="002B7AC5">
        <w:rPr>
          <w:rFonts w:eastAsia="Times New Roman" w:cstheme="minorHAnsi"/>
          <w:sz w:val="24"/>
          <w:szCs w:val="24"/>
          <w:lang w:val="en-CA" w:eastAsia="en-CA"/>
        </w:rPr>
        <w:t> </w:t>
      </w:r>
    </w:p>
    <w:p w14:paraId="346500B2"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Cox, D. R. (1972). Regression Models and Life-Tables. </w:t>
      </w:r>
      <w:r w:rsidRPr="002B7AC5">
        <w:rPr>
          <w:rFonts w:eastAsia="Times New Roman" w:cstheme="minorHAnsi"/>
          <w:i/>
          <w:iCs/>
          <w:color w:val="000000"/>
          <w:sz w:val="24"/>
          <w:szCs w:val="24"/>
          <w:shd w:val="clear" w:color="auto" w:fill="E1E3E6"/>
          <w:lang w:val="en-CA" w:eastAsia="en-CA"/>
        </w:rPr>
        <w:t>Journal of the Royal Statistical Society: Series B (Methodological)</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34</w:t>
      </w:r>
      <w:r w:rsidRPr="002B7AC5">
        <w:rPr>
          <w:rFonts w:eastAsia="Times New Roman" w:cstheme="minorHAnsi"/>
          <w:color w:val="000000"/>
          <w:sz w:val="24"/>
          <w:szCs w:val="24"/>
          <w:shd w:val="clear" w:color="auto" w:fill="E1E3E6"/>
          <w:lang w:val="en-CA" w:eastAsia="en-CA"/>
        </w:rPr>
        <w:t>(2), 187–202. https://doi.org/10.1111/J.2517-6161.1972.TB00899.X</w:t>
      </w:r>
      <w:r w:rsidRPr="002B7AC5">
        <w:rPr>
          <w:rFonts w:eastAsia="Times New Roman" w:cstheme="minorHAnsi"/>
          <w:sz w:val="24"/>
          <w:szCs w:val="24"/>
          <w:lang w:val="en-CA" w:eastAsia="en-CA"/>
        </w:rPr>
        <w:t> </w:t>
      </w:r>
    </w:p>
    <w:p w14:paraId="21D88382"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 xml:space="preserve">Delroisse, J., Van Wayneberghe, K., Flammang, P., Gillan, D., Gerbaux, P., Opina, N., Todinanahary, G. G. B., &amp; Eeckhaut, I. (2020). Epidemiology of a SKin Ulceration Disease (SKUD) in the sea cucumber Holothuria scabra with a review on the SKUDs in </w:t>
      </w:r>
      <w:r w:rsidRPr="002B7AC5">
        <w:rPr>
          <w:rFonts w:eastAsia="Times New Roman" w:cstheme="minorHAnsi"/>
          <w:color w:val="000000"/>
          <w:sz w:val="24"/>
          <w:szCs w:val="24"/>
          <w:shd w:val="clear" w:color="auto" w:fill="E1E3E6"/>
          <w:lang w:val="en-CA" w:eastAsia="en-CA"/>
        </w:rPr>
        <w:lastRenderedPageBreak/>
        <w:t>Holothuroidea (Echinodermata). </w:t>
      </w:r>
      <w:r w:rsidRPr="002B7AC5">
        <w:rPr>
          <w:rFonts w:eastAsia="Times New Roman" w:cstheme="minorHAnsi"/>
          <w:i/>
          <w:iCs/>
          <w:color w:val="000000"/>
          <w:sz w:val="24"/>
          <w:szCs w:val="24"/>
          <w:shd w:val="clear" w:color="auto" w:fill="E1E3E6"/>
          <w:lang w:val="en-CA" w:eastAsia="en-CA"/>
        </w:rPr>
        <w:t>Scientific Reports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10</w:t>
      </w:r>
      <w:r w:rsidRPr="002B7AC5">
        <w:rPr>
          <w:rFonts w:eastAsia="Times New Roman" w:cstheme="minorHAnsi"/>
          <w:color w:val="000000"/>
          <w:sz w:val="24"/>
          <w:szCs w:val="24"/>
          <w:shd w:val="clear" w:color="auto" w:fill="E1E3E6"/>
          <w:lang w:val="en-CA" w:eastAsia="en-CA"/>
        </w:rPr>
        <w:t>(1). https://doi.org/10.1038/S41598-020-78876-0</w:t>
      </w:r>
      <w:r w:rsidRPr="002B7AC5">
        <w:rPr>
          <w:rFonts w:eastAsia="Times New Roman" w:cstheme="minorHAnsi"/>
          <w:sz w:val="24"/>
          <w:szCs w:val="24"/>
          <w:lang w:val="en-CA" w:eastAsia="en-CA"/>
        </w:rPr>
        <w:t> </w:t>
      </w:r>
    </w:p>
    <w:p w14:paraId="0A39D9B6"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Deng, H., Zhou, Z. C., Wang, N. Bin, &amp; Liu, C. (2008). The syndrome of sea cucumber (Apostichopus japonicus) infected by virus and bacteria. </w:t>
      </w:r>
      <w:r w:rsidRPr="002B7AC5">
        <w:rPr>
          <w:rFonts w:eastAsia="Times New Roman" w:cstheme="minorHAnsi"/>
          <w:i/>
          <w:iCs/>
          <w:color w:val="000000"/>
          <w:sz w:val="24"/>
          <w:szCs w:val="24"/>
          <w:shd w:val="clear" w:color="auto" w:fill="E1E3E6"/>
          <w:lang w:val="en-CA" w:eastAsia="en-CA"/>
        </w:rPr>
        <w:t>Virologica Sinica</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23</w:t>
      </w:r>
      <w:r w:rsidRPr="002B7AC5">
        <w:rPr>
          <w:rFonts w:eastAsia="Times New Roman" w:cstheme="minorHAnsi"/>
          <w:color w:val="000000"/>
          <w:sz w:val="24"/>
          <w:szCs w:val="24"/>
          <w:shd w:val="clear" w:color="auto" w:fill="E1E3E6"/>
          <w:lang w:val="en-CA" w:eastAsia="en-CA"/>
        </w:rPr>
        <w:t>(1), 63–67. https://doi.org/10.1007/S12250-008-2863-9</w:t>
      </w:r>
      <w:r w:rsidRPr="002B7AC5">
        <w:rPr>
          <w:rFonts w:eastAsia="Times New Roman" w:cstheme="minorHAnsi"/>
          <w:sz w:val="24"/>
          <w:szCs w:val="24"/>
          <w:lang w:val="en-CA" w:eastAsia="en-CA"/>
        </w:rPr>
        <w:t> </w:t>
      </w:r>
    </w:p>
    <w:p w14:paraId="6861D988"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Di Lorenzo, E., &amp; Mantua, N. (2016). Multi-year persistence of the 2014/15 North Pacific marine heatwave. </w:t>
      </w:r>
      <w:r w:rsidRPr="002B7AC5">
        <w:rPr>
          <w:rFonts w:eastAsia="Times New Roman" w:cstheme="minorHAnsi"/>
          <w:i/>
          <w:iCs/>
          <w:color w:val="000000"/>
          <w:sz w:val="24"/>
          <w:szCs w:val="24"/>
          <w:shd w:val="clear" w:color="auto" w:fill="E1E3E6"/>
          <w:lang w:val="en-CA" w:eastAsia="en-CA"/>
        </w:rPr>
        <w:t>Nature Climate Change</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6</w:t>
      </w:r>
      <w:r w:rsidRPr="002B7AC5">
        <w:rPr>
          <w:rFonts w:eastAsia="Times New Roman" w:cstheme="minorHAnsi"/>
          <w:color w:val="000000"/>
          <w:sz w:val="24"/>
          <w:szCs w:val="24"/>
          <w:shd w:val="clear" w:color="auto" w:fill="E1E3E6"/>
          <w:lang w:val="en-CA" w:eastAsia="en-CA"/>
        </w:rPr>
        <w:t>(11), 1042–1047. https://doi.org/10.1038/nclimate3082</w:t>
      </w:r>
      <w:r w:rsidRPr="002B7AC5">
        <w:rPr>
          <w:rFonts w:eastAsia="Times New Roman" w:cstheme="minorHAnsi"/>
          <w:sz w:val="24"/>
          <w:szCs w:val="24"/>
          <w:lang w:val="en-CA" w:eastAsia="en-CA"/>
        </w:rPr>
        <w:t> </w:t>
      </w:r>
    </w:p>
    <w:p w14:paraId="0CE31C03"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Di Santo, V., &amp; Lobel, P. S. (2017). Body size and thermal tolerance in tropical gobies. </w:t>
      </w:r>
      <w:r w:rsidRPr="002B7AC5">
        <w:rPr>
          <w:rFonts w:eastAsia="Times New Roman" w:cstheme="minorHAnsi"/>
          <w:i/>
          <w:iCs/>
          <w:color w:val="000000"/>
          <w:sz w:val="24"/>
          <w:szCs w:val="24"/>
          <w:shd w:val="clear" w:color="auto" w:fill="E1E3E6"/>
          <w:lang w:val="en-CA" w:eastAsia="en-CA"/>
        </w:rPr>
        <w:t>Journal of Experimental Marine Biology and Ecology</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487</w:t>
      </w:r>
      <w:r w:rsidRPr="002B7AC5">
        <w:rPr>
          <w:rFonts w:eastAsia="Times New Roman" w:cstheme="minorHAnsi"/>
          <w:color w:val="000000"/>
          <w:sz w:val="24"/>
          <w:szCs w:val="24"/>
          <w:shd w:val="clear" w:color="auto" w:fill="E1E3E6"/>
          <w:lang w:val="en-CA" w:eastAsia="en-CA"/>
        </w:rPr>
        <w:t>, 11–17. https://doi.org/10.1016/J.JEMBE.2016.11.007</w:t>
      </w:r>
      <w:r w:rsidRPr="002B7AC5">
        <w:rPr>
          <w:rFonts w:eastAsia="Times New Roman" w:cstheme="minorHAnsi"/>
          <w:sz w:val="24"/>
          <w:szCs w:val="24"/>
          <w:lang w:val="en-CA" w:eastAsia="en-CA"/>
        </w:rPr>
        <w:t> </w:t>
      </w:r>
    </w:p>
    <w:p w14:paraId="7FB65E40"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Dong, Y. wei, Yu, S. shan, Wang, Q. lin, &amp; Dong, S. lin. (2011). Physiological responses in a variable environment: Relationships between metabolism, hsp and thermotolerance in an intertidal-subtidal species. </w:t>
      </w:r>
      <w:r w:rsidRPr="002B7AC5">
        <w:rPr>
          <w:rFonts w:eastAsia="Times New Roman" w:cstheme="minorHAnsi"/>
          <w:i/>
          <w:iCs/>
          <w:color w:val="000000"/>
          <w:sz w:val="24"/>
          <w:szCs w:val="24"/>
          <w:shd w:val="clear" w:color="auto" w:fill="E1E3E6"/>
          <w:lang w:val="en-CA" w:eastAsia="en-CA"/>
        </w:rPr>
        <w:t>PLoS ONE</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6</w:t>
      </w:r>
      <w:r w:rsidRPr="002B7AC5">
        <w:rPr>
          <w:rFonts w:eastAsia="Times New Roman" w:cstheme="minorHAnsi"/>
          <w:color w:val="000000"/>
          <w:sz w:val="24"/>
          <w:szCs w:val="24"/>
          <w:shd w:val="clear" w:color="auto" w:fill="E1E3E6"/>
          <w:lang w:val="en-CA" w:eastAsia="en-CA"/>
        </w:rPr>
        <w:t>(10). https://doi.org/10.1371/journal.pone.0026446</w:t>
      </w:r>
      <w:r w:rsidRPr="002B7AC5">
        <w:rPr>
          <w:rFonts w:eastAsia="Times New Roman" w:cstheme="minorHAnsi"/>
          <w:sz w:val="24"/>
          <w:szCs w:val="24"/>
          <w:lang w:val="en-CA" w:eastAsia="en-CA"/>
        </w:rPr>
        <w:t> </w:t>
      </w:r>
    </w:p>
    <w:p w14:paraId="124AC22D"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Eisenlord, M. E., Groner, M. L., Yoshioka, R. M., Elliott, J., Maynard, J., Fradkin, S., Turner, M., Pyne, K., Rivlin, N., Van Hooidonk, R., &amp; Harvell, C. D. (2016). Ochre star mortality during the 2014 wasting disease epizootic: Role of population size structure and temperature. </w:t>
      </w:r>
      <w:r w:rsidRPr="002B7AC5">
        <w:rPr>
          <w:rFonts w:eastAsia="Times New Roman" w:cstheme="minorHAnsi"/>
          <w:i/>
          <w:iCs/>
          <w:color w:val="000000"/>
          <w:sz w:val="24"/>
          <w:szCs w:val="24"/>
          <w:shd w:val="clear" w:color="auto" w:fill="E1E3E6"/>
          <w:lang w:val="en-CA" w:eastAsia="en-CA"/>
        </w:rPr>
        <w:t>Philosophical Transactions of the Royal Society B: Biological Sciences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371</w:t>
      </w:r>
      <w:r w:rsidRPr="002B7AC5">
        <w:rPr>
          <w:rFonts w:eastAsia="Times New Roman" w:cstheme="minorHAnsi"/>
          <w:color w:val="000000"/>
          <w:sz w:val="24"/>
          <w:szCs w:val="24"/>
          <w:shd w:val="clear" w:color="auto" w:fill="E1E3E6"/>
          <w:lang w:val="en-CA" w:eastAsia="en-CA"/>
        </w:rPr>
        <w:t>(1689). https://doi.org/10.1098/rstb.2015.0212</w:t>
      </w:r>
      <w:r w:rsidRPr="002B7AC5">
        <w:rPr>
          <w:rFonts w:eastAsia="Times New Roman" w:cstheme="minorHAnsi"/>
          <w:sz w:val="24"/>
          <w:szCs w:val="24"/>
          <w:lang w:val="en-CA" w:eastAsia="en-CA"/>
        </w:rPr>
        <w:t> </w:t>
      </w:r>
    </w:p>
    <w:p w14:paraId="5907F4D0"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lastRenderedPageBreak/>
        <w:t>Fankboner, P. V., &amp; Cameron, J. L. (1985). Seasonal atrophy of the visceral organs in a sea cucumber. </w:t>
      </w:r>
      <w:r w:rsidRPr="002B7AC5">
        <w:rPr>
          <w:rFonts w:eastAsia="Times New Roman" w:cstheme="minorHAnsi"/>
          <w:i/>
          <w:iCs/>
          <w:color w:val="000000"/>
          <w:sz w:val="24"/>
          <w:szCs w:val="24"/>
          <w:shd w:val="clear" w:color="auto" w:fill="E1E3E6"/>
          <w:lang w:val="en-CA" w:eastAsia="en-CA"/>
        </w:rPr>
        <w:t>Canadian Journal of Zoology</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63</w:t>
      </w:r>
      <w:r w:rsidRPr="002B7AC5">
        <w:rPr>
          <w:rFonts w:eastAsia="Times New Roman" w:cstheme="minorHAnsi"/>
          <w:color w:val="000000"/>
          <w:sz w:val="24"/>
          <w:szCs w:val="24"/>
          <w:shd w:val="clear" w:color="auto" w:fill="E1E3E6"/>
          <w:lang w:val="en-CA" w:eastAsia="en-CA"/>
        </w:rPr>
        <w:t>(12), 2888–2892. https://doi.org/10.1139/Z85-432</w:t>
      </w:r>
      <w:r w:rsidRPr="002B7AC5">
        <w:rPr>
          <w:rFonts w:eastAsia="Times New Roman" w:cstheme="minorHAnsi"/>
          <w:sz w:val="24"/>
          <w:szCs w:val="24"/>
          <w:lang w:val="en-CA" w:eastAsia="en-CA"/>
        </w:rPr>
        <w:t> </w:t>
      </w:r>
    </w:p>
    <w:p w14:paraId="2147BFCF"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Fisheries and Oceans Canada. (2021). </w:t>
      </w:r>
      <w:r w:rsidRPr="002B7AC5">
        <w:rPr>
          <w:rFonts w:eastAsia="Times New Roman" w:cstheme="minorHAnsi"/>
          <w:i/>
          <w:iCs/>
          <w:color w:val="000000"/>
          <w:sz w:val="24"/>
          <w:szCs w:val="24"/>
          <w:shd w:val="clear" w:color="auto" w:fill="E1E3E6"/>
          <w:lang w:val="en-CA" w:eastAsia="en-CA"/>
        </w:rPr>
        <w:t>Integrated Fisheries Management Plan Summary, Sea Cucumber (Apostichopus californicus) By Dive, Pacific Region</w:t>
      </w:r>
      <w:r w:rsidRPr="002B7AC5">
        <w:rPr>
          <w:rFonts w:eastAsia="Times New Roman" w:cstheme="minorHAnsi"/>
          <w:color w:val="000000"/>
          <w:sz w:val="24"/>
          <w:szCs w:val="24"/>
          <w:shd w:val="clear" w:color="auto" w:fill="E1E3E6"/>
          <w:lang w:val="en-CA" w:eastAsia="en-CA"/>
        </w:rPr>
        <w:t>. https://www.pac.dfo-mpo.gc.ca/fm-gp/mplans/sea-cucumber-holothurie-ifmp-pgip-sm-eng.pdf</w:t>
      </w:r>
      <w:r w:rsidRPr="002B7AC5">
        <w:rPr>
          <w:rFonts w:eastAsia="Times New Roman" w:cstheme="minorHAnsi"/>
          <w:sz w:val="24"/>
          <w:szCs w:val="24"/>
          <w:lang w:val="en-CA" w:eastAsia="en-CA"/>
        </w:rPr>
        <w:t> </w:t>
      </w:r>
    </w:p>
    <w:p w14:paraId="58961F6C"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Frölicher, T. L., Fischer, E. M., &amp; Gruber, N. (2018). Marine heatwaves under global warming. </w:t>
      </w:r>
      <w:r w:rsidRPr="002B7AC5">
        <w:rPr>
          <w:rFonts w:eastAsia="Times New Roman" w:cstheme="minorHAnsi"/>
          <w:i/>
          <w:iCs/>
          <w:color w:val="000000"/>
          <w:sz w:val="24"/>
          <w:szCs w:val="24"/>
          <w:shd w:val="clear" w:color="auto" w:fill="E1E3E6"/>
          <w:lang w:val="en-CA" w:eastAsia="en-CA"/>
        </w:rPr>
        <w:t>Nature</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560</w:t>
      </w:r>
      <w:r w:rsidRPr="002B7AC5">
        <w:rPr>
          <w:rFonts w:eastAsia="Times New Roman" w:cstheme="minorHAnsi"/>
          <w:color w:val="000000"/>
          <w:sz w:val="24"/>
          <w:szCs w:val="24"/>
          <w:shd w:val="clear" w:color="auto" w:fill="E1E3E6"/>
          <w:lang w:val="en-CA" w:eastAsia="en-CA"/>
        </w:rPr>
        <w:t>(7718), 360–364. https://doi.org/10.1038/s41586-018-0383-9</w:t>
      </w:r>
      <w:r w:rsidRPr="002B7AC5">
        <w:rPr>
          <w:rFonts w:eastAsia="Times New Roman" w:cstheme="minorHAnsi"/>
          <w:sz w:val="24"/>
          <w:szCs w:val="24"/>
          <w:lang w:val="en-CA" w:eastAsia="en-CA"/>
        </w:rPr>
        <w:t> </w:t>
      </w:r>
    </w:p>
    <w:p w14:paraId="1240470E"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Hannah, L., Pearce, C. M., &amp; Cross, S. F. (2013). Growth and survival of California sea cucumbers (Parastichopus californicus) cultivated with sablefish (Anoplopoma fimbria) at an integrated multi-trophic aquaculture site. </w:t>
      </w:r>
      <w:r w:rsidRPr="002B7AC5">
        <w:rPr>
          <w:rFonts w:eastAsia="Times New Roman" w:cstheme="minorHAnsi"/>
          <w:i/>
          <w:iCs/>
          <w:color w:val="000000"/>
          <w:sz w:val="24"/>
          <w:szCs w:val="24"/>
          <w:shd w:val="clear" w:color="auto" w:fill="E1E3E6"/>
          <w:lang w:val="en-CA" w:eastAsia="en-CA"/>
        </w:rPr>
        <w:t>Aquaculture</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406</w:t>
      </w:r>
      <w:r w:rsidRPr="002B7AC5">
        <w:rPr>
          <w:rFonts w:eastAsia="Times New Roman" w:cstheme="minorHAnsi"/>
          <w:color w:val="000000"/>
          <w:sz w:val="24"/>
          <w:szCs w:val="24"/>
          <w:shd w:val="clear" w:color="auto" w:fill="E1E3E6"/>
          <w:lang w:val="en-CA" w:eastAsia="en-CA"/>
        </w:rPr>
        <w:t>–</w:t>
      </w:r>
      <w:r w:rsidRPr="002B7AC5">
        <w:rPr>
          <w:rFonts w:eastAsia="Times New Roman" w:cstheme="minorHAnsi"/>
          <w:i/>
          <w:iCs/>
          <w:color w:val="000000"/>
          <w:sz w:val="24"/>
          <w:szCs w:val="24"/>
          <w:shd w:val="clear" w:color="auto" w:fill="E1E3E6"/>
          <w:lang w:val="en-CA" w:eastAsia="en-CA"/>
        </w:rPr>
        <w:t>407</w:t>
      </w:r>
      <w:r w:rsidRPr="002B7AC5">
        <w:rPr>
          <w:rFonts w:eastAsia="Times New Roman" w:cstheme="minorHAnsi"/>
          <w:color w:val="000000"/>
          <w:sz w:val="24"/>
          <w:szCs w:val="24"/>
          <w:shd w:val="clear" w:color="auto" w:fill="E1E3E6"/>
          <w:lang w:val="en-CA" w:eastAsia="en-CA"/>
        </w:rPr>
        <w:t>, 34–42. https://doi.org/10.1016/J.AQUACULTURE.2013.04.022</w:t>
      </w:r>
      <w:r w:rsidRPr="002B7AC5">
        <w:rPr>
          <w:rFonts w:eastAsia="Times New Roman" w:cstheme="minorHAnsi"/>
          <w:sz w:val="24"/>
          <w:szCs w:val="24"/>
          <w:lang w:val="en-CA" w:eastAsia="en-CA"/>
        </w:rPr>
        <w:t> </w:t>
      </w:r>
    </w:p>
    <w:p w14:paraId="46F2AF3D"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Harley, C. D. G., &amp; Paine, R. T. (2009). Contingencies and compounded rare perturbations dictate sudden distributional shifts during periods of gradual climate change. </w:t>
      </w:r>
      <w:r w:rsidRPr="002B7AC5">
        <w:rPr>
          <w:rFonts w:eastAsia="Times New Roman" w:cstheme="minorHAnsi"/>
          <w:i/>
          <w:iCs/>
          <w:color w:val="000000"/>
          <w:sz w:val="24"/>
          <w:szCs w:val="24"/>
          <w:shd w:val="clear" w:color="auto" w:fill="E1E3E6"/>
          <w:lang w:val="en-CA" w:eastAsia="en-CA"/>
        </w:rPr>
        <w:t>PNAS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106</w:t>
      </w:r>
      <w:r w:rsidRPr="002B7AC5">
        <w:rPr>
          <w:rFonts w:eastAsia="Times New Roman" w:cstheme="minorHAnsi"/>
          <w:color w:val="000000"/>
          <w:sz w:val="24"/>
          <w:szCs w:val="24"/>
          <w:shd w:val="clear" w:color="auto" w:fill="E1E3E6"/>
          <w:lang w:val="en-CA" w:eastAsia="en-CA"/>
        </w:rPr>
        <w:t>(27), 11172–11176. www.pnas.org/cgi/content/full/</w:t>
      </w:r>
      <w:r w:rsidRPr="002B7AC5">
        <w:rPr>
          <w:rFonts w:eastAsia="Times New Roman" w:cstheme="minorHAnsi"/>
          <w:sz w:val="24"/>
          <w:szCs w:val="24"/>
          <w:lang w:val="en-CA" w:eastAsia="en-CA"/>
        </w:rPr>
        <w:t> </w:t>
      </w:r>
    </w:p>
    <w:p w14:paraId="6739981E"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Harvell, C. D., Montecino-Latorre, D., Caldwell, J. M., Burt, J. M., Bosley, K., Keller, A., Heron, S. F., Salomon, A. K., Lee, L., Pontier, O., Pattengill-Semmens, C., &amp; Gaydos, J. K. (2019). Disease epidemic and a marine heat wave are associated with the continental-scale collapse of a pivotal predator (Pycnopodia helianthoides). </w:t>
      </w:r>
      <w:r w:rsidRPr="002B7AC5">
        <w:rPr>
          <w:rFonts w:eastAsia="Times New Roman" w:cstheme="minorHAnsi"/>
          <w:i/>
          <w:iCs/>
          <w:color w:val="000000"/>
          <w:sz w:val="24"/>
          <w:szCs w:val="24"/>
          <w:shd w:val="clear" w:color="auto" w:fill="E1E3E6"/>
          <w:lang w:val="en-CA" w:eastAsia="en-CA"/>
        </w:rPr>
        <w:t>Science Advances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5</w:t>
      </w:r>
      <w:r w:rsidRPr="002B7AC5">
        <w:rPr>
          <w:rFonts w:eastAsia="Times New Roman" w:cstheme="minorHAnsi"/>
          <w:color w:val="000000"/>
          <w:sz w:val="24"/>
          <w:szCs w:val="24"/>
          <w:shd w:val="clear" w:color="auto" w:fill="E1E3E6"/>
          <w:lang w:val="en-CA" w:eastAsia="en-CA"/>
        </w:rPr>
        <w:t>(1), 1–9. https://doi.org/10.1126/sciadv.aau7042</w:t>
      </w:r>
      <w:r w:rsidRPr="002B7AC5">
        <w:rPr>
          <w:rFonts w:eastAsia="Times New Roman" w:cstheme="minorHAnsi"/>
          <w:sz w:val="24"/>
          <w:szCs w:val="24"/>
          <w:lang w:val="en-CA" w:eastAsia="en-CA"/>
        </w:rPr>
        <w:t> </w:t>
      </w:r>
    </w:p>
    <w:p w14:paraId="278D9263"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 xml:space="preserve">Hewson, I., Bistolas, K. S. I., Quijano Cardé, E. M., Button, J. B., Foster, P. J., Flanzenbaum, J. M., Kocian, J., &amp; Lewis, C. K. (2018). Investigating the complex association between viral </w:t>
      </w:r>
      <w:r w:rsidRPr="002B7AC5">
        <w:rPr>
          <w:rFonts w:eastAsia="Times New Roman" w:cstheme="minorHAnsi"/>
          <w:color w:val="000000"/>
          <w:sz w:val="24"/>
          <w:szCs w:val="24"/>
          <w:shd w:val="clear" w:color="auto" w:fill="E1E3E6"/>
          <w:lang w:val="en-CA" w:eastAsia="en-CA"/>
        </w:rPr>
        <w:lastRenderedPageBreak/>
        <w:t>ecology, environment, and northeast Pacific Sea Star Wasting. </w:t>
      </w:r>
      <w:r w:rsidRPr="002B7AC5">
        <w:rPr>
          <w:rFonts w:eastAsia="Times New Roman" w:cstheme="minorHAnsi"/>
          <w:i/>
          <w:iCs/>
          <w:color w:val="000000"/>
          <w:sz w:val="24"/>
          <w:szCs w:val="24"/>
          <w:shd w:val="clear" w:color="auto" w:fill="E1E3E6"/>
          <w:lang w:val="en-CA" w:eastAsia="en-CA"/>
        </w:rPr>
        <w:t>Frontiers in Marine Science</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5</w:t>
      </w:r>
      <w:r w:rsidRPr="002B7AC5">
        <w:rPr>
          <w:rFonts w:eastAsia="Times New Roman" w:cstheme="minorHAnsi"/>
          <w:color w:val="000000"/>
          <w:sz w:val="24"/>
          <w:szCs w:val="24"/>
          <w:shd w:val="clear" w:color="auto" w:fill="E1E3E6"/>
          <w:lang w:val="en-CA" w:eastAsia="en-CA"/>
        </w:rPr>
        <w:t>(MAR). https://doi.org/10.3389/fmars.2018.00077</w:t>
      </w:r>
      <w:r w:rsidRPr="002B7AC5">
        <w:rPr>
          <w:rFonts w:eastAsia="Times New Roman" w:cstheme="minorHAnsi"/>
          <w:sz w:val="24"/>
          <w:szCs w:val="24"/>
          <w:lang w:val="en-CA" w:eastAsia="en-CA"/>
        </w:rPr>
        <w:t> </w:t>
      </w:r>
    </w:p>
    <w:p w14:paraId="7D35B17C"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Hewson, I., Johnson, M. R., &amp; Tibbetts, I. R. (2020). An Unconventional Flavivirus and Other RNA Viruses in the Sea Cucumber (Holothuroidea; Echinodermata) Virome. </w:t>
      </w:r>
      <w:r w:rsidRPr="002B7AC5">
        <w:rPr>
          <w:rFonts w:eastAsia="Times New Roman" w:cstheme="minorHAnsi"/>
          <w:i/>
          <w:iCs/>
          <w:color w:val="000000"/>
          <w:sz w:val="24"/>
          <w:szCs w:val="24"/>
          <w:shd w:val="clear" w:color="auto" w:fill="E1E3E6"/>
          <w:lang w:val="en-CA" w:eastAsia="en-CA"/>
        </w:rPr>
        <w:t>Viruses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12</w:t>
      </w:r>
      <w:r w:rsidRPr="002B7AC5">
        <w:rPr>
          <w:rFonts w:eastAsia="Times New Roman" w:cstheme="minorHAnsi"/>
          <w:color w:val="000000"/>
          <w:sz w:val="24"/>
          <w:szCs w:val="24"/>
          <w:shd w:val="clear" w:color="auto" w:fill="E1E3E6"/>
          <w:lang w:val="en-CA" w:eastAsia="en-CA"/>
        </w:rPr>
        <w:t>(1057). https://doi.org/10.3390/v12091057</w:t>
      </w:r>
      <w:r w:rsidRPr="002B7AC5">
        <w:rPr>
          <w:rFonts w:eastAsia="Times New Roman" w:cstheme="minorHAnsi"/>
          <w:sz w:val="24"/>
          <w:szCs w:val="24"/>
          <w:lang w:val="en-CA" w:eastAsia="en-CA"/>
        </w:rPr>
        <w:t> </w:t>
      </w:r>
    </w:p>
    <w:p w14:paraId="0FE6D3DE"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Kelley, A. L., de Rivera, C. E., &amp; Buckley, B. A. (2011). Intraspecific variation in thermotolerance and morphology of the invasive European green crab, Carcinus maenas, on the west coast of North America. </w:t>
      </w:r>
      <w:r w:rsidRPr="002B7AC5">
        <w:rPr>
          <w:rFonts w:eastAsia="Times New Roman" w:cstheme="minorHAnsi"/>
          <w:i/>
          <w:iCs/>
          <w:color w:val="000000"/>
          <w:sz w:val="24"/>
          <w:szCs w:val="24"/>
          <w:shd w:val="clear" w:color="auto" w:fill="E1E3E6"/>
          <w:lang w:val="en-CA" w:eastAsia="en-CA"/>
        </w:rPr>
        <w:t>Journal of Experimental Marine Biology and Ecology</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409</w:t>
      </w:r>
      <w:r w:rsidRPr="002B7AC5">
        <w:rPr>
          <w:rFonts w:eastAsia="Times New Roman" w:cstheme="minorHAnsi"/>
          <w:color w:val="000000"/>
          <w:sz w:val="24"/>
          <w:szCs w:val="24"/>
          <w:shd w:val="clear" w:color="auto" w:fill="E1E3E6"/>
          <w:lang w:val="en-CA" w:eastAsia="en-CA"/>
        </w:rPr>
        <w:t>(1–2), 70–78. https://doi.org/10.1016/J.JEMBE.2011.08.005</w:t>
      </w:r>
      <w:r w:rsidRPr="002B7AC5">
        <w:rPr>
          <w:rFonts w:eastAsia="Times New Roman" w:cstheme="minorHAnsi"/>
          <w:sz w:val="24"/>
          <w:szCs w:val="24"/>
          <w:lang w:val="en-CA" w:eastAsia="en-CA"/>
        </w:rPr>
        <w:t> </w:t>
      </w:r>
    </w:p>
    <w:p w14:paraId="255A9BD4"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Kotyk, A. (2021, August 13). More than a dozen weather records broken in B.C. in latest heat wave. </w:t>
      </w:r>
      <w:r w:rsidRPr="002B7AC5">
        <w:rPr>
          <w:rFonts w:eastAsia="Times New Roman" w:cstheme="minorHAnsi"/>
          <w:i/>
          <w:iCs/>
          <w:color w:val="000000"/>
          <w:sz w:val="24"/>
          <w:szCs w:val="24"/>
          <w:shd w:val="clear" w:color="auto" w:fill="E1E3E6"/>
          <w:lang w:val="en-CA" w:eastAsia="en-CA"/>
        </w:rPr>
        <w:t>CTV News Vancouver</w:t>
      </w:r>
      <w:r w:rsidRPr="002B7AC5">
        <w:rPr>
          <w:rFonts w:eastAsia="Times New Roman" w:cstheme="minorHAnsi"/>
          <w:color w:val="000000"/>
          <w:sz w:val="24"/>
          <w:szCs w:val="24"/>
          <w:shd w:val="clear" w:color="auto" w:fill="E1E3E6"/>
          <w:lang w:val="en-CA" w:eastAsia="en-CA"/>
        </w:rPr>
        <w:t>. https://bc.ctvnews.ca/more-than-a-dozen-weather-records-broken-in-b-c-in-latest-heat-wave-1.5546239</w:t>
      </w:r>
      <w:r w:rsidRPr="002B7AC5">
        <w:rPr>
          <w:rFonts w:eastAsia="Times New Roman" w:cstheme="minorHAnsi"/>
          <w:sz w:val="24"/>
          <w:szCs w:val="24"/>
          <w:lang w:val="en-CA" w:eastAsia="en-CA"/>
        </w:rPr>
        <w:t> </w:t>
      </w:r>
    </w:p>
    <w:p w14:paraId="2018E5FD"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Kühnhold, H., Kamyab, E., Novais, S., Indriana, L., Kunzmann, A., Slater, M., &amp; Lemos, M. (2017). Thermal stress effects on energy resource allocation and oxygen consumption rate in the juvenile sea cucumber, Holothuria scabra (Jaeger, 1833). </w:t>
      </w:r>
      <w:r w:rsidRPr="002B7AC5">
        <w:rPr>
          <w:rFonts w:eastAsia="Times New Roman" w:cstheme="minorHAnsi"/>
          <w:i/>
          <w:iCs/>
          <w:color w:val="000000"/>
          <w:sz w:val="24"/>
          <w:szCs w:val="24"/>
          <w:shd w:val="clear" w:color="auto" w:fill="E1E3E6"/>
          <w:lang w:val="en-CA" w:eastAsia="en-CA"/>
        </w:rPr>
        <w:t>Aquaculture</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467</w:t>
      </w:r>
      <w:r w:rsidRPr="002B7AC5">
        <w:rPr>
          <w:rFonts w:eastAsia="Times New Roman" w:cstheme="minorHAnsi"/>
          <w:color w:val="000000"/>
          <w:sz w:val="24"/>
          <w:szCs w:val="24"/>
          <w:shd w:val="clear" w:color="auto" w:fill="E1E3E6"/>
          <w:lang w:val="en-CA" w:eastAsia="en-CA"/>
        </w:rPr>
        <w:t>, 109–117. https://doi.org/10.1016/j.aquaculture.2016.03.018</w:t>
      </w:r>
      <w:r w:rsidRPr="002B7AC5">
        <w:rPr>
          <w:rFonts w:eastAsia="Times New Roman" w:cstheme="minorHAnsi"/>
          <w:sz w:val="24"/>
          <w:szCs w:val="24"/>
          <w:lang w:val="en-CA" w:eastAsia="en-CA"/>
        </w:rPr>
        <w:t> </w:t>
      </w:r>
    </w:p>
    <w:p w14:paraId="763BE9CF"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Liu, H., Zheng, F., Sun, X., Hong, X., Dong, S., Wang, B., Tang, X., &amp; Wang, Y. (2010). Identification of the pathogens associated with skin ulceration and peristome tumescence in cultured sea cucumbers Apostichopus japonicus (Selenka). </w:t>
      </w:r>
      <w:r w:rsidRPr="002B7AC5">
        <w:rPr>
          <w:rFonts w:eastAsia="Times New Roman" w:cstheme="minorHAnsi"/>
          <w:i/>
          <w:iCs/>
          <w:color w:val="000000"/>
          <w:sz w:val="24"/>
          <w:szCs w:val="24"/>
          <w:shd w:val="clear" w:color="auto" w:fill="E1E3E6"/>
          <w:lang w:val="en-CA" w:eastAsia="en-CA"/>
        </w:rPr>
        <w:t>Journal of Invertebrate Pathology</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105</w:t>
      </w:r>
      <w:r w:rsidRPr="002B7AC5">
        <w:rPr>
          <w:rFonts w:eastAsia="Times New Roman" w:cstheme="minorHAnsi"/>
          <w:color w:val="000000"/>
          <w:sz w:val="24"/>
          <w:szCs w:val="24"/>
          <w:shd w:val="clear" w:color="auto" w:fill="E1E3E6"/>
          <w:lang w:val="en-CA" w:eastAsia="en-CA"/>
        </w:rPr>
        <w:t>(3), 236–242. https://doi.org/10.1016/J.JIP.2010.05.016</w:t>
      </w:r>
      <w:r w:rsidRPr="002B7AC5">
        <w:rPr>
          <w:rFonts w:eastAsia="Times New Roman" w:cstheme="minorHAnsi"/>
          <w:sz w:val="24"/>
          <w:szCs w:val="24"/>
          <w:lang w:val="en-CA" w:eastAsia="en-CA"/>
        </w:rPr>
        <w:t> </w:t>
      </w:r>
    </w:p>
    <w:p w14:paraId="73858E4D"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lastRenderedPageBreak/>
        <w:t>McCullagh, P. (1980). Regression Models for Ordinal Data. </w:t>
      </w:r>
      <w:r w:rsidRPr="002B7AC5">
        <w:rPr>
          <w:rFonts w:eastAsia="Times New Roman" w:cstheme="minorHAnsi"/>
          <w:i/>
          <w:iCs/>
          <w:color w:val="000000"/>
          <w:sz w:val="24"/>
          <w:szCs w:val="24"/>
          <w:shd w:val="clear" w:color="auto" w:fill="E1E3E6"/>
          <w:lang w:val="en-CA" w:eastAsia="en-CA"/>
        </w:rPr>
        <w:t>Journal of the Royal Statistical Society: Series B (Methodological)</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42</w:t>
      </w:r>
      <w:r w:rsidRPr="002B7AC5">
        <w:rPr>
          <w:rFonts w:eastAsia="Times New Roman" w:cstheme="minorHAnsi"/>
          <w:color w:val="000000"/>
          <w:sz w:val="24"/>
          <w:szCs w:val="24"/>
          <w:shd w:val="clear" w:color="auto" w:fill="E1E3E6"/>
          <w:lang w:val="en-CA" w:eastAsia="en-CA"/>
        </w:rPr>
        <w:t>(2), 109–127. https://doi.org/10.1111/J.2517-6161.1980.TB01109.X</w:t>
      </w:r>
      <w:r w:rsidRPr="002B7AC5">
        <w:rPr>
          <w:rFonts w:eastAsia="Times New Roman" w:cstheme="minorHAnsi"/>
          <w:sz w:val="24"/>
          <w:szCs w:val="24"/>
          <w:lang w:val="en-CA" w:eastAsia="en-CA"/>
        </w:rPr>
        <w:t> </w:t>
      </w:r>
    </w:p>
    <w:p w14:paraId="65B11396"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Menge, B. A., Cerny-Chipman, E. B., Johnson, A., Sullivan, J., Gravem, S., &amp; Chan, F. (2016). Sea Star Wasting Disease in the Keystone Predator Pisaster ochraceus in Oregon: Insights into differential population impacts, recovery, predation rate, and temperature effects from long-term research. </w:t>
      </w:r>
      <w:r w:rsidRPr="002B7AC5">
        <w:rPr>
          <w:rFonts w:eastAsia="Times New Roman" w:cstheme="minorHAnsi"/>
          <w:i/>
          <w:iCs/>
          <w:color w:val="000000"/>
          <w:sz w:val="24"/>
          <w:szCs w:val="24"/>
          <w:shd w:val="clear" w:color="auto" w:fill="E1E3E6"/>
          <w:lang w:val="en-CA" w:eastAsia="en-CA"/>
        </w:rPr>
        <w:t>PLoS ONE</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11</w:t>
      </w:r>
      <w:r w:rsidRPr="002B7AC5">
        <w:rPr>
          <w:rFonts w:eastAsia="Times New Roman" w:cstheme="minorHAnsi"/>
          <w:color w:val="000000"/>
          <w:sz w:val="24"/>
          <w:szCs w:val="24"/>
          <w:shd w:val="clear" w:color="auto" w:fill="E1E3E6"/>
          <w:lang w:val="en-CA" w:eastAsia="en-CA"/>
        </w:rPr>
        <w:t>(5). https://doi.org/10.1371/journal.pone.0153994</w:t>
      </w:r>
      <w:r w:rsidRPr="002B7AC5">
        <w:rPr>
          <w:rFonts w:eastAsia="Times New Roman" w:cstheme="minorHAnsi"/>
          <w:sz w:val="24"/>
          <w:szCs w:val="24"/>
          <w:lang w:val="en-CA" w:eastAsia="en-CA"/>
        </w:rPr>
        <w:t> </w:t>
      </w:r>
    </w:p>
    <w:p w14:paraId="554945D2"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Motokawa, T., &amp; Tsuchi, A. (2003). Dynamic Mechanical Properties of Body-Wall Dermis in Various Mechanical States and Their Implications for the Behavior of Sea Cucumbers. </w:t>
      </w:r>
      <w:r w:rsidRPr="002B7AC5">
        <w:rPr>
          <w:rFonts w:eastAsia="Times New Roman" w:cstheme="minorHAnsi"/>
          <w:i/>
          <w:iCs/>
          <w:color w:val="000000"/>
          <w:sz w:val="24"/>
          <w:szCs w:val="24"/>
          <w:shd w:val="clear" w:color="auto" w:fill="E1E3E6"/>
          <w:lang w:val="en-CA" w:eastAsia="en-CA"/>
        </w:rPr>
        <w:t>Biological Bulletin</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205</w:t>
      </w:r>
      <w:r w:rsidRPr="002B7AC5">
        <w:rPr>
          <w:rFonts w:eastAsia="Times New Roman" w:cstheme="minorHAnsi"/>
          <w:color w:val="000000"/>
          <w:sz w:val="24"/>
          <w:szCs w:val="24"/>
          <w:shd w:val="clear" w:color="auto" w:fill="E1E3E6"/>
          <w:lang w:val="en-CA" w:eastAsia="en-CA"/>
        </w:rPr>
        <w:t>(3), 261–275. https://doi.org/10.2307/1543290</w:t>
      </w:r>
      <w:r w:rsidRPr="002B7AC5">
        <w:rPr>
          <w:rFonts w:eastAsia="Times New Roman" w:cstheme="minorHAnsi"/>
          <w:sz w:val="24"/>
          <w:szCs w:val="24"/>
          <w:lang w:val="en-CA" w:eastAsia="en-CA"/>
        </w:rPr>
        <w:t> </w:t>
      </w:r>
    </w:p>
    <w:p w14:paraId="77086B71"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Oliver, E. C. J., Benthuysen, J. A., Bindoff, N. L., Hobday, A. J., Holbrook, N. J., Mundy, C. N., &amp; Perkins-Kirkpatrick, S. E. (2017). The unprecedented 2015/16 Tasman Sea marine heatwave. </w:t>
      </w:r>
      <w:r w:rsidRPr="002B7AC5">
        <w:rPr>
          <w:rFonts w:eastAsia="Times New Roman" w:cstheme="minorHAnsi"/>
          <w:i/>
          <w:iCs/>
          <w:color w:val="000000"/>
          <w:sz w:val="24"/>
          <w:szCs w:val="24"/>
          <w:shd w:val="clear" w:color="auto" w:fill="E1E3E6"/>
          <w:lang w:val="en-CA" w:eastAsia="en-CA"/>
        </w:rPr>
        <w:t>Nature Communications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8</w:t>
      </w:r>
      <w:r w:rsidRPr="002B7AC5">
        <w:rPr>
          <w:rFonts w:eastAsia="Times New Roman" w:cstheme="minorHAnsi"/>
          <w:color w:val="000000"/>
          <w:sz w:val="24"/>
          <w:szCs w:val="24"/>
          <w:shd w:val="clear" w:color="auto" w:fill="E1E3E6"/>
          <w:lang w:val="en-CA" w:eastAsia="en-CA"/>
        </w:rPr>
        <w:t>(May), 1–12. https://doi.org/10.1038/ncomms16101</w:t>
      </w:r>
      <w:r w:rsidRPr="002B7AC5">
        <w:rPr>
          <w:rFonts w:eastAsia="Times New Roman" w:cstheme="minorHAnsi"/>
          <w:sz w:val="24"/>
          <w:szCs w:val="24"/>
          <w:lang w:val="en-CA" w:eastAsia="en-CA"/>
        </w:rPr>
        <w:t> </w:t>
      </w:r>
    </w:p>
    <w:p w14:paraId="190ECC4F"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Oliver, E. C. J., Benthuysen, J. A., Darmaraki, S., Donat, M. G., Hobday, A. J., Holbrook, N. J., Schlegel, R. W., &amp; Sen Gupta, A. (2021). Marine Heatwaves. </w:t>
      </w:r>
      <w:r w:rsidRPr="002B7AC5">
        <w:rPr>
          <w:rFonts w:eastAsia="Times New Roman" w:cstheme="minorHAnsi"/>
          <w:i/>
          <w:iCs/>
          <w:color w:val="000000"/>
          <w:sz w:val="24"/>
          <w:szCs w:val="24"/>
          <w:shd w:val="clear" w:color="auto" w:fill="E1E3E6"/>
          <w:lang w:val="en-CA" w:eastAsia="en-CA"/>
        </w:rPr>
        <w:t>Annual Review of Marine Science</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13</w:t>
      </w:r>
      <w:r w:rsidRPr="002B7AC5">
        <w:rPr>
          <w:rFonts w:eastAsia="Times New Roman" w:cstheme="minorHAnsi"/>
          <w:color w:val="000000"/>
          <w:sz w:val="24"/>
          <w:szCs w:val="24"/>
          <w:shd w:val="clear" w:color="auto" w:fill="E1E3E6"/>
          <w:lang w:val="en-CA" w:eastAsia="en-CA"/>
        </w:rPr>
        <w:t>, 313–342. https://doi.org/10.1146/annurev-marine-032720-095144</w:t>
      </w:r>
      <w:r w:rsidRPr="002B7AC5">
        <w:rPr>
          <w:rFonts w:eastAsia="Times New Roman" w:cstheme="minorHAnsi"/>
          <w:sz w:val="24"/>
          <w:szCs w:val="24"/>
          <w:lang w:val="en-CA" w:eastAsia="en-CA"/>
        </w:rPr>
        <w:t> </w:t>
      </w:r>
    </w:p>
    <w:p w14:paraId="67C0A8B8"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Pawlowicz, R. (2017). Seasonal Cycles, Hypoxia, and Renewal in a Coastal Fjord (Barkley Sound, British Columbia). </w:t>
      </w:r>
      <w:r w:rsidRPr="002B7AC5">
        <w:rPr>
          <w:rFonts w:eastAsia="Times New Roman" w:cstheme="minorHAnsi"/>
          <w:i/>
          <w:iCs/>
          <w:color w:val="000000"/>
          <w:sz w:val="24"/>
          <w:szCs w:val="24"/>
          <w:shd w:val="clear" w:color="auto" w:fill="E1E3E6"/>
          <w:lang w:val="en-CA" w:eastAsia="en-CA"/>
        </w:rPr>
        <w:t>Atmosphere - Ocean</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55</w:t>
      </w:r>
      <w:r w:rsidRPr="002B7AC5">
        <w:rPr>
          <w:rFonts w:eastAsia="Times New Roman" w:cstheme="minorHAnsi"/>
          <w:color w:val="000000"/>
          <w:sz w:val="24"/>
          <w:szCs w:val="24"/>
          <w:shd w:val="clear" w:color="auto" w:fill="E1E3E6"/>
          <w:lang w:val="en-CA" w:eastAsia="en-CA"/>
        </w:rPr>
        <w:t>(4–5), 264–283. https://doi.org/10.1080/07055900.2017.1374240</w:t>
      </w:r>
      <w:r w:rsidRPr="002B7AC5">
        <w:rPr>
          <w:rFonts w:eastAsia="Times New Roman" w:cstheme="minorHAnsi"/>
          <w:sz w:val="24"/>
          <w:szCs w:val="24"/>
          <w:lang w:val="en-CA" w:eastAsia="en-CA"/>
        </w:rPr>
        <w:t> </w:t>
      </w:r>
    </w:p>
    <w:p w14:paraId="6515999F"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Purcell, S., Conand, C., Uthicke, S., &amp; Byrne, M. (2016). Ecological Roles of Exploited Sea Cucumbers. </w:t>
      </w:r>
      <w:r w:rsidRPr="002B7AC5">
        <w:rPr>
          <w:rFonts w:eastAsia="Times New Roman" w:cstheme="minorHAnsi"/>
          <w:i/>
          <w:iCs/>
          <w:color w:val="000000"/>
          <w:sz w:val="24"/>
          <w:szCs w:val="24"/>
          <w:shd w:val="clear" w:color="auto" w:fill="E1E3E6"/>
          <w:lang w:val="en-CA" w:eastAsia="en-CA"/>
        </w:rPr>
        <w:t>Oceanography and Marine Biology: An Annual Review</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54</w:t>
      </w:r>
      <w:r w:rsidRPr="002B7AC5">
        <w:rPr>
          <w:rFonts w:eastAsia="Times New Roman" w:cstheme="minorHAnsi"/>
          <w:color w:val="000000"/>
          <w:sz w:val="24"/>
          <w:szCs w:val="24"/>
          <w:shd w:val="clear" w:color="auto" w:fill="E1E3E6"/>
          <w:lang w:val="en-CA" w:eastAsia="en-CA"/>
        </w:rPr>
        <w:t>, 367–386. https://doi.org/10.1201/9781315368597-8</w:t>
      </w:r>
      <w:r w:rsidRPr="002B7AC5">
        <w:rPr>
          <w:rFonts w:eastAsia="Times New Roman" w:cstheme="minorHAnsi"/>
          <w:sz w:val="24"/>
          <w:szCs w:val="24"/>
          <w:lang w:val="en-CA" w:eastAsia="en-CA"/>
        </w:rPr>
        <w:t> </w:t>
      </w:r>
    </w:p>
    <w:p w14:paraId="08B34F7E"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lastRenderedPageBreak/>
        <w:t>Schneider, K., Silverman, J., Woolsey, E., Eriksson, H., Byrne, M., &amp; Caldeira, K. (2011). Potential influence of sea cucumbers on coral reef CaCO3 budget: A case study at One Tree Reef. </w:t>
      </w:r>
      <w:r w:rsidRPr="002B7AC5">
        <w:rPr>
          <w:rFonts w:eastAsia="Times New Roman" w:cstheme="minorHAnsi"/>
          <w:i/>
          <w:iCs/>
          <w:color w:val="000000"/>
          <w:sz w:val="24"/>
          <w:szCs w:val="24"/>
          <w:shd w:val="clear" w:color="auto" w:fill="E1E3E6"/>
          <w:lang w:val="en-CA" w:eastAsia="en-CA"/>
        </w:rPr>
        <w:t>Journal of Geophysical Research: Biogeosciences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116</w:t>
      </w:r>
      <w:r w:rsidRPr="002B7AC5">
        <w:rPr>
          <w:rFonts w:eastAsia="Times New Roman" w:cstheme="minorHAnsi"/>
          <w:color w:val="000000"/>
          <w:sz w:val="24"/>
          <w:szCs w:val="24"/>
          <w:shd w:val="clear" w:color="auto" w:fill="E1E3E6"/>
          <w:lang w:val="en-CA" w:eastAsia="en-CA"/>
        </w:rPr>
        <w:t>(G4). https://doi.org/10.1029/2011JG001755</w:t>
      </w:r>
      <w:r w:rsidRPr="002B7AC5">
        <w:rPr>
          <w:rFonts w:eastAsia="Times New Roman" w:cstheme="minorHAnsi"/>
          <w:sz w:val="24"/>
          <w:szCs w:val="24"/>
          <w:lang w:val="en-CA" w:eastAsia="en-CA"/>
        </w:rPr>
        <w:t> </w:t>
      </w:r>
    </w:p>
    <w:p w14:paraId="61FD495F"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Schroeder, L. (2017). Wasting-like lesions occurring on California Sea Cucumbers. </w:t>
      </w:r>
      <w:r w:rsidRPr="002B7AC5">
        <w:rPr>
          <w:rFonts w:eastAsia="Times New Roman" w:cstheme="minorHAnsi"/>
          <w:i/>
          <w:iCs/>
          <w:color w:val="000000"/>
          <w:sz w:val="24"/>
          <w:szCs w:val="24"/>
          <w:shd w:val="clear" w:color="auto" w:fill="E1E3E6"/>
          <w:lang w:val="en-CA" w:eastAsia="en-CA"/>
        </w:rPr>
        <w:t>The Dredgings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57</w:t>
      </w:r>
      <w:r w:rsidRPr="002B7AC5">
        <w:rPr>
          <w:rFonts w:eastAsia="Times New Roman" w:cstheme="minorHAnsi"/>
          <w:color w:val="000000"/>
          <w:sz w:val="24"/>
          <w:szCs w:val="24"/>
          <w:shd w:val="clear" w:color="auto" w:fill="E1E3E6"/>
          <w:lang w:val="en-CA" w:eastAsia="en-CA"/>
        </w:rPr>
        <w:t>(3), 3. www.PNWSC.org</w:t>
      </w:r>
      <w:r w:rsidRPr="002B7AC5">
        <w:rPr>
          <w:rFonts w:eastAsia="Times New Roman" w:cstheme="minorHAnsi"/>
          <w:sz w:val="24"/>
          <w:szCs w:val="24"/>
          <w:lang w:val="en-CA" w:eastAsia="en-CA"/>
        </w:rPr>
        <w:t> </w:t>
      </w:r>
    </w:p>
    <w:p w14:paraId="4CF4AEFB"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Steffen, W., Rockström, J., Richardson, K., Lenton, T. M., Folke, C., Liverman, D., Summerhayes, C. P., Barnosky, A. D., Cornell, S. E., Crucifix, M., Donges, J. F., Fetzer, I., Lade, S. J., Scheffer, M., Winkelmann, R., &amp; Schellnhuber, H. J. (2018). Trajectories of the Earth System in the Anthropocene. </w:t>
      </w:r>
      <w:r w:rsidRPr="002B7AC5">
        <w:rPr>
          <w:rFonts w:eastAsia="Times New Roman" w:cstheme="minorHAnsi"/>
          <w:i/>
          <w:iCs/>
          <w:color w:val="000000"/>
          <w:sz w:val="24"/>
          <w:szCs w:val="24"/>
          <w:shd w:val="clear" w:color="auto" w:fill="E1E3E6"/>
          <w:lang w:val="en-CA" w:eastAsia="en-CA"/>
        </w:rPr>
        <w:t>Proceedings of the National Academy of Sciences of the United States of America</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115</w:t>
      </w:r>
      <w:r w:rsidRPr="002B7AC5">
        <w:rPr>
          <w:rFonts w:eastAsia="Times New Roman" w:cstheme="minorHAnsi"/>
          <w:color w:val="000000"/>
          <w:sz w:val="24"/>
          <w:szCs w:val="24"/>
          <w:shd w:val="clear" w:color="auto" w:fill="E1E3E6"/>
          <w:lang w:val="en-CA" w:eastAsia="en-CA"/>
        </w:rPr>
        <w:t>(33), 8252–8259. https://doi.org/10.1073/PNAS.1810141115</w:t>
      </w:r>
      <w:r w:rsidRPr="002B7AC5">
        <w:rPr>
          <w:rFonts w:eastAsia="Times New Roman" w:cstheme="minorHAnsi"/>
          <w:sz w:val="24"/>
          <w:szCs w:val="24"/>
          <w:lang w:val="en-CA" w:eastAsia="en-CA"/>
        </w:rPr>
        <w:t> </w:t>
      </w:r>
    </w:p>
    <w:p w14:paraId="61E9BB7B"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Suryan, R. M., Arimitsu, M. L., Coletti, H. A., Hopcroft, R. R., Lindeberg, M. R., Barbeaux, S. J., Batten, S. D., Burt, W. J., Bishop, M. A., Bodkin, J. L., Brenner, R., Campbell, R. W., Cushing, D. A., Danielson, S. L., Dorn, M. W., Drummond, B., Esler, D., Gelatt, T., Hanselman, D. H., … Zador, S. G. (2021). Ecosystem response persists after a prolonged marine heatwave. </w:t>
      </w:r>
      <w:r w:rsidRPr="002B7AC5">
        <w:rPr>
          <w:rFonts w:eastAsia="Times New Roman" w:cstheme="minorHAnsi"/>
          <w:i/>
          <w:iCs/>
          <w:color w:val="000000"/>
          <w:sz w:val="24"/>
          <w:szCs w:val="24"/>
          <w:shd w:val="clear" w:color="auto" w:fill="E1E3E6"/>
          <w:lang w:val="en-CA" w:eastAsia="en-CA"/>
        </w:rPr>
        <w:t>Scientific Reports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11</w:t>
      </w:r>
      <w:r w:rsidRPr="002B7AC5">
        <w:rPr>
          <w:rFonts w:eastAsia="Times New Roman" w:cstheme="minorHAnsi"/>
          <w:color w:val="000000"/>
          <w:sz w:val="24"/>
          <w:szCs w:val="24"/>
          <w:shd w:val="clear" w:color="auto" w:fill="E1E3E6"/>
          <w:lang w:val="en-CA" w:eastAsia="en-CA"/>
        </w:rPr>
        <w:t>(1), 1–17. https://doi.org/10.1038/s41598-021-83818-5</w:t>
      </w:r>
      <w:r w:rsidRPr="002B7AC5">
        <w:rPr>
          <w:rFonts w:eastAsia="Times New Roman" w:cstheme="minorHAnsi"/>
          <w:sz w:val="24"/>
          <w:szCs w:val="24"/>
          <w:lang w:val="en-CA" w:eastAsia="en-CA"/>
        </w:rPr>
        <w:t> </w:t>
      </w:r>
    </w:p>
    <w:p w14:paraId="5ECA57E4"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Swan, E. F. (1961). Seasonal evisceration in the sea cucumber, Parastichopus californicus (Stimpson). </w:t>
      </w:r>
      <w:r w:rsidRPr="002B7AC5">
        <w:rPr>
          <w:rFonts w:eastAsia="Times New Roman" w:cstheme="minorHAnsi"/>
          <w:i/>
          <w:iCs/>
          <w:color w:val="000000"/>
          <w:sz w:val="24"/>
          <w:szCs w:val="24"/>
          <w:shd w:val="clear" w:color="auto" w:fill="E1E3E6"/>
          <w:lang w:val="en-CA" w:eastAsia="en-CA"/>
        </w:rPr>
        <w:t>Science</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133</w:t>
      </w:r>
      <w:r w:rsidRPr="002B7AC5">
        <w:rPr>
          <w:rFonts w:eastAsia="Times New Roman" w:cstheme="minorHAnsi"/>
          <w:color w:val="000000"/>
          <w:sz w:val="24"/>
          <w:szCs w:val="24"/>
          <w:shd w:val="clear" w:color="auto" w:fill="E1E3E6"/>
          <w:lang w:val="en-CA" w:eastAsia="en-CA"/>
        </w:rPr>
        <w:t>(3458), 1078–1079. https://doi.org/10.1126/science.133.3458.1078</w:t>
      </w:r>
      <w:r w:rsidRPr="002B7AC5">
        <w:rPr>
          <w:rFonts w:eastAsia="Times New Roman" w:cstheme="minorHAnsi"/>
          <w:sz w:val="24"/>
          <w:szCs w:val="24"/>
          <w:lang w:val="en-CA" w:eastAsia="en-CA"/>
        </w:rPr>
        <w:t> </w:t>
      </w:r>
    </w:p>
    <w:p w14:paraId="139AA97C"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 xml:space="preserve">van Dam-Bates, P., Curtis, D., Cowen, L., Cross, S., &amp; Pearce, C. (2016). Assessing movement of the California sea cucumber Parastichopus californicus in response to organically enriched </w:t>
      </w:r>
      <w:r w:rsidRPr="002B7AC5">
        <w:rPr>
          <w:rFonts w:eastAsia="Times New Roman" w:cstheme="minorHAnsi"/>
          <w:color w:val="000000"/>
          <w:sz w:val="24"/>
          <w:szCs w:val="24"/>
          <w:shd w:val="clear" w:color="auto" w:fill="E1E3E6"/>
          <w:lang w:val="en-CA" w:eastAsia="en-CA"/>
        </w:rPr>
        <w:lastRenderedPageBreak/>
        <w:t>areas typical of aquaculture sites. </w:t>
      </w:r>
      <w:r w:rsidRPr="002B7AC5">
        <w:rPr>
          <w:rFonts w:eastAsia="Times New Roman" w:cstheme="minorHAnsi"/>
          <w:i/>
          <w:iCs/>
          <w:color w:val="000000"/>
          <w:sz w:val="24"/>
          <w:szCs w:val="24"/>
          <w:shd w:val="clear" w:color="auto" w:fill="E1E3E6"/>
          <w:lang w:val="en-CA" w:eastAsia="en-CA"/>
        </w:rPr>
        <w:t>Aquaculture Environment Interactions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8</w:t>
      </w:r>
      <w:r w:rsidRPr="002B7AC5">
        <w:rPr>
          <w:rFonts w:eastAsia="Times New Roman" w:cstheme="minorHAnsi"/>
          <w:color w:val="000000"/>
          <w:sz w:val="24"/>
          <w:szCs w:val="24"/>
          <w:shd w:val="clear" w:color="auto" w:fill="E1E3E6"/>
          <w:lang w:val="en-CA" w:eastAsia="en-CA"/>
        </w:rPr>
        <w:t>, 67–76. https://doi.org/10.3354/AEI00156</w:t>
      </w:r>
      <w:r w:rsidRPr="002B7AC5">
        <w:rPr>
          <w:rFonts w:eastAsia="Times New Roman" w:cstheme="minorHAnsi"/>
          <w:sz w:val="24"/>
          <w:szCs w:val="24"/>
          <w:lang w:val="en-CA" w:eastAsia="en-CA"/>
        </w:rPr>
        <w:t> </w:t>
      </w:r>
    </w:p>
    <w:p w14:paraId="2F64C3DA"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von Biela, V., Arimitsu, M. L., Piatt, J. F., Heflin, B. M., &amp; Schoen, S. (2019). Extreme reduction in condition of a key forage fish during the Pacific marine heatwave of 2014–2016. </w:t>
      </w:r>
      <w:r w:rsidRPr="002B7AC5">
        <w:rPr>
          <w:rFonts w:eastAsia="Times New Roman" w:cstheme="minorHAnsi"/>
          <w:i/>
          <w:iCs/>
          <w:color w:val="000000"/>
          <w:sz w:val="24"/>
          <w:szCs w:val="24"/>
          <w:shd w:val="clear" w:color="auto" w:fill="E1E3E6"/>
          <w:lang w:val="en-CA" w:eastAsia="en-CA"/>
        </w:rPr>
        <w:t>Marine Ecology Progress Series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613</w:t>
      </w:r>
      <w:r w:rsidRPr="002B7AC5">
        <w:rPr>
          <w:rFonts w:eastAsia="Times New Roman" w:cstheme="minorHAnsi"/>
          <w:color w:val="000000"/>
          <w:sz w:val="24"/>
          <w:szCs w:val="24"/>
          <w:shd w:val="clear" w:color="auto" w:fill="E1E3E6"/>
          <w:lang w:val="en-CA" w:eastAsia="en-CA"/>
        </w:rPr>
        <w:t>, 171–182.</w:t>
      </w:r>
      <w:r w:rsidRPr="002B7AC5">
        <w:rPr>
          <w:rFonts w:eastAsia="Times New Roman" w:cstheme="minorHAnsi"/>
          <w:sz w:val="24"/>
          <w:szCs w:val="24"/>
          <w:lang w:val="en-CA" w:eastAsia="en-CA"/>
        </w:rPr>
        <w:t> </w:t>
      </w:r>
    </w:p>
    <w:p w14:paraId="47BA58D0"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Walther, G.-R., Post, E., Convey, P., Menzel, A., Parmesank, C., Beebee, T. J. C., Fromentin, J.-M., Hoegh-Guldberg, O., &amp; Bairlein, F. (2002). Ecological responses to recent climate change. </w:t>
      </w:r>
      <w:r w:rsidRPr="002B7AC5">
        <w:rPr>
          <w:rFonts w:eastAsia="Times New Roman" w:cstheme="minorHAnsi"/>
          <w:i/>
          <w:iCs/>
          <w:color w:val="000000"/>
          <w:sz w:val="24"/>
          <w:szCs w:val="24"/>
          <w:shd w:val="clear" w:color="auto" w:fill="E1E3E6"/>
          <w:lang w:val="en-CA" w:eastAsia="en-CA"/>
        </w:rPr>
        <w:t>Nature</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419</w:t>
      </w:r>
      <w:r w:rsidRPr="002B7AC5">
        <w:rPr>
          <w:rFonts w:eastAsia="Times New Roman" w:cstheme="minorHAnsi"/>
          <w:color w:val="000000"/>
          <w:sz w:val="24"/>
          <w:szCs w:val="24"/>
          <w:shd w:val="clear" w:color="auto" w:fill="E1E3E6"/>
          <w:lang w:val="en-CA" w:eastAsia="en-CA"/>
        </w:rPr>
        <w:t>. www.nature.com</w:t>
      </w:r>
      <w:r w:rsidRPr="002B7AC5">
        <w:rPr>
          <w:rFonts w:eastAsia="Times New Roman" w:cstheme="minorHAnsi"/>
          <w:sz w:val="24"/>
          <w:szCs w:val="24"/>
          <w:lang w:val="en-CA" w:eastAsia="en-CA"/>
        </w:rPr>
        <w:t> </w:t>
      </w:r>
    </w:p>
    <w:p w14:paraId="52EDFC80"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Wernberg, T., Bennett, S., Babcock, R. C., Bettignies, T. De, Cure, K., Depczynski, M., Dufois, F., Fromont, J., Fulton, C. J., Hovey, R. K., Harvey, E. S., Holmes, T. H., Kendrick, G. A., Radford, B., Santana-garcon, J., Saunders, B. J., Smale, D. A., Thomsen, M. S., Tuckett, C. A., &amp; Tuya, F. (2015). Climate-driven regime shift of a temperate marine ecosystem. </w:t>
      </w:r>
      <w:r w:rsidRPr="002B7AC5">
        <w:rPr>
          <w:rFonts w:eastAsia="Times New Roman" w:cstheme="minorHAnsi"/>
          <w:i/>
          <w:iCs/>
          <w:color w:val="000000"/>
          <w:sz w:val="24"/>
          <w:szCs w:val="24"/>
          <w:shd w:val="clear" w:color="auto" w:fill="E1E3E6"/>
          <w:lang w:val="en-CA" w:eastAsia="en-CA"/>
        </w:rPr>
        <w:t>Science</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353</w:t>
      </w:r>
      <w:r w:rsidRPr="002B7AC5">
        <w:rPr>
          <w:rFonts w:eastAsia="Times New Roman" w:cstheme="minorHAnsi"/>
          <w:color w:val="000000"/>
          <w:sz w:val="24"/>
          <w:szCs w:val="24"/>
          <w:shd w:val="clear" w:color="auto" w:fill="E1E3E6"/>
          <w:lang w:val="en-CA" w:eastAsia="en-CA"/>
        </w:rPr>
        <w:t>(6295), 169–172. https://doi.org/10.1126/science.aad8745</w:t>
      </w:r>
      <w:r w:rsidRPr="002B7AC5">
        <w:rPr>
          <w:rFonts w:eastAsia="Times New Roman" w:cstheme="minorHAnsi"/>
          <w:sz w:val="24"/>
          <w:szCs w:val="24"/>
          <w:lang w:val="en-CA" w:eastAsia="en-CA"/>
        </w:rPr>
        <w:t> </w:t>
      </w:r>
    </w:p>
    <w:p w14:paraId="0EFCABA5"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Wheeling, R. J., Verde, E. A., &amp; Nestler, J. R. (2007). Diel cycles of activity, metabolism, and ammonium concentration in tropical holothurians. </w:t>
      </w:r>
      <w:r w:rsidRPr="002B7AC5">
        <w:rPr>
          <w:rFonts w:eastAsia="Times New Roman" w:cstheme="minorHAnsi"/>
          <w:i/>
          <w:iCs/>
          <w:color w:val="000000"/>
          <w:sz w:val="24"/>
          <w:szCs w:val="24"/>
          <w:shd w:val="clear" w:color="auto" w:fill="E1E3E6"/>
          <w:lang w:val="en-CA" w:eastAsia="en-CA"/>
        </w:rPr>
        <w:t>Marine Biology</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152</w:t>
      </w:r>
      <w:r w:rsidRPr="002B7AC5">
        <w:rPr>
          <w:rFonts w:eastAsia="Times New Roman" w:cstheme="minorHAnsi"/>
          <w:color w:val="000000"/>
          <w:sz w:val="24"/>
          <w:szCs w:val="24"/>
          <w:shd w:val="clear" w:color="auto" w:fill="E1E3E6"/>
          <w:lang w:val="en-CA" w:eastAsia="en-CA"/>
        </w:rPr>
        <w:t>(2), 297–305. https://doi.org/10.1007/S00227-007-0683-3</w:t>
      </w:r>
      <w:r w:rsidRPr="002B7AC5">
        <w:rPr>
          <w:rFonts w:eastAsia="Times New Roman" w:cstheme="minorHAnsi"/>
          <w:sz w:val="24"/>
          <w:szCs w:val="24"/>
          <w:lang w:val="en-CA" w:eastAsia="en-CA"/>
        </w:rPr>
        <w:t> </w:t>
      </w:r>
    </w:p>
    <w:p w14:paraId="0E51970F"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Work, T. M., Weatherby, T. M., DeRito, C. M., Besemer, R. M., &amp; Hewson, I. (2021). Sea star wasting disease pathology in Pisaster ochraceus shows a basal-to-surface process affecting color phenotypes differently. </w:t>
      </w:r>
      <w:r w:rsidRPr="002B7AC5">
        <w:rPr>
          <w:rFonts w:eastAsia="Times New Roman" w:cstheme="minorHAnsi"/>
          <w:i/>
          <w:iCs/>
          <w:color w:val="000000"/>
          <w:sz w:val="24"/>
          <w:szCs w:val="24"/>
          <w:shd w:val="clear" w:color="auto" w:fill="E1E3E6"/>
          <w:lang w:val="en-CA" w:eastAsia="en-CA"/>
        </w:rPr>
        <w:t>Diseases of Aquatic Organisms</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145</w:t>
      </w:r>
      <w:r w:rsidRPr="002B7AC5">
        <w:rPr>
          <w:rFonts w:eastAsia="Times New Roman" w:cstheme="minorHAnsi"/>
          <w:color w:val="000000"/>
          <w:sz w:val="24"/>
          <w:szCs w:val="24"/>
          <w:shd w:val="clear" w:color="auto" w:fill="E1E3E6"/>
          <w:lang w:val="en-CA" w:eastAsia="en-CA"/>
        </w:rPr>
        <w:t>, 21–33. https://doi.org/10.3354/DAO03598</w:t>
      </w:r>
      <w:r w:rsidRPr="002B7AC5">
        <w:rPr>
          <w:rFonts w:eastAsia="Times New Roman" w:cstheme="minorHAnsi"/>
          <w:sz w:val="24"/>
          <w:szCs w:val="24"/>
          <w:lang w:val="en-CA" w:eastAsia="en-CA"/>
        </w:rPr>
        <w:t> </w:t>
      </w:r>
    </w:p>
    <w:p w14:paraId="6B1CE42D" w14:textId="77777777" w:rsidR="00E51837" w:rsidRPr="002B7AC5" w:rsidRDefault="00E51837" w:rsidP="00617719">
      <w:pPr>
        <w:spacing w:after="0" w:line="480" w:lineRule="auto"/>
        <w:ind w:left="480" w:hanging="480"/>
        <w:textAlignment w:val="baseline"/>
        <w:rPr>
          <w:rFonts w:eastAsia="Times New Roman" w:cstheme="minorHAnsi"/>
          <w:sz w:val="18"/>
          <w:szCs w:val="18"/>
          <w:lang w:val="en-CA" w:eastAsia="en-CA"/>
        </w:rPr>
      </w:pPr>
      <w:r w:rsidRPr="002B7AC5">
        <w:rPr>
          <w:rFonts w:eastAsia="Times New Roman" w:cstheme="minorHAnsi"/>
          <w:color w:val="000000"/>
          <w:sz w:val="24"/>
          <w:szCs w:val="24"/>
          <w:shd w:val="clear" w:color="auto" w:fill="E1E3E6"/>
          <w:lang w:val="en-CA" w:eastAsia="en-CA"/>
        </w:rPr>
        <w:t xml:space="preserve">Xuereb, A., Kimber, C. M., Curtis, J. M. R., Bernatchez, L., &amp; Fortin, M.-J. (2018). Putatively adaptive genetic variation in the giant California sea cucumber (Parastichopus californicus) </w:t>
      </w:r>
      <w:r w:rsidRPr="002B7AC5">
        <w:rPr>
          <w:rFonts w:eastAsia="Times New Roman" w:cstheme="minorHAnsi"/>
          <w:color w:val="000000"/>
          <w:sz w:val="24"/>
          <w:szCs w:val="24"/>
          <w:shd w:val="clear" w:color="auto" w:fill="E1E3E6"/>
          <w:lang w:val="en-CA" w:eastAsia="en-CA"/>
        </w:rPr>
        <w:lastRenderedPageBreak/>
        <w:t>as revealed by environmental association analysis of restriction-site associated DNA sequencing data. </w:t>
      </w:r>
      <w:r w:rsidRPr="002B7AC5">
        <w:rPr>
          <w:rFonts w:eastAsia="Times New Roman" w:cstheme="minorHAnsi"/>
          <w:i/>
          <w:iCs/>
          <w:color w:val="000000"/>
          <w:sz w:val="24"/>
          <w:szCs w:val="24"/>
          <w:shd w:val="clear" w:color="auto" w:fill="E1E3E6"/>
          <w:lang w:val="en-CA" w:eastAsia="en-CA"/>
        </w:rPr>
        <w:t>Molecular Ecology</w:t>
      </w:r>
      <w:r w:rsidRPr="002B7AC5">
        <w:rPr>
          <w:rFonts w:eastAsia="Times New Roman" w:cstheme="minorHAnsi"/>
          <w:color w:val="000000"/>
          <w:sz w:val="24"/>
          <w:szCs w:val="24"/>
          <w:shd w:val="clear" w:color="auto" w:fill="E1E3E6"/>
          <w:lang w:val="en-CA" w:eastAsia="en-CA"/>
        </w:rPr>
        <w:t>, </w:t>
      </w:r>
      <w:r w:rsidRPr="002B7AC5">
        <w:rPr>
          <w:rFonts w:eastAsia="Times New Roman" w:cstheme="minorHAnsi"/>
          <w:i/>
          <w:iCs/>
          <w:color w:val="000000"/>
          <w:sz w:val="24"/>
          <w:szCs w:val="24"/>
          <w:shd w:val="clear" w:color="auto" w:fill="E1E3E6"/>
          <w:lang w:val="en-CA" w:eastAsia="en-CA"/>
        </w:rPr>
        <w:t>27</w:t>
      </w:r>
      <w:r w:rsidRPr="002B7AC5">
        <w:rPr>
          <w:rFonts w:eastAsia="Times New Roman" w:cstheme="minorHAnsi"/>
          <w:color w:val="000000"/>
          <w:sz w:val="24"/>
          <w:szCs w:val="24"/>
          <w:shd w:val="clear" w:color="auto" w:fill="E1E3E6"/>
          <w:lang w:val="en-CA" w:eastAsia="en-CA"/>
        </w:rPr>
        <w:t>(24), 5035–5048. https://doi.org/10.1111/MEC.14942</w:t>
      </w:r>
      <w:r w:rsidRPr="002B7AC5">
        <w:rPr>
          <w:rFonts w:eastAsia="Times New Roman" w:cstheme="minorHAnsi"/>
          <w:sz w:val="24"/>
          <w:szCs w:val="24"/>
          <w:lang w:val="en-CA" w:eastAsia="en-CA"/>
        </w:rPr>
        <w:t> </w:t>
      </w:r>
    </w:p>
    <w:p w14:paraId="2C078E63" w14:textId="59723758" w:rsidR="006A1202" w:rsidRPr="00194BAA" w:rsidRDefault="006A1202" w:rsidP="00194BAA">
      <w:pPr>
        <w:spacing w:after="0" w:line="480" w:lineRule="auto"/>
        <w:textAlignment w:val="baseline"/>
        <w:rPr>
          <w:rFonts w:eastAsia="Times New Roman" w:cstheme="minorHAnsi"/>
          <w:sz w:val="18"/>
          <w:szCs w:val="18"/>
          <w:lang w:val="en-CA" w:eastAsia="en-CA"/>
        </w:rPr>
      </w:pPr>
    </w:p>
    <w:sectPr w:rsidR="006A1202" w:rsidRPr="00194BA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clan Taylor" w:date="2021-11-29T20:13:00Z" w:initials="DT">
    <w:p w14:paraId="2D471E42" w14:textId="58DC7BDE" w:rsidR="005A5CB7" w:rsidRDefault="005A5CB7">
      <w:pPr>
        <w:pStyle w:val="CommentText"/>
      </w:pPr>
      <w:r>
        <w:rPr>
          <w:rStyle w:val="CommentReference"/>
        </w:rPr>
        <w:annotationRef/>
      </w:r>
      <w:r>
        <w:t xml:space="preserve">REVIEWERS: please do not read our introduction because </w:t>
      </w:r>
      <w:r w:rsidR="009A36DD">
        <w:t xml:space="preserve">it is a hot mess in progress </w:t>
      </w:r>
      <w:r w:rsidR="009A36DD">
        <w:rPr>
          <w:rFonts w:ascii="Wingdings" w:eastAsia="Wingdings" w:hAnsi="Wingdings" w:cs="Wingdings"/>
        </w:rPr>
        <w:t>J</w:t>
      </w:r>
    </w:p>
  </w:comment>
  <w:comment w:id="1" w:author="Declan Taylor" w:date="2021-11-28T11:25:00Z" w:initials="DT">
    <w:p w14:paraId="6688D130" w14:textId="6D1BA254" w:rsidR="00127C30" w:rsidRDefault="00127C30">
      <w:pPr>
        <w:pStyle w:val="CommentText"/>
      </w:pPr>
      <w:r>
        <w:rPr>
          <w:rStyle w:val="CommentReference"/>
        </w:rPr>
        <w:annotationRef/>
      </w:r>
      <w:r>
        <w:t>TOPIC SCENTENCE ABOUT HWS INCREASE DISEASE PREVALENCE</w:t>
      </w:r>
    </w:p>
  </w:comment>
  <w:comment w:id="2" w:author="Declan Taylor" w:date="2021-11-28T11:30:00Z" w:initials="DT">
    <w:p w14:paraId="61C9445C" w14:textId="7677BF48" w:rsidR="00852492" w:rsidRDefault="00852492">
      <w:pPr>
        <w:pStyle w:val="CommentText"/>
      </w:pPr>
      <w:r>
        <w:rPr>
          <w:rStyle w:val="CommentReference"/>
        </w:rPr>
        <w:annotationRef/>
      </w:r>
      <w:r>
        <w:t>dan thinks this is a topic scentence.</w:t>
      </w:r>
      <w:r w:rsidR="002E0CF7">
        <w:t xml:space="preserve"> Add more examples of MHW/disease correlation if we’re taking the SSWD slant.</w:t>
      </w:r>
    </w:p>
  </w:comment>
  <w:comment w:id="3" w:author="Declan Taylor" w:date="2021-11-28T11:34:00Z" w:initials="DT">
    <w:p w14:paraId="15C0D767" w14:textId="7FA86D0D" w:rsidR="002648D2" w:rsidRDefault="002648D2">
      <w:pPr>
        <w:pStyle w:val="CommentText"/>
      </w:pPr>
      <w:r>
        <w:rPr>
          <w:rStyle w:val="CommentReference"/>
        </w:rPr>
        <w:annotationRef/>
      </w:r>
      <w:r>
        <w:t>new paragraph if we’re gonna hone in on SSWD..</w:t>
      </w:r>
    </w:p>
  </w:comment>
  <w:comment w:id="4" w:author="Declan Taylor" w:date="2021-11-28T11:38:00Z" w:initials="DT">
    <w:p w14:paraId="12290093" w14:textId="037A18CA" w:rsidR="00EF511E" w:rsidRDefault="00EF511E">
      <w:pPr>
        <w:pStyle w:val="CommentText"/>
      </w:pPr>
      <w:r>
        <w:rPr>
          <w:rStyle w:val="CommentReference"/>
        </w:rPr>
        <w:annotationRef/>
      </w:r>
      <w:r>
        <w:t>This doesn’t totally make sense: reword to say “Wasting like symptoms were found in farmed….”</w:t>
      </w:r>
      <w:r w:rsidR="003C01AB">
        <w:t xml:space="preserve"> This is more about where SCW symptoms have been seen elsewhere.</w:t>
      </w:r>
    </w:p>
  </w:comment>
  <w:comment w:id="5" w:author="Declan Taylor" w:date="2021-11-28T11:37:00Z" w:initials="DT">
    <w:p w14:paraId="6E6A0CE1" w14:textId="575A2695" w:rsidR="00C24E2E" w:rsidRDefault="00C24E2E">
      <w:pPr>
        <w:pStyle w:val="CommentText"/>
      </w:pPr>
      <w:r>
        <w:rPr>
          <w:rStyle w:val="CommentReference"/>
        </w:rPr>
        <w:annotationRef/>
      </w:r>
      <w:r>
        <w:t>JENNA’S EDIT: “There is insufficient evidence to confirm the cause of the observed symptoms, however, warm water annomalies could plausibly play an etiological role…”</w:t>
      </w:r>
    </w:p>
  </w:comment>
  <w:comment w:id="6" w:author="Declan Taylor" w:date="2021-11-28T11:41:00Z" w:initials="DT">
    <w:p w14:paraId="68E92F7E" w14:textId="0174BC72" w:rsidR="006D6834" w:rsidRDefault="006D6834">
      <w:pPr>
        <w:pStyle w:val="CommentText"/>
      </w:pPr>
      <w:r>
        <w:rPr>
          <w:rStyle w:val="CommentReference"/>
        </w:rPr>
        <w:annotationRef/>
      </w:r>
      <w:r>
        <w:t>we cut out oysters above LOL</w:t>
      </w:r>
    </w:p>
  </w:comment>
  <w:comment w:id="7" w:author="Declan Taylor" w:date="2021-11-28T11:42:00Z" w:initials="DT">
    <w:p w14:paraId="281148DC" w14:textId="39F0C459" w:rsidR="008B2E5F" w:rsidRDefault="008B2E5F">
      <w:pPr>
        <w:pStyle w:val="CommentText"/>
      </w:pPr>
      <w:r>
        <w:rPr>
          <w:rStyle w:val="CommentReference"/>
        </w:rPr>
        <w:annotationRef/>
      </w:r>
      <w:r w:rsidR="00ED1C58">
        <w:t>this is STAYING</w:t>
      </w:r>
    </w:p>
  </w:comment>
  <w:comment w:id="8" w:author="Declan Taylor" w:date="2021-11-28T12:01:00Z" w:initials="DT">
    <w:p w14:paraId="681C29F5" w14:textId="66FCCA4A" w:rsidR="00C05316" w:rsidRDefault="00C05316" w:rsidP="00C05316">
      <w:pPr>
        <w:pStyle w:val="CommentText"/>
      </w:pPr>
      <w:r>
        <w:rPr>
          <w:rStyle w:val="CommentReference"/>
        </w:rPr>
        <w:annotationRef/>
      </w:r>
      <w:r>
        <w:t>MOVE TO INTRO AND FIND A NICE SPOT FOR THIS</w:t>
      </w:r>
    </w:p>
  </w:comment>
  <w:comment w:id="9" w:author="Declan Taylor" w:date="2021-11-28T11:46:00Z" w:initials="DT">
    <w:p w14:paraId="58D6BD9E" w14:textId="66969A0A" w:rsidR="009872D6" w:rsidRDefault="009872D6">
      <w:pPr>
        <w:pStyle w:val="CommentText"/>
      </w:pPr>
      <w:r>
        <w:rPr>
          <w:rStyle w:val="CommentReference"/>
        </w:rPr>
        <w:annotationRef/>
      </w:r>
      <w:r>
        <w:t xml:space="preserve">Move this I guess…?? Maybe as a </w:t>
      </w:r>
      <w:r w:rsidR="007B28E7">
        <w:t>c</w:t>
      </w:r>
      <w:r>
        <w:t>l</w:t>
      </w:r>
      <w:r w:rsidR="007B28E7">
        <w:t>os</w:t>
      </w:r>
      <w:r>
        <w:t xml:space="preserve">ing </w:t>
      </w:r>
      <w:r w:rsidR="007B28E7">
        <w:t>sentence</w:t>
      </w:r>
      <w:r>
        <w:t xml:space="preserve"> in the above paragraph</w:t>
      </w:r>
      <w:r w:rsidR="007B28E7">
        <w:t>.</w:t>
      </w:r>
    </w:p>
  </w:comment>
  <w:comment w:id="10" w:author="Declan Taylor" w:date="2021-11-28T12:19:00Z" w:initials="DT">
    <w:p w14:paraId="3CC58541" w14:textId="7CABA184" w:rsidR="00457B20" w:rsidRDefault="00457B20">
      <w:pPr>
        <w:pStyle w:val="CommentText"/>
      </w:pPr>
      <w:r>
        <w:rPr>
          <w:rStyle w:val="CommentReference"/>
        </w:rPr>
        <w:annotationRef/>
      </w:r>
      <w:r>
        <w:t>Too much detail?</w:t>
      </w:r>
    </w:p>
  </w:comment>
  <w:comment w:id="11" w:author="Declan Taylor" w:date="2021-11-28T12:20:00Z" w:initials="DT">
    <w:p w14:paraId="76AB9989" w14:textId="665FAEFB" w:rsidR="00AC344D" w:rsidRDefault="00AC344D">
      <w:pPr>
        <w:pStyle w:val="CommentText"/>
      </w:pPr>
      <w:r>
        <w:rPr>
          <w:rStyle w:val="CommentReference"/>
        </w:rPr>
        <w:annotationRef/>
      </w:r>
      <w:r>
        <w:t>UNITS</w:t>
      </w:r>
      <w:r w:rsidR="00505699">
        <w:t>??</w:t>
      </w:r>
    </w:p>
  </w:comment>
  <w:comment w:id="13" w:author="Declan Taylor" w:date="2021-11-29T19:10:00Z" w:initials="DT">
    <w:p w14:paraId="5A153361" w14:textId="5881B1EA" w:rsidR="00403973" w:rsidRDefault="00403973">
      <w:pPr>
        <w:pStyle w:val="CommentText"/>
      </w:pPr>
      <w:r>
        <w:rPr>
          <w:rStyle w:val="CommentReference"/>
        </w:rPr>
        <w:annotationRef/>
      </w:r>
      <w:r>
        <w:t xml:space="preserve">@SANDRA: this number is negative in the other </w:t>
      </w:r>
      <w:r w:rsidR="00F10D6C">
        <w:t>one (for control-heat versus room – heat). How do I report 2 numbers?</w:t>
      </w:r>
    </w:p>
  </w:comment>
  <w:comment w:id="14" w:author="Jonathan Farr" w:date="2021-11-29T19:34:00Z" w:initials="JF">
    <w:p w14:paraId="658D153F" w14:textId="77777777" w:rsidR="008B2E4C" w:rsidRDefault="008B2E4C" w:rsidP="008B2E4C">
      <w:pPr>
        <w:pStyle w:val="CommentText"/>
      </w:pPr>
      <w:r>
        <w:rPr>
          <w:rStyle w:val="CommentReference"/>
        </w:rPr>
        <w:annotationRef/>
      </w:r>
      <w:r>
        <w:rPr>
          <w:lang w:val="en-CA"/>
        </w:rPr>
        <w:t>@declan</w:t>
      </w:r>
    </w:p>
  </w:comment>
  <w:comment w:id="15" w:author="Declan Taylor" w:date="2021-11-28T12:28:00Z" w:initials="DT">
    <w:p w14:paraId="23AB32E4" w14:textId="7074FA56" w:rsidR="003C0B44" w:rsidRDefault="003C0B44" w:rsidP="008B2E4C">
      <w:pPr>
        <w:pStyle w:val="CommentText"/>
      </w:pPr>
      <w:r>
        <w:rPr>
          <w:rStyle w:val="CommentReference"/>
        </w:rPr>
        <w:annotationRef/>
      </w:r>
      <w:r>
        <w:t>TABLE REWORK:</w:t>
      </w:r>
    </w:p>
    <w:p w14:paraId="79341591" w14:textId="7B7D7C5E" w:rsidR="00194BAA" w:rsidRDefault="00194BAA" w:rsidP="008B2E4C">
      <w:pPr>
        <w:pStyle w:val="CommentText"/>
      </w:pPr>
      <w:r>
        <w:t>This table is theoretically for our methods but isn’t there right now because it’s a bit shit.</w:t>
      </w:r>
    </w:p>
    <w:p w14:paraId="26F7C1C1" w14:textId="77777777" w:rsidR="003C0B44" w:rsidRDefault="003C0B44" w:rsidP="003C0B44">
      <w:pPr>
        <w:pStyle w:val="CommentText"/>
        <w:numPr>
          <w:ilvl w:val="0"/>
          <w:numId w:val="1"/>
        </w:numPr>
      </w:pPr>
      <w:r>
        <w:t>reformat to fit BMSC guidelines</w:t>
      </w:r>
    </w:p>
    <w:p w14:paraId="6C9624EE" w14:textId="2BE1421C" w:rsidR="003C0B44" w:rsidRDefault="00FB4956" w:rsidP="003C0B44">
      <w:pPr>
        <w:pStyle w:val="CommentText"/>
        <w:numPr>
          <w:ilvl w:val="0"/>
          <w:numId w:val="1"/>
        </w:numPr>
      </w:pPr>
      <w:r>
        <w:t xml:space="preserve">separate </w:t>
      </w:r>
      <w:r w:rsidR="005B507D">
        <w:t>tables for each measurement with more clearly defined ordinal scales.</w:t>
      </w:r>
      <w:r w:rsidR="00E93F4A">
        <w:t xml:space="preserve"> or maybe 1 table</w:t>
      </w:r>
    </w:p>
    <w:p w14:paraId="267E8B72" w14:textId="77777777" w:rsidR="00636A42" w:rsidRDefault="00636A42" w:rsidP="00636A42">
      <w:pPr>
        <w:pStyle w:val="CommentText"/>
      </w:pPr>
    </w:p>
    <w:p w14:paraId="738CE193" w14:textId="7EB6BFCE" w:rsidR="00E93F4A" w:rsidRDefault="00636A42" w:rsidP="00636A42">
      <w:pPr>
        <w:pStyle w:val="CommentText"/>
      </w:pPr>
      <w:r>
        <w:t>Colum</w:t>
      </w:r>
      <w:r w:rsidR="00AB4C97">
        <w:t>n</w:t>
      </w:r>
      <w:r>
        <w:t>s could be:</w:t>
      </w:r>
    </w:p>
    <w:p w14:paraId="47523EE2" w14:textId="56A33256" w:rsidR="00B739A3" w:rsidRDefault="00B739A3" w:rsidP="00636A42">
      <w:pPr>
        <w:pStyle w:val="CommentText"/>
        <w:numPr>
          <w:ilvl w:val="0"/>
          <w:numId w:val="2"/>
        </w:numPr>
      </w:pPr>
      <w:r>
        <w:t>Response variable name</w:t>
      </w:r>
      <w:r w:rsidR="00F2395B">
        <w:t xml:space="preserve"> (table is per variable anyhow so this may not be needed).</w:t>
      </w:r>
    </w:p>
    <w:p w14:paraId="3D453B83" w14:textId="73B02397" w:rsidR="00636A42" w:rsidRDefault="00B739A3" w:rsidP="00636A42">
      <w:pPr>
        <w:pStyle w:val="CommentText"/>
        <w:numPr>
          <w:ilvl w:val="0"/>
          <w:numId w:val="2"/>
        </w:numPr>
      </w:pPr>
      <w:r>
        <w:t>Measurement method</w:t>
      </w:r>
    </w:p>
    <w:p w14:paraId="0E53AC5F" w14:textId="77777777" w:rsidR="00B739A3" w:rsidRDefault="00AC2536" w:rsidP="00636A42">
      <w:pPr>
        <w:pStyle w:val="CommentText"/>
        <w:numPr>
          <w:ilvl w:val="0"/>
          <w:numId w:val="2"/>
        </w:numPr>
      </w:pPr>
      <w:r>
        <w:t>Variable type</w:t>
      </w:r>
    </w:p>
    <w:p w14:paraId="22AD2BEC" w14:textId="77777777" w:rsidR="00AC2536" w:rsidRDefault="00875FA6" w:rsidP="00636A42">
      <w:pPr>
        <w:pStyle w:val="CommentText"/>
        <w:numPr>
          <w:ilvl w:val="0"/>
          <w:numId w:val="2"/>
        </w:numPr>
      </w:pPr>
      <w:r>
        <w:t>Scale details</w:t>
      </w:r>
    </w:p>
    <w:p w14:paraId="4AA3814A" w14:textId="77777777" w:rsidR="00A73DC7" w:rsidRDefault="00A73DC7" w:rsidP="00A73DC7">
      <w:pPr>
        <w:pStyle w:val="CommentText"/>
      </w:pPr>
    </w:p>
    <w:p w14:paraId="6D358B43" w14:textId="7C879822" w:rsidR="00A73DC7" w:rsidRDefault="00A73DC7" w:rsidP="00A73DC7">
      <w:pPr>
        <w:pStyle w:val="CommentText"/>
      </w:pPr>
      <w:r>
        <w:t>Would this go in supp section?</w:t>
      </w:r>
    </w:p>
  </w:comment>
  <w:comment w:id="16" w:author="Declan Taylor" w:date="2021-11-29T20:06:00Z" w:initials="DT">
    <w:p w14:paraId="523B5B43" w14:textId="4AB768BB" w:rsidR="00601332" w:rsidRDefault="00601332">
      <w:pPr>
        <w:pStyle w:val="CommentText"/>
      </w:pPr>
      <w:r>
        <w:rPr>
          <w:rStyle w:val="CommentReference"/>
        </w:rPr>
        <w:annotationRef/>
      </w:r>
      <w:r>
        <w:t>I think you can remove this.</w:t>
      </w:r>
    </w:p>
  </w:comment>
  <w:comment w:id="17" w:author="Declan Taylor" w:date="2021-11-29T20:06:00Z" w:initials="DT">
    <w:p w14:paraId="1FE7BE5F" w14:textId="35E5F6D7" w:rsidR="00601332" w:rsidRDefault="00601332">
      <w:pPr>
        <w:pStyle w:val="CommentText"/>
      </w:pPr>
      <w:r>
        <w:rPr>
          <w:rStyle w:val="CommentReference"/>
        </w:rPr>
        <w:annotationRef/>
      </w:r>
      <w:r>
        <w:t>I think you can remove this</w:t>
      </w:r>
    </w:p>
  </w:comment>
  <w:comment w:id="18" w:author="Declan Taylor" w:date="2021-11-29T20:04:00Z" w:initials="DT">
    <w:p w14:paraId="662B5389" w14:textId="6AAD0CC4" w:rsidR="002B0C96" w:rsidRDefault="002B0C96">
      <w:pPr>
        <w:pStyle w:val="CommentText"/>
      </w:pPr>
      <w:r>
        <w:rPr>
          <w:rStyle w:val="CommentReference"/>
        </w:rPr>
        <w:annotationRef/>
      </w:r>
      <w:r>
        <w:t>I’m not sure about grammar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471E42" w15:done="0"/>
  <w15:commentEx w15:paraId="6688D130" w15:done="0"/>
  <w15:commentEx w15:paraId="61C9445C" w15:done="0"/>
  <w15:commentEx w15:paraId="15C0D767" w15:done="0"/>
  <w15:commentEx w15:paraId="12290093" w15:done="0"/>
  <w15:commentEx w15:paraId="6E6A0CE1" w15:done="0"/>
  <w15:commentEx w15:paraId="68E92F7E" w15:done="0"/>
  <w15:commentEx w15:paraId="281148DC" w15:done="0"/>
  <w15:commentEx w15:paraId="681C29F5" w15:done="0"/>
  <w15:commentEx w15:paraId="58D6BD9E" w15:done="0"/>
  <w15:commentEx w15:paraId="3CC58541" w15:done="0"/>
  <w15:commentEx w15:paraId="76AB9989" w15:done="0"/>
  <w15:commentEx w15:paraId="5A153361" w15:done="0"/>
  <w15:commentEx w15:paraId="658D153F" w15:done="0"/>
  <w15:commentEx w15:paraId="6D358B43" w15:done="0"/>
  <w15:commentEx w15:paraId="523B5B43" w15:done="0"/>
  <w15:commentEx w15:paraId="1FE7BE5F" w15:done="0"/>
  <w15:commentEx w15:paraId="662B5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FB300" w16cex:dateUtc="2021-11-30T04:13:00Z"/>
  <w16cex:commentExtensible w16cex:durableId="254DE59A" w16cex:dateUtc="2021-11-28T19:25:00Z"/>
  <w16cex:commentExtensible w16cex:durableId="254DE6CF" w16cex:dateUtc="2021-11-28T19:30:00Z"/>
  <w16cex:commentExtensible w16cex:durableId="254DE7B3" w16cex:dateUtc="2021-11-28T19:34:00Z"/>
  <w16cex:commentExtensible w16cex:durableId="254DE8D3" w16cex:dateUtc="2021-11-28T19:38:00Z"/>
  <w16cex:commentExtensible w16cex:durableId="254DE85D" w16cex:dateUtc="2021-11-28T19:37:00Z"/>
  <w16cex:commentExtensible w16cex:durableId="254DE971" w16cex:dateUtc="2021-11-28T19:41:00Z"/>
  <w16cex:commentExtensible w16cex:durableId="254DE98B" w16cex:dateUtc="2021-11-28T19:42:00Z"/>
  <w16cex:commentExtensible w16cex:durableId="254DEE25" w16cex:dateUtc="2021-11-28T20:01:00Z"/>
  <w16cex:commentExtensible w16cex:durableId="254DEAAB" w16cex:dateUtc="2021-11-28T19:46:00Z"/>
  <w16cex:commentExtensible w16cex:durableId="254DF267" w16cex:dateUtc="2021-11-28T20:19:00Z"/>
  <w16cex:commentExtensible w16cex:durableId="254DF2A0" w16cex:dateUtc="2021-11-28T20:20:00Z"/>
  <w16cex:commentExtensible w16cex:durableId="254FA416" w16cex:dateUtc="2021-11-30T03:10:00Z"/>
  <w16cex:commentExtensible w16cex:durableId="254FA9C2" w16cex:dateUtc="2021-11-30T03:34:00Z"/>
  <w16cex:commentExtensible w16cex:durableId="254DF469" w16cex:dateUtc="2021-11-28T20:28:00Z"/>
  <w16cex:commentExtensible w16cex:durableId="254FB15A" w16cex:dateUtc="2021-11-30T04:06:00Z"/>
  <w16cex:commentExtensible w16cex:durableId="254FB151" w16cex:dateUtc="2021-11-30T04:06:00Z"/>
  <w16cex:commentExtensible w16cex:durableId="254FB0D5" w16cex:dateUtc="2021-11-30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471E42" w16cid:durableId="254FB300"/>
  <w16cid:commentId w16cid:paraId="6688D130" w16cid:durableId="254DE59A"/>
  <w16cid:commentId w16cid:paraId="61C9445C" w16cid:durableId="254DE6CF"/>
  <w16cid:commentId w16cid:paraId="15C0D767" w16cid:durableId="254DE7B3"/>
  <w16cid:commentId w16cid:paraId="12290093" w16cid:durableId="254DE8D3"/>
  <w16cid:commentId w16cid:paraId="6E6A0CE1" w16cid:durableId="254DE85D"/>
  <w16cid:commentId w16cid:paraId="68E92F7E" w16cid:durableId="254DE971"/>
  <w16cid:commentId w16cid:paraId="281148DC" w16cid:durableId="254DE98B"/>
  <w16cid:commentId w16cid:paraId="681C29F5" w16cid:durableId="254DEE25"/>
  <w16cid:commentId w16cid:paraId="58D6BD9E" w16cid:durableId="254DEAAB"/>
  <w16cid:commentId w16cid:paraId="3CC58541" w16cid:durableId="254DF267"/>
  <w16cid:commentId w16cid:paraId="76AB9989" w16cid:durableId="254DF2A0"/>
  <w16cid:commentId w16cid:paraId="5A153361" w16cid:durableId="254FA416"/>
  <w16cid:commentId w16cid:paraId="658D153F" w16cid:durableId="254FA9C2"/>
  <w16cid:commentId w16cid:paraId="6D358B43" w16cid:durableId="254DF469"/>
  <w16cid:commentId w16cid:paraId="523B5B43" w16cid:durableId="254FB15A"/>
  <w16cid:commentId w16cid:paraId="1FE7BE5F" w16cid:durableId="254FB151"/>
  <w16cid:commentId w16cid:paraId="662B5389" w16cid:durableId="254FB0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16929" w14:textId="77777777" w:rsidR="0072551B" w:rsidRDefault="0072551B" w:rsidP="00026C9F">
      <w:pPr>
        <w:spacing w:after="0" w:line="240" w:lineRule="auto"/>
      </w:pPr>
      <w:r>
        <w:separator/>
      </w:r>
    </w:p>
  </w:endnote>
  <w:endnote w:type="continuationSeparator" w:id="0">
    <w:p w14:paraId="466435AD" w14:textId="77777777" w:rsidR="0072551B" w:rsidRDefault="0072551B" w:rsidP="00026C9F">
      <w:pPr>
        <w:spacing w:after="0" w:line="240" w:lineRule="auto"/>
      </w:pPr>
      <w:r>
        <w:continuationSeparator/>
      </w:r>
    </w:p>
  </w:endnote>
  <w:endnote w:type="continuationNotice" w:id="1">
    <w:p w14:paraId="01C0BB86" w14:textId="77777777" w:rsidR="0072551B" w:rsidRDefault="007255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B76C7" w14:textId="77777777" w:rsidR="0072551B" w:rsidRDefault="0072551B" w:rsidP="00026C9F">
      <w:pPr>
        <w:spacing w:after="0" w:line="240" w:lineRule="auto"/>
      </w:pPr>
      <w:r>
        <w:separator/>
      </w:r>
    </w:p>
  </w:footnote>
  <w:footnote w:type="continuationSeparator" w:id="0">
    <w:p w14:paraId="6CB8C477" w14:textId="77777777" w:rsidR="0072551B" w:rsidRDefault="0072551B" w:rsidP="00026C9F">
      <w:pPr>
        <w:spacing w:after="0" w:line="240" w:lineRule="auto"/>
      </w:pPr>
      <w:r>
        <w:continuationSeparator/>
      </w:r>
    </w:p>
  </w:footnote>
  <w:footnote w:type="continuationNotice" w:id="1">
    <w:p w14:paraId="06A147F2" w14:textId="77777777" w:rsidR="0072551B" w:rsidRDefault="0072551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E6F09"/>
    <w:multiLevelType w:val="hybridMultilevel"/>
    <w:tmpl w:val="560802DE"/>
    <w:lvl w:ilvl="0" w:tplc="C9D6B7C4">
      <w:start w:val="6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9F5408"/>
    <w:multiLevelType w:val="hybridMultilevel"/>
    <w:tmpl w:val="BCB88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clan Taylor">
    <w15:presenceInfo w15:providerId="Windows Live" w15:userId="3edad19b159922f5"/>
  </w15:person>
  <w15:person w15:author="Jonathan Farr">
    <w15:presenceInfo w15:providerId="Windows Live" w15:userId="f6593cf580e541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6076D1"/>
    <w:rsid w:val="000050DE"/>
    <w:rsid w:val="0000545A"/>
    <w:rsid w:val="0001797B"/>
    <w:rsid w:val="00020EC5"/>
    <w:rsid w:val="000218CF"/>
    <w:rsid w:val="00026C9F"/>
    <w:rsid w:val="00030BB3"/>
    <w:rsid w:val="00035C98"/>
    <w:rsid w:val="00040980"/>
    <w:rsid w:val="00050F7A"/>
    <w:rsid w:val="00051B99"/>
    <w:rsid w:val="000554C5"/>
    <w:rsid w:val="00063FA9"/>
    <w:rsid w:val="0006418C"/>
    <w:rsid w:val="00064B8E"/>
    <w:rsid w:val="00066D2B"/>
    <w:rsid w:val="000737FF"/>
    <w:rsid w:val="0007417A"/>
    <w:rsid w:val="000806A9"/>
    <w:rsid w:val="00081DA9"/>
    <w:rsid w:val="000873ED"/>
    <w:rsid w:val="00087461"/>
    <w:rsid w:val="000928A2"/>
    <w:rsid w:val="00092A20"/>
    <w:rsid w:val="000A31A7"/>
    <w:rsid w:val="000B2E34"/>
    <w:rsid w:val="000B461D"/>
    <w:rsid w:val="000B5382"/>
    <w:rsid w:val="000C0D33"/>
    <w:rsid w:val="000D6617"/>
    <w:rsid w:val="000D70C9"/>
    <w:rsid w:val="000E1DE7"/>
    <w:rsid w:val="000E3F4B"/>
    <w:rsid w:val="000F3B93"/>
    <w:rsid w:val="001015C3"/>
    <w:rsid w:val="00104C25"/>
    <w:rsid w:val="001054FC"/>
    <w:rsid w:val="001073A4"/>
    <w:rsid w:val="00110C12"/>
    <w:rsid w:val="00112267"/>
    <w:rsid w:val="00113C5E"/>
    <w:rsid w:val="001243F1"/>
    <w:rsid w:val="00125303"/>
    <w:rsid w:val="00127C30"/>
    <w:rsid w:val="001330D8"/>
    <w:rsid w:val="00134927"/>
    <w:rsid w:val="0014014A"/>
    <w:rsid w:val="00144B5F"/>
    <w:rsid w:val="00153B87"/>
    <w:rsid w:val="00156ADA"/>
    <w:rsid w:val="00165637"/>
    <w:rsid w:val="00167FB0"/>
    <w:rsid w:val="00170F6D"/>
    <w:rsid w:val="00177F72"/>
    <w:rsid w:val="00184587"/>
    <w:rsid w:val="001861B9"/>
    <w:rsid w:val="001913C0"/>
    <w:rsid w:val="00192996"/>
    <w:rsid w:val="00194558"/>
    <w:rsid w:val="00194BAA"/>
    <w:rsid w:val="001A672F"/>
    <w:rsid w:val="001B19F4"/>
    <w:rsid w:val="001B3128"/>
    <w:rsid w:val="001B33D9"/>
    <w:rsid w:val="001B7BB4"/>
    <w:rsid w:val="001C57CB"/>
    <w:rsid w:val="001D3AFF"/>
    <w:rsid w:val="001D77BF"/>
    <w:rsid w:val="001D7E69"/>
    <w:rsid w:val="001F42F7"/>
    <w:rsid w:val="001F5F3E"/>
    <w:rsid w:val="00200013"/>
    <w:rsid w:val="00206C69"/>
    <w:rsid w:val="0021089B"/>
    <w:rsid w:val="002128CB"/>
    <w:rsid w:val="00232949"/>
    <w:rsid w:val="00236D5E"/>
    <w:rsid w:val="00236DF8"/>
    <w:rsid w:val="00243DDA"/>
    <w:rsid w:val="00245C0B"/>
    <w:rsid w:val="002568F2"/>
    <w:rsid w:val="002648D2"/>
    <w:rsid w:val="00265688"/>
    <w:rsid w:val="00265DE5"/>
    <w:rsid w:val="0027601E"/>
    <w:rsid w:val="0028756B"/>
    <w:rsid w:val="00287E79"/>
    <w:rsid w:val="002968EE"/>
    <w:rsid w:val="002B0C96"/>
    <w:rsid w:val="002B7A11"/>
    <w:rsid w:val="002B7AC5"/>
    <w:rsid w:val="002B7B2E"/>
    <w:rsid w:val="002C46A3"/>
    <w:rsid w:val="002C5296"/>
    <w:rsid w:val="002E0CF7"/>
    <w:rsid w:val="002E58EA"/>
    <w:rsid w:val="002E61DA"/>
    <w:rsid w:val="002F4F20"/>
    <w:rsid w:val="0030173B"/>
    <w:rsid w:val="00310AAB"/>
    <w:rsid w:val="0032098E"/>
    <w:rsid w:val="00320D60"/>
    <w:rsid w:val="003251C0"/>
    <w:rsid w:val="00327323"/>
    <w:rsid w:val="00332F71"/>
    <w:rsid w:val="00344854"/>
    <w:rsid w:val="0034518B"/>
    <w:rsid w:val="0034633A"/>
    <w:rsid w:val="003520D6"/>
    <w:rsid w:val="003559F7"/>
    <w:rsid w:val="0035769D"/>
    <w:rsid w:val="003632A0"/>
    <w:rsid w:val="0037486D"/>
    <w:rsid w:val="003853D9"/>
    <w:rsid w:val="00391550"/>
    <w:rsid w:val="00396594"/>
    <w:rsid w:val="003A0CB5"/>
    <w:rsid w:val="003A2928"/>
    <w:rsid w:val="003A2A37"/>
    <w:rsid w:val="003A36BD"/>
    <w:rsid w:val="003B61D5"/>
    <w:rsid w:val="003C01AB"/>
    <w:rsid w:val="003C0B44"/>
    <w:rsid w:val="003C3010"/>
    <w:rsid w:val="003C5F53"/>
    <w:rsid w:val="003D099B"/>
    <w:rsid w:val="003D4D84"/>
    <w:rsid w:val="003D7217"/>
    <w:rsid w:val="003E22C1"/>
    <w:rsid w:val="003E4153"/>
    <w:rsid w:val="003F0511"/>
    <w:rsid w:val="0040099F"/>
    <w:rsid w:val="00403973"/>
    <w:rsid w:val="00405B33"/>
    <w:rsid w:val="00406AF0"/>
    <w:rsid w:val="00411EA9"/>
    <w:rsid w:val="004135E5"/>
    <w:rsid w:val="00420953"/>
    <w:rsid w:val="0042607E"/>
    <w:rsid w:val="004261F5"/>
    <w:rsid w:val="00430FE4"/>
    <w:rsid w:val="0043301D"/>
    <w:rsid w:val="00445ADB"/>
    <w:rsid w:val="00457B20"/>
    <w:rsid w:val="004644ED"/>
    <w:rsid w:val="00464A60"/>
    <w:rsid w:val="00472D54"/>
    <w:rsid w:val="00476907"/>
    <w:rsid w:val="00480567"/>
    <w:rsid w:val="004809D4"/>
    <w:rsid w:val="00484410"/>
    <w:rsid w:val="00487061"/>
    <w:rsid w:val="004921D4"/>
    <w:rsid w:val="00494ADF"/>
    <w:rsid w:val="0049779B"/>
    <w:rsid w:val="00497C37"/>
    <w:rsid w:val="004A2A6A"/>
    <w:rsid w:val="004B3B1D"/>
    <w:rsid w:val="004B3E62"/>
    <w:rsid w:val="004B7CFB"/>
    <w:rsid w:val="004C68D2"/>
    <w:rsid w:val="004D10AE"/>
    <w:rsid w:val="0050157E"/>
    <w:rsid w:val="005033A9"/>
    <w:rsid w:val="00505699"/>
    <w:rsid w:val="0051733A"/>
    <w:rsid w:val="0052687B"/>
    <w:rsid w:val="00527BBC"/>
    <w:rsid w:val="00533188"/>
    <w:rsid w:val="005331A0"/>
    <w:rsid w:val="005339AF"/>
    <w:rsid w:val="00537431"/>
    <w:rsid w:val="00545902"/>
    <w:rsid w:val="00551C5A"/>
    <w:rsid w:val="00553127"/>
    <w:rsid w:val="0056379D"/>
    <w:rsid w:val="00566B44"/>
    <w:rsid w:val="00570014"/>
    <w:rsid w:val="0057099B"/>
    <w:rsid w:val="0057742C"/>
    <w:rsid w:val="00585B4E"/>
    <w:rsid w:val="0058669F"/>
    <w:rsid w:val="00590ED2"/>
    <w:rsid w:val="005A5CB7"/>
    <w:rsid w:val="005A7175"/>
    <w:rsid w:val="005B507D"/>
    <w:rsid w:val="005B51B9"/>
    <w:rsid w:val="005B5383"/>
    <w:rsid w:val="005E697D"/>
    <w:rsid w:val="005F3DCD"/>
    <w:rsid w:val="00600838"/>
    <w:rsid w:val="00601332"/>
    <w:rsid w:val="00607256"/>
    <w:rsid w:val="00615FE2"/>
    <w:rsid w:val="00617719"/>
    <w:rsid w:val="00621EC0"/>
    <w:rsid w:val="00625AD6"/>
    <w:rsid w:val="00627243"/>
    <w:rsid w:val="0063487D"/>
    <w:rsid w:val="00636A42"/>
    <w:rsid w:val="0063706D"/>
    <w:rsid w:val="006372C5"/>
    <w:rsid w:val="00640F38"/>
    <w:rsid w:val="0064785D"/>
    <w:rsid w:val="00650E56"/>
    <w:rsid w:val="00654EF6"/>
    <w:rsid w:val="00655DBB"/>
    <w:rsid w:val="00662A01"/>
    <w:rsid w:val="00670164"/>
    <w:rsid w:val="00677578"/>
    <w:rsid w:val="00680565"/>
    <w:rsid w:val="006806B0"/>
    <w:rsid w:val="00690706"/>
    <w:rsid w:val="006913E1"/>
    <w:rsid w:val="0069151C"/>
    <w:rsid w:val="00692254"/>
    <w:rsid w:val="00693752"/>
    <w:rsid w:val="00695491"/>
    <w:rsid w:val="0069748F"/>
    <w:rsid w:val="006A1202"/>
    <w:rsid w:val="006B6B19"/>
    <w:rsid w:val="006C01D7"/>
    <w:rsid w:val="006C0F08"/>
    <w:rsid w:val="006D0659"/>
    <w:rsid w:val="006D189D"/>
    <w:rsid w:val="006D6834"/>
    <w:rsid w:val="006E0D81"/>
    <w:rsid w:val="006E0F28"/>
    <w:rsid w:val="006E1C8A"/>
    <w:rsid w:val="006E5033"/>
    <w:rsid w:val="006E69D6"/>
    <w:rsid w:val="00703B27"/>
    <w:rsid w:val="00707DA8"/>
    <w:rsid w:val="007254BF"/>
    <w:rsid w:val="0072551B"/>
    <w:rsid w:val="00730A80"/>
    <w:rsid w:val="00733CE3"/>
    <w:rsid w:val="0073504F"/>
    <w:rsid w:val="00740A62"/>
    <w:rsid w:val="00743B5A"/>
    <w:rsid w:val="007455EE"/>
    <w:rsid w:val="007530AA"/>
    <w:rsid w:val="0076069A"/>
    <w:rsid w:val="00764A31"/>
    <w:rsid w:val="00775FB3"/>
    <w:rsid w:val="00782F3F"/>
    <w:rsid w:val="00796593"/>
    <w:rsid w:val="007A0D58"/>
    <w:rsid w:val="007A318D"/>
    <w:rsid w:val="007B28E7"/>
    <w:rsid w:val="007B5F08"/>
    <w:rsid w:val="007B786C"/>
    <w:rsid w:val="007C3075"/>
    <w:rsid w:val="007C4ABB"/>
    <w:rsid w:val="007E11D0"/>
    <w:rsid w:val="007E58B9"/>
    <w:rsid w:val="007F234F"/>
    <w:rsid w:val="007F2FC0"/>
    <w:rsid w:val="007F5822"/>
    <w:rsid w:val="008076FA"/>
    <w:rsid w:val="008107B4"/>
    <w:rsid w:val="00811679"/>
    <w:rsid w:val="00812910"/>
    <w:rsid w:val="00812E4A"/>
    <w:rsid w:val="00813D43"/>
    <w:rsid w:val="00831C8D"/>
    <w:rsid w:val="00832D4F"/>
    <w:rsid w:val="008363BB"/>
    <w:rsid w:val="0085196F"/>
    <w:rsid w:val="00852492"/>
    <w:rsid w:val="00853831"/>
    <w:rsid w:val="00860CED"/>
    <w:rsid w:val="00870D5F"/>
    <w:rsid w:val="00871BFD"/>
    <w:rsid w:val="00875FA6"/>
    <w:rsid w:val="0088179A"/>
    <w:rsid w:val="0088631A"/>
    <w:rsid w:val="008905EC"/>
    <w:rsid w:val="00896910"/>
    <w:rsid w:val="008A23AD"/>
    <w:rsid w:val="008A7ACB"/>
    <w:rsid w:val="008A7F62"/>
    <w:rsid w:val="008B1819"/>
    <w:rsid w:val="008B2E4C"/>
    <w:rsid w:val="008B2E5F"/>
    <w:rsid w:val="008B38A0"/>
    <w:rsid w:val="008B4236"/>
    <w:rsid w:val="008B6023"/>
    <w:rsid w:val="008B7BED"/>
    <w:rsid w:val="008C0CC6"/>
    <w:rsid w:val="008C5CCE"/>
    <w:rsid w:val="008D1C1E"/>
    <w:rsid w:val="008D372C"/>
    <w:rsid w:val="008D376E"/>
    <w:rsid w:val="008E236D"/>
    <w:rsid w:val="008E5501"/>
    <w:rsid w:val="008E59DA"/>
    <w:rsid w:val="008E6D74"/>
    <w:rsid w:val="008F1953"/>
    <w:rsid w:val="008F2DBB"/>
    <w:rsid w:val="008F40F6"/>
    <w:rsid w:val="009014A1"/>
    <w:rsid w:val="0090174A"/>
    <w:rsid w:val="00904F48"/>
    <w:rsid w:val="00905353"/>
    <w:rsid w:val="00907393"/>
    <w:rsid w:val="009135A9"/>
    <w:rsid w:val="009323DF"/>
    <w:rsid w:val="00933188"/>
    <w:rsid w:val="00937BF8"/>
    <w:rsid w:val="00937FD0"/>
    <w:rsid w:val="00942AFF"/>
    <w:rsid w:val="0097014D"/>
    <w:rsid w:val="00972913"/>
    <w:rsid w:val="00976AF2"/>
    <w:rsid w:val="009872D6"/>
    <w:rsid w:val="0098788A"/>
    <w:rsid w:val="00991EE9"/>
    <w:rsid w:val="00997573"/>
    <w:rsid w:val="009A036C"/>
    <w:rsid w:val="009A13F6"/>
    <w:rsid w:val="009A28B8"/>
    <w:rsid w:val="009A36DD"/>
    <w:rsid w:val="009A3F74"/>
    <w:rsid w:val="009A78AD"/>
    <w:rsid w:val="009B0F62"/>
    <w:rsid w:val="009B1491"/>
    <w:rsid w:val="009C0136"/>
    <w:rsid w:val="009C0AF8"/>
    <w:rsid w:val="009C2152"/>
    <w:rsid w:val="009C4D59"/>
    <w:rsid w:val="009D2A2C"/>
    <w:rsid w:val="009D2D58"/>
    <w:rsid w:val="009D6D5F"/>
    <w:rsid w:val="009E308C"/>
    <w:rsid w:val="009E3ABF"/>
    <w:rsid w:val="009E4141"/>
    <w:rsid w:val="00A00D86"/>
    <w:rsid w:val="00A0170E"/>
    <w:rsid w:val="00A1550D"/>
    <w:rsid w:val="00A21F3B"/>
    <w:rsid w:val="00A227FE"/>
    <w:rsid w:val="00A43727"/>
    <w:rsid w:val="00A51B41"/>
    <w:rsid w:val="00A57510"/>
    <w:rsid w:val="00A60536"/>
    <w:rsid w:val="00A73DC7"/>
    <w:rsid w:val="00A85DDB"/>
    <w:rsid w:val="00A90BAA"/>
    <w:rsid w:val="00A92169"/>
    <w:rsid w:val="00AA1869"/>
    <w:rsid w:val="00AA3ECF"/>
    <w:rsid w:val="00AB4C97"/>
    <w:rsid w:val="00AB7F69"/>
    <w:rsid w:val="00AC2536"/>
    <w:rsid w:val="00AC31B3"/>
    <w:rsid w:val="00AC344D"/>
    <w:rsid w:val="00AD793F"/>
    <w:rsid w:val="00AE0741"/>
    <w:rsid w:val="00B01DD0"/>
    <w:rsid w:val="00B03519"/>
    <w:rsid w:val="00B111BD"/>
    <w:rsid w:val="00B12E13"/>
    <w:rsid w:val="00B1491B"/>
    <w:rsid w:val="00B17C9A"/>
    <w:rsid w:val="00B33417"/>
    <w:rsid w:val="00B362F0"/>
    <w:rsid w:val="00B37CAB"/>
    <w:rsid w:val="00B43D99"/>
    <w:rsid w:val="00B46300"/>
    <w:rsid w:val="00B61300"/>
    <w:rsid w:val="00B626A6"/>
    <w:rsid w:val="00B668EA"/>
    <w:rsid w:val="00B66D0A"/>
    <w:rsid w:val="00B739A3"/>
    <w:rsid w:val="00B75FCA"/>
    <w:rsid w:val="00B831AE"/>
    <w:rsid w:val="00B8631D"/>
    <w:rsid w:val="00B93561"/>
    <w:rsid w:val="00BA0780"/>
    <w:rsid w:val="00BB0F22"/>
    <w:rsid w:val="00BB2293"/>
    <w:rsid w:val="00BB2A81"/>
    <w:rsid w:val="00BB6595"/>
    <w:rsid w:val="00BC0338"/>
    <w:rsid w:val="00BC3B42"/>
    <w:rsid w:val="00BD3B82"/>
    <w:rsid w:val="00BE2449"/>
    <w:rsid w:val="00BE37CE"/>
    <w:rsid w:val="00BE755B"/>
    <w:rsid w:val="00BF066F"/>
    <w:rsid w:val="00BF2420"/>
    <w:rsid w:val="00C023CE"/>
    <w:rsid w:val="00C03674"/>
    <w:rsid w:val="00C05316"/>
    <w:rsid w:val="00C1234C"/>
    <w:rsid w:val="00C222B4"/>
    <w:rsid w:val="00C24E2E"/>
    <w:rsid w:val="00C302D2"/>
    <w:rsid w:val="00C327A0"/>
    <w:rsid w:val="00C349F3"/>
    <w:rsid w:val="00C51B0D"/>
    <w:rsid w:val="00C52ADA"/>
    <w:rsid w:val="00C67E89"/>
    <w:rsid w:val="00C70CBF"/>
    <w:rsid w:val="00C71010"/>
    <w:rsid w:val="00C713F8"/>
    <w:rsid w:val="00C86AC9"/>
    <w:rsid w:val="00C870D5"/>
    <w:rsid w:val="00CA252F"/>
    <w:rsid w:val="00CA5F38"/>
    <w:rsid w:val="00CA79BD"/>
    <w:rsid w:val="00CB3A36"/>
    <w:rsid w:val="00CB4E7C"/>
    <w:rsid w:val="00CB6C05"/>
    <w:rsid w:val="00CD2457"/>
    <w:rsid w:val="00CE1A44"/>
    <w:rsid w:val="00CE7524"/>
    <w:rsid w:val="00CF3028"/>
    <w:rsid w:val="00CF3565"/>
    <w:rsid w:val="00CF492C"/>
    <w:rsid w:val="00D053F8"/>
    <w:rsid w:val="00D1236D"/>
    <w:rsid w:val="00D15231"/>
    <w:rsid w:val="00D2288F"/>
    <w:rsid w:val="00D31B10"/>
    <w:rsid w:val="00D353D1"/>
    <w:rsid w:val="00D41CD3"/>
    <w:rsid w:val="00D45095"/>
    <w:rsid w:val="00D46902"/>
    <w:rsid w:val="00D46F79"/>
    <w:rsid w:val="00D52EDB"/>
    <w:rsid w:val="00D53E13"/>
    <w:rsid w:val="00D54AC5"/>
    <w:rsid w:val="00D56E94"/>
    <w:rsid w:val="00D6585F"/>
    <w:rsid w:val="00D74474"/>
    <w:rsid w:val="00D8599F"/>
    <w:rsid w:val="00D873D7"/>
    <w:rsid w:val="00D91C1C"/>
    <w:rsid w:val="00DA2D63"/>
    <w:rsid w:val="00DA4042"/>
    <w:rsid w:val="00DA7C61"/>
    <w:rsid w:val="00DB0412"/>
    <w:rsid w:val="00DB2373"/>
    <w:rsid w:val="00DC0285"/>
    <w:rsid w:val="00DC4B75"/>
    <w:rsid w:val="00DE5A64"/>
    <w:rsid w:val="00DF2F3D"/>
    <w:rsid w:val="00E07046"/>
    <w:rsid w:val="00E104B2"/>
    <w:rsid w:val="00E10CAA"/>
    <w:rsid w:val="00E12FFD"/>
    <w:rsid w:val="00E16391"/>
    <w:rsid w:val="00E2700B"/>
    <w:rsid w:val="00E270E6"/>
    <w:rsid w:val="00E34FA7"/>
    <w:rsid w:val="00E36D07"/>
    <w:rsid w:val="00E42247"/>
    <w:rsid w:val="00E44290"/>
    <w:rsid w:val="00E51837"/>
    <w:rsid w:val="00E54C36"/>
    <w:rsid w:val="00E55351"/>
    <w:rsid w:val="00E57FEF"/>
    <w:rsid w:val="00E65864"/>
    <w:rsid w:val="00E76D34"/>
    <w:rsid w:val="00E85A67"/>
    <w:rsid w:val="00E91904"/>
    <w:rsid w:val="00E9221D"/>
    <w:rsid w:val="00E93F4A"/>
    <w:rsid w:val="00EA4478"/>
    <w:rsid w:val="00EA5A22"/>
    <w:rsid w:val="00EA61DF"/>
    <w:rsid w:val="00EB2362"/>
    <w:rsid w:val="00EB3A2C"/>
    <w:rsid w:val="00EB53AB"/>
    <w:rsid w:val="00EB5B45"/>
    <w:rsid w:val="00EB5EBA"/>
    <w:rsid w:val="00EC3ACA"/>
    <w:rsid w:val="00ED04AE"/>
    <w:rsid w:val="00ED1C58"/>
    <w:rsid w:val="00ED3153"/>
    <w:rsid w:val="00ED56DF"/>
    <w:rsid w:val="00ED57E7"/>
    <w:rsid w:val="00EE45AF"/>
    <w:rsid w:val="00EE69D5"/>
    <w:rsid w:val="00EF0C99"/>
    <w:rsid w:val="00EF511E"/>
    <w:rsid w:val="00F02BD1"/>
    <w:rsid w:val="00F061A0"/>
    <w:rsid w:val="00F078B3"/>
    <w:rsid w:val="00F1025A"/>
    <w:rsid w:val="00F10D6C"/>
    <w:rsid w:val="00F22699"/>
    <w:rsid w:val="00F2395B"/>
    <w:rsid w:val="00F311EB"/>
    <w:rsid w:val="00F3199F"/>
    <w:rsid w:val="00F31EF2"/>
    <w:rsid w:val="00F36EC3"/>
    <w:rsid w:val="00F41498"/>
    <w:rsid w:val="00F42519"/>
    <w:rsid w:val="00F45053"/>
    <w:rsid w:val="00F51291"/>
    <w:rsid w:val="00F63C2A"/>
    <w:rsid w:val="00F64C40"/>
    <w:rsid w:val="00F801FD"/>
    <w:rsid w:val="00F8359B"/>
    <w:rsid w:val="00F83746"/>
    <w:rsid w:val="00F963CF"/>
    <w:rsid w:val="00FA1FF4"/>
    <w:rsid w:val="00FA4B2A"/>
    <w:rsid w:val="00FB3CC0"/>
    <w:rsid w:val="00FB4956"/>
    <w:rsid w:val="00FB4B4A"/>
    <w:rsid w:val="00FC0773"/>
    <w:rsid w:val="00FC37A1"/>
    <w:rsid w:val="00FC5628"/>
    <w:rsid w:val="00FC79F1"/>
    <w:rsid w:val="00FD0FAD"/>
    <w:rsid w:val="00FF38CA"/>
    <w:rsid w:val="00FF7969"/>
    <w:rsid w:val="45BFA2BD"/>
    <w:rsid w:val="68A11746"/>
    <w:rsid w:val="7D6076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076D1"/>
  <w15:chartTrackingRefBased/>
  <w15:docId w15:val="{C2977302-9461-3A49-9F69-D504C8F7E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sid w:val="00127C30"/>
    <w:rPr>
      <w:sz w:val="16"/>
      <w:szCs w:val="16"/>
    </w:rPr>
  </w:style>
  <w:style w:type="paragraph" w:styleId="CommentText">
    <w:name w:val="annotation text"/>
    <w:basedOn w:val="Normal"/>
    <w:link w:val="CommentTextChar"/>
    <w:uiPriority w:val="99"/>
    <w:unhideWhenUsed/>
    <w:rsid w:val="00127C30"/>
    <w:pPr>
      <w:spacing w:line="240" w:lineRule="auto"/>
    </w:pPr>
    <w:rPr>
      <w:sz w:val="20"/>
      <w:szCs w:val="20"/>
    </w:rPr>
  </w:style>
  <w:style w:type="character" w:customStyle="1" w:styleId="CommentTextChar">
    <w:name w:val="Comment Text Char"/>
    <w:basedOn w:val="DefaultParagraphFont"/>
    <w:link w:val="CommentText"/>
    <w:uiPriority w:val="99"/>
    <w:rsid w:val="00127C30"/>
    <w:rPr>
      <w:sz w:val="20"/>
      <w:szCs w:val="20"/>
    </w:rPr>
  </w:style>
  <w:style w:type="paragraph" w:styleId="CommentSubject">
    <w:name w:val="annotation subject"/>
    <w:basedOn w:val="CommentText"/>
    <w:next w:val="CommentText"/>
    <w:link w:val="CommentSubjectChar"/>
    <w:uiPriority w:val="99"/>
    <w:semiHidden/>
    <w:unhideWhenUsed/>
    <w:rsid w:val="00127C30"/>
    <w:rPr>
      <w:b/>
      <w:bCs/>
    </w:rPr>
  </w:style>
  <w:style w:type="character" w:customStyle="1" w:styleId="CommentSubjectChar">
    <w:name w:val="Comment Subject Char"/>
    <w:basedOn w:val="CommentTextChar"/>
    <w:link w:val="CommentSubject"/>
    <w:uiPriority w:val="99"/>
    <w:semiHidden/>
    <w:rsid w:val="00127C30"/>
    <w:rPr>
      <w:b/>
      <w:bCs/>
      <w:sz w:val="20"/>
      <w:szCs w:val="20"/>
    </w:rPr>
  </w:style>
  <w:style w:type="paragraph" w:customStyle="1" w:styleId="paragraph">
    <w:name w:val="paragraph"/>
    <w:basedOn w:val="Normal"/>
    <w:rsid w:val="00680565"/>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680565"/>
  </w:style>
  <w:style w:type="character" w:customStyle="1" w:styleId="eop">
    <w:name w:val="eop"/>
    <w:basedOn w:val="DefaultParagraphFont"/>
    <w:rsid w:val="00680565"/>
  </w:style>
  <w:style w:type="character" w:customStyle="1" w:styleId="pagebreaktextspan">
    <w:name w:val="pagebreaktextspan"/>
    <w:basedOn w:val="DefaultParagraphFont"/>
    <w:rsid w:val="00680565"/>
  </w:style>
  <w:style w:type="character" w:customStyle="1" w:styleId="tabchar">
    <w:name w:val="tabchar"/>
    <w:basedOn w:val="DefaultParagraphFont"/>
    <w:rsid w:val="00487061"/>
  </w:style>
  <w:style w:type="table" w:styleId="TableGridLight">
    <w:name w:val="Grid Table Light"/>
    <w:basedOn w:val="TableNormal"/>
    <w:uiPriority w:val="40"/>
    <w:rsid w:val="000E1D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4">
    <w:name w:val="Grid Table 2 Accent 4"/>
    <w:basedOn w:val="TableNormal"/>
    <w:uiPriority w:val="47"/>
    <w:rsid w:val="0043301D"/>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43301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4330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Revision">
    <w:name w:val="Revision"/>
    <w:hidden/>
    <w:uiPriority w:val="99"/>
    <w:semiHidden/>
    <w:rsid w:val="001015C3"/>
    <w:pPr>
      <w:spacing w:after="0" w:line="240" w:lineRule="auto"/>
    </w:pPr>
  </w:style>
  <w:style w:type="paragraph" w:styleId="Header">
    <w:name w:val="header"/>
    <w:basedOn w:val="Normal"/>
    <w:link w:val="HeaderChar"/>
    <w:uiPriority w:val="99"/>
    <w:unhideWhenUsed/>
    <w:rsid w:val="00026C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C9F"/>
  </w:style>
  <w:style w:type="paragraph" w:styleId="Footer">
    <w:name w:val="footer"/>
    <w:basedOn w:val="Normal"/>
    <w:link w:val="FooterChar"/>
    <w:uiPriority w:val="99"/>
    <w:unhideWhenUsed/>
    <w:rsid w:val="00026C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32141">
      <w:bodyDiv w:val="1"/>
      <w:marLeft w:val="0"/>
      <w:marRight w:val="0"/>
      <w:marTop w:val="0"/>
      <w:marBottom w:val="0"/>
      <w:divBdr>
        <w:top w:val="none" w:sz="0" w:space="0" w:color="auto"/>
        <w:left w:val="none" w:sz="0" w:space="0" w:color="auto"/>
        <w:bottom w:val="none" w:sz="0" w:space="0" w:color="auto"/>
        <w:right w:val="none" w:sz="0" w:space="0" w:color="auto"/>
      </w:divBdr>
      <w:divsChild>
        <w:div w:id="25915908">
          <w:marLeft w:val="0"/>
          <w:marRight w:val="0"/>
          <w:marTop w:val="0"/>
          <w:marBottom w:val="0"/>
          <w:divBdr>
            <w:top w:val="none" w:sz="0" w:space="0" w:color="auto"/>
            <w:left w:val="none" w:sz="0" w:space="0" w:color="auto"/>
            <w:bottom w:val="none" w:sz="0" w:space="0" w:color="auto"/>
            <w:right w:val="none" w:sz="0" w:space="0" w:color="auto"/>
          </w:divBdr>
        </w:div>
        <w:div w:id="40255188">
          <w:marLeft w:val="0"/>
          <w:marRight w:val="0"/>
          <w:marTop w:val="0"/>
          <w:marBottom w:val="0"/>
          <w:divBdr>
            <w:top w:val="none" w:sz="0" w:space="0" w:color="auto"/>
            <w:left w:val="none" w:sz="0" w:space="0" w:color="auto"/>
            <w:bottom w:val="none" w:sz="0" w:space="0" w:color="auto"/>
            <w:right w:val="none" w:sz="0" w:space="0" w:color="auto"/>
          </w:divBdr>
        </w:div>
        <w:div w:id="78527377">
          <w:marLeft w:val="0"/>
          <w:marRight w:val="0"/>
          <w:marTop w:val="0"/>
          <w:marBottom w:val="0"/>
          <w:divBdr>
            <w:top w:val="none" w:sz="0" w:space="0" w:color="auto"/>
            <w:left w:val="none" w:sz="0" w:space="0" w:color="auto"/>
            <w:bottom w:val="none" w:sz="0" w:space="0" w:color="auto"/>
            <w:right w:val="none" w:sz="0" w:space="0" w:color="auto"/>
          </w:divBdr>
        </w:div>
        <w:div w:id="257912554">
          <w:marLeft w:val="0"/>
          <w:marRight w:val="0"/>
          <w:marTop w:val="0"/>
          <w:marBottom w:val="0"/>
          <w:divBdr>
            <w:top w:val="none" w:sz="0" w:space="0" w:color="auto"/>
            <w:left w:val="none" w:sz="0" w:space="0" w:color="auto"/>
            <w:bottom w:val="none" w:sz="0" w:space="0" w:color="auto"/>
            <w:right w:val="none" w:sz="0" w:space="0" w:color="auto"/>
          </w:divBdr>
        </w:div>
        <w:div w:id="799226797">
          <w:marLeft w:val="0"/>
          <w:marRight w:val="0"/>
          <w:marTop w:val="0"/>
          <w:marBottom w:val="0"/>
          <w:divBdr>
            <w:top w:val="none" w:sz="0" w:space="0" w:color="auto"/>
            <w:left w:val="none" w:sz="0" w:space="0" w:color="auto"/>
            <w:bottom w:val="none" w:sz="0" w:space="0" w:color="auto"/>
            <w:right w:val="none" w:sz="0" w:space="0" w:color="auto"/>
          </w:divBdr>
        </w:div>
        <w:div w:id="952979523">
          <w:marLeft w:val="0"/>
          <w:marRight w:val="0"/>
          <w:marTop w:val="0"/>
          <w:marBottom w:val="0"/>
          <w:divBdr>
            <w:top w:val="none" w:sz="0" w:space="0" w:color="auto"/>
            <w:left w:val="none" w:sz="0" w:space="0" w:color="auto"/>
            <w:bottom w:val="none" w:sz="0" w:space="0" w:color="auto"/>
            <w:right w:val="none" w:sz="0" w:space="0" w:color="auto"/>
          </w:divBdr>
        </w:div>
        <w:div w:id="1020816798">
          <w:marLeft w:val="0"/>
          <w:marRight w:val="0"/>
          <w:marTop w:val="0"/>
          <w:marBottom w:val="0"/>
          <w:divBdr>
            <w:top w:val="none" w:sz="0" w:space="0" w:color="auto"/>
            <w:left w:val="none" w:sz="0" w:space="0" w:color="auto"/>
            <w:bottom w:val="none" w:sz="0" w:space="0" w:color="auto"/>
            <w:right w:val="none" w:sz="0" w:space="0" w:color="auto"/>
          </w:divBdr>
        </w:div>
        <w:div w:id="1161585758">
          <w:marLeft w:val="0"/>
          <w:marRight w:val="0"/>
          <w:marTop w:val="0"/>
          <w:marBottom w:val="0"/>
          <w:divBdr>
            <w:top w:val="none" w:sz="0" w:space="0" w:color="auto"/>
            <w:left w:val="none" w:sz="0" w:space="0" w:color="auto"/>
            <w:bottom w:val="none" w:sz="0" w:space="0" w:color="auto"/>
            <w:right w:val="none" w:sz="0" w:space="0" w:color="auto"/>
          </w:divBdr>
        </w:div>
        <w:div w:id="1177420507">
          <w:marLeft w:val="0"/>
          <w:marRight w:val="0"/>
          <w:marTop w:val="0"/>
          <w:marBottom w:val="0"/>
          <w:divBdr>
            <w:top w:val="none" w:sz="0" w:space="0" w:color="auto"/>
            <w:left w:val="none" w:sz="0" w:space="0" w:color="auto"/>
            <w:bottom w:val="none" w:sz="0" w:space="0" w:color="auto"/>
            <w:right w:val="none" w:sz="0" w:space="0" w:color="auto"/>
          </w:divBdr>
        </w:div>
        <w:div w:id="1188714832">
          <w:marLeft w:val="0"/>
          <w:marRight w:val="0"/>
          <w:marTop w:val="0"/>
          <w:marBottom w:val="0"/>
          <w:divBdr>
            <w:top w:val="none" w:sz="0" w:space="0" w:color="auto"/>
            <w:left w:val="none" w:sz="0" w:space="0" w:color="auto"/>
            <w:bottom w:val="none" w:sz="0" w:space="0" w:color="auto"/>
            <w:right w:val="none" w:sz="0" w:space="0" w:color="auto"/>
          </w:divBdr>
        </w:div>
        <w:div w:id="1404643895">
          <w:marLeft w:val="0"/>
          <w:marRight w:val="0"/>
          <w:marTop w:val="0"/>
          <w:marBottom w:val="0"/>
          <w:divBdr>
            <w:top w:val="none" w:sz="0" w:space="0" w:color="auto"/>
            <w:left w:val="none" w:sz="0" w:space="0" w:color="auto"/>
            <w:bottom w:val="none" w:sz="0" w:space="0" w:color="auto"/>
            <w:right w:val="none" w:sz="0" w:space="0" w:color="auto"/>
          </w:divBdr>
        </w:div>
        <w:div w:id="1425564860">
          <w:marLeft w:val="0"/>
          <w:marRight w:val="0"/>
          <w:marTop w:val="0"/>
          <w:marBottom w:val="0"/>
          <w:divBdr>
            <w:top w:val="none" w:sz="0" w:space="0" w:color="auto"/>
            <w:left w:val="none" w:sz="0" w:space="0" w:color="auto"/>
            <w:bottom w:val="none" w:sz="0" w:space="0" w:color="auto"/>
            <w:right w:val="none" w:sz="0" w:space="0" w:color="auto"/>
          </w:divBdr>
        </w:div>
        <w:div w:id="1656690209">
          <w:marLeft w:val="0"/>
          <w:marRight w:val="0"/>
          <w:marTop w:val="0"/>
          <w:marBottom w:val="0"/>
          <w:divBdr>
            <w:top w:val="none" w:sz="0" w:space="0" w:color="auto"/>
            <w:left w:val="none" w:sz="0" w:space="0" w:color="auto"/>
            <w:bottom w:val="none" w:sz="0" w:space="0" w:color="auto"/>
            <w:right w:val="none" w:sz="0" w:space="0" w:color="auto"/>
          </w:divBdr>
        </w:div>
        <w:div w:id="1828089579">
          <w:marLeft w:val="0"/>
          <w:marRight w:val="0"/>
          <w:marTop w:val="0"/>
          <w:marBottom w:val="0"/>
          <w:divBdr>
            <w:top w:val="none" w:sz="0" w:space="0" w:color="auto"/>
            <w:left w:val="none" w:sz="0" w:space="0" w:color="auto"/>
            <w:bottom w:val="none" w:sz="0" w:space="0" w:color="auto"/>
            <w:right w:val="none" w:sz="0" w:space="0" w:color="auto"/>
          </w:divBdr>
        </w:div>
      </w:divsChild>
    </w:div>
    <w:div w:id="187180823">
      <w:bodyDiv w:val="1"/>
      <w:marLeft w:val="0"/>
      <w:marRight w:val="0"/>
      <w:marTop w:val="0"/>
      <w:marBottom w:val="0"/>
      <w:divBdr>
        <w:top w:val="none" w:sz="0" w:space="0" w:color="auto"/>
        <w:left w:val="none" w:sz="0" w:space="0" w:color="auto"/>
        <w:bottom w:val="none" w:sz="0" w:space="0" w:color="auto"/>
        <w:right w:val="none" w:sz="0" w:space="0" w:color="auto"/>
      </w:divBdr>
      <w:divsChild>
        <w:div w:id="203256770">
          <w:marLeft w:val="0"/>
          <w:marRight w:val="0"/>
          <w:marTop w:val="0"/>
          <w:marBottom w:val="0"/>
          <w:divBdr>
            <w:top w:val="none" w:sz="0" w:space="0" w:color="auto"/>
            <w:left w:val="none" w:sz="0" w:space="0" w:color="auto"/>
            <w:bottom w:val="none" w:sz="0" w:space="0" w:color="auto"/>
            <w:right w:val="none" w:sz="0" w:space="0" w:color="auto"/>
          </w:divBdr>
          <w:divsChild>
            <w:div w:id="1411540696">
              <w:marLeft w:val="0"/>
              <w:marRight w:val="0"/>
              <w:marTop w:val="30"/>
              <w:marBottom w:val="30"/>
              <w:divBdr>
                <w:top w:val="none" w:sz="0" w:space="0" w:color="auto"/>
                <w:left w:val="none" w:sz="0" w:space="0" w:color="auto"/>
                <w:bottom w:val="none" w:sz="0" w:space="0" w:color="auto"/>
                <w:right w:val="none" w:sz="0" w:space="0" w:color="auto"/>
              </w:divBdr>
              <w:divsChild>
                <w:div w:id="415127424">
                  <w:marLeft w:val="0"/>
                  <w:marRight w:val="0"/>
                  <w:marTop w:val="0"/>
                  <w:marBottom w:val="0"/>
                  <w:divBdr>
                    <w:top w:val="none" w:sz="0" w:space="0" w:color="auto"/>
                    <w:left w:val="none" w:sz="0" w:space="0" w:color="auto"/>
                    <w:bottom w:val="none" w:sz="0" w:space="0" w:color="auto"/>
                    <w:right w:val="none" w:sz="0" w:space="0" w:color="auto"/>
                  </w:divBdr>
                  <w:divsChild>
                    <w:div w:id="50271017">
                      <w:marLeft w:val="0"/>
                      <w:marRight w:val="0"/>
                      <w:marTop w:val="0"/>
                      <w:marBottom w:val="0"/>
                      <w:divBdr>
                        <w:top w:val="none" w:sz="0" w:space="0" w:color="auto"/>
                        <w:left w:val="none" w:sz="0" w:space="0" w:color="auto"/>
                        <w:bottom w:val="none" w:sz="0" w:space="0" w:color="auto"/>
                        <w:right w:val="none" w:sz="0" w:space="0" w:color="auto"/>
                      </w:divBdr>
                    </w:div>
                  </w:divsChild>
                </w:div>
                <w:div w:id="435827918">
                  <w:marLeft w:val="0"/>
                  <w:marRight w:val="0"/>
                  <w:marTop w:val="0"/>
                  <w:marBottom w:val="0"/>
                  <w:divBdr>
                    <w:top w:val="none" w:sz="0" w:space="0" w:color="auto"/>
                    <w:left w:val="none" w:sz="0" w:space="0" w:color="auto"/>
                    <w:bottom w:val="none" w:sz="0" w:space="0" w:color="auto"/>
                    <w:right w:val="none" w:sz="0" w:space="0" w:color="auto"/>
                  </w:divBdr>
                  <w:divsChild>
                    <w:div w:id="292179250">
                      <w:marLeft w:val="0"/>
                      <w:marRight w:val="0"/>
                      <w:marTop w:val="0"/>
                      <w:marBottom w:val="0"/>
                      <w:divBdr>
                        <w:top w:val="none" w:sz="0" w:space="0" w:color="auto"/>
                        <w:left w:val="none" w:sz="0" w:space="0" w:color="auto"/>
                        <w:bottom w:val="none" w:sz="0" w:space="0" w:color="auto"/>
                        <w:right w:val="none" w:sz="0" w:space="0" w:color="auto"/>
                      </w:divBdr>
                    </w:div>
                  </w:divsChild>
                </w:div>
                <w:div w:id="472453653">
                  <w:marLeft w:val="0"/>
                  <w:marRight w:val="0"/>
                  <w:marTop w:val="0"/>
                  <w:marBottom w:val="0"/>
                  <w:divBdr>
                    <w:top w:val="none" w:sz="0" w:space="0" w:color="auto"/>
                    <w:left w:val="none" w:sz="0" w:space="0" w:color="auto"/>
                    <w:bottom w:val="none" w:sz="0" w:space="0" w:color="auto"/>
                    <w:right w:val="none" w:sz="0" w:space="0" w:color="auto"/>
                  </w:divBdr>
                  <w:divsChild>
                    <w:div w:id="1855148839">
                      <w:marLeft w:val="0"/>
                      <w:marRight w:val="0"/>
                      <w:marTop w:val="0"/>
                      <w:marBottom w:val="0"/>
                      <w:divBdr>
                        <w:top w:val="none" w:sz="0" w:space="0" w:color="auto"/>
                        <w:left w:val="none" w:sz="0" w:space="0" w:color="auto"/>
                        <w:bottom w:val="none" w:sz="0" w:space="0" w:color="auto"/>
                        <w:right w:val="none" w:sz="0" w:space="0" w:color="auto"/>
                      </w:divBdr>
                    </w:div>
                  </w:divsChild>
                </w:div>
                <w:div w:id="511337337">
                  <w:marLeft w:val="0"/>
                  <w:marRight w:val="0"/>
                  <w:marTop w:val="0"/>
                  <w:marBottom w:val="0"/>
                  <w:divBdr>
                    <w:top w:val="none" w:sz="0" w:space="0" w:color="auto"/>
                    <w:left w:val="none" w:sz="0" w:space="0" w:color="auto"/>
                    <w:bottom w:val="none" w:sz="0" w:space="0" w:color="auto"/>
                    <w:right w:val="none" w:sz="0" w:space="0" w:color="auto"/>
                  </w:divBdr>
                  <w:divsChild>
                    <w:div w:id="786267756">
                      <w:marLeft w:val="0"/>
                      <w:marRight w:val="0"/>
                      <w:marTop w:val="0"/>
                      <w:marBottom w:val="0"/>
                      <w:divBdr>
                        <w:top w:val="none" w:sz="0" w:space="0" w:color="auto"/>
                        <w:left w:val="none" w:sz="0" w:space="0" w:color="auto"/>
                        <w:bottom w:val="none" w:sz="0" w:space="0" w:color="auto"/>
                        <w:right w:val="none" w:sz="0" w:space="0" w:color="auto"/>
                      </w:divBdr>
                    </w:div>
                  </w:divsChild>
                </w:div>
                <w:div w:id="565074800">
                  <w:marLeft w:val="0"/>
                  <w:marRight w:val="0"/>
                  <w:marTop w:val="0"/>
                  <w:marBottom w:val="0"/>
                  <w:divBdr>
                    <w:top w:val="none" w:sz="0" w:space="0" w:color="auto"/>
                    <w:left w:val="none" w:sz="0" w:space="0" w:color="auto"/>
                    <w:bottom w:val="none" w:sz="0" w:space="0" w:color="auto"/>
                    <w:right w:val="none" w:sz="0" w:space="0" w:color="auto"/>
                  </w:divBdr>
                  <w:divsChild>
                    <w:div w:id="517231990">
                      <w:marLeft w:val="0"/>
                      <w:marRight w:val="0"/>
                      <w:marTop w:val="0"/>
                      <w:marBottom w:val="0"/>
                      <w:divBdr>
                        <w:top w:val="none" w:sz="0" w:space="0" w:color="auto"/>
                        <w:left w:val="none" w:sz="0" w:space="0" w:color="auto"/>
                        <w:bottom w:val="none" w:sz="0" w:space="0" w:color="auto"/>
                        <w:right w:val="none" w:sz="0" w:space="0" w:color="auto"/>
                      </w:divBdr>
                    </w:div>
                  </w:divsChild>
                </w:div>
                <w:div w:id="600456103">
                  <w:marLeft w:val="0"/>
                  <w:marRight w:val="0"/>
                  <w:marTop w:val="0"/>
                  <w:marBottom w:val="0"/>
                  <w:divBdr>
                    <w:top w:val="none" w:sz="0" w:space="0" w:color="auto"/>
                    <w:left w:val="none" w:sz="0" w:space="0" w:color="auto"/>
                    <w:bottom w:val="none" w:sz="0" w:space="0" w:color="auto"/>
                    <w:right w:val="none" w:sz="0" w:space="0" w:color="auto"/>
                  </w:divBdr>
                  <w:divsChild>
                    <w:div w:id="1627469675">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0" w:color="auto"/>
                    <w:left w:val="none" w:sz="0" w:space="0" w:color="auto"/>
                    <w:bottom w:val="none" w:sz="0" w:space="0" w:color="auto"/>
                    <w:right w:val="none" w:sz="0" w:space="0" w:color="auto"/>
                  </w:divBdr>
                  <w:divsChild>
                    <w:div w:id="1768889704">
                      <w:marLeft w:val="0"/>
                      <w:marRight w:val="0"/>
                      <w:marTop w:val="0"/>
                      <w:marBottom w:val="0"/>
                      <w:divBdr>
                        <w:top w:val="none" w:sz="0" w:space="0" w:color="auto"/>
                        <w:left w:val="none" w:sz="0" w:space="0" w:color="auto"/>
                        <w:bottom w:val="none" w:sz="0" w:space="0" w:color="auto"/>
                        <w:right w:val="none" w:sz="0" w:space="0" w:color="auto"/>
                      </w:divBdr>
                    </w:div>
                  </w:divsChild>
                </w:div>
                <w:div w:id="649948246">
                  <w:marLeft w:val="0"/>
                  <w:marRight w:val="0"/>
                  <w:marTop w:val="0"/>
                  <w:marBottom w:val="0"/>
                  <w:divBdr>
                    <w:top w:val="none" w:sz="0" w:space="0" w:color="auto"/>
                    <w:left w:val="none" w:sz="0" w:space="0" w:color="auto"/>
                    <w:bottom w:val="none" w:sz="0" w:space="0" w:color="auto"/>
                    <w:right w:val="none" w:sz="0" w:space="0" w:color="auto"/>
                  </w:divBdr>
                  <w:divsChild>
                    <w:div w:id="1744914184">
                      <w:marLeft w:val="0"/>
                      <w:marRight w:val="0"/>
                      <w:marTop w:val="0"/>
                      <w:marBottom w:val="0"/>
                      <w:divBdr>
                        <w:top w:val="none" w:sz="0" w:space="0" w:color="auto"/>
                        <w:left w:val="none" w:sz="0" w:space="0" w:color="auto"/>
                        <w:bottom w:val="none" w:sz="0" w:space="0" w:color="auto"/>
                        <w:right w:val="none" w:sz="0" w:space="0" w:color="auto"/>
                      </w:divBdr>
                    </w:div>
                  </w:divsChild>
                </w:div>
                <w:div w:id="651713796">
                  <w:marLeft w:val="0"/>
                  <w:marRight w:val="0"/>
                  <w:marTop w:val="0"/>
                  <w:marBottom w:val="0"/>
                  <w:divBdr>
                    <w:top w:val="none" w:sz="0" w:space="0" w:color="auto"/>
                    <w:left w:val="none" w:sz="0" w:space="0" w:color="auto"/>
                    <w:bottom w:val="none" w:sz="0" w:space="0" w:color="auto"/>
                    <w:right w:val="none" w:sz="0" w:space="0" w:color="auto"/>
                  </w:divBdr>
                  <w:divsChild>
                    <w:div w:id="1212032844">
                      <w:marLeft w:val="0"/>
                      <w:marRight w:val="0"/>
                      <w:marTop w:val="0"/>
                      <w:marBottom w:val="0"/>
                      <w:divBdr>
                        <w:top w:val="none" w:sz="0" w:space="0" w:color="auto"/>
                        <w:left w:val="none" w:sz="0" w:space="0" w:color="auto"/>
                        <w:bottom w:val="none" w:sz="0" w:space="0" w:color="auto"/>
                        <w:right w:val="none" w:sz="0" w:space="0" w:color="auto"/>
                      </w:divBdr>
                    </w:div>
                  </w:divsChild>
                </w:div>
                <w:div w:id="688486802">
                  <w:marLeft w:val="0"/>
                  <w:marRight w:val="0"/>
                  <w:marTop w:val="0"/>
                  <w:marBottom w:val="0"/>
                  <w:divBdr>
                    <w:top w:val="none" w:sz="0" w:space="0" w:color="auto"/>
                    <w:left w:val="none" w:sz="0" w:space="0" w:color="auto"/>
                    <w:bottom w:val="none" w:sz="0" w:space="0" w:color="auto"/>
                    <w:right w:val="none" w:sz="0" w:space="0" w:color="auto"/>
                  </w:divBdr>
                  <w:divsChild>
                    <w:div w:id="1290894069">
                      <w:marLeft w:val="0"/>
                      <w:marRight w:val="0"/>
                      <w:marTop w:val="0"/>
                      <w:marBottom w:val="0"/>
                      <w:divBdr>
                        <w:top w:val="none" w:sz="0" w:space="0" w:color="auto"/>
                        <w:left w:val="none" w:sz="0" w:space="0" w:color="auto"/>
                        <w:bottom w:val="none" w:sz="0" w:space="0" w:color="auto"/>
                        <w:right w:val="none" w:sz="0" w:space="0" w:color="auto"/>
                      </w:divBdr>
                    </w:div>
                  </w:divsChild>
                </w:div>
                <w:div w:id="711997253">
                  <w:marLeft w:val="0"/>
                  <w:marRight w:val="0"/>
                  <w:marTop w:val="0"/>
                  <w:marBottom w:val="0"/>
                  <w:divBdr>
                    <w:top w:val="none" w:sz="0" w:space="0" w:color="auto"/>
                    <w:left w:val="none" w:sz="0" w:space="0" w:color="auto"/>
                    <w:bottom w:val="none" w:sz="0" w:space="0" w:color="auto"/>
                    <w:right w:val="none" w:sz="0" w:space="0" w:color="auto"/>
                  </w:divBdr>
                  <w:divsChild>
                    <w:div w:id="44723312">
                      <w:marLeft w:val="0"/>
                      <w:marRight w:val="0"/>
                      <w:marTop w:val="0"/>
                      <w:marBottom w:val="0"/>
                      <w:divBdr>
                        <w:top w:val="none" w:sz="0" w:space="0" w:color="auto"/>
                        <w:left w:val="none" w:sz="0" w:space="0" w:color="auto"/>
                        <w:bottom w:val="none" w:sz="0" w:space="0" w:color="auto"/>
                        <w:right w:val="none" w:sz="0" w:space="0" w:color="auto"/>
                      </w:divBdr>
                    </w:div>
                  </w:divsChild>
                </w:div>
                <w:div w:id="787313913">
                  <w:marLeft w:val="0"/>
                  <w:marRight w:val="0"/>
                  <w:marTop w:val="0"/>
                  <w:marBottom w:val="0"/>
                  <w:divBdr>
                    <w:top w:val="none" w:sz="0" w:space="0" w:color="auto"/>
                    <w:left w:val="none" w:sz="0" w:space="0" w:color="auto"/>
                    <w:bottom w:val="none" w:sz="0" w:space="0" w:color="auto"/>
                    <w:right w:val="none" w:sz="0" w:space="0" w:color="auto"/>
                  </w:divBdr>
                  <w:divsChild>
                    <w:div w:id="944196581">
                      <w:marLeft w:val="0"/>
                      <w:marRight w:val="0"/>
                      <w:marTop w:val="0"/>
                      <w:marBottom w:val="0"/>
                      <w:divBdr>
                        <w:top w:val="none" w:sz="0" w:space="0" w:color="auto"/>
                        <w:left w:val="none" w:sz="0" w:space="0" w:color="auto"/>
                        <w:bottom w:val="none" w:sz="0" w:space="0" w:color="auto"/>
                        <w:right w:val="none" w:sz="0" w:space="0" w:color="auto"/>
                      </w:divBdr>
                    </w:div>
                  </w:divsChild>
                </w:div>
                <w:div w:id="938683795">
                  <w:marLeft w:val="0"/>
                  <w:marRight w:val="0"/>
                  <w:marTop w:val="0"/>
                  <w:marBottom w:val="0"/>
                  <w:divBdr>
                    <w:top w:val="none" w:sz="0" w:space="0" w:color="auto"/>
                    <w:left w:val="none" w:sz="0" w:space="0" w:color="auto"/>
                    <w:bottom w:val="none" w:sz="0" w:space="0" w:color="auto"/>
                    <w:right w:val="none" w:sz="0" w:space="0" w:color="auto"/>
                  </w:divBdr>
                  <w:divsChild>
                    <w:div w:id="746461697">
                      <w:marLeft w:val="0"/>
                      <w:marRight w:val="0"/>
                      <w:marTop w:val="0"/>
                      <w:marBottom w:val="0"/>
                      <w:divBdr>
                        <w:top w:val="none" w:sz="0" w:space="0" w:color="auto"/>
                        <w:left w:val="none" w:sz="0" w:space="0" w:color="auto"/>
                        <w:bottom w:val="none" w:sz="0" w:space="0" w:color="auto"/>
                        <w:right w:val="none" w:sz="0" w:space="0" w:color="auto"/>
                      </w:divBdr>
                    </w:div>
                  </w:divsChild>
                </w:div>
                <w:div w:id="960383131">
                  <w:marLeft w:val="0"/>
                  <w:marRight w:val="0"/>
                  <w:marTop w:val="0"/>
                  <w:marBottom w:val="0"/>
                  <w:divBdr>
                    <w:top w:val="none" w:sz="0" w:space="0" w:color="auto"/>
                    <w:left w:val="none" w:sz="0" w:space="0" w:color="auto"/>
                    <w:bottom w:val="none" w:sz="0" w:space="0" w:color="auto"/>
                    <w:right w:val="none" w:sz="0" w:space="0" w:color="auto"/>
                  </w:divBdr>
                  <w:divsChild>
                    <w:div w:id="95443232">
                      <w:marLeft w:val="0"/>
                      <w:marRight w:val="0"/>
                      <w:marTop w:val="0"/>
                      <w:marBottom w:val="0"/>
                      <w:divBdr>
                        <w:top w:val="none" w:sz="0" w:space="0" w:color="auto"/>
                        <w:left w:val="none" w:sz="0" w:space="0" w:color="auto"/>
                        <w:bottom w:val="none" w:sz="0" w:space="0" w:color="auto"/>
                        <w:right w:val="none" w:sz="0" w:space="0" w:color="auto"/>
                      </w:divBdr>
                    </w:div>
                  </w:divsChild>
                </w:div>
                <w:div w:id="963659127">
                  <w:marLeft w:val="0"/>
                  <w:marRight w:val="0"/>
                  <w:marTop w:val="0"/>
                  <w:marBottom w:val="0"/>
                  <w:divBdr>
                    <w:top w:val="none" w:sz="0" w:space="0" w:color="auto"/>
                    <w:left w:val="none" w:sz="0" w:space="0" w:color="auto"/>
                    <w:bottom w:val="none" w:sz="0" w:space="0" w:color="auto"/>
                    <w:right w:val="none" w:sz="0" w:space="0" w:color="auto"/>
                  </w:divBdr>
                  <w:divsChild>
                    <w:div w:id="1876231743">
                      <w:marLeft w:val="0"/>
                      <w:marRight w:val="0"/>
                      <w:marTop w:val="0"/>
                      <w:marBottom w:val="0"/>
                      <w:divBdr>
                        <w:top w:val="none" w:sz="0" w:space="0" w:color="auto"/>
                        <w:left w:val="none" w:sz="0" w:space="0" w:color="auto"/>
                        <w:bottom w:val="none" w:sz="0" w:space="0" w:color="auto"/>
                        <w:right w:val="none" w:sz="0" w:space="0" w:color="auto"/>
                      </w:divBdr>
                    </w:div>
                  </w:divsChild>
                </w:div>
                <w:div w:id="1020011732">
                  <w:marLeft w:val="0"/>
                  <w:marRight w:val="0"/>
                  <w:marTop w:val="0"/>
                  <w:marBottom w:val="0"/>
                  <w:divBdr>
                    <w:top w:val="none" w:sz="0" w:space="0" w:color="auto"/>
                    <w:left w:val="none" w:sz="0" w:space="0" w:color="auto"/>
                    <w:bottom w:val="none" w:sz="0" w:space="0" w:color="auto"/>
                    <w:right w:val="none" w:sz="0" w:space="0" w:color="auto"/>
                  </w:divBdr>
                  <w:divsChild>
                    <w:div w:id="1989624348">
                      <w:marLeft w:val="0"/>
                      <w:marRight w:val="0"/>
                      <w:marTop w:val="0"/>
                      <w:marBottom w:val="0"/>
                      <w:divBdr>
                        <w:top w:val="none" w:sz="0" w:space="0" w:color="auto"/>
                        <w:left w:val="none" w:sz="0" w:space="0" w:color="auto"/>
                        <w:bottom w:val="none" w:sz="0" w:space="0" w:color="auto"/>
                        <w:right w:val="none" w:sz="0" w:space="0" w:color="auto"/>
                      </w:divBdr>
                    </w:div>
                  </w:divsChild>
                </w:div>
                <w:div w:id="1220751514">
                  <w:marLeft w:val="0"/>
                  <w:marRight w:val="0"/>
                  <w:marTop w:val="0"/>
                  <w:marBottom w:val="0"/>
                  <w:divBdr>
                    <w:top w:val="none" w:sz="0" w:space="0" w:color="auto"/>
                    <w:left w:val="none" w:sz="0" w:space="0" w:color="auto"/>
                    <w:bottom w:val="none" w:sz="0" w:space="0" w:color="auto"/>
                    <w:right w:val="none" w:sz="0" w:space="0" w:color="auto"/>
                  </w:divBdr>
                  <w:divsChild>
                    <w:div w:id="27068799">
                      <w:marLeft w:val="0"/>
                      <w:marRight w:val="0"/>
                      <w:marTop w:val="0"/>
                      <w:marBottom w:val="0"/>
                      <w:divBdr>
                        <w:top w:val="none" w:sz="0" w:space="0" w:color="auto"/>
                        <w:left w:val="none" w:sz="0" w:space="0" w:color="auto"/>
                        <w:bottom w:val="none" w:sz="0" w:space="0" w:color="auto"/>
                        <w:right w:val="none" w:sz="0" w:space="0" w:color="auto"/>
                      </w:divBdr>
                    </w:div>
                  </w:divsChild>
                </w:div>
                <w:div w:id="1294486975">
                  <w:marLeft w:val="0"/>
                  <w:marRight w:val="0"/>
                  <w:marTop w:val="0"/>
                  <w:marBottom w:val="0"/>
                  <w:divBdr>
                    <w:top w:val="none" w:sz="0" w:space="0" w:color="auto"/>
                    <w:left w:val="none" w:sz="0" w:space="0" w:color="auto"/>
                    <w:bottom w:val="none" w:sz="0" w:space="0" w:color="auto"/>
                    <w:right w:val="none" w:sz="0" w:space="0" w:color="auto"/>
                  </w:divBdr>
                  <w:divsChild>
                    <w:div w:id="628514441">
                      <w:marLeft w:val="0"/>
                      <w:marRight w:val="0"/>
                      <w:marTop w:val="0"/>
                      <w:marBottom w:val="0"/>
                      <w:divBdr>
                        <w:top w:val="none" w:sz="0" w:space="0" w:color="auto"/>
                        <w:left w:val="none" w:sz="0" w:space="0" w:color="auto"/>
                        <w:bottom w:val="none" w:sz="0" w:space="0" w:color="auto"/>
                        <w:right w:val="none" w:sz="0" w:space="0" w:color="auto"/>
                      </w:divBdr>
                    </w:div>
                  </w:divsChild>
                </w:div>
                <w:div w:id="1414011892">
                  <w:marLeft w:val="0"/>
                  <w:marRight w:val="0"/>
                  <w:marTop w:val="0"/>
                  <w:marBottom w:val="0"/>
                  <w:divBdr>
                    <w:top w:val="none" w:sz="0" w:space="0" w:color="auto"/>
                    <w:left w:val="none" w:sz="0" w:space="0" w:color="auto"/>
                    <w:bottom w:val="none" w:sz="0" w:space="0" w:color="auto"/>
                    <w:right w:val="none" w:sz="0" w:space="0" w:color="auto"/>
                  </w:divBdr>
                  <w:divsChild>
                    <w:div w:id="1775972875">
                      <w:marLeft w:val="0"/>
                      <w:marRight w:val="0"/>
                      <w:marTop w:val="0"/>
                      <w:marBottom w:val="0"/>
                      <w:divBdr>
                        <w:top w:val="none" w:sz="0" w:space="0" w:color="auto"/>
                        <w:left w:val="none" w:sz="0" w:space="0" w:color="auto"/>
                        <w:bottom w:val="none" w:sz="0" w:space="0" w:color="auto"/>
                        <w:right w:val="none" w:sz="0" w:space="0" w:color="auto"/>
                      </w:divBdr>
                    </w:div>
                  </w:divsChild>
                </w:div>
                <w:div w:id="1444811775">
                  <w:marLeft w:val="0"/>
                  <w:marRight w:val="0"/>
                  <w:marTop w:val="0"/>
                  <w:marBottom w:val="0"/>
                  <w:divBdr>
                    <w:top w:val="none" w:sz="0" w:space="0" w:color="auto"/>
                    <w:left w:val="none" w:sz="0" w:space="0" w:color="auto"/>
                    <w:bottom w:val="none" w:sz="0" w:space="0" w:color="auto"/>
                    <w:right w:val="none" w:sz="0" w:space="0" w:color="auto"/>
                  </w:divBdr>
                  <w:divsChild>
                    <w:div w:id="1833182096">
                      <w:marLeft w:val="0"/>
                      <w:marRight w:val="0"/>
                      <w:marTop w:val="0"/>
                      <w:marBottom w:val="0"/>
                      <w:divBdr>
                        <w:top w:val="none" w:sz="0" w:space="0" w:color="auto"/>
                        <w:left w:val="none" w:sz="0" w:space="0" w:color="auto"/>
                        <w:bottom w:val="none" w:sz="0" w:space="0" w:color="auto"/>
                        <w:right w:val="none" w:sz="0" w:space="0" w:color="auto"/>
                      </w:divBdr>
                    </w:div>
                  </w:divsChild>
                </w:div>
                <w:div w:id="1585800342">
                  <w:marLeft w:val="0"/>
                  <w:marRight w:val="0"/>
                  <w:marTop w:val="0"/>
                  <w:marBottom w:val="0"/>
                  <w:divBdr>
                    <w:top w:val="none" w:sz="0" w:space="0" w:color="auto"/>
                    <w:left w:val="none" w:sz="0" w:space="0" w:color="auto"/>
                    <w:bottom w:val="none" w:sz="0" w:space="0" w:color="auto"/>
                    <w:right w:val="none" w:sz="0" w:space="0" w:color="auto"/>
                  </w:divBdr>
                  <w:divsChild>
                    <w:div w:id="252976659">
                      <w:marLeft w:val="0"/>
                      <w:marRight w:val="0"/>
                      <w:marTop w:val="0"/>
                      <w:marBottom w:val="0"/>
                      <w:divBdr>
                        <w:top w:val="none" w:sz="0" w:space="0" w:color="auto"/>
                        <w:left w:val="none" w:sz="0" w:space="0" w:color="auto"/>
                        <w:bottom w:val="none" w:sz="0" w:space="0" w:color="auto"/>
                        <w:right w:val="none" w:sz="0" w:space="0" w:color="auto"/>
                      </w:divBdr>
                    </w:div>
                  </w:divsChild>
                </w:div>
                <w:div w:id="1787306705">
                  <w:marLeft w:val="0"/>
                  <w:marRight w:val="0"/>
                  <w:marTop w:val="0"/>
                  <w:marBottom w:val="0"/>
                  <w:divBdr>
                    <w:top w:val="none" w:sz="0" w:space="0" w:color="auto"/>
                    <w:left w:val="none" w:sz="0" w:space="0" w:color="auto"/>
                    <w:bottom w:val="none" w:sz="0" w:space="0" w:color="auto"/>
                    <w:right w:val="none" w:sz="0" w:space="0" w:color="auto"/>
                  </w:divBdr>
                  <w:divsChild>
                    <w:div w:id="980958899">
                      <w:marLeft w:val="0"/>
                      <w:marRight w:val="0"/>
                      <w:marTop w:val="0"/>
                      <w:marBottom w:val="0"/>
                      <w:divBdr>
                        <w:top w:val="none" w:sz="0" w:space="0" w:color="auto"/>
                        <w:left w:val="none" w:sz="0" w:space="0" w:color="auto"/>
                        <w:bottom w:val="none" w:sz="0" w:space="0" w:color="auto"/>
                        <w:right w:val="none" w:sz="0" w:space="0" w:color="auto"/>
                      </w:divBdr>
                    </w:div>
                  </w:divsChild>
                </w:div>
                <w:div w:id="1878397532">
                  <w:marLeft w:val="0"/>
                  <w:marRight w:val="0"/>
                  <w:marTop w:val="0"/>
                  <w:marBottom w:val="0"/>
                  <w:divBdr>
                    <w:top w:val="none" w:sz="0" w:space="0" w:color="auto"/>
                    <w:left w:val="none" w:sz="0" w:space="0" w:color="auto"/>
                    <w:bottom w:val="none" w:sz="0" w:space="0" w:color="auto"/>
                    <w:right w:val="none" w:sz="0" w:space="0" w:color="auto"/>
                  </w:divBdr>
                  <w:divsChild>
                    <w:div w:id="887448155">
                      <w:marLeft w:val="0"/>
                      <w:marRight w:val="0"/>
                      <w:marTop w:val="0"/>
                      <w:marBottom w:val="0"/>
                      <w:divBdr>
                        <w:top w:val="none" w:sz="0" w:space="0" w:color="auto"/>
                        <w:left w:val="none" w:sz="0" w:space="0" w:color="auto"/>
                        <w:bottom w:val="none" w:sz="0" w:space="0" w:color="auto"/>
                        <w:right w:val="none" w:sz="0" w:space="0" w:color="auto"/>
                      </w:divBdr>
                    </w:div>
                  </w:divsChild>
                </w:div>
                <w:div w:id="1975675170">
                  <w:marLeft w:val="0"/>
                  <w:marRight w:val="0"/>
                  <w:marTop w:val="0"/>
                  <w:marBottom w:val="0"/>
                  <w:divBdr>
                    <w:top w:val="none" w:sz="0" w:space="0" w:color="auto"/>
                    <w:left w:val="none" w:sz="0" w:space="0" w:color="auto"/>
                    <w:bottom w:val="none" w:sz="0" w:space="0" w:color="auto"/>
                    <w:right w:val="none" w:sz="0" w:space="0" w:color="auto"/>
                  </w:divBdr>
                  <w:divsChild>
                    <w:div w:id="361248655">
                      <w:marLeft w:val="0"/>
                      <w:marRight w:val="0"/>
                      <w:marTop w:val="0"/>
                      <w:marBottom w:val="0"/>
                      <w:divBdr>
                        <w:top w:val="none" w:sz="0" w:space="0" w:color="auto"/>
                        <w:left w:val="none" w:sz="0" w:space="0" w:color="auto"/>
                        <w:bottom w:val="none" w:sz="0" w:space="0" w:color="auto"/>
                        <w:right w:val="none" w:sz="0" w:space="0" w:color="auto"/>
                      </w:divBdr>
                    </w:div>
                  </w:divsChild>
                </w:div>
                <w:div w:id="1991859118">
                  <w:marLeft w:val="0"/>
                  <w:marRight w:val="0"/>
                  <w:marTop w:val="0"/>
                  <w:marBottom w:val="0"/>
                  <w:divBdr>
                    <w:top w:val="none" w:sz="0" w:space="0" w:color="auto"/>
                    <w:left w:val="none" w:sz="0" w:space="0" w:color="auto"/>
                    <w:bottom w:val="none" w:sz="0" w:space="0" w:color="auto"/>
                    <w:right w:val="none" w:sz="0" w:space="0" w:color="auto"/>
                  </w:divBdr>
                  <w:divsChild>
                    <w:div w:id="11661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50418">
          <w:marLeft w:val="0"/>
          <w:marRight w:val="0"/>
          <w:marTop w:val="0"/>
          <w:marBottom w:val="0"/>
          <w:divBdr>
            <w:top w:val="none" w:sz="0" w:space="0" w:color="auto"/>
            <w:left w:val="none" w:sz="0" w:space="0" w:color="auto"/>
            <w:bottom w:val="none" w:sz="0" w:space="0" w:color="auto"/>
            <w:right w:val="none" w:sz="0" w:space="0" w:color="auto"/>
          </w:divBdr>
        </w:div>
        <w:div w:id="1358461326">
          <w:marLeft w:val="0"/>
          <w:marRight w:val="0"/>
          <w:marTop w:val="0"/>
          <w:marBottom w:val="0"/>
          <w:divBdr>
            <w:top w:val="none" w:sz="0" w:space="0" w:color="auto"/>
            <w:left w:val="none" w:sz="0" w:space="0" w:color="auto"/>
            <w:bottom w:val="none" w:sz="0" w:space="0" w:color="auto"/>
            <w:right w:val="none" w:sz="0" w:space="0" w:color="auto"/>
          </w:divBdr>
        </w:div>
      </w:divsChild>
    </w:div>
    <w:div w:id="321473574">
      <w:bodyDiv w:val="1"/>
      <w:marLeft w:val="0"/>
      <w:marRight w:val="0"/>
      <w:marTop w:val="0"/>
      <w:marBottom w:val="0"/>
      <w:divBdr>
        <w:top w:val="none" w:sz="0" w:space="0" w:color="auto"/>
        <w:left w:val="none" w:sz="0" w:space="0" w:color="auto"/>
        <w:bottom w:val="none" w:sz="0" w:space="0" w:color="auto"/>
        <w:right w:val="none" w:sz="0" w:space="0" w:color="auto"/>
      </w:divBdr>
      <w:divsChild>
        <w:div w:id="71200201">
          <w:marLeft w:val="0"/>
          <w:marRight w:val="0"/>
          <w:marTop w:val="0"/>
          <w:marBottom w:val="0"/>
          <w:divBdr>
            <w:top w:val="none" w:sz="0" w:space="0" w:color="auto"/>
            <w:left w:val="none" w:sz="0" w:space="0" w:color="auto"/>
            <w:bottom w:val="none" w:sz="0" w:space="0" w:color="auto"/>
            <w:right w:val="none" w:sz="0" w:space="0" w:color="auto"/>
          </w:divBdr>
        </w:div>
        <w:div w:id="81150185">
          <w:marLeft w:val="0"/>
          <w:marRight w:val="0"/>
          <w:marTop w:val="0"/>
          <w:marBottom w:val="0"/>
          <w:divBdr>
            <w:top w:val="none" w:sz="0" w:space="0" w:color="auto"/>
            <w:left w:val="none" w:sz="0" w:space="0" w:color="auto"/>
            <w:bottom w:val="none" w:sz="0" w:space="0" w:color="auto"/>
            <w:right w:val="none" w:sz="0" w:space="0" w:color="auto"/>
          </w:divBdr>
        </w:div>
        <w:div w:id="84807748">
          <w:marLeft w:val="0"/>
          <w:marRight w:val="0"/>
          <w:marTop w:val="0"/>
          <w:marBottom w:val="0"/>
          <w:divBdr>
            <w:top w:val="none" w:sz="0" w:space="0" w:color="auto"/>
            <w:left w:val="none" w:sz="0" w:space="0" w:color="auto"/>
            <w:bottom w:val="none" w:sz="0" w:space="0" w:color="auto"/>
            <w:right w:val="none" w:sz="0" w:space="0" w:color="auto"/>
          </w:divBdr>
        </w:div>
        <w:div w:id="138157221">
          <w:marLeft w:val="0"/>
          <w:marRight w:val="0"/>
          <w:marTop w:val="0"/>
          <w:marBottom w:val="0"/>
          <w:divBdr>
            <w:top w:val="none" w:sz="0" w:space="0" w:color="auto"/>
            <w:left w:val="none" w:sz="0" w:space="0" w:color="auto"/>
            <w:bottom w:val="none" w:sz="0" w:space="0" w:color="auto"/>
            <w:right w:val="none" w:sz="0" w:space="0" w:color="auto"/>
          </w:divBdr>
        </w:div>
        <w:div w:id="143280276">
          <w:marLeft w:val="0"/>
          <w:marRight w:val="0"/>
          <w:marTop w:val="0"/>
          <w:marBottom w:val="0"/>
          <w:divBdr>
            <w:top w:val="none" w:sz="0" w:space="0" w:color="auto"/>
            <w:left w:val="none" w:sz="0" w:space="0" w:color="auto"/>
            <w:bottom w:val="none" w:sz="0" w:space="0" w:color="auto"/>
            <w:right w:val="none" w:sz="0" w:space="0" w:color="auto"/>
          </w:divBdr>
        </w:div>
        <w:div w:id="182715123">
          <w:marLeft w:val="0"/>
          <w:marRight w:val="0"/>
          <w:marTop w:val="0"/>
          <w:marBottom w:val="0"/>
          <w:divBdr>
            <w:top w:val="none" w:sz="0" w:space="0" w:color="auto"/>
            <w:left w:val="none" w:sz="0" w:space="0" w:color="auto"/>
            <w:bottom w:val="none" w:sz="0" w:space="0" w:color="auto"/>
            <w:right w:val="none" w:sz="0" w:space="0" w:color="auto"/>
          </w:divBdr>
        </w:div>
        <w:div w:id="189150130">
          <w:marLeft w:val="0"/>
          <w:marRight w:val="0"/>
          <w:marTop w:val="0"/>
          <w:marBottom w:val="0"/>
          <w:divBdr>
            <w:top w:val="none" w:sz="0" w:space="0" w:color="auto"/>
            <w:left w:val="none" w:sz="0" w:space="0" w:color="auto"/>
            <w:bottom w:val="none" w:sz="0" w:space="0" w:color="auto"/>
            <w:right w:val="none" w:sz="0" w:space="0" w:color="auto"/>
          </w:divBdr>
        </w:div>
        <w:div w:id="200440724">
          <w:marLeft w:val="0"/>
          <w:marRight w:val="0"/>
          <w:marTop w:val="0"/>
          <w:marBottom w:val="0"/>
          <w:divBdr>
            <w:top w:val="none" w:sz="0" w:space="0" w:color="auto"/>
            <w:left w:val="none" w:sz="0" w:space="0" w:color="auto"/>
            <w:bottom w:val="none" w:sz="0" w:space="0" w:color="auto"/>
            <w:right w:val="none" w:sz="0" w:space="0" w:color="auto"/>
          </w:divBdr>
        </w:div>
        <w:div w:id="214044284">
          <w:marLeft w:val="0"/>
          <w:marRight w:val="0"/>
          <w:marTop w:val="0"/>
          <w:marBottom w:val="0"/>
          <w:divBdr>
            <w:top w:val="none" w:sz="0" w:space="0" w:color="auto"/>
            <w:left w:val="none" w:sz="0" w:space="0" w:color="auto"/>
            <w:bottom w:val="none" w:sz="0" w:space="0" w:color="auto"/>
            <w:right w:val="none" w:sz="0" w:space="0" w:color="auto"/>
          </w:divBdr>
        </w:div>
        <w:div w:id="246888686">
          <w:marLeft w:val="0"/>
          <w:marRight w:val="0"/>
          <w:marTop w:val="0"/>
          <w:marBottom w:val="0"/>
          <w:divBdr>
            <w:top w:val="none" w:sz="0" w:space="0" w:color="auto"/>
            <w:left w:val="none" w:sz="0" w:space="0" w:color="auto"/>
            <w:bottom w:val="none" w:sz="0" w:space="0" w:color="auto"/>
            <w:right w:val="none" w:sz="0" w:space="0" w:color="auto"/>
          </w:divBdr>
        </w:div>
        <w:div w:id="248318459">
          <w:marLeft w:val="0"/>
          <w:marRight w:val="0"/>
          <w:marTop w:val="0"/>
          <w:marBottom w:val="0"/>
          <w:divBdr>
            <w:top w:val="none" w:sz="0" w:space="0" w:color="auto"/>
            <w:left w:val="none" w:sz="0" w:space="0" w:color="auto"/>
            <w:bottom w:val="none" w:sz="0" w:space="0" w:color="auto"/>
            <w:right w:val="none" w:sz="0" w:space="0" w:color="auto"/>
          </w:divBdr>
        </w:div>
        <w:div w:id="248465377">
          <w:marLeft w:val="0"/>
          <w:marRight w:val="0"/>
          <w:marTop w:val="0"/>
          <w:marBottom w:val="0"/>
          <w:divBdr>
            <w:top w:val="none" w:sz="0" w:space="0" w:color="auto"/>
            <w:left w:val="none" w:sz="0" w:space="0" w:color="auto"/>
            <w:bottom w:val="none" w:sz="0" w:space="0" w:color="auto"/>
            <w:right w:val="none" w:sz="0" w:space="0" w:color="auto"/>
          </w:divBdr>
        </w:div>
        <w:div w:id="253174201">
          <w:marLeft w:val="0"/>
          <w:marRight w:val="0"/>
          <w:marTop w:val="0"/>
          <w:marBottom w:val="0"/>
          <w:divBdr>
            <w:top w:val="none" w:sz="0" w:space="0" w:color="auto"/>
            <w:left w:val="none" w:sz="0" w:space="0" w:color="auto"/>
            <w:bottom w:val="none" w:sz="0" w:space="0" w:color="auto"/>
            <w:right w:val="none" w:sz="0" w:space="0" w:color="auto"/>
          </w:divBdr>
        </w:div>
        <w:div w:id="257061600">
          <w:marLeft w:val="0"/>
          <w:marRight w:val="0"/>
          <w:marTop w:val="0"/>
          <w:marBottom w:val="0"/>
          <w:divBdr>
            <w:top w:val="none" w:sz="0" w:space="0" w:color="auto"/>
            <w:left w:val="none" w:sz="0" w:space="0" w:color="auto"/>
            <w:bottom w:val="none" w:sz="0" w:space="0" w:color="auto"/>
            <w:right w:val="none" w:sz="0" w:space="0" w:color="auto"/>
          </w:divBdr>
        </w:div>
        <w:div w:id="346172685">
          <w:marLeft w:val="0"/>
          <w:marRight w:val="0"/>
          <w:marTop w:val="0"/>
          <w:marBottom w:val="0"/>
          <w:divBdr>
            <w:top w:val="none" w:sz="0" w:space="0" w:color="auto"/>
            <w:left w:val="none" w:sz="0" w:space="0" w:color="auto"/>
            <w:bottom w:val="none" w:sz="0" w:space="0" w:color="auto"/>
            <w:right w:val="none" w:sz="0" w:space="0" w:color="auto"/>
          </w:divBdr>
        </w:div>
        <w:div w:id="355734465">
          <w:marLeft w:val="0"/>
          <w:marRight w:val="0"/>
          <w:marTop w:val="0"/>
          <w:marBottom w:val="0"/>
          <w:divBdr>
            <w:top w:val="none" w:sz="0" w:space="0" w:color="auto"/>
            <w:left w:val="none" w:sz="0" w:space="0" w:color="auto"/>
            <w:bottom w:val="none" w:sz="0" w:space="0" w:color="auto"/>
            <w:right w:val="none" w:sz="0" w:space="0" w:color="auto"/>
          </w:divBdr>
        </w:div>
        <w:div w:id="366296508">
          <w:marLeft w:val="0"/>
          <w:marRight w:val="0"/>
          <w:marTop w:val="0"/>
          <w:marBottom w:val="0"/>
          <w:divBdr>
            <w:top w:val="none" w:sz="0" w:space="0" w:color="auto"/>
            <w:left w:val="none" w:sz="0" w:space="0" w:color="auto"/>
            <w:bottom w:val="none" w:sz="0" w:space="0" w:color="auto"/>
            <w:right w:val="none" w:sz="0" w:space="0" w:color="auto"/>
          </w:divBdr>
        </w:div>
        <w:div w:id="414520810">
          <w:marLeft w:val="0"/>
          <w:marRight w:val="0"/>
          <w:marTop w:val="0"/>
          <w:marBottom w:val="0"/>
          <w:divBdr>
            <w:top w:val="none" w:sz="0" w:space="0" w:color="auto"/>
            <w:left w:val="none" w:sz="0" w:space="0" w:color="auto"/>
            <w:bottom w:val="none" w:sz="0" w:space="0" w:color="auto"/>
            <w:right w:val="none" w:sz="0" w:space="0" w:color="auto"/>
          </w:divBdr>
        </w:div>
        <w:div w:id="430860397">
          <w:marLeft w:val="0"/>
          <w:marRight w:val="0"/>
          <w:marTop w:val="0"/>
          <w:marBottom w:val="0"/>
          <w:divBdr>
            <w:top w:val="none" w:sz="0" w:space="0" w:color="auto"/>
            <w:left w:val="none" w:sz="0" w:space="0" w:color="auto"/>
            <w:bottom w:val="none" w:sz="0" w:space="0" w:color="auto"/>
            <w:right w:val="none" w:sz="0" w:space="0" w:color="auto"/>
          </w:divBdr>
        </w:div>
        <w:div w:id="471141852">
          <w:marLeft w:val="0"/>
          <w:marRight w:val="0"/>
          <w:marTop w:val="0"/>
          <w:marBottom w:val="0"/>
          <w:divBdr>
            <w:top w:val="none" w:sz="0" w:space="0" w:color="auto"/>
            <w:left w:val="none" w:sz="0" w:space="0" w:color="auto"/>
            <w:bottom w:val="none" w:sz="0" w:space="0" w:color="auto"/>
            <w:right w:val="none" w:sz="0" w:space="0" w:color="auto"/>
          </w:divBdr>
        </w:div>
        <w:div w:id="492720430">
          <w:marLeft w:val="0"/>
          <w:marRight w:val="0"/>
          <w:marTop w:val="0"/>
          <w:marBottom w:val="0"/>
          <w:divBdr>
            <w:top w:val="none" w:sz="0" w:space="0" w:color="auto"/>
            <w:left w:val="none" w:sz="0" w:space="0" w:color="auto"/>
            <w:bottom w:val="none" w:sz="0" w:space="0" w:color="auto"/>
            <w:right w:val="none" w:sz="0" w:space="0" w:color="auto"/>
          </w:divBdr>
        </w:div>
        <w:div w:id="504129353">
          <w:marLeft w:val="0"/>
          <w:marRight w:val="0"/>
          <w:marTop w:val="0"/>
          <w:marBottom w:val="0"/>
          <w:divBdr>
            <w:top w:val="none" w:sz="0" w:space="0" w:color="auto"/>
            <w:left w:val="none" w:sz="0" w:space="0" w:color="auto"/>
            <w:bottom w:val="none" w:sz="0" w:space="0" w:color="auto"/>
            <w:right w:val="none" w:sz="0" w:space="0" w:color="auto"/>
          </w:divBdr>
        </w:div>
        <w:div w:id="508368247">
          <w:marLeft w:val="0"/>
          <w:marRight w:val="0"/>
          <w:marTop w:val="0"/>
          <w:marBottom w:val="0"/>
          <w:divBdr>
            <w:top w:val="none" w:sz="0" w:space="0" w:color="auto"/>
            <w:left w:val="none" w:sz="0" w:space="0" w:color="auto"/>
            <w:bottom w:val="none" w:sz="0" w:space="0" w:color="auto"/>
            <w:right w:val="none" w:sz="0" w:space="0" w:color="auto"/>
          </w:divBdr>
        </w:div>
        <w:div w:id="541790006">
          <w:marLeft w:val="0"/>
          <w:marRight w:val="0"/>
          <w:marTop w:val="0"/>
          <w:marBottom w:val="0"/>
          <w:divBdr>
            <w:top w:val="none" w:sz="0" w:space="0" w:color="auto"/>
            <w:left w:val="none" w:sz="0" w:space="0" w:color="auto"/>
            <w:bottom w:val="none" w:sz="0" w:space="0" w:color="auto"/>
            <w:right w:val="none" w:sz="0" w:space="0" w:color="auto"/>
          </w:divBdr>
        </w:div>
        <w:div w:id="568004686">
          <w:marLeft w:val="0"/>
          <w:marRight w:val="0"/>
          <w:marTop w:val="0"/>
          <w:marBottom w:val="0"/>
          <w:divBdr>
            <w:top w:val="none" w:sz="0" w:space="0" w:color="auto"/>
            <w:left w:val="none" w:sz="0" w:space="0" w:color="auto"/>
            <w:bottom w:val="none" w:sz="0" w:space="0" w:color="auto"/>
            <w:right w:val="none" w:sz="0" w:space="0" w:color="auto"/>
          </w:divBdr>
        </w:div>
        <w:div w:id="718163223">
          <w:marLeft w:val="0"/>
          <w:marRight w:val="0"/>
          <w:marTop w:val="0"/>
          <w:marBottom w:val="0"/>
          <w:divBdr>
            <w:top w:val="none" w:sz="0" w:space="0" w:color="auto"/>
            <w:left w:val="none" w:sz="0" w:space="0" w:color="auto"/>
            <w:bottom w:val="none" w:sz="0" w:space="0" w:color="auto"/>
            <w:right w:val="none" w:sz="0" w:space="0" w:color="auto"/>
          </w:divBdr>
        </w:div>
        <w:div w:id="734201804">
          <w:marLeft w:val="0"/>
          <w:marRight w:val="0"/>
          <w:marTop w:val="0"/>
          <w:marBottom w:val="0"/>
          <w:divBdr>
            <w:top w:val="none" w:sz="0" w:space="0" w:color="auto"/>
            <w:left w:val="none" w:sz="0" w:space="0" w:color="auto"/>
            <w:bottom w:val="none" w:sz="0" w:space="0" w:color="auto"/>
            <w:right w:val="none" w:sz="0" w:space="0" w:color="auto"/>
          </w:divBdr>
        </w:div>
        <w:div w:id="741566503">
          <w:marLeft w:val="0"/>
          <w:marRight w:val="0"/>
          <w:marTop w:val="0"/>
          <w:marBottom w:val="0"/>
          <w:divBdr>
            <w:top w:val="none" w:sz="0" w:space="0" w:color="auto"/>
            <w:left w:val="none" w:sz="0" w:space="0" w:color="auto"/>
            <w:bottom w:val="none" w:sz="0" w:space="0" w:color="auto"/>
            <w:right w:val="none" w:sz="0" w:space="0" w:color="auto"/>
          </w:divBdr>
        </w:div>
        <w:div w:id="787314991">
          <w:marLeft w:val="0"/>
          <w:marRight w:val="0"/>
          <w:marTop w:val="0"/>
          <w:marBottom w:val="0"/>
          <w:divBdr>
            <w:top w:val="none" w:sz="0" w:space="0" w:color="auto"/>
            <w:left w:val="none" w:sz="0" w:space="0" w:color="auto"/>
            <w:bottom w:val="none" w:sz="0" w:space="0" w:color="auto"/>
            <w:right w:val="none" w:sz="0" w:space="0" w:color="auto"/>
          </w:divBdr>
        </w:div>
        <w:div w:id="811025552">
          <w:marLeft w:val="0"/>
          <w:marRight w:val="0"/>
          <w:marTop w:val="0"/>
          <w:marBottom w:val="0"/>
          <w:divBdr>
            <w:top w:val="none" w:sz="0" w:space="0" w:color="auto"/>
            <w:left w:val="none" w:sz="0" w:space="0" w:color="auto"/>
            <w:bottom w:val="none" w:sz="0" w:space="0" w:color="auto"/>
            <w:right w:val="none" w:sz="0" w:space="0" w:color="auto"/>
          </w:divBdr>
        </w:div>
        <w:div w:id="820653759">
          <w:marLeft w:val="0"/>
          <w:marRight w:val="0"/>
          <w:marTop w:val="0"/>
          <w:marBottom w:val="0"/>
          <w:divBdr>
            <w:top w:val="none" w:sz="0" w:space="0" w:color="auto"/>
            <w:left w:val="none" w:sz="0" w:space="0" w:color="auto"/>
            <w:bottom w:val="none" w:sz="0" w:space="0" w:color="auto"/>
            <w:right w:val="none" w:sz="0" w:space="0" w:color="auto"/>
          </w:divBdr>
        </w:div>
        <w:div w:id="832643598">
          <w:marLeft w:val="0"/>
          <w:marRight w:val="0"/>
          <w:marTop w:val="0"/>
          <w:marBottom w:val="0"/>
          <w:divBdr>
            <w:top w:val="none" w:sz="0" w:space="0" w:color="auto"/>
            <w:left w:val="none" w:sz="0" w:space="0" w:color="auto"/>
            <w:bottom w:val="none" w:sz="0" w:space="0" w:color="auto"/>
            <w:right w:val="none" w:sz="0" w:space="0" w:color="auto"/>
          </w:divBdr>
        </w:div>
        <w:div w:id="833256389">
          <w:marLeft w:val="0"/>
          <w:marRight w:val="0"/>
          <w:marTop w:val="0"/>
          <w:marBottom w:val="0"/>
          <w:divBdr>
            <w:top w:val="none" w:sz="0" w:space="0" w:color="auto"/>
            <w:left w:val="none" w:sz="0" w:space="0" w:color="auto"/>
            <w:bottom w:val="none" w:sz="0" w:space="0" w:color="auto"/>
            <w:right w:val="none" w:sz="0" w:space="0" w:color="auto"/>
          </w:divBdr>
        </w:div>
        <w:div w:id="852764276">
          <w:marLeft w:val="0"/>
          <w:marRight w:val="0"/>
          <w:marTop w:val="0"/>
          <w:marBottom w:val="0"/>
          <w:divBdr>
            <w:top w:val="none" w:sz="0" w:space="0" w:color="auto"/>
            <w:left w:val="none" w:sz="0" w:space="0" w:color="auto"/>
            <w:bottom w:val="none" w:sz="0" w:space="0" w:color="auto"/>
            <w:right w:val="none" w:sz="0" w:space="0" w:color="auto"/>
          </w:divBdr>
        </w:div>
        <w:div w:id="871766335">
          <w:marLeft w:val="0"/>
          <w:marRight w:val="0"/>
          <w:marTop w:val="0"/>
          <w:marBottom w:val="0"/>
          <w:divBdr>
            <w:top w:val="none" w:sz="0" w:space="0" w:color="auto"/>
            <w:left w:val="none" w:sz="0" w:space="0" w:color="auto"/>
            <w:bottom w:val="none" w:sz="0" w:space="0" w:color="auto"/>
            <w:right w:val="none" w:sz="0" w:space="0" w:color="auto"/>
          </w:divBdr>
        </w:div>
        <w:div w:id="882592865">
          <w:marLeft w:val="0"/>
          <w:marRight w:val="0"/>
          <w:marTop w:val="0"/>
          <w:marBottom w:val="0"/>
          <w:divBdr>
            <w:top w:val="none" w:sz="0" w:space="0" w:color="auto"/>
            <w:left w:val="none" w:sz="0" w:space="0" w:color="auto"/>
            <w:bottom w:val="none" w:sz="0" w:space="0" w:color="auto"/>
            <w:right w:val="none" w:sz="0" w:space="0" w:color="auto"/>
          </w:divBdr>
        </w:div>
        <w:div w:id="891771937">
          <w:marLeft w:val="0"/>
          <w:marRight w:val="0"/>
          <w:marTop w:val="0"/>
          <w:marBottom w:val="0"/>
          <w:divBdr>
            <w:top w:val="none" w:sz="0" w:space="0" w:color="auto"/>
            <w:left w:val="none" w:sz="0" w:space="0" w:color="auto"/>
            <w:bottom w:val="none" w:sz="0" w:space="0" w:color="auto"/>
            <w:right w:val="none" w:sz="0" w:space="0" w:color="auto"/>
          </w:divBdr>
        </w:div>
        <w:div w:id="917909190">
          <w:marLeft w:val="0"/>
          <w:marRight w:val="0"/>
          <w:marTop w:val="0"/>
          <w:marBottom w:val="0"/>
          <w:divBdr>
            <w:top w:val="none" w:sz="0" w:space="0" w:color="auto"/>
            <w:left w:val="none" w:sz="0" w:space="0" w:color="auto"/>
            <w:bottom w:val="none" w:sz="0" w:space="0" w:color="auto"/>
            <w:right w:val="none" w:sz="0" w:space="0" w:color="auto"/>
          </w:divBdr>
        </w:div>
        <w:div w:id="937906297">
          <w:marLeft w:val="0"/>
          <w:marRight w:val="0"/>
          <w:marTop w:val="0"/>
          <w:marBottom w:val="0"/>
          <w:divBdr>
            <w:top w:val="none" w:sz="0" w:space="0" w:color="auto"/>
            <w:left w:val="none" w:sz="0" w:space="0" w:color="auto"/>
            <w:bottom w:val="none" w:sz="0" w:space="0" w:color="auto"/>
            <w:right w:val="none" w:sz="0" w:space="0" w:color="auto"/>
          </w:divBdr>
        </w:div>
        <w:div w:id="946691483">
          <w:marLeft w:val="0"/>
          <w:marRight w:val="0"/>
          <w:marTop w:val="0"/>
          <w:marBottom w:val="0"/>
          <w:divBdr>
            <w:top w:val="none" w:sz="0" w:space="0" w:color="auto"/>
            <w:left w:val="none" w:sz="0" w:space="0" w:color="auto"/>
            <w:bottom w:val="none" w:sz="0" w:space="0" w:color="auto"/>
            <w:right w:val="none" w:sz="0" w:space="0" w:color="auto"/>
          </w:divBdr>
        </w:div>
        <w:div w:id="950473278">
          <w:marLeft w:val="0"/>
          <w:marRight w:val="0"/>
          <w:marTop w:val="0"/>
          <w:marBottom w:val="0"/>
          <w:divBdr>
            <w:top w:val="none" w:sz="0" w:space="0" w:color="auto"/>
            <w:left w:val="none" w:sz="0" w:space="0" w:color="auto"/>
            <w:bottom w:val="none" w:sz="0" w:space="0" w:color="auto"/>
            <w:right w:val="none" w:sz="0" w:space="0" w:color="auto"/>
          </w:divBdr>
        </w:div>
        <w:div w:id="968514517">
          <w:marLeft w:val="0"/>
          <w:marRight w:val="0"/>
          <w:marTop w:val="0"/>
          <w:marBottom w:val="0"/>
          <w:divBdr>
            <w:top w:val="none" w:sz="0" w:space="0" w:color="auto"/>
            <w:left w:val="none" w:sz="0" w:space="0" w:color="auto"/>
            <w:bottom w:val="none" w:sz="0" w:space="0" w:color="auto"/>
            <w:right w:val="none" w:sz="0" w:space="0" w:color="auto"/>
          </w:divBdr>
        </w:div>
        <w:div w:id="1000932115">
          <w:marLeft w:val="0"/>
          <w:marRight w:val="0"/>
          <w:marTop w:val="0"/>
          <w:marBottom w:val="0"/>
          <w:divBdr>
            <w:top w:val="none" w:sz="0" w:space="0" w:color="auto"/>
            <w:left w:val="none" w:sz="0" w:space="0" w:color="auto"/>
            <w:bottom w:val="none" w:sz="0" w:space="0" w:color="auto"/>
            <w:right w:val="none" w:sz="0" w:space="0" w:color="auto"/>
          </w:divBdr>
        </w:div>
        <w:div w:id="1001278674">
          <w:marLeft w:val="0"/>
          <w:marRight w:val="0"/>
          <w:marTop w:val="0"/>
          <w:marBottom w:val="0"/>
          <w:divBdr>
            <w:top w:val="none" w:sz="0" w:space="0" w:color="auto"/>
            <w:left w:val="none" w:sz="0" w:space="0" w:color="auto"/>
            <w:bottom w:val="none" w:sz="0" w:space="0" w:color="auto"/>
            <w:right w:val="none" w:sz="0" w:space="0" w:color="auto"/>
          </w:divBdr>
        </w:div>
        <w:div w:id="1044600464">
          <w:marLeft w:val="0"/>
          <w:marRight w:val="0"/>
          <w:marTop w:val="0"/>
          <w:marBottom w:val="0"/>
          <w:divBdr>
            <w:top w:val="none" w:sz="0" w:space="0" w:color="auto"/>
            <w:left w:val="none" w:sz="0" w:space="0" w:color="auto"/>
            <w:bottom w:val="none" w:sz="0" w:space="0" w:color="auto"/>
            <w:right w:val="none" w:sz="0" w:space="0" w:color="auto"/>
          </w:divBdr>
        </w:div>
        <w:div w:id="1079710843">
          <w:marLeft w:val="0"/>
          <w:marRight w:val="0"/>
          <w:marTop w:val="0"/>
          <w:marBottom w:val="0"/>
          <w:divBdr>
            <w:top w:val="none" w:sz="0" w:space="0" w:color="auto"/>
            <w:left w:val="none" w:sz="0" w:space="0" w:color="auto"/>
            <w:bottom w:val="none" w:sz="0" w:space="0" w:color="auto"/>
            <w:right w:val="none" w:sz="0" w:space="0" w:color="auto"/>
          </w:divBdr>
        </w:div>
        <w:div w:id="1142651062">
          <w:marLeft w:val="0"/>
          <w:marRight w:val="0"/>
          <w:marTop w:val="0"/>
          <w:marBottom w:val="0"/>
          <w:divBdr>
            <w:top w:val="none" w:sz="0" w:space="0" w:color="auto"/>
            <w:left w:val="none" w:sz="0" w:space="0" w:color="auto"/>
            <w:bottom w:val="none" w:sz="0" w:space="0" w:color="auto"/>
            <w:right w:val="none" w:sz="0" w:space="0" w:color="auto"/>
          </w:divBdr>
        </w:div>
        <w:div w:id="1188786889">
          <w:marLeft w:val="0"/>
          <w:marRight w:val="0"/>
          <w:marTop w:val="0"/>
          <w:marBottom w:val="0"/>
          <w:divBdr>
            <w:top w:val="none" w:sz="0" w:space="0" w:color="auto"/>
            <w:left w:val="none" w:sz="0" w:space="0" w:color="auto"/>
            <w:bottom w:val="none" w:sz="0" w:space="0" w:color="auto"/>
            <w:right w:val="none" w:sz="0" w:space="0" w:color="auto"/>
          </w:divBdr>
        </w:div>
        <w:div w:id="1192498021">
          <w:marLeft w:val="0"/>
          <w:marRight w:val="0"/>
          <w:marTop w:val="0"/>
          <w:marBottom w:val="0"/>
          <w:divBdr>
            <w:top w:val="none" w:sz="0" w:space="0" w:color="auto"/>
            <w:left w:val="none" w:sz="0" w:space="0" w:color="auto"/>
            <w:bottom w:val="none" w:sz="0" w:space="0" w:color="auto"/>
            <w:right w:val="none" w:sz="0" w:space="0" w:color="auto"/>
          </w:divBdr>
        </w:div>
        <w:div w:id="1210385155">
          <w:marLeft w:val="0"/>
          <w:marRight w:val="0"/>
          <w:marTop w:val="0"/>
          <w:marBottom w:val="0"/>
          <w:divBdr>
            <w:top w:val="none" w:sz="0" w:space="0" w:color="auto"/>
            <w:left w:val="none" w:sz="0" w:space="0" w:color="auto"/>
            <w:bottom w:val="none" w:sz="0" w:space="0" w:color="auto"/>
            <w:right w:val="none" w:sz="0" w:space="0" w:color="auto"/>
          </w:divBdr>
        </w:div>
        <w:div w:id="1213887444">
          <w:marLeft w:val="0"/>
          <w:marRight w:val="0"/>
          <w:marTop w:val="0"/>
          <w:marBottom w:val="0"/>
          <w:divBdr>
            <w:top w:val="none" w:sz="0" w:space="0" w:color="auto"/>
            <w:left w:val="none" w:sz="0" w:space="0" w:color="auto"/>
            <w:bottom w:val="none" w:sz="0" w:space="0" w:color="auto"/>
            <w:right w:val="none" w:sz="0" w:space="0" w:color="auto"/>
          </w:divBdr>
        </w:div>
        <w:div w:id="1257596613">
          <w:marLeft w:val="0"/>
          <w:marRight w:val="0"/>
          <w:marTop w:val="0"/>
          <w:marBottom w:val="0"/>
          <w:divBdr>
            <w:top w:val="none" w:sz="0" w:space="0" w:color="auto"/>
            <w:left w:val="none" w:sz="0" w:space="0" w:color="auto"/>
            <w:bottom w:val="none" w:sz="0" w:space="0" w:color="auto"/>
            <w:right w:val="none" w:sz="0" w:space="0" w:color="auto"/>
          </w:divBdr>
        </w:div>
        <w:div w:id="1260602707">
          <w:marLeft w:val="0"/>
          <w:marRight w:val="0"/>
          <w:marTop w:val="0"/>
          <w:marBottom w:val="0"/>
          <w:divBdr>
            <w:top w:val="none" w:sz="0" w:space="0" w:color="auto"/>
            <w:left w:val="none" w:sz="0" w:space="0" w:color="auto"/>
            <w:bottom w:val="none" w:sz="0" w:space="0" w:color="auto"/>
            <w:right w:val="none" w:sz="0" w:space="0" w:color="auto"/>
          </w:divBdr>
        </w:div>
        <w:div w:id="1263804499">
          <w:marLeft w:val="0"/>
          <w:marRight w:val="0"/>
          <w:marTop w:val="0"/>
          <w:marBottom w:val="0"/>
          <w:divBdr>
            <w:top w:val="none" w:sz="0" w:space="0" w:color="auto"/>
            <w:left w:val="none" w:sz="0" w:space="0" w:color="auto"/>
            <w:bottom w:val="none" w:sz="0" w:space="0" w:color="auto"/>
            <w:right w:val="none" w:sz="0" w:space="0" w:color="auto"/>
          </w:divBdr>
        </w:div>
        <w:div w:id="1282154104">
          <w:marLeft w:val="0"/>
          <w:marRight w:val="0"/>
          <w:marTop w:val="0"/>
          <w:marBottom w:val="0"/>
          <w:divBdr>
            <w:top w:val="none" w:sz="0" w:space="0" w:color="auto"/>
            <w:left w:val="none" w:sz="0" w:space="0" w:color="auto"/>
            <w:bottom w:val="none" w:sz="0" w:space="0" w:color="auto"/>
            <w:right w:val="none" w:sz="0" w:space="0" w:color="auto"/>
          </w:divBdr>
        </w:div>
        <w:div w:id="1344359181">
          <w:marLeft w:val="0"/>
          <w:marRight w:val="0"/>
          <w:marTop w:val="0"/>
          <w:marBottom w:val="0"/>
          <w:divBdr>
            <w:top w:val="none" w:sz="0" w:space="0" w:color="auto"/>
            <w:left w:val="none" w:sz="0" w:space="0" w:color="auto"/>
            <w:bottom w:val="none" w:sz="0" w:space="0" w:color="auto"/>
            <w:right w:val="none" w:sz="0" w:space="0" w:color="auto"/>
          </w:divBdr>
        </w:div>
        <w:div w:id="1387611003">
          <w:marLeft w:val="0"/>
          <w:marRight w:val="0"/>
          <w:marTop w:val="0"/>
          <w:marBottom w:val="0"/>
          <w:divBdr>
            <w:top w:val="none" w:sz="0" w:space="0" w:color="auto"/>
            <w:left w:val="none" w:sz="0" w:space="0" w:color="auto"/>
            <w:bottom w:val="none" w:sz="0" w:space="0" w:color="auto"/>
            <w:right w:val="none" w:sz="0" w:space="0" w:color="auto"/>
          </w:divBdr>
        </w:div>
        <w:div w:id="1425102542">
          <w:marLeft w:val="0"/>
          <w:marRight w:val="0"/>
          <w:marTop w:val="0"/>
          <w:marBottom w:val="0"/>
          <w:divBdr>
            <w:top w:val="none" w:sz="0" w:space="0" w:color="auto"/>
            <w:left w:val="none" w:sz="0" w:space="0" w:color="auto"/>
            <w:bottom w:val="none" w:sz="0" w:space="0" w:color="auto"/>
            <w:right w:val="none" w:sz="0" w:space="0" w:color="auto"/>
          </w:divBdr>
        </w:div>
        <w:div w:id="1463763846">
          <w:marLeft w:val="0"/>
          <w:marRight w:val="0"/>
          <w:marTop w:val="0"/>
          <w:marBottom w:val="0"/>
          <w:divBdr>
            <w:top w:val="none" w:sz="0" w:space="0" w:color="auto"/>
            <w:left w:val="none" w:sz="0" w:space="0" w:color="auto"/>
            <w:bottom w:val="none" w:sz="0" w:space="0" w:color="auto"/>
            <w:right w:val="none" w:sz="0" w:space="0" w:color="auto"/>
          </w:divBdr>
        </w:div>
        <w:div w:id="1481997283">
          <w:marLeft w:val="0"/>
          <w:marRight w:val="0"/>
          <w:marTop w:val="0"/>
          <w:marBottom w:val="0"/>
          <w:divBdr>
            <w:top w:val="none" w:sz="0" w:space="0" w:color="auto"/>
            <w:left w:val="none" w:sz="0" w:space="0" w:color="auto"/>
            <w:bottom w:val="none" w:sz="0" w:space="0" w:color="auto"/>
            <w:right w:val="none" w:sz="0" w:space="0" w:color="auto"/>
          </w:divBdr>
        </w:div>
        <w:div w:id="1490093518">
          <w:marLeft w:val="0"/>
          <w:marRight w:val="0"/>
          <w:marTop w:val="0"/>
          <w:marBottom w:val="0"/>
          <w:divBdr>
            <w:top w:val="none" w:sz="0" w:space="0" w:color="auto"/>
            <w:left w:val="none" w:sz="0" w:space="0" w:color="auto"/>
            <w:bottom w:val="none" w:sz="0" w:space="0" w:color="auto"/>
            <w:right w:val="none" w:sz="0" w:space="0" w:color="auto"/>
          </w:divBdr>
        </w:div>
        <w:div w:id="1531064555">
          <w:marLeft w:val="0"/>
          <w:marRight w:val="0"/>
          <w:marTop w:val="0"/>
          <w:marBottom w:val="0"/>
          <w:divBdr>
            <w:top w:val="none" w:sz="0" w:space="0" w:color="auto"/>
            <w:left w:val="none" w:sz="0" w:space="0" w:color="auto"/>
            <w:bottom w:val="none" w:sz="0" w:space="0" w:color="auto"/>
            <w:right w:val="none" w:sz="0" w:space="0" w:color="auto"/>
          </w:divBdr>
        </w:div>
        <w:div w:id="1565797396">
          <w:marLeft w:val="0"/>
          <w:marRight w:val="0"/>
          <w:marTop w:val="0"/>
          <w:marBottom w:val="0"/>
          <w:divBdr>
            <w:top w:val="none" w:sz="0" w:space="0" w:color="auto"/>
            <w:left w:val="none" w:sz="0" w:space="0" w:color="auto"/>
            <w:bottom w:val="none" w:sz="0" w:space="0" w:color="auto"/>
            <w:right w:val="none" w:sz="0" w:space="0" w:color="auto"/>
          </w:divBdr>
        </w:div>
        <w:div w:id="1587376693">
          <w:marLeft w:val="0"/>
          <w:marRight w:val="0"/>
          <w:marTop w:val="0"/>
          <w:marBottom w:val="0"/>
          <w:divBdr>
            <w:top w:val="none" w:sz="0" w:space="0" w:color="auto"/>
            <w:left w:val="none" w:sz="0" w:space="0" w:color="auto"/>
            <w:bottom w:val="none" w:sz="0" w:space="0" w:color="auto"/>
            <w:right w:val="none" w:sz="0" w:space="0" w:color="auto"/>
          </w:divBdr>
        </w:div>
        <w:div w:id="1637683214">
          <w:marLeft w:val="0"/>
          <w:marRight w:val="0"/>
          <w:marTop w:val="0"/>
          <w:marBottom w:val="0"/>
          <w:divBdr>
            <w:top w:val="none" w:sz="0" w:space="0" w:color="auto"/>
            <w:left w:val="none" w:sz="0" w:space="0" w:color="auto"/>
            <w:bottom w:val="none" w:sz="0" w:space="0" w:color="auto"/>
            <w:right w:val="none" w:sz="0" w:space="0" w:color="auto"/>
          </w:divBdr>
          <w:divsChild>
            <w:div w:id="1489789741">
              <w:marLeft w:val="-75"/>
              <w:marRight w:val="0"/>
              <w:marTop w:val="30"/>
              <w:marBottom w:val="30"/>
              <w:divBdr>
                <w:top w:val="none" w:sz="0" w:space="0" w:color="auto"/>
                <w:left w:val="none" w:sz="0" w:space="0" w:color="auto"/>
                <w:bottom w:val="none" w:sz="0" w:space="0" w:color="auto"/>
                <w:right w:val="none" w:sz="0" w:space="0" w:color="auto"/>
              </w:divBdr>
              <w:divsChild>
                <w:div w:id="13464563">
                  <w:marLeft w:val="0"/>
                  <w:marRight w:val="0"/>
                  <w:marTop w:val="0"/>
                  <w:marBottom w:val="0"/>
                  <w:divBdr>
                    <w:top w:val="none" w:sz="0" w:space="0" w:color="auto"/>
                    <w:left w:val="none" w:sz="0" w:space="0" w:color="auto"/>
                    <w:bottom w:val="none" w:sz="0" w:space="0" w:color="auto"/>
                    <w:right w:val="none" w:sz="0" w:space="0" w:color="auto"/>
                  </w:divBdr>
                  <w:divsChild>
                    <w:div w:id="561214942">
                      <w:marLeft w:val="0"/>
                      <w:marRight w:val="0"/>
                      <w:marTop w:val="0"/>
                      <w:marBottom w:val="0"/>
                      <w:divBdr>
                        <w:top w:val="none" w:sz="0" w:space="0" w:color="auto"/>
                        <w:left w:val="none" w:sz="0" w:space="0" w:color="auto"/>
                        <w:bottom w:val="none" w:sz="0" w:space="0" w:color="auto"/>
                        <w:right w:val="none" w:sz="0" w:space="0" w:color="auto"/>
                      </w:divBdr>
                    </w:div>
                  </w:divsChild>
                </w:div>
                <w:div w:id="49616576">
                  <w:marLeft w:val="0"/>
                  <w:marRight w:val="0"/>
                  <w:marTop w:val="0"/>
                  <w:marBottom w:val="0"/>
                  <w:divBdr>
                    <w:top w:val="none" w:sz="0" w:space="0" w:color="auto"/>
                    <w:left w:val="none" w:sz="0" w:space="0" w:color="auto"/>
                    <w:bottom w:val="none" w:sz="0" w:space="0" w:color="auto"/>
                    <w:right w:val="none" w:sz="0" w:space="0" w:color="auto"/>
                  </w:divBdr>
                  <w:divsChild>
                    <w:div w:id="1215777223">
                      <w:marLeft w:val="0"/>
                      <w:marRight w:val="0"/>
                      <w:marTop w:val="0"/>
                      <w:marBottom w:val="0"/>
                      <w:divBdr>
                        <w:top w:val="none" w:sz="0" w:space="0" w:color="auto"/>
                        <w:left w:val="none" w:sz="0" w:space="0" w:color="auto"/>
                        <w:bottom w:val="none" w:sz="0" w:space="0" w:color="auto"/>
                        <w:right w:val="none" w:sz="0" w:space="0" w:color="auto"/>
                      </w:divBdr>
                    </w:div>
                  </w:divsChild>
                </w:div>
                <w:div w:id="116799770">
                  <w:marLeft w:val="0"/>
                  <w:marRight w:val="0"/>
                  <w:marTop w:val="0"/>
                  <w:marBottom w:val="0"/>
                  <w:divBdr>
                    <w:top w:val="none" w:sz="0" w:space="0" w:color="auto"/>
                    <w:left w:val="none" w:sz="0" w:space="0" w:color="auto"/>
                    <w:bottom w:val="none" w:sz="0" w:space="0" w:color="auto"/>
                    <w:right w:val="none" w:sz="0" w:space="0" w:color="auto"/>
                  </w:divBdr>
                  <w:divsChild>
                    <w:div w:id="1051685492">
                      <w:marLeft w:val="0"/>
                      <w:marRight w:val="0"/>
                      <w:marTop w:val="0"/>
                      <w:marBottom w:val="0"/>
                      <w:divBdr>
                        <w:top w:val="none" w:sz="0" w:space="0" w:color="auto"/>
                        <w:left w:val="none" w:sz="0" w:space="0" w:color="auto"/>
                        <w:bottom w:val="none" w:sz="0" w:space="0" w:color="auto"/>
                        <w:right w:val="none" w:sz="0" w:space="0" w:color="auto"/>
                      </w:divBdr>
                    </w:div>
                  </w:divsChild>
                </w:div>
                <w:div w:id="125705114">
                  <w:marLeft w:val="0"/>
                  <w:marRight w:val="0"/>
                  <w:marTop w:val="0"/>
                  <w:marBottom w:val="0"/>
                  <w:divBdr>
                    <w:top w:val="none" w:sz="0" w:space="0" w:color="auto"/>
                    <w:left w:val="none" w:sz="0" w:space="0" w:color="auto"/>
                    <w:bottom w:val="none" w:sz="0" w:space="0" w:color="auto"/>
                    <w:right w:val="none" w:sz="0" w:space="0" w:color="auto"/>
                  </w:divBdr>
                  <w:divsChild>
                    <w:div w:id="994529125">
                      <w:marLeft w:val="0"/>
                      <w:marRight w:val="0"/>
                      <w:marTop w:val="0"/>
                      <w:marBottom w:val="0"/>
                      <w:divBdr>
                        <w:top w:val="none" w:sz="0" w:space="0" w:color="auto"/>
                        <w:left w:val="none" w:sz="0" w:space="0" w:color="auto"/>
                        <w:bottom w:val="none" w:sz="0" w:space="0" w:color="auto"/>
                        <w:right w:val="none" w:sz="0" w:space="0" w:color="auto"/>
                      </w:divBdr>
                    </w:div>
                  </w:divsChild>
                </w:div>
                <w:div w:id="203100298">
                  <w:marLeft w:val="0"/>
                  <w:marRight w:val="0"/>
                  <w:marTop w:val="0"/>
                  <w:marBottom w:val="0"/>
                  <w:divBdr>
                    <w:top w:val="none" w:sz="0" w:space="0" w:color="auto"/>
                    <w:left w:val="none" w:sz="0" w:space="0" w:color="auto"/>
                    <w:bottom w:val="none" w:sz="0" w:space="0" w:color="auto"/>
                    <w:right w:val="none" w:sz="0" w:space="0" w:color="auto"/>
                  </w:divBdr>
                  <w:divsChild>
                    <w:div w:id="1905600161">
                      <w:marLeft w:val="0"/>
                      <w:marRight w:val="0"/>
                      <w:marTop w:val="0"/>
                      <w:marBottom w:val="0"/>
                      <w:divBdr>
                        <w:top w:val="none" w:sz="0" w:space="0" w:color="auto"/>
                        <w:left w:val="none" w:sz="0" w:space="0" w:color="auto"/>
                        <w:bottom w:val="none" w:sz="0" w:space="0" w:color="auto"/>
                        <w:right w:val="none" w:sz="0" w:space="0" w:color="auto"/>
                      </w:divBdr>
                    </w:div>
                  </w:divsChild>
                </w:div>
                <w:div w:id="326635586">
                  <w:marLeft w:val="0"/>
                  <w:marRight w:val="0"/>
                  <w:marTop w:val="0"/>
                  <w:marBottom w:val="0"/>
                  <w:divBdr>
                    <w:top w:val="none" w:sz="0" w:space="0" w:color="auto"/>
                    <w:left w:val="none" w:sz="0" w:space="0" w:color="auto"/>
                    <w:bottom w:val="none" w:sz="0" w:space="0" w:color="auto"/>
                    <w:right w:val="none" w:sz="0" w:space="0" w:color="auto"/>
                  </w:divBdr>
                  <w:divsChild>
                    <w:div w:id="836531779">
                      <w:marLeft w:val="0"/>
                      <w:marRight w:val="0"/>
                      <w:marTop w:val="0"/>
                      <w:marBottom w:val="0"/>
                      <w:divBdr>
                        <w:top w:val="none" w:sz="0" w:space="0" w:color="auto"/>
                        <w:left w:val="none" w:sz="0" w:space="0" w:color="auto"/>
                        <w:bottom w:val="none" w:sz="0" w:space="0" w:color="auto"/>
                        <w:right w:val="none" w:sz="0" w:space="0" w:color="auto"/>
                      </w:divBdr>
                    </w:div>
                  </w:divsChild>
                </w:div>
                <w:div w:id="389619664">
                  <w:marLeft w:val="0"/>
                  <w:marRight w:val="0"/>
                  <w:marTop w:val="0"/>
                  <w:marBottom w:val="0"/>
                  <w:divBdr>
                    <w:top w:val="none" w:sz="0" w:space="0" w:color="auto"/>
                    <w:left w:val="none" w:sz="0" w:space="0" w:color="auto"/>
                    <w:bottom w:val="none" w:sz="0" w:space="0" w:color="auto"/>
                    <w:right w:val="none" w:sz="0" w:space="0" w:color="auto"/>
                  </w:divBdr>
                  <w:divsChild>
                    <w:div w:id="1494645492">
                      <w:marLeft w:val="0"/>
                      <w:marRight w:val="0"/>
                      <w:marTop w:val="0"/>
                      <w:marBottom w:val="0"/>
                      <w:divBdr>
                        <w:top w:val="none" w:sz="0" w:space="0" w:color="auto"/>
                        <w:left w:val="none" w:sz="0" w:space="0" w:color="auto"/>
                        <w:bottom w:val="none" w:sz="0" w:space="0" w:color="auto"/>
                        <w:right w:val="none" w:sz="0" w:space="0" w:color="auto"/>
                      </w:divBdr>
                    </w:div>
                  </w:divsChild>
                </w:div>
                <w:div w:id="489030706">
                  <w:marLeft w:val="0"/>
                  <w:marRight w:val="0"/>
                  <w:marTop w:val="0"/>
                  <w:marBottom w:val="0"/>
                  <w:divBdr>
                    <w:top w:val="none" w:sz="0" w:space="0" w:color="auto"/>
                    <w:left w:val="none" w:sz="0" w:space="0" w:color="auto"/>
                    <w:bottom w:val="none" w:sz="0" w:space="0" w:color="auto"/>
                    <w:right w:val="none" w:sz="0" w:space="0" w:color="auto"/>
                  </w:divBdr>
                  <w:divsChild>
                    <w:div w:id="1395398652">
                      <w:marLeft w:val="0"/>
                      <w:marRight w:val="0"/>
                      <w:marTop w:val="0"/>
                      <w:marBottom w:val="0"/>
                      <w:divBdr>
                        <w:top w:val="none" w:sz="0" w:space="0" w:color="auto"/>
                        <w:left w:val="none" w:sz="0" w:space="0" w:color="auto"/>
                        <w:bottom w:val="none" w:sz="0" w:space="0" w:color="auto"/>
                        <w:right w:val="none" w:sz="0" w:space="0" w:color="auto"/>
                      </w:divBdr>
                    </w:div>
                  </w:divsChild>
                </w:div>
                <w:div w:id="493567642">
                  <w:marLeft w:val="0"/>
                  <w:marRight w:val="0"/>
                  <w:marTop w:val="0"/>
                  <w:marBottom w:val="0"/>
                  <w:divBdr>
                    <w:top w:val="none" w:sz="0" w:space="0" w:color="auto"/>
                    <w:left w:val="none" w:sz="0" w:space="0" w:color="auto"/>
                    <w:bottom w:val="none" w:sz="0" w:space="0" w:color="auto"/>
                    <w:right w:val="none" w:sz="0" w:space="0" w:color="auto"/>
                  </w:divBdr>
                  <w:divsChild>
                    <w:div w:id="936402978">
                      <w:marLeft w:val="0"/>
                      <w:marRight w:val="0"/>
                      <w:marTop w:val="0"/>
                      <w:marBottom w:val="0"/>
                      <w:divBdr>
                        <w:top w:val="none" w:sz="0" w:space="0" w:color="auto"/>
                        <w:left w:val="none" w:sz="0" w:space="0" w:color="auto"/>
                        <w:bottom w:val="none" w:sz="0" w:space="0" w:color="auto"/>
                        <w:right w:val="none" w:sz="0" w:space="0" w:color="auto"/>
                      </w:divBdr>
                    </w:div>
                  </w:divsChild>
                </w:div>
                <w:div w:id="581724757">
                  <w:marLeft w:val="0"/>
                  <w:marRight w:val="0"/>
                  <w:marTop w:val="0"/>
                  <w:marBottom w:val="0"/>
                  <w:divBdr>
                    <w:top w:val="none" w:sz="0" w:space="0" w:color="auto"/>
                    <w:left w:val="none" w:sz="0" w:space="0" w:color="auto"/>
                    <w:bottom w:val="none" w:sz="0" w:space="0" w:color="auto"/>
                    <w:right w:val="none" w:sz="0" w:space="0" w:color="auto"/>
                  </w:divBdr>
                  <w:divsChild>
                    <w:div w:id="1257714279">
                      <w:marLeft w:val="0"/>
                      <w:marRight w:val="0"/>
                      <w:marTop w:val="0"/>
                      <w:marBottom w:val="0"/>
                      <w:divBdr>
                        <w:top w:val="none" w:sz="0" w:space="0" w:color="auto"/>
                        <w:left w:val="none" w:sz="0" w:space="0" w:color="auto"/>
                        <w:bottom w:val="none" w:sz="0" w:space="0" w:color="auto"/>
                        <w:right w:val="none" w:sz="0" w:space="0" w:color="auto"/>
                      </w:divBdr>
                    </w:div>
                  </w:divsChild>
                </w:div>
                <w:div w:id="650714950">
                  <w:marLeft w:val="0"/>
                  <w:marRight w:val="0"/>
                  <w:marTop w:val="0"/>
                  <w:marBottom w:val="0"/>
                  <w:divBdr>
                    <w:top w:val="none" w:sz="0" w:space="0" w:color="auto"/>
                    <w:left w:val="none" w:sz="0" w:space="0" w:color="auto"/>
                    <w:bottom w:val="none" w:sz="0" w:space="0" w:color="auto"/>
                    <w:right w:val="none" w:sz="0" w:space="0" w:color="auto"/>
                  </w:divBdr>
                  <w:divsChild>
                    <w:div w:id="190730333">
                      <w:marLeft w:val="0"/>
                      <w:marRight w:val="0"/>
                      <w:marTop w:val="0"/>
                      <w:marBottom w:val="0"/>
                      <w:divBdr>
                        <w:top w:val="none" w:sz="0" w:space="0" w:color="auto"/>
                        <w:left w:val="none" w:sz="0" w:space="0" w:color="auto"/>
                        <w:bottom w:val="none" w:sz="0" w:space="0" w:color="auto"/>
                        <w:right w:val="none" w:sz="0" w:space="0" w:color="auto"/>
                      </w:divBdr>
                    </w:div>
                  </w:divsChild>
                </w:div>
                <w:div w:id="766534419">
                  <w:marLeft w:val="0"/>
                  <w:marRight w:val="0"/>
                  <w:marTop w:val="0"/>
                  <w:marBottom w:val="0"/>
                  <w:divBdr>
                    <w:top w:val="none" w:sz="0" w:space="0" w:color="auto"/>
                    <w:left w:val="none" w:sz="0" w:space="0" w:color="auto"/>
                    <w:bottom w:val="none" w:sz="0" w:space="0" w:color="auto"/>
                    <w:right w:val="none" w:sz="0" w:space="0" w:color="auto"/>
                  </w:divBdr>
                  <w:divsChild>
                    <w:div w:id="1298876048">
                      <w:marLeft w:val="0"/>
                      <w:marRight w:val="0"/>
                      <w:marTop w:val="0"/>
                      <w:marBottom w:val="0"/>
                      <w:divBdr>
                        <w:top w:val="none" w:sz="0" w:space="0" w:color="auto"/>
                        <w:left w:val="none" w:sz="0" w:space="0" w:color="auto"/>
                        <w:bottom w:val="none" w:sz="0" w:space="0" w:color="auto"/>
                        <w:right w:val="none" w:sz="0" w:space="0" w:color="auto"/>
                      </w:divBdr>
                    </w:div>
                  </w:divsChild>
                </w:div>
                <w:div w:id="884607760">
                  <w:marLeft w:val="0"/>
                  <w:marRight w:val="0"/>
                  <w:marTop w:val="0"/>
                  <w:marBottom w:val="0"/>
                  <w:divBdr>
                    <w:top w:val="none" w:sz="0" w:space="0" w:color="auto"/>
                    <w:left w:val="none" w:sz="0" w:space="0" w:color="auto"/>
                    <w:bottom w:val="none" w:sz="0" w:space="0" w:color="auto"/>
                    <w:right w:val="none" w:sz="0" w:space="0" w:color="auto"/>
                  </w:divBdr>
                  <w:divsChild>
                    <w:div w:id="2144106572">
                      <w:marLeft w:val="0"/>
                      <w:marRight w:val="0"/>
                      <w:marTop w:val="0"/>
                      <w:marBottom w:val="0"/>
                      <w:divBdr>
                        <w:top w:val="none" w:sz="0" w:space="0" w:color="auto"/>
                        <w:left w:val="none" w:sz="0" w:space="0" w:color="auto"/>
                        <w:bottom w:val="none" w:sz="0" w:space="0" w:color="auto"/>
                        <w:right w:val="none" w:sz="0" w:space="0" w:color="auto"/>
                      </w:divBdr>
                    </w:div>
                  </w:divsChild>
                </w:div>
                <w:div w:id="919218114">
                  <w:marLeft w:val="0"/>
                  <w:marRight w:val="0"/>
                  <w:marTop w:val="0"/>
                  <w:marBottom w:val="0"/>
                  <w:divBdr>
                    <w:top w:val="none" w:sz="0" w:space="0" w:color="auto"/>
                    <w:left w:val="none" w:sz="0" w:space="0" w:color="auto"/>
                    <w:bottom w:val="none" w:sz="0" w:space="0" w:color="auto"/>
                    <w:right w:val="none" w:sz="0" w:space="0" w:color="auto"/>
                  </w:divBdr>
                  <w:divsChild>
                    <w:div w:id="142502234">
                      <w:marLeft w:val="0"/>
                      <w:marRight w:val="0"/>
                      <w:marTop w:val="0"/>
                      <w:marBottom w:val="0"/>
                      <w:divBdr>
                        <w:top w:val="none" w:sz="0" w:space="0" w:color="auto"/>
                        <w:left w:val="none" w:sz="0" w:space="0" w:color="auto"/>
                        <w:bottom w:val="none" w:sz="0" w:space="0" w:color="auto"/>
                        <w:right w:val="none" w:sz="0" w:space="0" w:color="auto"/>
                      </w:divBdr>
                    </w:div>
                  </w:divsChild>
                </w:div>
                <w:div w:id="1138033903">
                  <w:marLeft w:val="0"/>
                  <w:marRight w:val="0"/>
                  <w:marTop w:val="0"/>
                  <w:marBottom w:val="0"/>
                  <w:divBdr>
                    <w:top w:val="none" w:sz="0" w:space="0" w:color="auto"/>
                    <w:left w:val="none" w:sz="0" w:space="0" w:color="auto"/>
                    <w:bottom w:val="none" w:sz="0" w:space="0" w:color="auto"/>
                    <w:right w:val="none" w:sz="0" w:space="0" w:color="auto"/>
                  </w:divBdr>
                  <w:divsChild>
                    <w:div w:id="1332173672">
                      <w:marLeft w:val="0"/>
                      <w:marRight w:val="0"/>
                      <w:marTop w:val="0"/>
                      <w:marBottom w:val="0"/>
                      <w:divBdr>
                        <w:top w:val="none" w:sz="0" w:space="0" w:color="auto"/>
                        <w:left w:val="none" w:sz="0" w:space="0" w:color="auto"/>
                        <w:bottom w:val="none" w:sz="0" w:space="0" w:color="auto"/>
                        <w:right w:val="none" w:sz="0" w:space="0" w:color="auto"/>
                      </w:divBdr>
                    </w:div>
                  </w:divsChild>
                </w:div>
                <w:div w:id="1183281675">
                  <w:marLeft w:val="0"/>
                  <w:marRight w:val="0"/>
                  <w:marTop w:val="0"/>
                  <w:marBottom w:val="0"/>
                  <w:divBdr>
                    <w:top w:val="none" w:sz="0" w:space="0" w:color="auto"/>
                    <w:left w:val="none" w:sz="0" w:space="0" w:color="auto"/>
                    <w:bottom w:val="none" w:sz="0" w:space="0" w:color="auto"/>
                    <w:right w:val="none" w:sz="0" w:space="0" w:color="auto"/>
                  </w:divBdr>
                  <w:divsChild>
                    <w:div w:id="273488266">
                      <w:marLeft w:val="0"/>
                      <w:marRight w:val="0"/>
                      <w:marTop w:val="0"/>
                      <w:marBottom w:val="0"/>
                      <w:divBdr>
                        <w:top w:val="none" w:sz="0" w:space="0" w:color="auto"/>
                        <w:left w:val="none" w:sz="0" w:space="0" w:color="auto"/>
                        <w:bottom w:val="none" w:sz="0" w:space="0" w:color="auto"/>
                        <w:right w:val="none" w:sz="0" w:space="0" w:color="auto"/>
                      </w:divBdr>
                    </w:div>
                  </w:divsChild>
                </w:div>
                <w:div w:id="1190292976">
                  <w:marLeft w:val="0"/>
                  <w:marRight w:val="0"/>
                  <w:marTop w:val="0"/>
                  <w:marBottom w:val="0"/>
                  <w:divBdr>
                    <w:top w:val="none" w:sz="0" w:space="0" w:color="auto"/>
                    <w:left w:val="none" w:sz="0" w:space="0" w:color="auto"/>
                    <w:bottom w:val="none" w:sz="0" w:space="0" w:color="auto"/>
                    <w:right w:val="none" w:sz="0" w:space="0" w:color="auto"/>
                  </w:divBdr>
                  <w:divsChild>
                    <w:div w:id="1071973972">
                      <w:marLeft w:val="0"/>
                      <w:marRight w:val="0"/>
                      <w:marTop w:val="0"/>
                      <w:marBottom w:val="0"/>
                      <w:divBdr>
                        <w:top w:val="none" w:sz="0" w:space="0" w:color="auto"/>
                        <w:left w:val="none" w:sz="0" w:space="0" w:color="auto"/>
                        <w:bottom w:val="none" w:sz="0" w:space="0" w:color="auto"/>
                        <w:right w:val="none" w:sz="0" w:space="0" w:color="auto"/>
                      </w:divBdr>
                    </w:div>
                  </w:divsChild>
                </w:div>
                <w:div w:id="1364019898">
                  <w:marLeft w:val="0"/>
                  <w:marRight w:val="0"/>
                  <w:marTop w:val="0"/>
                  <w:marBottom w:val="0"/>
                  <w:divBdr>
                    <w:top w:val="none" w:sz="0" w:space="0" w:color="auto"/>
                    <w:left w:val="none" w:sz="0" w:space="0" w:color="auto"/>
                    <w:bottom w:val="none" w:sz="0" w:space="0" w:color="auto"/>
                    <w:right w:val="none" w:sz="0" w:space="0" w:color="auto"/>
                  </w:divBdr>
                  <w:divsChild>
                    <w:div w:id="1889418136">
                      <w:marLeft w:val="0"/>
                      <w:marRight w:val="0"/>
                      <w:marTop w:val="0"/>
                      <w:marBottom w:val="0"/>
                      <w:divBdr>
                        <w:top w:val="none" w:sz="0" w:space="0" w:color="auto"/>
                        <w:left w:val="none" w:sz="0" w:space="0" w:color="auto"/>
                        <w:bottom w:val="none" w:sz="0" w:space="0" w:color="auto"/>
                        <w:right w:val="none" w:sz="0" w:space="0" w:color="auto"/>
                      </w:divBdr>
                    </w:div>
                  </w:divsChild>
                </w:div>
                <w:div w:id="1506048009">
                  <w:marLeft w:val="0"/>
                  <w:marRight w:val="0"/>
                  <w:marTop w:val="0"/>
                  <w:marBottom w:val="0"/>
                  <w:divBdr>
                    <w:top w:val="none" w:sz="0" w:space="0" w:color="auto"/>
                    <w:left w:val="none" w:sz="0" w:space="0" w:color="auto"/>
                    <w:bottom w:val="none" w:sz="0" w:space="0" w:color="auto"/>
                    <w:right w:val="none" w:sz="0" w:space="0" w:color="auto"/>
                  </w:divBdr>
                  <w:divsChild>
                    <w:div w:id="129329238">
                      <w:marLeft w:val="0"/>
                      <w:marRight w:val="0"/>
                      <w:marTop w:val="0"/>
                      <w:marBottom w:val="0"/>
                      <w:divBdr>
                        <w:top w:val="none" w:sz="0" w:space="0" w:color="auto"/>
                        <w:left w:val="none" w:sz="0" w:space="0" w:color="auto"/>
                        <w:bottom w:val="none" w:sz="0" w:space="0" w:color="auto"/>
                        <w:right w:val="none" w:sz="0" w:space="0" w:color="auto"/>
                      </w:divBdr>
                    </w:div>
                  </w:divsChild>
                </w:div>
                <w:div w:id="1698457663">
                  <w:marLeft w:val="0"/>
                  <w:marRight w:val="0"/>
                  <w:marTop w:val="0"/>
                  <w:marBottom w:val="0"/>
                  <w:divBdr>
                    <w:top w:val="none" w:sz="0" w:space="0" w:color="auto"/>
                    <w:left w:val="none" w:sz="0" w:space="0" w:color="auto"/>
                    <w:bottom w:val="none" w:sz="0" w:space="0" w:color="auto"/>
                    <w:right w:val="none" w:sz="0" w:space="0" w:color="auto"/>
                  </w:divBdr>
                  <w:divsChild>
                    <w:div w:id="1057241848">
                      <w:marLeft w:val="0"/>
                      <w:marRight w:val="0"/>
                      <w:marTop w:val="0"/>
                      <w:marBottom w:val="0"/>
                      <w:divBdr>
                        <w:top w:val="none" w:sz="0" w:space="0" w:color="auto"/>
                        <w:left w:val="none" w:sz="0" w:space="0" w:color="auto"/>
                        <w:bottom w:val="none" w:sz="0" w:space="0" w:color="auto"/>
                        <w:right w:val="none" w:sz="0" w:space="0" w:color="auto"/>
                      </w:divBdr>
                    </w:div>
                  </w:divsChild>
                </w:div>
                <w:div w:id="1734348006">
                  <w:marLeft w:val="0"/>
                  <w:marRight w:val="0"/>
                  <w:marTop w:val="0"/>
                  <w:marBottom w:val="0"/>
                  <w:divBdr>
                    <w:top w:val="none" w:sz="0" w:space="0" w:color="auto"/>
                    <w:left w:val="none" w:sz="0" w:space="0" w:color="auto"/>
                    <w:bottom w:val="none" w:sz="0" w:space="0" w:color="auto"/>
                    <w:right w:val="none" w:sz="0" w:space="0" w:color="auto"/>
                  </w:divBdr>
                  <w:divsChild>
                    <w:div w:id="1634486169">
                      <w:marLeft w:val="0"/>
                      <w:marRight w:val="0"/>
                      <w:marTop w:val="0"/>
                      <w:marBottom w:val="0"/>
                      <w:divBdr>
                        <w:top w:val="none" w:sz="0" w:space="0" w:color="auto"/>
                        <w:left w:val="none" w:sz="0" w:space="0" w:color="auto"/>
                        <w:bottom w:val="none" w:sz="0" w:space="0" w:color="auto"/>
                        <w:right w:val="none" w:sz="0" w:space="0" w:color="auto"/>
                      </w:divBdr>
                    </w:div>
                  </w:divsChild>
                </w:div>
                <w:div w:id="1746999726">
                  <w:marLeft w:val="0"/>
                  <w:marRight w:val="0"/>
                  <w:marTop w:val="0"/>
                  <w:marBottom w:val="0"/>
                  <w:divBdr>
                    <w:top w:val="none" w:sz="0" w:space="0" w:color="auto"/>
                    <w:left w:val="none" w:sz="0" w:space="0" w:color="auto"/>
                    <w:bottom w:val="none" w:sz="0" w:space="0" w:color="auto"/>
                    <w:right w:val="none" w:sz="0" w:space="0" w:color="auto"/>
                  </w:divBdr>
                  <w:divsChild>
                    <w:div w:id="1761025025">
                      <w:marLeft w:val="0"/>
                      <w:marRight w:val="0"/>
                      <w:marTop w:val="0"/>
                      <w:marBottom w:val="0"/>
                      <w:divBdr>
                        <w:top w:val="none" w:sz="0" w:space="0" w:color="auto"/>
                        <w:left w:val="none" w:sz="0" w:space="0" w:color="auto"/>
                        <w:bottom w:val="none" w:sz="0" w:space="0" w:color="auto"/>
                        <w:right w:val="none" w:sz="0" w:space="0" w:color="auto"/>
                      </w:divBdr>
                    </w:div>
                  </w:divsChild>
                </w:div>
                <w:div w:id="1796564372">
                  <w:marLeft w:val="0"/>
                  <w:marRight w:val="0"/>
                  <w:marTop w:val="0"/>
                  <w:marBottom w:val="0"/>
                  <w:divBdr>
                    <w:top w:val="none" w:sz="0" w:space="0" w:color="auto"/>
                    <w:left w:val="none" w:sz="0" w:space="0" w:color="auto"/>
                    <w:bottom w:val="none" w:sz="0" w:space="0" w:color="auto"/>
                    <w:right w:val="none" w:sz="0" w:space="0" w:color="auto"/>
                  </w:divBdr>
                  <w:divsChild>
                    <w:div w:id="1818494262">
                      <w:marLeft w:val="0"/>
                      <w:marRight w:val="0"/>
                      <w:marTop w:val="0"/>
                      <w:marBottom w:val="0"/>
                      <w:divBdr>
                        <w:top w:val="none" w:sz="0" w:space="0" w:color="auto"/>
                        <w:left w:val="none" w:sz="0" w:space="0" w:color="auto"/>
                        <w:bottom w:val="none" w:sz="0" w:space="0" w:color="auto"/>
                        <w:right w:val="none" w:sz="0" w:space="0" w:color="auto"/>
                      </w:divBdr>
                    </w:div>
                  </w:divsChild>
                </w:div>
                <w:div w:id="1841576241">
                  <w:marLeft w:val="0"/>
                  <w:marRight w:val="0"/>
                  <w:marTop w:val="0"/>
                  <w:marBottom w:val="0"/>
                  <w:divBdr>
                    <w:top w:val="none" w:sz="0" w:space="0" w:color="auto"/>
                    <w:left w:val="none" w:sz="0" w:space="0" w:color="auto"/>
                    <w:bottom w:val="none" w:sz="0" w:space="0" w:color="auto"/>
                    <w:right w:val="none" w:sz="0" w:space="0" w:color="auto"/>
                  </w:divBdr>
                  <w:divsChild>
                    <w:div w:id="169024907">
                      <w:marLeft w:val="0"/>
                      <w:marRight w:val="0"/>
                      <w:marTop w:val="0"/>
                      <w:marBottom w:val="0"/>
                      <w:divBdr>
                        <w:top w:val="none" w:sz="0" w:space="0" w:color="auto"/>
                        <w:left w:val="none" w:sz="0" w:space="0" w:color="auto"/>
                        <w:bottom w:val="none" w:sz="0" w:space="0" w:color="auto"/>
                        <w:right w:val="none" w:sz="0" w:space="0" w:color="auto"/>
                      </w:divBdr>
                    </w:div>
                  </w:divsChild>
                </w:div>
                <w:div w:id="1885825428">
                  <w:marLeft w:val="0"/>
                  <w:marRight w:val="0"/>
                  <w:marTop w:val="0"/>
                  <w:marBottom w:val="0"/>
                  <w:divBdr>
                    <w:top w:val="none" w:sz="0" w:space="0" w:color="auto"/>
                    <w:left w:val="none" w:sz="0" w:space="0" w:color="auto"/>
                    <w:bottom w:val="none" w:sz="0" w:space="0" w:color="auto"/>
                    <w:right w:val="none" w:sz="0" w:space="0" w:color="auto"/>
                  </w:divBdr>
                  <w:divsChild>
                    <w:div w:id="1968120634">
                      <w:marLeft w:val="0"/>
                      <w:marRight w:val="0"/>
                      <w:marTop w:val="0"/>
                      <w:marBottom w:val="0"/>
                      <w:divBdr>
                        <w:top w:val="none" w:sz="0" w:space="0" w:color="auto"/>
                        <w:left w:val="none" w:sz="0" w:space="0" w:color="auto"/>
                        <w:bottom w:val="none" w:sz="0" w:space="0" w:color="auto"/>
                        <w:right w:val="none" w:sz="0" w:space="0" w:color="auto"/>
                      </w:divBdr>
                    </w:div>
                  </w:divsChild>
                </w:div>
                <w:div w:id="1894929025">
                  <w:marLeft w:val="0"/>
                  <w:marRight w:val="0"/>
                  <w:marTop w:val="0"/>
                  <w:marBottom w:val="0"/>
                  <w:divBdr>
                    <w:top w:val="none" w:sz="0" w:space="0" w:color="auto"/>
                    <w:left w:val="none" w:sz="0" w:space="0" w:color="auto"/>
                    <w:bottom w:val="none" w:sz="0" w:space="0" w:color="auto"/>
                    <w:right w:val="none" w:sz="0" w:space="0" w:color="auto"/>
                  </w:divBdr>
                  <w:divsChild>
                    <w:div w:id="1060059326">
                      <w:marLeft w:val="0"/>
                      <w:marRight w:val="0"/>
                      <w:marTop w:val="0"/>
                      <w:marBottom w:val="0"/>
                      <w:divBdr>
                        <w:top w:val="none" w:sz="0" w:space="0" w:color="auto"/>
                        <w:left w:val="none" w:sz="0" w:space="0" w:color="auto"/>
                        <w:bottom w:val="none" w:sz="0" w:space="0" w:color="auto"/>
                        <w:right w:val="none" w:sz="0" w:space="0" w:color="auto"/>
                      </w:divBdr>
                    </w:div>
                  </w:divsChild>
                </w:div>
                <w:div w:id="1943301251">
                  <w:marLeft w:val="0"/>
                  <w:marRight w:val="0"/>
                  <w:marTop w:val="0"/>
                  <w:marBottom w:val="0"/>
                  <w:divBdr>
                    <w:top w:val="none" w:sz="0" w:space="0" w:color="auto"/>
                    <w:left w:val="none" w:sz="0" w:space="0" w:color="auto"/>
                    <w:bottom w:val="none" w:sz="0" w:space="0" w:color="auto"/>
                    <w:right w:val="none" w:sz="0" w:space="0" w:color="auto"/>
                  </w:divBdr>
                  <w:divsChild>
                    <w:div w:id="313068871">
                      <w:marLeft w:val="0"/>
                      <w:marRight w:val="0"/>
                      <w:marTop w:val="0"/>
                      <w:marBottom w:val="0"/>
                      <w:divBdr>
                        <w:top w:val="none" w:sz="0" w:space="0" w:color="auto"/>
                        <w:left w:val="none" w:sz="0" w:space="0" w:color="auto"/>
                        <w:bottom w:val="none" w:sz="0" w:space="0" w:color="auto"/>
                        <w:right w:val="none" w:sz="0" w:space="0" w:color="auto"/>
                      </w:divBdr>
                    </w:div>
                  </w:divsChild>
                </w:div>
                <w:div w:id="2085028767">
                  <w:marLeft w:val="0"/>
                  <w:marRight w:val="0"/>
                  <w:marTop w:val="0"/>
                  <w:marBottom w:val="0"/>
                  <w:divBdr>
                    <w:top w:val="none" w:sz="0" w:space="0" w:color="auto"/>
                    <w:left w:val="none" w:sz="0" w:space="0" w:color="auto"/>
                    <w:bottom w:val="none" w:sz="0" w:space="0" w:color="auto"/>
                    <w:right w:val="none" w:sz="0" w:space="0" w:color="auto"/>
                  </w:divBdr>
                  <w:divsChild>
                    <w:div w:id="6713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45064">
          <w:marLeft w:val="0"/>
          <w:marRight w:val="0"/>
          <w:marTop w:val="0"/>
          <w:marBottom w:val="0"/>
          <w:divBdr>
            <w:top w:val="none" w:sz="0" w:space="0" w:color="auto"/>
            <w:left w:val="none" w:sz="0" w:space="0" w:color="auto"/>
            <w:bottom w:val="none" w:sz="0" w:space="0" w:color="auto"/>
            <w:right w:val="none" w:sz="0" w:space="0" w:color="auto"/>
          </w:divBdr>
        </w:div>
        <w:div w:id="1720130067">
          <w:marLeft w:val="0"/>
          <w:marRight w:val="0"/>
          <w:marTop w:val="0"/>
          <w:marBottom w:val="0"/>
          <w:divBdr>
            <w:top w:val="none" w:sz="0" w:space="0" w:color="auto"/>
            <w:left w:val="none" w:sz="0" w:space="0" w:color="auto"/>
            <w:bottom w:val="none" w:sz="0" w:space="0" w:color="auto"/>
            <w:right w:val="none" w:sz="0" w:space="0" w:color="auto"/>
          </w:divBdr>
        </w:div>
        <w:div w:id="1732196487">
          <w:marLeft w:val="0"/>
          <w:marRight w:val="0"/>
          <w:marTop w:val="0"/>
          <w:marBottom w:val="0"/>
          <w:divBdr>
            <w:top w:val="none" w:sz="0" w:space="0" w:color="auto"/>
            <w:left w:val="none" w:sz="0" w:space="0" w:color="auto"/>
            <w:bottom w:val="none" w:sz="0" w:space="0" w:color="auto"/>
            <w:right w:val="none" w:sz="0" w:space="0" w:color="auto"/>
          </w:divBdr>
        </w:div>
        <w:div w:id="1768767295">
          <w:marLeft w:val="0"/>
          <w:marRight w:val="0"/>
          <w:marTop w:val="0"/>
          <w:marBottom w:val="0"/>
          <w:divBdr>
            <w:top w:val="none" w:sz="0" w:space="0" w:color="auto"/>
            <w:left w:val="none" w:sz="0" w:space="0" w:color="auto"/>
            <w:bottom w:val="none" w:sz="0" w:space="0" w:color="auto"/>
            <w:right w:val="none" w:sz="0" w:space="0" w:color="auto"/>
          </w:divBdr>
        </w:div>
        <w:div w:id="1800108882">
          <w:marLeft w:val="0"/>
          <w:marRight w:val="0"/>
          <w:marTop w:val="0"/>
          <w:marBottom w:val="0"/>
          <w:divBdr>
            <w:top w:val="none" w:sz="0" w:space="0" w:color="auto"/>
            <w:left w:val="none" w:sz="0" w:space="0" w:color="auto"/>
            <w:bottom w:val="none" w:sz="0" w:space="0" w:color="auto"/>
            <w:right w:val="none" w:sz="0" w:space="0" w:color="auto"/>
          </w:divBdr>
        </w:div>
        <w:div w:id="1806047251">
          <w:marLeft w:val="0"/>
          <w:marRight w:val="0"/>
          <w:marTop w:val="0"/>
          <w:marBottom w:val="0"/>
          <w:divBdr>
            <w:top w:val="none" w:sz="0" w:space="0" w:color="auto"/>
            <w:left w:val="none" w:sz="0" w:space="0" w:color="auto"/>
            <w:bottom w:val="none" w:sz="0" w:space="0" w:color="auto"/>
            <w:right w:val="none" w:sz="0" w:space="0" w:color="auto"/>
          </w:divBdr>
        </w:div>
        <w:div w:id="1859924733">
          <w:marLeft w:val="0"/>
          <w:marRight w:val="0"/>
          <w:marTop w:val="0"/>
          <w:marBottom w:val="0"/>
          <w:divBdr>
            <w:top w:val="none" w:sz="0" w:space="0" w:color="auto"/>
            <w:left w:val="none" w:sz="0" w:space="0" w:color="auto"/>
            <w:bottom w:val="none" w:sz="0" w:space="0" w:color="auto"/>
            <w:right w:val="none" w:sz="0" w:space="0" w:color="auto"/>
          </w:divBdr>
        </w:div>
        <w:div w:id="1861820255">
          <w:marLeft w:val="0"/>
          <w:marRight w:val="0"/>
          <w:marTop w:val="0"/>
          <w:marBottom w:val="0"/>
          <w:divBdr>
            <w:top w:val="none" w:sz="0" w:space="0" w:color="auto"/>
            <w:left w:val="none" w:sz="0" w:space="0" w:color="auto"/>
            <w:bottom w:val="none" w:sz="0" w:space="0" w:color="auto"/>
            <w:right w:val="none" w:sz="0" w:space="0" w:color="auto"/>
          </w:divBdr>
        </w:div>
        <w:div w:id="1874339786">
          <w:marLeft w:val="0"/>
          <w:marRight w:val="0"/>
          <w:marTop w:val="0"/>
          <w:marBottom w:val="0"/>
          <w:divBdr>
            <w:top w:val="none" w:sz="0" w:space="0" w:color="auto"/>
            <w:left w:val="none" w:sz="0" w:space="0" w:color="auto"/>
            <w:bottom w:val="none" w:sz="0" w:space="0" w:color="auto"/>
            <w:right w:val="none" w:sz="0" w:space="0" w:color="auto"/>
          </w:divBdr>
        </w:div>
        <w:div w:id="1877740786">
          <w:marLeft w:val="0"/>
          <w:marRight w:val="0"/>
          <w:marTop w:val="0"/>
          <w:marBottom w:val="0"/>
          <w:divBdr>
            <w:top w:val="none" w:sz="0" w:space="0" w:color="auto"/>
            <w:left w:val="none" w:sz="0" w:space="0" w:color="auto"/>
            <w:bottom w:val="none" w:sz="0" w:space="0" w:color="auto"/>
            <w:right w:val="none" w:sz="0" w:space="0" w:color="auto"/>
          </w:divBdr>
        </w:div>
        <w:div w:id="1880320879">
          <w:marLeft w:val="0"/>
          <w:marRight w:val="0"/>
          <w:marTop w:val="0"/>
          <w:marBottom w:val="0"/>
          <w:divBdr>
            <w:top w:val="none" w:sz="0" w:space="0" w:color="auto"/>
            <w:left w:val="none" w:sz="0" w:space="0" w:color="auto"/>
            <w:bottom w:val="none" w:sz="0" w:space="0" w:color="auto"/>
            <w:right w:val="none" w:sz="0" w:space="0" w:color="auto"/>
          </w:divBdr>
        </w:div>
        <w:div w:id="1903247743">
          <w:marLeft w:val="0"/>
          <w:marRight w:val="0"/>
          <w:marTop w:val="0"/>
          <w:marBottom w:val="0"/>
          <w:divBdr>
            <w:top w:val="none" w:sz="0" w:space="0" w:color="auto"/>
            <w:left w:val="none" w:sz="0" w:space="0" w:color="auto"/>
            <w:bottom w:val="none" w:sz="0" w:space="0" w:color="auto"/>
            <w:right w:val="none" w:sz="0" w:space="0" w:color="auto"/>
          </w:divBdr>
        </w:div>
        <w:div w:id="1956016367">
          <w:marLeft w:val="0"/>
          <w:marRight w:val="0"/>
          <w:marTop w:val="0"/>
          <w:marBottom w:val="0"/>
          <w:divBdr>
            <w:top w:val="none" w:sz="0" w:space="0" w:color="auto"/>
            <w:left w:val="none" w:sz="0" w:space="0" w:color="auto"/>
            <w:bottom w:val="none" w:sz="0" w:space="0" w:color="auto"/>
            <w:right w:val="none" w:sz="0" w:space="0" w:color="auto"/>
          </w:divBdr>
        </w:div>
        <w:div w:id="1991788057">
          <w:marLeft w:val="0"/>
          <w:marRight w:val="0"/>
          <w:marTop w:val="0"/>
          <w:marBottom w:val="0"/>
          <w:divBdr>
            <w:top w:val="none" w:sz="0" w:space="0" w:color="auto"/>
            <w:left w:val="none" w:sz="0" w:space="0" w:color="auto"/>
            <w:bottom w:val="none" w:sz="0" w:space="0" w:color="auto"/>
            <w:right w:val="none" w:sz="0" w:space="0" w:color="auto"/>
          </w:divBdr>
        </w:div>
        <w:div w:id="2142963350">
          <w:marLeft w:val="0"/>
          <w:marRight w:val="0"/>
          <w:marTop w:val="0"/>
          <w:marBottom w:val="0"/>
          <w:divBdr>
            <w:top w:val="none" w:sz="0" w:space="0" w:color="auto"/>
            <w:left w:val="none" w:sz="0" w:space="0" w:color="auto"/>
            <w:bottom w:val="none" w:sz="0" w:space="0" w:color="auto"/>
            <w:right w:val="none" w:sz="0" w:space="0" w:color="auto"/>
          </w:divBdr>
        </w:div>
      </w:divsChild>
    </w:div>
    <w:div w:id="373623204">
      <w:bodyDiv w:val="1"/>
      <w:marLeft w:val="0"/>
      <w:marRight w:val="0"/>
      <w:marTop w:val="0"/>
      <w:marBottom w:val="0"/>
      <w:divBdr>
        <w:top w:val="none" w:sz="0" w:space="0" w:color="auto"/>
        <w:left w:val="none" w:sz="0" w:space="0" w:color="auto"/>
        <w:bottom w:val="none" w:sz="0" w:space="0" w:color="auto"/>
        <w:right w:val="none" w:sz="0" w:space="0" w:color="auto"/>
      </w:divBdr>
      <w:divsChild>
        <w:div w:id="609819223">
          <w:marLeft w:val="0"/>
          <w:marRight w:val="0"/>
          <w:marTop w:val="0"/>
          <w:marBottom w:val="0"/>
          <w:divBdr>
            <w:top w:val="none" w:sz="0" w:space="0" w:color="auto"/>
            <w:left w:val="none" w:sz="0" w:space="0" w:color="auto"/>
            <w:bottom w:val="none" w:sz="0" w:space="0" w:color="auto"/>
            <w:right w:val="none" w:sz="0" w:space="0" w:color="auto"/>
          </w:divBdr>
        </w:div>
        <w:div w:id="1432120358">
          <w:marLeft w:val="0"/>
          <w:marRight w:val="0"/>
          <w:marTop w:val="0"/>
          <w:marBottom w:val="0"/>
          <w:divBdr>
            <w:top w:val="none" w:sz="0" w:space="0" w:color="auto"/>
            <w:left w:val="none" w:sz="0" w:space="0" w:color="auto"/>
            <w:bottom w:val="none" w:sz="0" w:space="0" w:color="auto"/>
            <w:right w:val="none" w:sz="0" w:space="0" w:color="auto"/>
          </w:divBdr>
        </w:div>
      </w:divsChild>
    </w:div>
    <w:div w:id="579022134">
      <w:bodyDiv w:val="1"/>
      <w:marLeft w:val="0"/>
      <w:marRight w:val="0"/>
      <w:marTop w:val="0"/>
      <w:marBottom w:val="0"/>
      <w:divBdr>
        <w:top w:val="none" w:sz="0" w:space="0" w:color="auto"/>
        <w:left w:val="none" w:sz="0" w:space="0" w:color="auto"/>
        <w:bottom w:val="none" w:sz="0" w:space="0" w:color="auto"/>
        <w:right w:val="none" w:sz="0" w:space="0" w:color="auto"/>
      </w:divBdr>
      <w:divsChild>
        <w:div w:id="1048602215">
          <w:marLeft w:val="0"/>
          <w:marRight w:val="0"/>
          <w:marTop w:val="0"/>
          <w:marBottom w:val="0"/>
          <w:divBdr>
            <w:top w:val="none" w:sz="0" w:space="0" w:color="auto"/>
            <w:left w:val="none" w:sz="0" w:space="0" w:color="auto"/>
            <w:bottom w:val="none" w:sz="0" w:space="0" w:color="auto"/>
            <w:right w:val="none" w:sz="0" w:space="0" w:color="auto"/>
          </w:divBdr>
        </w:div>
        <w:div w:id="1977056893">
          <w:marLeft w:val="0"/>
          <w:marRight w:val="0"/>
          <w:marTop w:val="0"/>
          <w:marBottom w:val="0"/>
          <w:divBdr>
            <w:top w:val="none" w:sz="0" w:space="0" w:color="auto"/>
            <w:left w:val="none" w:sz="0" w:space="0" w:color="auto"/>
            <w:bottom w:val="none" w:sz="0" w:space="0" w:color="auto"/>
            <w:right w:val="none" w:sz="0" w:space="0" w:color="auto"/>
          </w:divBdr>
        </w:div>
      </w:divsChild>
    </w:div>
    <w:div w:id="788475183">
      <w:bodyDiv w:val="1"/>
      <w:marLeft w:val="0"/>
      <w:marRight w:val="0"/>
      <w:marTop w:val="0"/>
      <w:marBottom w:val="0"/>
      <w:divBdr>
        <w:top w:val="none" w:sz="0" w:space="0" w:color="auto"/>
        <w:left w:val="none" w:sz="0" w:space="0" w:color="auto"/>
        <w:bottom w:val="none" w:sz="0" w:space="0" w:color="auto"/>
        <w:right w:val="none" w:sz="0" w:space="0" w:color="auto"/>
      </w:divBdr>
      <w:divsChild>
        <w:div w:id="77948936">
          <w:marLeft w:val="0"/>
          <w:marRight w:val="0"/>
          <w:marTop w:val="0"/>
          <w:marBottom w:val="0"/>
          <w:divBdr>
            <w:top w:val="none" w:sz="0" w:space="0" w:color="auto"/>
            <w:left w:val="none" w:sz="0" w:space="0" w:color="auto"/>
            <w:bottom w:val="none" w:sz="0" w:space="0" w:color="auto"/>
            <w:right w:val="none" w:sz="0" w:space="0" w:color="auto"/>
          </w:divBdr>
        </w:div>
        <w:div w:id="155658753">
          <w:marLeft w:val="0"/>
          <w:marRight w:val="0"/>
          <w:marTop w:val="0"/>
          <w:marBottom w:val="0"/>
          <w:divBdr>
            <w:top w:val="none" w:sz="0" w:space="0" w:color="auto"/>
            <w:left w:val="none" w:sz="0" w:space="0" w:color="auto"/>
            <w:bottom w:val="none" w:sz="0" w:space="0" w:color="auto"/>
            <w:right w:val="none" w:sz="0" w:space="0" w:color="auto"/>
          </w:divBdr>
        </w:div>
        <w:div w:id="167184096">
          <w:marLeft w:val="0"/>
          <w:marRight w:val="0"/>
          <w:marTop w:val="0"/>
          <w:marBottom w:val="0"/>
          <w:divBdr>
            <w:top w:val="none" w:sz="0" w:space="0" w:color="auto"/>
            <w:left w:val="none" w:sz="0" w:space="0" w:color="auto"/>
            <w:bottom w:val="none" w:sz="0" w:space="0" w:color="auto"/>
            <w:right w:val="none" w:sz="0" w:space="0" w:color="auto"/>
          </w:divBdr>
        </w:div>
        <w:div w:id="376508160">
          <w:marLeft w:val="0"/>
          <w:marRight w:val="0"/>
          <w:marTop w:val="0"/>
          <w:marBottom w:val="0"/>
          <w:divBdr>
            <w:top w:val="none" w:sz="0" w:space="0" w:color="auto"/>
            <w:left w:val="none" w:sz="0" w:space="0" w:color="auto"/>
            <w:bottom w:val="none" w:sz="0" w:space="0" w:color="auto"/>
            <w:right w:val="none" w:sz="0" w:space="0" w:color="auto"/>
          </w:divBdr>
        </w:div>
        <w:div w:id="461114588">
          <w:marLeft w:val="0"/>
          <w:marRight w:val="0"/>
          <w:marTop w:val="0"/>
          <w:marBottom w:val="0"/>
          <w:divBdr>
            <w:top w:val="none" w:sz="0" w:space="0" w:color="auto"/>
            <w:left w:val="none" w:sz="0" w:space="0" w:color="auto"/>
            <w:bottom w:val="none" w:sz="0" w:space="0" w:color="auto"/>
            <w:right w:val="none" w:sz="0" w:space="0" w:color="auto"/>
          </w:divBdr>
        </w:div>
        <w:div w:id="616764149">
          <w:marLeft w:val="0"/>
          <w:marRight w:val="0"/>
          <w:marTop w:val="0"/>
          <w:marBottom w:val="0"/>
          <w:divBdr>
            <w:top w:val="none" w:sz="0" w:space="0" w:color="auto"/>
            <w:left w:val="none" w:sz="0" w:space="0" w:color="auto"/>
            <w:bottom w:val="none" w:sz="0" w:space="0" w:color="auto"/>
            <w:right w:val="none" w:sz="0" w:space="0" w:color="auto"/>
          </w:divBdr>
          <w:divsChild>
            <w:div w:id="438987731">
              <w:marLeft w:val="-75"/>
              <w:marRight w:val="0"/>
              <w:marTop w:val="30"/>
              <w:marBottom w:val="30"/>
              <w:divBdr>
                <w:top w:val="none" w:sz="0" w:space="0" w:color="auto"/>
                <w:left w:val="none" w:sz="0" w:space="0" w:color="auto"/>
                <w:bottom w:val="none" w:sz="0" w:space="0" w:color="auto"/>
                <w:right w:val="none" w:sz="0" w:space="0" w:color="auto"/>
              </w:divBdr>
              <w:divsChild>
                <w:div w:id="51972518">
                  <w:marLeft w:val="0"/>
                  <w:marRight w:val="0"/>
                  <w:marTop w:val="0"/>
                  <w:marBottom w:val="0"/>
                  <w:divBdr>
                    <w:top w:val="none" w:sz="0" w:space="0" w:color="auto"/>
                    <w:left w:val="none" w:sz="0" w:space="0" w:color="auto"/>
                    <w:bottom w:val="none" w:sz="0" w:space="0" w:color="auto"/>
                    <w:right w:val="none" w:sz="0" w:space="0" w:color="auto"/>
                  </w:divBdr>
                  <w:divsChild>
                    <w:div w:id="348676596">
                      <w:marLeft w:val="0"/>
                      <w:marRight w:val="0"/>
                      <w:marTop w:val="0"/>
                      <w:marBottom w:val="0"/>
                      <w:divBdr>
                        <w:top w:val="none" w:sz="0" w:space="0" w:color="auto"/>
                        <w:left w:val="none" w:sz="0" w:space="0" w:color="auto"/>
                        <w:bottom w:val="none" w:sz="0" w:space="0" w:color="auto"/>
                        <w:right w:val="none" w:sz="0" w:space="0" w:color="auto"/>
                      </w:divBdr>
                    </w:div>
                  </w:divsChild>
                </w:div>
                <w:div w:id="116066525">
                  <w:marLeft w:val="0"/>
                  <w:marRight w:val="0"/>
                  <w:marTop w:val="0"/>
                  <w:marBottom w:val="0"/>
                  <w:divBdr>
                    <w:top w:val="none" w:sz="0" w:space="0" w:color="auto"/>
                    <w:left w:val="none" w:sz="0" w:space="0" w:color="auto"/>
                    <w:bottom w:val="none" w:sz="0" w:space="0" w:color="auto"/>
                    <w:right w:val="none" w:sz="0" w:space="0" w:color="auto"/>
                  </w:divBdr>
                  <w:divsChild>
                    <w:div w:id="1073550471">
                      <w:marLeft w:val="0"/>
                      <w:marRight w:val="0"/>
                      <w:marTop w:val="0"/>
                      <w:marBottom w:val="0"/>
                      <w:divBdr>
                        <w:top w:val="none" w:sz="0" w:space="0" w:color="auto"/>
                        <w:left w:val="none" w:sz="0" w:space="0" w:color="auto"/>
                        <w:bottom w:val="none" w:sz="0" w:space="0" w:color="auto"/>
                        <w:right w:val="none" w:sz="0" w:space="0" w:color="auto"/>
                      </w:divBdr>
                    </w:div>
                  </w:divsChild>
                </w:div>
                <w:div w:id="131604440">
                  <w:marLeft w:val="0"/>
                  <w:marRight w:val="0"/>
                  <w:marTop w:val="0"/>
                  <w:marBottom w:val="0"/>
                  <w:divBdr>
                    <w:top w:val="none" w:sz="0" w:space="0" w:color="auto"/>
                    <w:left w:val="none" w:sz="0" w:space="0" w:color="auto"/>
                    <w:bottom w:val="none" w:sz="0" w:space="0" w:color="auto"/>
                    <w:right w:val="none" w:sz="0" w:space="0" w:color="auto"/>
                  </w:divBdr>
                  <w:divsChild>
                    <w:div w:id="195894050">
                      <w:marLeft w:val="0"/>
                      <w:marRight w:val="0"/>
                      <w:marTop w:val="0"/>
                      <w:marBottom w:val="0"/>
                      <w:divBdr>
                        <w:top w:val="none" w:sz="0" w:space="0" w:color="auto"/>
                        <w:left w:val="none" w:sz="0" w:space="0" w:color="auto"/>
                        <w:bottom w:val="none" w:sz="0" w:space="0" w:color="auto"/>
                        <w:right w:val="none" w:sz="0" w:space="0" w:color="auto"/>
                      </w:divBdr>
                    </w:div>
                  </w:divsChild>
                </w:div>
                <w:div w:id="261109316">
                  <w:marLeft w:val="0"/>
                  <w:marRight w:val="0"/>
                  <w:marTop w:val="0"/>
                  <w:marBottom w:val="0"/>
                  <w:divBdr>
                    <w:top w:val="none" w:sz="0" w:space="0" w:color="auto"/>
                    <w:left w:val="none" w:sz="0" w:space="0" w:color="auto"/>
                    <w:bottom w:val="none" w:sz="0" w:space="0" w:color="auto"/>
                    <w:right w:val="none" w:sz="0" w:space="0" w:color="auto"/>
                  </w:divBdr>
                  <w:divsChild>
                    <w:div w:id="1373118947">
                      <w:marLeft w:val="0"/>
                      <w:marRight w:val="0"/>
                      <w:marTop w:val="0"/>
                      <w:marBottom w:val="0"/>
                      <w:divBdr>
                        <w:top w:val="none" w:sz="0" w:space="0" w:color="auto"/>
                        <w:left w:val="none" w:sz="0" w:space="0" w:color="auto"/>
                        <w:bottom w:val="none" w:sz="0" w:space="0" w:color="auto"/>
                        <w:right w:val="none" w:sz="0" w:space="0" w:color="auto"/>
                      </w:divBdr>
                    </w:div>
                  </w:divsChild>
                </w:div>
                <w:div w:id="617637667">
                  <w:marLeft w:val="0"/>
                  <w:marRight w:val="0"/>
                  <w:marTop w:val="0"/>
                  <w:marBottom w:val="0"/>
                  <w:divBdr>
                    <w:top w:val="none" w:sz="0" w:space="0" w:color="auto"/>
                    <w:left w:val="none" w:sz="0" w:space="0" w:color="auto"/>
                    <w:bottom w:val="none" w:sz="0" w:space="0" w:color="auto"/>
                    <w:right w:val="none" w:sz="0" w:space="0" w:color="auto"/>
                  </w:divBdr>
                  <w:divsChild>
                    <w:div w:id="1019545244">
                      <w:marLeft w:val="0"/>
                      <w:marRight w:val="0"/>
                      <w:marTop w:val="0"/>
                      <w:marBottom w:val="0"/>
                      <w:divBdr>
                        <w:top w:val="none" w:sz="0" w:space="0" w:color="auto"/>
                        <w:left w:val="none" w:sz="0" w:space="0" w:color="auto"/>
                        <w:bottom w:val="none" w:sz="0" w:space="0" w:color="auto"/>
                        <w:right w:val="none" w:sz="0" w:space="0" w:color="auto"/>
                      </w:divBdr>
                    </w:div>
                  </w:divsChild>
                </w:div>
                <w:div w:id="726226251">
                  <w:marLeft w:val="0"/>
                  <w:marRight w:val="0"/>
                  <w:marTop w:val="0"/>
                  <w:marBottom w:val="0"/>
                  <w:divBdr>
                    <w:top w:val="none" w:sz="0" w:space="0" w:color="auto"/>
                    <w:left w:val="none" w:sz="0" w:space="0" w:color="auto"/>
                    <w:bottom w:val="none" w:sz="0" w:space="0" w:color="auto"/>
                    <w:right w:val="none" w:sz="0" w:space="0" w:color="auto"/>
                  </w:divBdr>
                  <w:divsChild>
                    <w:div w:id="820385701">
                      <w:marLeft w:val="0"/>
                      <w:marRight w:val="0"/>
                      <w:marTop w:val="0"/>
                      <w:marBottom w:val="0"/>
                      <w:divBdr>
                        <w:top w:val="none" w:sz="0" w:space="0" w:color="auto"/>
                        <w:left w:val="none" w:sz="0" w:space="0" w:color="auto"/>
                        <w:bottom w:val="none" w:sz="0" w:space="0" w:color="auto"/>
                        <w:right w:val="none" w:sz="0" w:space="0" w:color="auto"/>
                      </w:divBdr>
                    </w:div>
                  </w:divsChild>
                </w:div>
                <w:div w:id="866062139">
                  <w:marLeft w:val="0"/>
                  <w:marRight w:val="0"/>
                  <w:marTop w:val="0"/>
                  <w:marBottom w:val="0"/>
                  <w:divBdr>
                    <w:top w:val="none" w:sz="0" w:space="0" w:color="auto"/>
                    <w:left w:val="none" w:sz="0" w:space="0" w:color="auto"/>
                    <w:bottom w:val="none" w:sz="0" w:space="0" w:color="auto"/>
                    <w:right w:val="none" w:sz="0" w:space="0" w:color="auto"/>
                  </w:divBdr>
                  <w:divsChild>
                    <w:div w:id="1447699817">
                      <w:marLeft w:val="0"/>
                      <w:marRight w:val="0"/>
                      <w:marTop w:val="0"/>
                      <w:marBottom w:val="0"/>
                      <w:divBdr>
                        <w:top w:val="none" w:sz="0" w:space="0" w:color="auto"/>
                        <w:left w:val="none" w:sz="0" w:space="0" w:color="auto"/>
                        <w:bottom w:val="none" w:sz="0" w:space="0" w:color="auto"/>
                        <w:right w:val="none" w:sz="0" w:space="0" w:color="auto"/>
                      </w:divBdr>
                    </w:div>
                  </w:divsChild>
                </w:div>
                <w:div w:id="918444851">
                  <w:marLeft w:val="0"/>
                  <w:marRight w:val="0"/>
                  <w:marTop w:val="0"/>
                  <w:marBottom w:val="0"/>
                  <w:divBdr>
                    <w:top w:val="none" w:sz="0" w:space="0" w:color="auto"/>
                    <w:left w:val="none" w:sz="0" w:space="0" w:color="auto"/>
                    <w:bottom w:val="none" w:sz="0" w:space="0" w:color="auto"/>
                    <w:right w:val="none" w:sz="0" w:space="0" w:color="auto"/>
                  </w:divBdr>
                  <w:divsChild>
                    <w:div w:id="1608804834">
                      <w:marLeft w:val="0"/>
                      <w:marRight w:val="0"/>
                      <w:marTop w:val="0"/>
                      <w:marBottom w:val="0"/>
                      <w:divBdr>
                        <w:top w:val="none" w:sz="0" w:space="0" w:color="auto"/>
                        <w:left w:val="none" w:sz="0" w:space="0" w:color="auto"/>
                        <w:bottom w:val="none" w:sz="0" w:space="0" w:color="auto"/>
                        <w:right w:val="none" w:sz="0" w:space="0" w:color="auto"/>
                      </w:divBdr>
                    </w:div>
                  </w:divsChild>
                </w:div>
                <w:div w:id="1070999228">
                  <w:marLeft w:val="0"/>
                  <w:marRight w:val="0"/>
                  <w:marTop w:val="0"/>
                  <w:marBottom w:val="0"/>
                  <w:divBdr>
                    <w:top w:val="none" w:sz="0" w:space="0" w:color="auto"/>
                    <w:left w:val="none" w:sz="0" w:space="0" w:color="auto"/>
                    <w:bottom w:val="none" w:sz="0" w:space="0" w:color="auto"/>
                    <w:right w:val="none" w:sz="0" w:space="0" w:color="auto"/>
                  </w:divBdr>
                  <w:divsChild>
                    <w:div w:id="1645698960">
                      <w:marLeft w:val="0"/>
                      <w:marRight w:val="0"/>
                      <w:marTop w:val="0"/>
                      <w:marBottom w:val="0"/>
                      <w:divBdr>
                        <w:top w:val="none" w:sz="0" w:space="0" w:color="auto"/>
                        <w:left w:val="none" w:sz="0" w:space="0" w:color="auto"/>
                        <w:bottom w:val="none" w:sz="0" w:space="0" w:color="auto"/>
                        <w:right w:val="none" w:sz="0" w:space="0" w:color="auto"/>
                      </w:divBdr>
                    </w:div>
                  </w:divsChild>
                </w:div>
                <w:div w:id="1318539121">
                  <w:marLeft w:val="0"/>
                  <w:marRight w:val="0"/>
                  <w:marTop w:val="0"/>
                  <w:marBottom w:val="0"/>
                  <w:divBdr>
                    <w:top w:val="none" w:sz="0" w:space="0" w:color="auto"/>
                    <w:left w:val="none" w:sz="0" w:space="0" w:color="auto"/>
                    <w:bottom w:val="none" w:sz="0" w:space="0" w:color="auto"/>
                    <w:right w:val="none" w:sz="0" w:space="0" w:color="auto"/>
                  </w:divBdr>
                  <w:divsChild>
                    <w:div w:id="491138250">
                      <w:marLeft w:val="0"/>
                      <w:marRight w:val="0"/>
                      <w:marTop w:val="0"/>
                      <w:marBottom w:val="0"/>
                      <w:divBdr>
                        <w:top w:val="none" w:sz="0" w:space="0" w:color="auto"/>
                        <w:left w:val="none" w:sz="0" w:space="0" w:color="auto"/>
                        <w:bottom w:val="none" w:sz="0" w:space="0" w:color="auto"/>
                        <w:right w:val="none" w:sz="0" w:space="0" w:color="auto"/>
                      </w:divBdr>
                    </w:div>
                  </w:divsChild>
                </w:div>
                <w:div w:id="1469737051">
                  <w:marLeft w:val="0"/>
                  <w:marRight w:val="0"/>
                  <w:marTop w:val="0"/>
                  <w:marBottom w:val="0"/>
                  <w:divBdr>
                    <w:top w:val="none" w:sz="0" w:space="0" w:color="auto"/>
                    <w:left w:val="none" w:sz="0" w:space="0" w:color="auto"/>
                    <w:bottom w:val="none" w:sz="0" w:space="0" w:color="auto"/>
                    <w:right w:val="none" w:sz="0" w:space="0" w:color="auto"/>
                  </w:divBdr>
                  <w:divsChild>
                    <w:div w:id="1155532693">
                      <w:marLeft w:val="0"/>
                      <w:marRight w:val="0"/>
                      <w:marTop w:val="0"/>
                      <w:marBottom w:val="0"/>
                      <w:divBdr>
                        <w:top w:val="none" w:sz="0" w:space="0" w:color="auto"/>
                        <w:left w:val="none" w:sz="0" w:space="0" w:color="auto"/>
                        <w:bottom w:val="none" w:sz="0" w:space="0" w:color="auto"/>
                        <w:right w:val="none" w:sz="0" w:space="0" w:color="auto"/>
                      </w:divBdr>
                    </w:div>
                  </w:divsChild>
                </w:div>
                <w:div w:id="1946383934">
                  <w:marLeft w:val="0"/>
                  <w:marRight w:val="0"/>
                  <w:marTop w:val="0"/>
                  <w:marBottom w:val="0"/>
                  <w:divBdr>
                    <w:top w:val="none" w:sz="0" w:space="0" w:color="auto"/>
                    <w:left w:val="none" w:sz="0" w:space="0" w:color="auto"/>
                    <w:bottom w:val="none" w:sz="0" w:space="0" w:color="auto"/>
                    <w:right w:val="none" w:sz="0" w:space="0" w:color="auto"/>
                  </w:divBdr>
                  <w:divsChild>
                    <w:div w:id="15043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93952">
          <w:marLeft w:val="0"/>
          <w:marRight w:val="0"/>
          <w:marTop w:val="0"/>
          <w:marBottom w:val="0"/>
          <w:divBdr>
            <w:top w:val="none" w:sz="0" w:space="0" w:color="auto"/>
            <w:left w:val="none" w:sz="0" w:space="0" w:color="auto"/>
            <w:bottom w:val="none" w:sz="0" w:space="0" w:color="auto"/>
            <w:right w:val="none" w:sz="0" w:space="0" w:color="auto"/>
          </w:divBdr>
        </w:div>
        <w:div w:id="1099526952">
          <w:marLeft w:val="0"/>
          <w:marRight w:val="0"/>
          <w:marTop w:val="0"/>
          <w:marBottom w:val="0"/>
          <w:divBdr>
            <w:top w:val="none" w:sz="0" w:space="0" w:color="auto"/>
            <w:left w:val="none" w:sz="0" w:space="0" w:color="auto"/>
            <w:bottom w:val="none" w:sz="0" w:space="0" w:color="auto"/>
            <w:right w:val="none" w:sz="0" w:space="0" w:color="auto"/>
          </w:divBdr>
        </w:div>
        <w:div w:id="1154831069">
          <w:marLeft w:val="0"/>
          <w:marRight w:val="0"/>
          <w:marTop w:val="0"/>
          <w:marBottom w:val="0"/>
          <w:divBdr>
            <w:top w:val="none" w:sz="0" w:space="0" w:color="auto"/>
            <w:left w:val="none" w:sz="0" w:space="0" w:color="auto"/>
            <w:bottom w:val="none" w:sz="0" w:space="0" w:color="auto"/>
            <w:right w:val="none" w:sz="0" w:space="0" w:color="auto"/>
          </w:divBdr>
        </w:div>
        <w:div w:id="1401489671">
          <w:marLeft w:val="0"/>
          <w:marRight w:val="0"/>
          <w:marTop w:val="0"/>
          <w:marBottom w:val="0"/>
          <w:divBdr>
            <w:top w:val="none" w:sz="0" w:space="0" w:color="auto"/>
            <w:left w:val="none" w:sz="0" w:space="0" w:color="auto"/>
            <w:bottom w:val="none" w:sz="0" w:space="0" w:color="auto"/>
            <w:right w:val="none" w:sz="0" w:space="0" w:color="auto"/>
          </w:divBdr>
        </w:div>
        <w:div w:id="1525753622">
          <w:marLeft w:val="0"/>
          <w:marRight w:val="0"/>
          <w:marTop w:val="0"/>
          <w:marBottom w:val="0"/>
          <w:divBdr>
            <w:top w:val="none" w:sz="0" w:space="0" w:color="auto"/>
            <w:left w:val="none" w:sz="0" w:space="0" w:color="auto"/>
            <w:bottom w:val="none" w:sz="0" w:space="0" w:color="auto"/>
            <w:right w:val="none" w:sz="0" w:space="0" w:color="auto"/>
          </w:divBdr>
        </w:div>
        <w:div w:id="1664965413">
          <w:marLeft w:val="0"/>
          <w:marRight w:val="0"/>
          <w:marTop w:val="0"/>
          <w:marBottom w:val="0"/>
          <w:divBdr>
            <w:top w:val="none" w:sz="0" w:space="0" w:color="auto"/>
            <w:left w:val="none" w:sz="0" w:space="0" w:color="auto"/>
            <w:bottom w:val="none" w:sz="0" w:space="0" w:color="auto"/>
            <w:right w:val="none" w:sz="0" w:space="0" w:color="auto"/>
          </w:divBdr>
        </w:div>
        <w:div w:id="1981767623">
          <w:marLeft w:val="0"/>
          <w:marRight w:val="0"/>
          <w:marTop w:val="0"/>
          <w:marBottom w:val="0"/>
          <w:divBdr>
            <w:top w:val="none" w:sz="0" w:space="0" w:color="auto"/>
            <w:left w:val="none" w:sz="0" w:space="0" w:color="auto"/>
            <w:bottom w:val="none" w:sz="0" w:space="0" w:color="auto"/>
            <w:right w:val="none" w:sz="0" w:space="0" w:color="auto"/>
          </w:divBdr>
        </w:div>
        <w:div w:id="2119526124">
          <w:marLeft w:val="0"/>
          <w:marRight w:val="0"/>
          <w:marTop w:val="0"/>
          <w:marBottom w:val="0"/>
          <w:divBdr>
            <w:top w:val="none" w:sz="0" w:space="0" w:color="auto"/>
            <w:left w:val="none" w:sz="0" w:space="0" w:color="auto"/>
            <w:bottom w:val="none" w:sz="0" w:space="0" w:color="auto"/>
            <w:right w:val="none" w:sz="0" w:space="0" w:color="auto"/>
          </w:divBdr>
        </w:div>
      </w:divsChild>
    </w:div>
    <w:div w:id="1057096704">
      <w:bodyDiv w:val="1"/>
      <w:marLeft w:val="0"/>
      <w:marRight w:val="0"/>
      <w:marTop w:val="0"/>
      <w:marBottom w:val="0"/>
      <w:divBdr>
        <w:top w:val="none" w:sz="0" w:space="0" w:color="auto"/>
        <w:left w:val="none" w:sz="0" w:space="0" w:color="auto"/>
        <w:bottom w:val="none" w:sz="0" w:space="0" w:color="auto"/>
        <w:right w:val="none" w:sz="0" w:space="0" w:color="auto"/>
      </w:divBdr>
      <w:divsChild>
        <w:div w:id="139885100">
          <w:marLeft w:val="0"/>
          <w:marRight w:val="0"/>
          <w:marTop w:val="0"/>
          <w:marBottom w:val="0"/>
          <w:divBdr>
            <w:top w:val="none" w:sz="0" w:space="0" w:color="auto"/>
            <w:left w:val="none" w:sz="0" w:space="0" w:color="auto"/>
            <w:bottom w:val="none" w:sz="0" w:space="0" w:color="auto"/>
            <w:right w:val="none" w:sz="0" w:space="0" w:color="auto"/>
          </w:divBdr>
          <w:divsChild>
            <w:div w:id="1252355780">
              <w:marLeft w:val="-75"/>
              <w:marRight w:val="0"/>
              <w:marTop w:val="30"/>
              <w:marBottom w:val="30"/>
              <w:divBdr>
                <w:top w:val="none" w:sz="0" w:space="0" w:color="auto"/>
                <w:left w:val="none" w:sz="0" w:space="0" w:color="auto"/>
                <w:bottom w:val="none" w:sz="0" w:space="0" w:color="auto"/>
                <w:right w:val="none" w:sz="0" w:space="0" w:color="auto"/>
              </w:divBdr>
              <w:divsChild>
                <w:div w:id="147215776">
                  <w:marLeft w:val="0"/>
                  <w:marRight w:val="0"/>
                  <w:marTop w:val="0"/>
                  <w:marBottom w:val="0"/>
                  <w:divBdr>
                    <w:top w:val="none" w:sz="0" w:space="0" w:color="auto"/>
                    <w:left w:val="none" w:sz="0" w:space="0" w:color="auto"/>
                    <w:bottom w:val="none" w:sz="0" w:space="0" w:color="auto"/>
                    <w:right w:val="none" w:sz="0" w:space="0" w:color="auto"/>
                  </w:divBdr>
                  <w:divsChild>
                    <w:div w:id="330109046">
                      <w:marLeft w:val="0"/>
                      <w:marRight w:val="0"/>
                      <w:marTop w:val="0"/>
                      <w:marBottom w:val="0"/>
                      <w:divBdr>
                        <w:top w:val="none" w:sz="0" w:space="0" w:color="auto"/>
                        <w:left w:val="none" w:sz="0" w:space="0" w:color="auto"/>
                        <w:bottom w:val="none" w:sz="0" w:space="0" w:color="auto"/>
                        <w:right w:val="none" w:sz="0" w:space="0" w:color="auto"/>
                      </w:divBdr>
                    </w:div>
                  </w:divsChild>
                </w:div>
                <w:div w:id="147408875">
                  <w:marLeft w:val="0"/>
                  <w:marRight w:val="0"/>
                  <w:marTop w:val="0"/>
                  <w:marBottom w:val="0"/>
                  <w:divBdr>
                    <w:top w:val="none" w:sz="0" w:space="0" w:color="auto"/>
                    <w:left w:val="none" w:sz="0" w:space="0" w:color="auto"/>
                    <w:bottom w:val="none" w:sz="0" w:space="0" w:color="auto"/>
                    <w:right w:val="none" w:sz="0" w:space="0" w:color="auto"/>
                  </w:divBdr>
                  <w:divsChild>
                    <w:div w:id="1868563983">
                      <w:marLeft w:val="0"/>
                      <w:marRight w:val="0"/>
                      <w:marTop w:val="0"/>
                      <w:marBottom w:val="0"/>
                      <w:divBdr>
                        <w:top w:val="none" w:sz="0" w:space="0" w:color="auto"/>
                        <w:left w:val="none" w:sz="0" w:space="0" w:color="auto"/>
                        <w:bottom w:val="none" w:sz="0" w:space="0" w:color="auto"/>
                        <w:right w:val="none" w:sz="0" w:space="0" w:color="auto"/>
                      </w:divBdr>
                    </w:div>
                  </w:divsChild>
                </w:div>
                <w:div w:id="203249083">
                  <w:marLeft w:val="0"/>
                  <w:marRight w:val="0"/>
                  <w:marTop w:val="0"/>
                  <w:marBottom w:val="0"/>
                  <w:divBdr>
                    <w:top w:val="none" w:sz="0" w:space="0" w:color="auto"/>
                    <w:left w:val="none" w:sz="0" w:space="0" w:color="auto"/>
                    <w:bottom w:val="none" w:sz="0" w:space="0" w:color="auto"/>
                    <w:right w:val="none" w:sz="0" w:space="0" w:color="auto"/>
                  </w:divBdr>
                  <w:divsChild>
                    <w:div w:id="81800502">
                      <w:marLeft w:val="0"/>
                      <w:marRight w:val="0"/>
                      <w:marTop w:val="0"/>
                      <w:marBottom w:val="0"/>
                      <w:divBdr>
                        <w:top w:val="none" w:sz="0" w:space="0" w:color="auto"/>
                        <w:left w:val="none" w:sz="0" w:space="0" w:color="auto"/>
                        <w:bottom w:val="none" w:sz="0" w:space="0" w:color="auto"/>
                        <w:right w:val="none" w:sz="0" w:space="0" w:color="auto"/>
                      </w:divBdr>
                    </w:div>
                  </w:divsChild>
                </w:div>
                <w:div w:id="264004399">
                  <w:marLeft w:val="0"/>
                  <w:marRight w:val="0"/>
                  <w:marTop w:val="0"/>
                  <w:marBottom w:val="0"/>
                  <w:divBdr>
                    <w:top w:val="none" w:sz="0" w:space="0" w:color="auto"/>
                    <w:left w:val="none" w:sz="0" w:space="0" w:color="auto"/>
                    <w:bottom w:val="none" w:sz="0" w:space="0" w:color="auto"/>
                    <w:right w:val="none" w:sz="0" w:space="0" w:color="auto"/>
                  </w:divBdr>
                  <w:divsChild>
                    <w:div w:id="1485505486">
                      <w:marLeft w:val="0"/>
                      <w:marRight w:val="0"/>
                      <w:marTop w:val="0"/>
                      <w:marBottom w:val="0"/>
                      <w:divBdr>
                        <w:top w:val="none" w:sz="0" w:space="0" w:color="auto"/>
                        <w:left w:val="none" w:sz="0" w:space="0" w:color="auto"/>
                        <w:bottom w:val="none" w:sz="0" w:space="0" w:color="auto"/>
                        <w:right w:val="none" w:sz="0" w:space="0" w:color="auto"/>
                      </w:divBdr>
                    </w:div>
                  </w:divsChild>
                </w:div>
                <w:div w:id="415248267">
                  <w:marLeft w:val="0"/>
                  <w:marRight w:val="0"/>
                  <w:marTop w:val="0"/>
                  <w:marBottom w:val="0"/>
                  <w:divBdr>
                    <w:top w:val="none" w:sz="0" w:space="0" w:color="auto"/>
                    <w:left w:val="none" w:sz="0" w:space="0" w:color="auto"/>
                    <w:bottom w:val="none" w:sz="0" w:space="0" w:color="auto"/>
                    <w:right w:val="none" w:sz="0" w:space="0" w:color="auto"/>
                  </w:divBdr>
                  <w:divsChild>
                    <w:div w:id="26105612">
                      <w:marLeft w:val="0"/>
                      <w:marRight w:val="0"/>
                      <w:marTop w:val="0"/>
                      <w:marBottom w:val="0"/>
                      <w:divBdr>
                        <w:top w:val="none" w:sz="0" w:space="0" w:color="auto"/>
                        <w:left w:val="none" w:sz="0" w:space="0" w:color="auto"/>
                        <w:bottom w:val="none" w:sz="0" w:space="0" w:color="auto"/>
                        <w:right w:val="none" w:sz="0" w:space="0" w:color="auto"/>
                      </w:divBdr>
                    </w:div>
                  </w:divsChild>
                </w:div>
                <w:div w:id="502672167">
                  <w:marLeft w:val="0"/>
                  <w:marRight w:val="0"/>
                  <w:marTop w:val="0"/>
                  <w:marBottom w:val="0"/>
                  <w:divBdr>
                    <w:top w:val="none" w:sz="0" w:space="0" w:color="auto"/>
                    <w:left w:val="none" w:sz="0" w:space="0" w:color="auto"/>
                    <w:bottom w:val="none" w:sz="0" w:space="0" w:color="auto"/>
                    <w:right w:val="none" w:sz="0" w:space="0" w:color="auto"/>
                  </w:divBdr>
                  <w:divsChild>
                    <w:div w:id="575168503">
                      <w:marLeft w:val="0"/>
                      <w:marRight w:val="0"/>
                      <w:marTop w:val="0"/>
                      <w:marBottom w:val="0"/>
                      <w:divBdr>
                        <w:top w:val="none" w:sz="0" w:space="0" w:color="auto"/>
                        <w:left w:val="none" w:sz="0" w:space="0" w:color="auto"/>
                        <w:bottom w:val="none" w:sz="0" w:space="0" w:color="auto"/>
                        <w:right w:val="none" w:sz="0" w:space="0" w:color="auto"/>
                      </w:divBdr>
                    </w:div>
                  </w:divsChild>
                </w:div>
                <w:div w:id="505900780">
                  <w:marLeft w:val="0"/>
                  <w:marRight w:val="0"/>
                  <w:marTop w:val="0"/>
                  <w:marBottom w:val="0"/>
                  <w:divBdr>
                    <w:top w:val="none" w:sz="0" w:space="0" w:color="auto"/>
                    <w:left w:val="none" w:sz="0" w:space="0" w:color="auto"/>
                    <w:bottom w:val="none" w:sz="0" w:space="0" w:color="auto"/>
                    <w:right w:val="none" w:sz="0" w:space="0" w:color="auto"/>
                  </w:divBdr>
                  <w:divsChild>
                    <w:div w:id="1803114576">
                      <w:marLeft w:val="0"/>
                      <w:marRight w:val="0"/>
                      <w:marTop w:val="0"/>
                      <w:marBottom w:val="0"/>
                      <w:divBdr>
                        <w:top w:val="none" w:sz="0" w:space="0" w:color="auto"/>
                        <w:left w:val="none" w:sz="0" w:space="0" w:color="auto"/>
                        <w:bottom w:val="none" w:sz="0" w:space="0" w:color="auto"/>
                        <w:right w:val="none" w:sz="0" w:space="0" w:color="auto"/>
                      </w:divBdr>
                    </w:div>
                  </w:divsChild>
                </w:div>
                <w:div w:id="546572724">
                  <w:marLeft w:val="0"/>
                  <w:marRight w:val="0"/>
                  <w:marTop w:val="0"/>
                  <w:marBottom w:val="0"/>
                  <w:divBdr>
                    <w:top w:val="none" w:sz="0" w:space="0" w:color="auto"/>
                    <w:left w:val="none" w:sz="0" w:space="0" w:color="auto"/>
                    <w:bottom w:val="none" w:sz="0" w:space="0" w:color="auto"/>
                    <w:right w:val="none" w:sz="0" w:space="0" w:color="auto"/>
                  </w:divBdr>
                  <w:divsChild>
                    <w:div w:id="372342537">
                      <w:marLeft w:val="0"/>
                      <w:marRight w:val="0"/>
                      <w:marTop w:val="0"/>
                      <w:marBottom w:val="0"/>
                      <w:divBdr>
                        <w:top w:val="none" w:sz="0" w:space="0" w:color="auto"/>
                        <w:left w:val="none" w:sz="0" w:space="0" w:color="auto"/>
                        <w:bottom w:val="none" w:sz="0" w:space="0" w:color="auto"/>
                        <w:right w:val="none" w:sz="0" w:space="0" w:color="auto"/>
                      </w:divBdr>
                    </w:div>
                  </w:divsChild>
                </w:div>
                <w:div w:id="725374129">
                  <w:marLeft w:val="0"/>
                  <w:marRight w:val="0"/>
                  <w:marTop w:val="0"/>
                  <w:marBottom w:val="0"/>
                  <w:divBdr>
                    <w:top w:val="none" w:sz="0" w:space="0" w:color="auto"/>
                    <w:left w:val="none" w:sz="0" w:space="0" w:color="auto"/>
                    <w:bottom w:val="none" w:sz="0" w:space="0" w:color="auto"/>
                    <w:right w:val="none" w:sz="0" w:space="0" w:color="auto"/>
                  </w:divBdr>
                  <w:divsChild>
                    <w:div w:id="1299605833">
                      <w:marLeft w:val="0"/>
                      <w:marRight w:val="0"/>
                      <w:marTop w:val="0"/>
                      <w:marBottom w:val="0"/>
                      <w:divBdr>
                        <w:top w:val="none" w:sz="0" w:space="0" w:color="auto"/>
                        <w:left w:val="none" w:sz="0" w:space="0" w:color="auto"/>
                        <w:bottom w:val="none" w:sz="0" w:space="0" w:color="auto"/>
                        <w:right w:val="none" w:sz="0" w:space="0" w:color="auto"/>
                      </w:divBdr>
                    </w:div>
                  </w:divsChild>
                </w:div>
                <w:div w:id="863052035">
                  <w:marLeft w:val="0"/>
                  <w:marRight w:val="0"/>
                  <w:marTop w:val="0"/>
                  <w:marBottom w:val="0"/>
                  <w:divBdr>
                    <w:top w:val="none" w:sz="0" w:space="0" w:color="auto"/>
                    <w:left w:val="none" w:sz="0" w:space="0" w:color="auto"/>
                    <w:bottom w:val="none" w:sz="0" w:space="0" w:color="auto"/>
                    <w:right w:val="none" w:sz="0" w:space="0" w:color="auto"/>
                  </w:divBdr>
                  <w:divsChild>
                    <w:div w:id="2028557216">
                      <w:marLeft w:val="0"/>
                      <w:marRight w:val="0"/>
                      <w:marTop w:val="0"/>
                      <w:marBottom w:val="0"/>
                      <w:divBdr>
                        <w:top w:val="none" w:sz="0" w:space="0" w:color="auto"/>
                        <w:left w:val="none" w:sz="0" w:space="0" w:color="auto"/>
                        <w:bottom w:val="none" w:sz="0" w:space="0" w:color="auto"/>
                        <w:right w:val="none" w:sz="0" w:space="0" w:color="auto"/>
                      </w:divBdr>
                    </w:div>
                  </w:divsChild>
                </w:div>
                <w:div w:id="907304261">
                  <w:marLeft w:val="0"/>
                  <w:marRight w:val="0"/>
                  <w:marTop w:val="0"/>
                  <w:marBottom w:val="0"/>
                  <w:divBdr>
                    <w:top w:val="none" w:sz="0" w:space="0" w:color="auto"/>
                    <w:left w:val="none" w:sz="0" w:space="0" w:color="auto"/>
                    <w:bottom w:val="none" w:sz="0" w:space="0" w:color="auto"/>
                    <w:right w:val="none" w:sz="0" w:space="0" w:color="auto"/>
                  </w:divBdr>
                  <w:divsChild>
                    <w:div w:id="247233002">
                      <w:marLeft w:val="0"/>
                      <w:marRight w:val="0"/>
                      <w:marTop w:val="0"/>
                      <w:marBottom w:val="0"/>
                      <w:divBdr>
                        <w:top w:val="none" w:sz="0" w:space="0" w:color="auto"/>
                        <w:left w:val="none" w:sz="0" w:space="0" w:color="auto"/>
                        <w:bottom w:val="none" w:sz="0" w:space="0" w:color="auto"/>
                        <w:right w:val="none" w:sz="0" w:space="0" w:color="auto"/>
                      </w:divBdr>
                    </w:div>
                  </w:divsChild>
                </w:div>
                <w:div w:id="981665348">
                  <w:marLeft w:val="0"/>
                  <w:marRight w:val="0"/>
                  <w:marTop w:val="0"/>
                  <w:marBottom w:val="0"/>
                  <w:divBdr>
                    <w:top w:val="none" w:sz="0" w:space="0" w:color="auto"/>
                    <w:left w:val="none" w:sz="0" w:space="0" w:color="auto"/>
                    <w:bottom w:val="none" w:sz="0" w:space="0" w:color="auto"/>
                    <w:right w:val="none" w:sz="0" w:space="0" w:color="auto"/>
                  </w:divBdr>
                  <w:divsChild>
                    <w:div w:id="481699130">
                      <w:marLeft w:val="0"/>
                      <w:marRight w:val="0"/>
                      <w:marTop w:val="0"/>
                      <w:marBottom w:val="0"/>
                      <w:divBdr>
                        <w:top w:val="none" w:sz="0" w:space="0" w:color="auto"/>
                        <w:left w:val="none" w:sz="0" w:space="0" w:color="auto"/>
                        <w:bottom w:val="none" w:sz="0" w:space="0" w:color="auto"/>
                        <w:right w:val="none" w:sz="0" w:space="0" w:color="auto"/>
                      </w:divBdr>
                    </w:div>
                  </w:divsChild>
                </w:div>
                <w:div w:id="995373773">
                  <w:marLeft w:val="0"/>
                  <w:marRight w:val="0"/>
                  <w:marTop w:val="0"/>
                  <w:marBottom w:val="0"/>
                  <w:divBdr>
                    <w:top w:val="none" w:sz="0" w:space="0" w:color="auto"/>
                    <w:left w:val="none" w:sz="0" w:space="0" w:color="auto"/>
                    <w:bottom w:val="none" w:sz="0" w:space="0" w:color="auto"/>
                    <w:right w:val="none" w:sz="0" w:space="0" w:color="auto"/>
                  </w:divBdr>
                  <w:divsChild>
                    <w:div w:id="706684085">
                      <w:marLeft w:val="0"/>
                      <w:marRight w:val="0"/>
                      <w:marTop w:val="0"/>
                      <w:marBottom w:val="0"/>
                      <w:divBdr>
                        <w:top w:val="none" w:sz="0" w:space="0" w:color="auto"/>
                        <w:left w:val="none" w:sz="0" w:space="0" w:color="auto"/>
                        <w:bottom w:val="none" w:sz="0" w:space="0" w:color="auto"/>
                        <w:right w:val="none" w:sz="0" w:space="0" w:color="auto"/>
                      </w:divBdr>
                    </w:div>
                  </w:divsChild>
                </w:div>
                <w:div w:id="1051079770">
                  <w:marLeft w:val="0"/>
                  <w:marRight w:val="0"/>
                  <w:marTop w:val="0"/>
                  <w:marBottom w:val="0"/>
                  <w:divBdr>
                    <w:top w:val="none" w:sz="0" w:space="0" w:color="auto"/>
                    <w:left w:val="none" w:sz="0" w:space="0" w:color="auto"/>
                    <w:bottom w:val="none" w:sz="0" w:space="0" w:color="auto"/>
                    <w:right w:val="none" w:sz="0" w:space="0" w:color="auto"/>
                  </w:divBdr>
                  <w:divsChild>
                    <w:div w:id="1435784510">
                      <w:marLeft w:val="0"/>
                      <w:marRight w:val="0"/>
                      <w:marTop w:val="0"/>
                      <w:marBottom w:val="0"/>
                      <w:divBdr>
                        <w:top w:val="none" w:sz="0" w:space="0" w:color="auto"/>
                        <w:left w:val="none" w:sz="0" w:space="0" w:color="auto"/>
                        <w:bottom w:val="none" w:sz="0" w:space="0" w:color="auto"/>
                        <w:right w:val="none" w:sz="0" w:space="0" w:color="auto"/>
                      </w:divBdr>
                    </w:div>
                  </w:divsChild>
                </w:div>
                <w:div w:id="1074084028">
                  <w:marLeft w:val="0"/>
                  <w:marRight w:val="0"/>
                  <w:marTop w:val="0"/>
                  <w:marBottom w:val="0"/>
                  <w:divBdr>
                    <w:top w:val="none" w:sz="0" w:space="0" w:color="auto"/>
                    <w:left w:val="none" w:sz="0" w:space="0" w:color="auto"/>
                    <w:bottom w:val="none" w:sz="0" w:space="0" w:color="auto"/>
                    <w:right w:val="none" w:sz="0" w:space="0" w:color="auto"/>
                  </w:divBdr>
                  <w:divsChild>
                    <w:div w:id="1608348949">
                      <w:marLeft w:val="0"/>
                      <w:marRight w:val="0"/>
                      <w:marTop w:val="0"/>
                      <w:marBottom w:val="0"/>
                      <w:divBdr>
                        <w:top w:val="none" w:sz="0" w:space="0" w:color="auto"/>
                        <w:left w:val="none" w:sz="0" w:space="0" w:color="auto"/>
                        <w:bottom w:val="none" w:sz="0" w:space="0" w:color="auto"/>
                        <w:right w:val="none" w:sz="0" w:space="0" w:color="auto"/>
                      </w:divBdr>
                    </w:div>
                  </w:divsChild>
                </w:div>
                <w:div w:id="1122579016">
                  <w:marLeft w:val="0"/>
                  <w:marRight w:val="0"/>
                  <w:marTop w:val="0"/>
                  <w:marBottom w:val="0"/>
                  <w:divBdr>
                    <w:top w:val="none" w:sz="0" w:space="0" w:color="auto"/>
                    <w:left w:val="none" w:sz="0" w:space="0" w:color="auto"/>
                    <w:bottom w:val="none" w:sz="0" w:space="0" w:color="auto"/>
                    <w:right w:val="none" w:sz="0" w:space="0" w:color="auto"/>
                  </w:divBdr>
                  <w:divsChild>
                    <w:div w:id="230773884">
                      <w:marLeft w:val="0"/>
                      <w:marRight w:val="0"/>
                      <w:marTop w:val="0"/>
                      <w:marBottom w:val="0"/>
                      <w:divBdr>
                        <w:top w:val="none" w:sz="0" w:space="0" w:color="auto"/>
                        <w:left w:val="none" w:sz="0" w:space="0" w:color="auto"/>
                        <w:bottom w:val="none" w:sz="0" w:space="0" w:color="auto"/>
                        <w:right w:val="none" w:sz="0" w:space="0" w:color="auto"/>
                      </w:divBdr>
                    </w:div>
                  </w:divsChild>
                </w:div>
                <w:div w:id="1206983265">
                  <w:marLeft w:val="0"/>
                  <w:marRight w:val="0"/>
                  <w:marTop w:val="0"/>
                  <w:marBottom w:val="0"/>
                  <w:divBdr>
                    <w:top w:val="none" w:sz="0" w:space="0" w:color="auto"/>
                    <w:left w:val="none" w:sz="0" w:space="0" w:color="auto"/>
                    <w:bottom w:val="none" w:sz="0" w:space="0" w:color="auto"/>
                    <w:right w:val="none" w:sz="0" w:space="0" w:color="auto"/>
                  </w:divBdr>
                  <w:divsChild>
                    <w:div w:id="363286372">
                      <w:marLeft w:val="0"/>
                      <w:marRight w:val="0"/>
                      <w:marTop w:val="0"/>
                      <w:marBottom w:val="0"/>
                      <w:divBdr>
                        <w:top w:val="none" w:sz="0" w:space="0" w:color="auto"/>
                        <w:left w:val="none" w:sz="0" w:space="0" w:color="auto"/>
                        <w:bottom w:val="none" w:sz="0" w:space="0" w:color="auto"/>
                        <w:right w:val="none" w:sz="0" w:space="0" w:color="auto"/>
                      </w:divBdr>
                    </w:div>
                  </w:divsChild>
                </w:div>
                <w:div w:id="1215194826">
                  <w:marLeft w:val="0"/>
                  <w:marRight w:val="0"/>
                  <w:marTop w:val="0"/>
                  <w:marBottom w:val="0"/>
                  <w:divBdr>
                    <w:top w:val="none" w:sz="0" w:space="0" w:color="auto"/>
                    <w:left w:val="none" w:sz="0" w:space="0" w:color="auto"/>
                    <w:bottom w:val="none" w:sz="0" w:space="0" w:color="auto"/>
                    <w:right w:val="none" w:sz="0" w:space="0" w:color="auto"/>
                  </w:divBdr>
                  <w:divsChild>
                    <w:div w:id="1969819577">
                      <w:marLeft w:val="0"/>
                      <w:marRight w:val="0"/>
                      <w:marTop w:val="0"/>
                      <w:marBottom w:val="0"/>
                      <w:divBdr>
                        <w:top w:val="none" w:sz="0" w:space="0" w:color="auto"/>
                        <w:left w:val="none" w:sz="0" w:space="0" w:color="auto"/>
                        <w:bottom w:val="none" w:sz="0" w:space="0" w:color="auto"/>
                        <w:right w:val="none" w:sz="0" w:space="0" w:color="auto"/>
                      </w:divBdr>
                    </w:div>
                  </w:divsChild>
                </w:div>
                <w:div w:id="1315985131">
                  <w:marLeft w:val="0"/>
                  <w:marRight w:val="0"/>
                  <w:marTop w:val="0"/>
                  <w:marBottom w:val="0"/>
                  <w:divBdr>
                    <w:top w:val="none" w:sz="0" w:space="0" w:color="auto"/>
                    <w:left w:val="none" w:sz="0" w:space="0" w:color="auto"/>
                    <w:bottom w:val="none" w:sz="0" w:space="0" w:color="auto"/>
                    <w:right w:val="none" w:sz="0" w:space="0" w:color="auto"/>
                  </w:divBdr>
                  <w:divsChild>
                    <w:div w:id="1833131944">
                      <w:marLeft w:val="0"/>
                      <w:marRight w:val="0"/>
                      <w:marTop w:val="0"/>
                      <w:marBottom w:val="0"/>
                      <w:divBdr>
                        <w:top w:val="none" w:sz="0" w:space="0" w:color="auto"/>
                        <w:left w:val="none" w:sz="0" w:space="0" w:color="auto"/>
                        <w:bottom w:val="none" w:sz="0" w:space="0" w:color="auto"/>
                        <w:right w:val="none" w:sz="0" w:space="0" w:color="auto"/>
                      </w:divBdr>
                    </w:div>
                  </w:divsChild>
                </w:div>
                <w:div w:id="1353721129">
                  <w:marLeft w:val="0"/>
                  <w:marRight w:val="0"/>
                  <w:marTop w:val="0"/>
                  <w:marBottom w:val="0"/>
                  <w:divBdr>
                    <w:top w:val="none" w:sz="0" w:space="0" w:color="auto"/>
                    <w:left w:val="none" w:sz="0" w:space="0" w:color="auto"/>
                    <w:bottom w:val="none" w:sz="0" w:space="0" w:color="auto"/>
                    <w:right w:val="none" w:sz="0" w:space="0" w:color="auto"/>
                  </w:divBdr>
                  <w:divsChild>
                    <w:div w:id="1270774758">
                      <w:marLeft w:val="0"/>
                      <w:marRight w:val="0"/>
                      <w:marTop w:val="0"/>
                      <w:marBottom w:val="0"/>
                      <w:divBdr>
                        <w:top w:val="none" w:sz="0" w:space="0" w:color="auto"/>
                        <w:left w:val="none" w:sz="0" w:space="0" w:color="auto"/>
                        <w:bottom w:val="none" w:sz="0" w:space="0" w:color="auto"/>
                        <w:right w:val="none" w:sz="0" w:space="0" w:color="auto"/>
                      </w:divBdr>
                    </w:div>
                  </w:divsChild>
                </w:div>
                <w:div w:id="1415971673">
                  <w:marLeft w:val="0"/>
                  <w:marRight w:val="0"/>
                  <w:marTop w:val="0"/>
                  <w:marBottom w:val="0"/>
                  <w:divBdr>
                    <w:top w:val="none" w:sz="0" w:space="0" w:color="auto"/>
                    <w:left w:val="none" w:sz="0" w:space="0" w:color="auto"/>
                    <w:bottom w:val="none" w:sz="0" w:space="0" w:color="auto"/>
                    <w:right w:val="none" w:sz="0" w:space="0" w:color="auto"/>
                  </w:divBdr>
                  <w:divsChild>
                    <w:div w:id="247543313">
                      <w:marLeft w:val="0"/>
                      <w:marRight w:val="0"/>
                      <w:marTop w:val="0"/>
                      <w:marBottom w:val="0"/>
                      <w:divBdr>
                        <w:top w:val="none" w:sz="0" w:space="0" w:color="auto"/>
                        <w:left w:val="none" w:sz="0" w:space="0" w:color="auto"/>
                        <w:bottom w:val="none" w:sz="0" w:space="0" w:color="auto"/>
                        <w:right w:val="none" w:sz="0" w:space="0" w:color="auto"/>
                      </w:divBdr>
                    </w:div>
                  </w:divsChild>
                </w:div>
                <w:div w:id="1578441398">
                  <w:marLeft w:val="0"/>
                  <w:marRight w:val="0"/>
                  <w:marTop w:val="0"/>
                  <w:marBottom w:val="0"/>
                  <w:divBdr>
                    <w:top w:val="none" w:sz="0" w:space="0" w:color="auto"/>
                    <w:left w:val="none" w:sz="0" w:space="0" w:color="auto"/>
                    <w:bottom w:val="none" w:sz="0" w:space="0" w:color="auto"/>
                    <w:right w:val="none" w:sz="0" w:space="0" w:color="auto"/>
                  </w:divBdr>
                  <w:divsChild>
                    <w:div w:id="1976056028">
                      <w:marLeft w:val="0"/>
                      <w:marRight w:val="0"/>
                      <w:marTop w:val="0"/>
                      <w:marBottom w:val="0"/>
                      <w:divBdr>
                        <w:top w:val="none" w:sz="0" w:space="0" w:color="auto"/>
                        <w:left w:val="none" w:sz="0" w:space="0" w:color="auto"/>
                        <w:bottom w:val="none" w:sz="0" w:space="0" w:color="auto"/>
                        <w:right w:val="none" w:sz="0" w:space="0" w:color="auto"/>
                      </w:divBdr>
                    </w:div>
                  </w:divsChild>
                </w:div>
                <w:div w:id="1675574363">
                  <w:marLeft w:val="0"/>
                  <w:marRight w:val="0"/>
                  <w:marTop w:val="0"/>
                  <w:marBottom w:val="0"/>
                  <w:divBdr>
                    <w:top w:val="none" w:sz="0" w:space="0" w:color="auto"/>
                    <w:left w:val="none" w:sz="0" w:space="0" w:color="auto"/>
                    <w:bottom w:val="none" w:sz="0" w:space="0" w:color="auto"/>
                    <w:right w:val="none" w:sz="0" w:space="0" w:color="auto"/>
                  </w:divBdr>
                  <w:divsChild>
                    <w:div w:id="1950045760">
                      <w:marLeft w:val="0"/>
                      <w:marRight w:val="0"/>
                      <w:marTop w:val="0"/>
                      <w:marBottom w:val="0"/>
                      <w:divBdr>
                        <w:top w:val="none" w:sz="0" w:space="0" w:color="auto"/>
                        <w:left w:val="none" w:sz="0" w:space="0" w:color="auto"/>
                        <w:bottom w:val="none" w:sz="0" w:space="0" w:color="auto"/>
                        <w:right w:val="none" w:sz="0" w:space="0" w:color="auto"/>
                      </w:divBdr>
                    </w:div>
                  </w:divsChild>
                </w:div>
                <w:div w:id="1769158351">
                  <w:marLeft w:val="0"/>
                  <w:marRight w:val="0"/>
                  <w:marTop w:val="0"/>
                  <w:marBottom w:val="0"/>
                  <w:divBdr>
                    <w:top w:val="none" w:sz="0" w:space="0" w:color="auto"/>
                    <w:left w:val="none" w:sz="0" w:space="0" w:color="auto"/>
                    <w:bottom w:val="none" w:sz="0" w:space="0" w:color="auto"/>
                    <w:right w:val="none" w:sz="0" w:space="0" w:color="auto"/>
                  </w:divBdr>
                  <w:divsChild>
                    <w:div w:id="265624140">
                      <w:marLeft w:val="0"/>
                      <w:marRight w:val="0"/>
                      <w:marTop w:val="0"/>
                      <w:marBottom w:val="0"/>
                      <w:divBdr>
                        <w:top w:val="none" w:sz="0" w:space="0" w:color="auto"/>
                        <w:left w:val="none" w:sz="0" w:space="0" w:color="auto"/>
                        <w:bottom w:val="none" w:sz="0" w:space="0" w:color="auto"/>
                        <w:right w:val="none" w:sz="0" w:space="0" w:color="auto"/>
                      </w:divBdr>
                    </w:div>
                  </w:divsChild>
                </w:div>
                <w:div w:id="1806924245">
                  <w:marLeft w:val="0"/>
                  <w:marRight w:val="0"/>
                  <w:marTop w:val="0"/>
                  <w:marBottom w:val="0"/>
                  <w:divBdr>
                    <w:top w:val="none" w:sz="0" w:space="0" w:color="auto"/>
                    <w:left w:val="none" w:sz="0" w:space="0" w:color="auto"/>
                    <w:bottom w:val="none" w:sz="0" w:space="0" w:color="auto"/>
                    <w:right w:val="none" w:sz="0" w:space="0" w:color="auto"/>
                  </w:divBdr>
                  <w:divsChild>
                    <w:div w:id="415636671">
                      <w:marLeft w:val="0"/>
                      <w:marRight w:val="0"/>
                      <w:marTop w:val="0"/>
                      <w:marBottom w:val="0"/>
                      <w:divBdr>
                        <w:top w:val="none" w:sz="0" w:space="0" w:color="auto"/>
                        <w:left w:val="none" w:sz="0" w:space="0" w:color="auto"/>
                        <w:bottom w:val="none" w:sz="0" w:space="0" w:color="auto"/>
                        <w:right w:val="none" w:sz="0" w:space="0" w:color="auto"/>
                      </w:divBdr>
                    </w:div>
                  </w:divsChild>
                </w:div>
                <w:div w:id="1810398062">
                  <w:marLeft w:val="0"/>
                  <w:marRight w:val="0"/>
                  <w:marTop w:val="0"/>
                  <w:marBottom w:val="0"/>
                  <w:divBdr>
                    <w:top w:val="none" w:sz="0" w:space="0" w:color="auto"/>
                    <w:left w:val="none" w:sz="0" w:space="0" w:color="auto"/>
                    <w:bottom w:val="none" w:sz="0" w:space="0" w:color="auto"/>
                    <w:right w:val="none" w:sz="0" w:space="0" w:color="auto"/>
                  </w:divBdr>
                  <w:divsChild>
                    <w:div w:id="2121953874">
                      <w:marLeft w:val="0"/>
                      <w:marRight w:val="0"/>
                      <w:marTop w:val="0"/>
                      <w:marBottom w:val="0"/>
                      <w:divBdr>
                        <w:top w:val="none" w:sz="0" w:space="0" w:color="auto"/>
                        <w:left w:val="none" w:sz="0" w:space="0" w:color="auto"/>
                        <w:bottom w:val="none" w:sz="0" w:space="0" w:color="auto"/>
                        <w:right w:val="none" w:sz="0" w:space="0" w:color="auto"/>
                      </w:divBdr>
                    </w:div>
                  </w:divsChild>
                </w:div>
                <w:div w:id="1897625665">
                  <w:marLeft w:val="0"/>
                  <w:marRight w:val="0"/>
                  <w:marTop w:val="0"/>
                  <w:marBottom w:val="0"/>
                  <w:divBdr>
                    <w:top w:val="none" w:sz="0" w:space="0" w:color="auto"/>
                    <w:left w:val="none" w:sz="0" w:space="0" w:color="auto"/>
                    <w:bottom w:val="none" w:sz="0" w:space="0" w:color="auto"/>
                    <w:right w:val="none" w:sz="0" w:space="0" w:color="auto"/>
                  </w:divBdr>
                  <w:divsChild>
                    <w:div w:id="1310399793">
                      <w:marLeft w:val="0"/>
                      <w:marRight w:val="0"/>
                      <w:marTop w:val="0"/>
                      <w:marBottom w:val="0"/>
                      <w:divBdr>
                        <w:top w:val="none" w:sz="0" w:space="0" w:color="auto"/>
                        <w:left w:val="none" w:sz="0" w:space="0" w:color="auto"/>
                        <w:bottom w:val="none" w:sz="0" w:space="0" w:color="auto"/>
                        <w:right w:val="none" w:sz="0" w:space="0" w:color="auto"/>
                      </w:divBdr>
                    </w:div>
                  </w:divsChild>
                </w:div>
                <w:div w:id="1921132203">
                  <w:marLeft w:val="0"/>
                  <w:marRight w:val="0"/>
                  <w:marTop w:val="0"/>
                  <w:marBottom w:val="0"/>
                  <w:divBdr>
                    <w:top w:val="none" w:sz="0" w:space="0" w:color="auto"/>
                    <w:left w:val="none" w:sz="0" w:space="0" w:color="auto"/>
                    <w:bottom w:val="none" w:sz="0" w:space="0" w:color="auto"/>
                    <w:right w:val="none" w:sz="0" w:space="0" w:color="auto"/>
                  </w:divBdr>
                  <w:divsChild>
                    <w:div w:id="2031686870">
                      <w:marLeft w:val="0"/>
                      <w:marRight w:val="0"/>
                      <w:marTop w:val="0"/>
                      <w:marBottom w:val="0"/>
                      <w:divBdr>
                        <w:top w:val="none" w:sz="0" w:space="0" w:color="auto"/>
                        <w:left w:val="none" w:sz="0" w:space="0" w:color="auto"/>
                        <w:bottom w:val="none" w:sz="0" w:space="0" w:color="auto"/>
                        <w:right w:val="none" w:sz="0" w:space="0" w:color="auto"/>
                      </w:divBdr>
                    </w:div>
                  </w:divsChild>
                </w:div>
                <w:div w:id="2030914775">
                  <w:marLeft w:val="0"/>
                  <w:marRight w:val="0"/>
                  <w:marTop w:val="0"/>
                  <w:marBottom w:val="0"/>
                  <w:divBdr>
                    <w:top w:val="none" w:sz="0" w:space="0" w:color="auto"/>
                    <w:left w:val="none" w:sz="0" w:space="0" w:color="auto"/>
                    <w:bottom w:val="none" w:sz="0" w:space="0" w:color="auto"/>
                    <w:right w:val="none" w:sz="0" w:space="0" w:color="auto"/>
                  </w:divBdr>
                  <w:divsChild>
                    <w:div w:id="161942365">
                      <w:marLeft w:val="0"/>
                      <w:marRight w:val="0"/>
                      <w:marTop w:val="0"/>
                      <w:marBottom w:val="0"/>
                      <w:divBdr>
                        <w:top w:val="none" w:sz="0" w:space="0" w:color="auto"/>
                        <w:left w:val="none" w:sz="0" w:space="0" w:color="auto"/>
                        <w:bottom w:val="none" w:sz="0" w:space="0" w:color="auto"/>
                        <w:right w:val="none" w:sz="0" w:space="0" w:color="auto"/>
                      </w:divBdr>
                    </w:div>
                  </w:divsChild>
                </w:div>
                <w:div w:id="2073846387">
                  <w:marLeft w:val="0"/>
                  <w:marRight w:val="0"/>
                  <w:marTop w:val="0"/>
                  <w:marBottom w:val="0"/>
                  <w:divBdr>
                    <w:top w:val="none" w:sz="0" w:space="0" w:color="auto"/>
                    <w:left w:val="none" w:sz="0" w:space="0" w:color="auto"/>
                    <w:bottom w:val="none" w:sz="0" w:space="0" w:color="auto"/>
                    <w:right w:val="none" w:sz="0" w:space="0" w:color="auto"/>
                  </w:divBdr>
                  <w:divsChild>
                    <w:div w:id="75898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345758">
          <w:marLeft w:val="0"/>
          <w:marRight w:val="0"/>
          <w:marTop w:val="0"/>
          <w:marBottom w:val="0"/>
          <w:divBdr>
            <w:top w:val="none" w:sz="0" w:space="0" w:color="auto"/>
            <w:left w:val="none" w:sz="0" w:space="0" w:color="auto"/>
            <w:bottom w:val="none" w:sz="0" w:space="0" w:color="auto"/>
            <w:right w:val="none" w:sz="0" w:space="0" w:color="auto"/>
          </w:divBdr>
        </w:div>
        <w:div w:id="469791473">
          <w:marLeft w:val="0"/>
          <w:marRight w:val="0"/>
          <w:marTop w:val="0"/>
          <w:marBottom w:val="0"/>
          <w:divBdr>
            <w:top w:val="none" w:sz="0" w:space="0" w:color="auto"/>
            <w:left w:val="none" w:sz="0" w:space="0" w:color="auto"/>
            <w:bottom w:val="none" w:sz="0" w:space="0" w:color="auto"/>
            <w:right w:val="none" w:sz="0" w:space="0" w:color="auto"/>
          </w:divBdr>
        </w:div>
        <w:div w:id="578442056">
          <w:marLeft w:val="0"/>
          <w:marRight w:val="0"/>
          <w:marTop w:val="0"/>
          <w:marBottom w:val="0"/>
          <w:divBdr>
            <w:top w:val="none" w:sz="0" w:space="0" w:color="auto"/>
            <w:left w:val="none" w:sz="0" w:space="0" w:color="auto"/>
            <w:bottom w:val="none" w:sz="0" w:space="0" w:color="auto"/>
            <w:right w:val="none" w:sz="0" w:space="0" w:color="auto"/>
          </w:divBdr>
        </w:div>
        <w:div w:id="988706407">
          <w:marLeft w:val="0"/>
          <w:marRight w:val="0"/>
          <w:marTop w:val="0"/>
          <w:marBottom w:val="0"/>
          <w:divBdr>
            <w:top w:val="none" w:sz="0" w:space="0" w:color="auto"/>
            <w:left w:val="none" w:sz="0" w:space="0" w:color="auto"/>
            <w:bottom w:val="none" w:sz="0" w:space="0" w:color="auto"/>
            <w:right w:val="none" w:sz="0" w:space="0" w:color="auto"/>
          </w:divBdr>
        </w:div>
        <w:div w:id="1089545630">
          <w:marLeft w:val="0"/>
          <w:marRight w:val="0"/>
          <w:marTop w:val="0"/>
          <w:marBottom w:val="0"/>
          <w:divBdr>
            <w:top w:val="none" w:sz="0" w:space="0" w:color="auto"/>
            <w:left w:val="none" w:sz="0" w:space="0" w:color="auto"/>
            <w:bottom w:val="none" w:sz="0" w:space="0" w:color="auto"/>
            <w:right w:val="none" w:sz="0" w:space="0" w:color="auto"/>
          </w:divBdr>
        </w:div>
        <w:div w:id="1100301355">
          <w:marLeft w:val="0"/>
          <w:marRight w:val="0"/>
          <w:marTop w:val="0"/>
          <w:marBottom w:val="0"/>
          <w:divBdr>
            <w:top w:val="none" w:sz="0" w:space="0" w:color="auto"/>
            <w:left w:val="none" w:sz="0" w:space="0" w:color="auto"/>
            <w:bottom w:val="none" w:sz="0" w:space="0" w:color="auto"/>
            <w:right w:val="none" w:sz="0" w:space="0" w:color="auto"/>
          </w:divBdr>
          <w:divsChild>
            <w:div w:id="558516274">
              <w:marLeft w:val="-75"/>
              <w:marRight w:val="0"/>
              <w:marTop w:val="30"/>
              <w:marBottom w:val="30"/>
              <w:divBdr>
                <w:top w:val="none" w:sz="0" w:space="0" w:color="auto"/>
                <w:left w:val="none" w:sz="0" w:space="0" w:color="auto"/>
                <w:bottom w:val="none" w:sz="0" w:space="0" w:color="auto"/>
                <w:right w:val="none" w:sz="0" w:space="0" w:color="auto"/>
              </w:divBdr>
              <w:divsChild>
                <w:div w:id="514463527">
                  <w:marLeft w:val="0"/>
                  <w:marRight w:val="0"/>
                  <w:marTop w:val="0"/>
                  <w:marBottom w:val="0"/>
                  <w:divBdr>
                    <w:top w:val="none" w:sz="0" w:space="0" w:color="auto"/>
                    <w:left w:val="none" w:sz="0" w:space="0" w:color="auto"/>
                    <w:bottom w:val="none" w:sz="0" w:space="0" w:color="auto"/>
                    <w:right w:val="none" w:sz="0" w:space="0" w:color="auto"/>
                  </w:divBdr>
                  <w:divsChild>
                    <w:div w:id="1280065885">
                      <w:marLeft w:val="0"/>
                      <w:marRight w:val="0"/>
                      <w:marTop w:val="0"/>
                      <w:marBottom w:val="0"/>
                      <w:divBdr>
                        <w:top w:val="none" w:sz="0" w:space="0" w:color="auto"/>
                        <w:left w:val="none" w:sz="0" w:space="0" w:color="auto"/>
                        <w:bottom w:val="none" w:sz="0" w:space="0" w:color="auto"/>
                        <w:right w:val="none" w:sz="0" w:space="0" w:color="auto"/>
                      </w:divBdr>
                    </w:div>
                  </w:divsChild>
                </w:div>
                <w:div w:id="628901409">
                  <w:marLeft w:val="0"/>
                  <w:marRight w:val="0"/>
                  <w:marTop w:val="0"/>
                  <w:marBottom w:val="0"/>
                  <w:divBdr>
                    <w:top w:val="none" w:sz="0" w:space="0" w:color="auto"/>
                    <w:left w:val="none" w:sz="0" w:space="0" w:color="auto"/>
                    <w:bottom w:val="none" w:sz="0" w:space="0" w:color="auto"/>
                    <w:right w:val="none" w:sz="0" w:space="0" w:color="auto"/>
                  </w:divBdr>
                  <w:divsChild>
                    <w:div w:id="1527055731">
                      <w:marLeft w:val="0"/>
                      <w:marRight w:val="0"/>
                      <w:marTop w:val="0"/>
                      <w:marBottom w:val="0"/>
                      <w:divBdr>
                        <w:top w:val="none" w:sz="0" w:space="0" w:color="auto"/>
                        <w:left w:val="none" w:sz="0" w:space="0" w:color="auto"/>
                        <w:bottom w:val="none" w:sz="0" w:space="0" w:color="auto"/>
                        <w:right w:val="none" w:sz="0" w:space="0" w:color="auto"/>
                      </w:divBdr>
                    </w:div>
                  </w:divsChild>
                </w:div>
                <w:div w:id="777943074">
                  <w:marLeft w:val="0"/>
                  <w:marRight w:val="0"/>
                  <w:marTop w:val="0"/>
                  <w:marBottom w:val="0"/>
                  <w:divBdr>
                    <w:top w:val="none" w:sz="0" w:space="0" w:color="auto"/>
                    <w:left w:val="none" w:sz="0" w:space="0" w:color="auto"/>
                    <w:bottom w:val="none" w:sz="0" w:space="0" w:color="auto"/>
                    <w:right w:val="none" w:sz="0" w:space="0" w:color="auto"/>
                  </w:divBdr>
                  <w:divsChild>
                    <w:div w:id="903178642">
                      <w:marLeft w:val="0"/>
                      <w:marRight w:val="0"/>
                      <w:marTop w:val="0"/>
                      <w:marBottom w:val="0"/>
                      <w:divBdr>
                        <w:top w:val="none" w:sz="0" w:space="0" w:color="auto"/>
                        <w:left w:val="none" w:sz="0" w:space="0" w:color="auto"/>
                        <w:bottom w:val="none" w:sz="0" w:space="0" w:color="auto"/>
                        <w:right w:val="none" w:sz="0" w:space="0" w:color="auto"/>
                      </w:divBdr>
                    </w:div>
                  </w:divsChild>
                </w:div>
                <w:div w:id="930621077">
                  <w:marLeft w:val="0"/>
                  <w:marRight w:val="0"/>
                  <w:marTop w:val="0"/>
                  <w:marBottom w:val="0"/>
                  <w:divBdr>
                    <w:top w:val="none" w:sz="0" w:space="0" w:color="auto"/>
                    <w:left w:val="none" w:sz="0" w:space="0" w:color="auto"/>
                    <w:bottom w:val="none" w:sz="0" w:space="0" w:color="auto"/>
                    <w:right w:val="none" w:sz="0" w:space="0" w:color="auto"/>
                  </w:divBdr>
                  <w:divsChild>
                    <w:div w:id="1851212022">
                      <w:marLeft w:val="0"/>
                      <w:marRight w:val="0"/>
                      <w:marTop w:val="0"/>
                      <w:marBottom w:val="0"/>
                      <w:divBdr>
                        <w:top w:val="none" w:sz="0" w:space="0" w:color="auto"/>
                        <w:left w:val="none" w:sz="0" w:space="0" w:color="auto"/>
                        <w:bottom w:val="none" w:sz="0" w:space="0" w:color="auto"/>
                        <w:right w:val="none" w:sz="0" w:space="0" w:color="auto"/>
                      </w:divBdr>
                    </w:div>
                  </w:divsChild>
                </w:div>
                <w:div w:id="1048727487">
                  <w:marLeft w:val="0"/>
                  <w:marRight w:val="0"/>
                  <w:marTop w:val="0"/>
                  <w:marBottom w:val="0"/>
                  <w:divBdr>
                    <w:top w:val="none" w:sz="0" w:space="0" w:color="auto"/>
                    <w:left w:val="none" w:sz="0" w:space="0" w:color="auto"/>
                    <w:bottom w:val="none" w:sz="0" w:space="0" w:color="auto"/>
                    <w:right w:val="none" w:sz="0" w:space="0" w:color="auto"/>
                  </w:divBdr>
                  <w:divsChild>
                    <w:div w:id="761073303">
                      <w:marLeft w:val="0"/>
                      <w:marRight w:val="0"/>
                      <w:marTop w:val="0"/>
                      <w:marBottom w:val="0"/>
                      <w:divBdr>
                        <w:top w:val="none" w:sz="0" w:space="0" w:color="auto"/>
                        <w:left w:val="none" w:sz="0" w:space="0" w:color="auto"/>
                        <w:bottom w:val="none" w:sz="0" w:space="0" w:color="auto"/>
                        <w:right w:val="none" w:sz="0" w:space="0" w:color="auto"/>
                      </w:divBdr>
                    </w:div>
                  </w:divsChild>
                </w:div>
                <w:div w:id="1146509880">
                  <w:marLeft w:val="0"/>
                  <w:marRight w:val="0"/>
                  <w:marTop w:val="0"/>
                  <w:marBottom w:val="0"/>
                  <w:divBdr>
                    <w:top w:val="none" w:sz="0" w:space="0" w:color="auto"/>
                    <w:left w:val="none" w:sz="0" w:space="0" w:color="auto"/>
                    <w:bottom w:val="none" w:sz="0" w:space="0" w:color="auto"/>
                    <w:right w:val="none" w:sz="0" w:space="0" w:color="auto"/>
                  </w:divBdr>
                  <w:divsChild>
                    <w:div w:id="176164930">
                      <w:marLeft w:val="0"/>
                      <w:marRight w:val="0"/>
                      <w:marTop w:val="0"/>
                      <w:marBottom w:val="0"/>
                      <w:divBdr>
                        <w:top w:val="none" w:sz="0" w:space="0" w:color="auto"/>
                        <w:left w:val="none" w:sz="0" w:space="0" w:color="auto"/>
                        <w:bottom w:val="none" w:sz="0" w:space="0" w:color="auto"/>
                        <w:right w:val="none" w:sz="0" w:space="0" w:color="auto"/>
                      </w:divBdr>
                    </w:div>
                  </w:divsChild>
                </w:div>
                <w:div w:id="1185166385">
                  <w:marLeft w:val="0"/>
                  <w:marRight w:val="0"/>
                  <w:marTop w:val="0"/>
                  <w:marBottom w:val="0"/>
                  <w:divBdr>
                    <w:top w:val="none" w:sz="0" w:space="0" w:color="auto"/>
                    <w:left w:val="none" w:sz="0" w:space="0" w:color="auto"/>
                    <w:bottom w:val="none" w:sz="0" w:space="0" w:color="auto"/>
                    <w:right w:val="none" w:sz="0" w:space="0" w:color="auto"/>
                  </w:divBdr>
                  <w:divsChild>
                    <w:div w:id="1886330674">
                      <w:marLeft w:val="0"/>
                      <w:marRight w:val="0"/>
                      <w:marTop w:val="0"/>
                      <w:marBottom w:val="0"/>
                      <w:divBdr>
                        <w:top w:val="none" w:sz="0" w:space="0" w:color="auto"/>
                        <w:left w:val="none" w:sz="0" w:space="0" w:color="auto"/>
                        <w:bottom w:val="none" w:sz="0" w:space="0" w:color="auto"/>
                        <w:right w:val="none" w:sz="0" w:space="0" w:color="auto"/>
                      </w:divBdr>
                    </w:div>
                  </w:divsChild>
                </w:div>
                <w:div w:id="1244146107">
                  <w:marLeft w:val="0"/>
                  <w:marRight w:val="0"/>
                  <w:marTop w:val="0"/>
                  <w:marBottom w:val="0"/>
                  <w:divBdr>
                    <w:top w:val="none" w:sz="0" w:space="0" w:color="auto"/>
                    <w:left w:val="none" w:sz="0" w:space="0" w:color="auto"/>
                    <w:bottom w:val="none" w:sz="0" w:space="0" w:color="auto"/>
                    <w:right w:val="none" w:sz="0" w:space="0" w:color="auto"/>
                  </w:divBdr>
                  <w:divsChild>
                    <w:div w:id="2005283241">
                      <w:marLeft w:val="0"/>
                      <w:marRight w:val="0"/>
                      <w:marTop w:val="0"/>
                      <w:marBottom w:val="0"/>
                      <w:divBdr>
                        <w:top w:val="none" w:sz="0" w:space="0" w:color="auto"/>
                        <w:left w:val="none" w:sz="0" w:space="0" w:color="auto"/>
                        <w:bottom w:val="none" w:sz="0" w:space="0" w:color="auto"/>
                        <w:right w:val="none" w:sz="0" w:space="0" w:color="auto"/>
                      </w:divBdr>
                    </w:div>
                  </w:divsChild>
                </w:div>
                <w:div w:id="1399741215">
                  <w:marLeft w:val="0"/>
                  <w:marRight w:val="0"/>
                  <w:marTop w:val="0"/>
                  <w:marBottom w:val="0"/>
                  <w:divBdr>
                    <w:top w:val="none" w:sz="0" w:space="0" w:color="auto"/>
                    <w:left w:val="none" w:sz="0" w:space="0" w:color="auto"/>
                    <w:bottom w:val="none" w:sz="0" w:space="0" w:color="auto"/>
                    <w:right w:val="none" w:sz="0" w:space="0" w:color="auto"/>
                  </w:divBdr>
                  <w:divsChild>
                    <w:div w:id="1228298769">
                      <w:marLeft w:val="0"/>
                      <w:marRight w:val="0"/>
                      <w:marTop w:val="0"/>
                      <w:marBottom w:val="0"/>
                      <w:divBdr>
                        <w:top w:val="none" w:sz="0" w:space="0" w:color="auto"/>
                        <w:left w:val="none" w:sz="0" w:space="0" w:color="auto"/>
                        <w:bottom w:val="none" w:sz="0" w:space="0" w:color="auto"/>
                        <w:right w:val="none" w:sz="0" w:space="0" w:color="auto"/>
                      </w:divBdr>
                    </w:div>
                  </w:divsChild>
                </w:div>
                <w:div w:id="1407921504">
                  <w:marLeft w:val="0"/>
                  <w:marRight w:val="0"/>
                  <w:marTop w:val="0"/>
                  <w:marBottom w:val="0"/>
                  <w:divBdr>
                    <w:top w:val="none" w:sz="0" w:space="0" w:color="auto"/>
                    <w:left w:val="none" w:sz="0" w:space="0" w:color="auto"/>
                    <w:bottom w:val="none" w:sz="0" w:space="0" w:color="auto"/>
                    <w:right w:val="none" w:sz="0" w:space="0" w:color="auto"/>
                  </w:divBdr>
                  <w:divsChild>
                    <w:div w:id="139688270">
                      <w:marLeft w:val="0"/>
                      <w:marRight w:val="0"/>
                      <w:marTop w:val="0"/>
                      <w:marBottom w:val="0"/>
                      <w:divBdr>
                        <w:top w:val="none" w:sz="0" w:space="0" w:color="auto"/>
                        <w:left w:val="none" w:sz="0" w:space="0" w:color="auto"/>
                        <w:bottom w:val="none" w:sz="0" w:space="0" w:color="auto"/>
                        <w:right w:val="none" w:sz="0" w:space="0" w:color="auto"/>
                      </w:divBdr>
                    </w:div>
                  </w:divsChild>
                </w:div>
                <w:div w:id="1992443085">
                  <w:marLeft w:val="0"/>
                  <w:marRight w:val="0"/>
                  <w:marTop w:val="0"/>
                  <w:marBottom w:val="0"/>
                  <w:divBdr>
                    <w:top w:val="none" w:sz="0" w:space="0" w:color="auto"/>
                    <w:left w:val="none" w:sz="0" w:space="0" w:color="auto"/>
                    <w:bottom w:val="none" w:sz="0" w:space="0" w:color="auto"/>
                    <w:right w:val="none" w:sz="0" w:space="0" w:color="auto"/>
                  </w:divBdr>
                  <w:divsChild>
                    <w:div w:id="68234910">
                      <w:marLeft w:val="0"/>
                      <w:marRight w:val="0"/>
                      <w:marTop w:val="0"/>
                      <w:marBottom w:val="0"/>
                      <w:divBdr>
                        <w:top w:val="none" w:sz="0" w:space="0" w:color="auto"/>
                        <w:left w:val="none" w:sz="0" w:space="0" w:color="auto"/>
                        <w:bottom w:val="none" w:sz="0" w:space="0" w:color="auto"/>
                        <w:right w:val="none" w:sz="0" w:space="0" w:color="auto"/>
                      </w:divBdr>
                    </w:div>
                  </w:divsChild>
                </w:div>
                <w:div w:id="1993678610">
                  <w:marLeft w:val="0"/>
                  <w:marRight w:val="0"/>
                  <w:marTop w:val="0"/>
                  <w:marBottom w:val="0"/>
                  <w:divBdr>
                    <w:top w:val="none" w:sz="0" w:space="0" w:color="auto"/>
                    <w:left w:val="none" w:sz="0" w:space="0" w:color="auto"/>
                    <w:bottom w:val="none" w:sz="0" w:space="0" w:color="auto"/>
                    <w:right w:val="none" w:sz="0" w:space="0" w:color="auto"/>
                  </w:divBdr>
                  <w:divsChild>
                    <w:div w:id="14899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252437">
          <w:marLeft w:val="0"/>
          <w:marRight w:val="0"/>
          <w:marTop w:val="0"/>
          <w:marBottom w:val="0"/>
          <w:divBdr>
            <w:top w:val="none" w:sz="0" w:space="0" w:color="auto"/>
            <w:left w:val="none" w:sz="0" w:space="0" w:color="auto"/>
            <w:bottom w:val="none" w:sz="0" w:space="0" w:color="auto"/>
            <w:right w:val="none" w:sz="0" w:space="0" w:color="auto"/>
          </w:divBdr>
          <w:divsChild>
            <w:div w:id="1674139966">
              <w:marLeft w:val="-75"/>
              <w:marRight w:val="0"/>
              <w:marTop w:val="30"/>
              <w:marBottom w:val="30"/>
              <w:divBdr>
                <w:top w:val="none" w:sz="0" w:space="0" w:color="auto"/>
                <w:left w:val="none" w:sz="0" w:space="0" w:color="auto"/>
                <w:bottom w:val="none" w:sz="0" w:space="0" w:color="auto"/>
                <w:right w:val="none" w:sz="0" w:space="0" w:color="auto"/>
              </w:divBdr>
              <w:divsChild>
                <w:div w:id="33386517">
                  <w:marLeft w:val="0"/>
                  <w:marRight w:val="0"/>
                  <w:marTop w:val="0"/>
                  <w:marBottom w:val="0"/>
                  <w:divBdr>
                    <w:top w:val="none" w:sz="0" w:space="0" w:color="auto"/>
                    <w:left w:val="none" w:sz="0" w:space="0" w:color="auto"/>
                    <w:bottom w:val="none" w:sz="0" w:space="0" w:color="auto"/>
                    <w:right w:val="none" w:sz="0" w:space="0" w:color="auto"/>
                  </w:divBdr>
                  <w:divsChild>
                    <w:div w:id="381368764">
                      <w:marLeft w:val="0"/>
                      <w:marRight w:val="0"/>
                      <w:marTop w:val="0"/>
                      <w:marBottom w:val="0"/>
                      <w:divBdr>
                        <w:top w:val="none" w:sz="0" w:space="0" w:color="auto"/>
                        <w:left w:val="none" w:sz="0" w:space="0" w:color="auto"/>
                        <w:bottom w:val="none" w:sz="0" w:space="0" w:color="auto"/>
                        <w:right w:val="none" w:sz="0" w:space="0" w:color="auto"/>
                      </w:divBdr>
                    </w:div>
                  </w:divsChild>
                </w:div>
                <w:div w:id="87818281">
                  <w:marLeft w:val="0"/>
                  <w:marRight w:val="0"/>
                  <w:marTop w:val="0"/>
                  <w:marBottom w:val="0"/>
                  <w:divBdr>
                    <w:top w:val="none" w:sz="0" w:space="0" w:color="auto"/>
                    <w:left w:val="none" w:sz="0" w:space="0" w:color="auto"/>
                    <w:bottom w:val="none" w:sz="0" w:space="0" w:color="auto"/>
                    <w:right w:val="none" w:sz="0" w:space="0" w:color="auto"/>
                  </w:divBdr>
                  <w:divsChild>
                    <w:div w:id="847521468">
                      <w:marLeft w:val="0"/>
                      <w:marRight w:val="0"/>
                      <w:marTop w:val="0"/>
                      <w:marBottom w:val="0"/>
                      <w:divBdr>
                        <w:top w:val="none" w:sz="0" w:space="0" w:color="auto"/>
                        <w:left w:val="none" w:sz="0" w:space="0" w:color="auto"/>
                        <w:bottom w:val="none" w:sz="0" w:space="0" w:color="auto"/>
                        <w:right w:val="none" w:sz="0" w:space="0" w:color="auto"/>
                      </w:divBdr>
                    </w:div>
                  </w:divsChild>
                </w:div>
                <w:div w:id="105464783">
                  <w:marLeft w:val="0"/>
                  <w:marRight w:val="0"/>
                  <w:marTop w:val="0"/>
                  <w:marBottom w:val="0"/>
                  <w:divBdr>
                    <w:top w:val="none" w:sz="0" w:space="0" w:color="auto"/>
                    <w:left w:val="none" w:sz="0" w:space="0" w:color="auto"/>
                    <w:bottom w:val="none" w:sz="0" w:space="0" w:color="auto"/>
                    <w:right w:val="none" w:sz="0" w:space="0" w:color="auto"/>
                  </w:divBdr>
                  <w:divsChild>
                    <w:div w:id="1055199607">
                      <w:marLeft w:val="0"/>
                      <w:marRight w:val="0"/>
                      <w:marTop w:val="0"/>
                      <w:marBottom w:val="0"/>
                      <w:divBdr>
                        <w:top w:val="none" w:sz="0" w:space="0" w:color="auto"/>
                        <w:left w:val="none" w:sz="0" w:space="0" w:color="auto"/>
                        <w:bottom w:val="none" w:sz="0" w:space="0" w:color="auto"/>
                        <w:right w:val="none" w:sz="0" w:space="0" w:color="auto"/>
                      </w:divBdr>
                    </w:div>
                  </w:divsChild>
                </w:div>
                <w:div w:id="293026439">
                  <w:marLeft w:val="0"/>
                  <w:marRight w:val="0"/>
                  <w:marTop w:val="0"/>
                  <w:marBottom w:val="0"/>
                  <w:divBdr>
                    <w:top w:val="none" w:sz="0" w:space="0" w:color="auto"/>
                    <w:left w:val="none" w:sz="0" w:space="0" w:color="auto"/>
                    <w:bottom w:val="none" w:sz="0" w:space="0" w:color="auto"/>
                    <w:right w:val="none" w:sz="0" w:space="0" w:color="auto"/>
                  </w:divBdr>
                  <w:divsChild>
                    <w:div w:id="2094931257">
                      <w:marLeft w:val="0"/>
                      <w:marRight w:val="0"/>
                      <w:marTop w:val="0"/>
                      <w:marBottom w:val="0"/>
                      <w:divBdr>
                        <w:top w:val="none" w:sz="0" w:space="0" w:color="auto"/>
                        <w:left w:val="none" w:sz="0" w:space="0" w:color="auto"/>
                        <w:bottom w:val="none" w:sz="0" w:space="0" w:color="auto"/>
                        <w:right w:val="none" w:sz="0" w:space="0" w:color="auto"/>
                      </w:divBdr>
                    </w:div>
                  </w:divsChild>
                </w:div>
                <w:div w:id="312414566">
                  <w:marLeft w:val="0"/>
                  <w:marRight w:val="0"/>
                  <w:marTop w:val="0"/>
                  <w:marBottom w:val="0"/>
                  <w:divBdr>
                    <w:top w:val="none" w:sz="0" w:space="0" w:color="auto"/>
                    <w:left w:val="none" w:sz="0" w:space="0" w:color="auto"/>
                    <w:bottom w:val="none" w:sz="0" w:space="0" w:color="auto"/>
                    <w:right w:val="none" w:sz="0" w:space="0" w:color="auto"/>
                  </w:divBdr>
                  <w:divsChild>
                    <w:div w:id="969631518">
                      <w:marLeft w:val="0"/>
                      <w:marRight w:val="0"/>
                      <w:marTop w:val="0"/>
                      <w:marBottom w:val="0"/>
                      <w:divBdr>
                        <w:top w:val="none" w:sz="0" w:space="0" w:color="auto"/>
                        <w:left w:val="none" w:sz="0" w:space="0" w:color="auto"/>
                        <w:bottom w:val="none" w:sz="0" w:space="0" w:color="auto"/>
                        <w:right w:val="none" w:sz="0" w:space="0" w:color="auto"/>
                      </w:divBdr>
                    </w:div>
                  </w:divsChild>
                </w:div>
                <w:div w:id="337275220">
                  <w:marLeft w:val="0"/>
                  <w:marRight w:val="0"/>
                  <w:marTop w:val="0"/>
                  <w:marBottom w:val="0"/>
                  <w:divBdr>
                    <w:top w:val="none" w:sz="0" w:space="0" w:color="auto"/>
                    <w:left w:val="none" w:sz="0" w:space="0" w:color="auto"/>
                    <w:bottom w:val="none" w:sz="0" w:space="0" w:color="auto"/>
                    <w:right w:val="none" w:sz="0" w:space="0" w:color="auto"/>
                  </w:divBdr>
                  <w:divsChild>
                    <w:div w:id="2128351077">
                      <w:marLeft w:val="0"/>
                      <w:marRight w:val="0"/>
                      <w:marTop w:val="0"/>
                      <w:marBottom w:val="0"/>
                      <w:divBdr>
                        <w:top w:val="none" w:sz="0" w:space="0" w:color="auto"/>
                        <w:left w:val="none" w:sz="0" w:space="0" w:color="auto"/>
                        <w:bottom w:val="none" w:sz="0" w:space="0" w:color="auto"/>
                        <w:right w:val="none" w:sz="0" w:space="0" w:color="auto"/>
                      </w:divBdr>
                    </w:div>
                  </w:divsChild>
                </w:div>
                <w:div w:id="621306742">
                  <w:marLeft w:val="0"/>
                  <w:marRight w:val="0"/>
                  <w:marTop w:val="0"/>
                  <w:marBottom w:val="0"/>
                  <w:divBdr>
                    <w:top w:val="none" w:sz="0" w:space="0" w:color="auto"/>
                    <w:left w:val="none" w:sz="0" w:space="0" w:color="auto"/>
                    <w:bottom w:val="none" w:sz="0" w:space="0" w:color="auto"/>
                    <w:right w:val="none" w:sz="0" w:space="0" w:color="auto"/>
                  </w:divBdr>
                  <w:divsChild>
                    <w:div w:id="2127504744">
                      <w:marLeft w:val="0"/>
                      <w:marRight w:val="0"/>
                      <w:marTop w:val="0"/>
                      <w:marBottom w:val="0"/>
                      <w:divBdr>
                        <w:top w:val="none" w:sz="0" w:space="0" w:color="auto"/>
                        <w:left w:val="none" w:sz="0" w:space="0" w:color="auto"/>
                        <w:bottom w:val="none" w:sz="0" w:space="0" w:color="auto"/>
                        <w:right w:val="none" w:sz="0" w:space="0" w:color="auto"/>
                      </w:divBdr>
                    </w:div>
                  </w:divsChild>
                </w:div>
                <w:div w:id="629745546">
                  <w:marLeft w:val="0"/>
                  <w:marRight w:val="0"/>
                  <w:marTop w:val="0"/>
                  <w:marBottom w:val="0"/>
                  <w:divBdr>
                    <w:top w:val="none" w:sz="0" w:space="0" w:color="auto"/>
                    <w:left w:val="none" w:sz="0" w:space="0" w:color="auto"/>
                    <w:bottom w:val="none" w:sz="0" w:space="0" w:color="auto"/>
                    <w:right w:val="none" w:sz="0" w:space="0" w:color="auto"/>
                  </w:divBdr>
                  <w:divsChild>
                    <w:div w:id="1769498552">
                      <w:marLeft w:val="0"/>
                      <w:marRight w:val="0"/>
                      <w:marTop w:val="0"/>
                      <w:marBottom w:val="0"/>
                      <w:divBdr>
                        <w:top w:val="none" w:sz="0" w:space="0" w:color="auto"/>
                        <w:left w:val="none" w:sz="0" w:space="0" w:color="auto"/>
                        <w:bottom w:val="none" w:sz="0" w:space="0" w:color="auto"/>
                        <w:right w:val="none" w:sz="0" w:space="0" w:color="auto"/>
                      </w:divBdr>
                    </w:div>
                  </w:divsChild>
                </w:div>
                <w:div w:id="788275964">
                  <w:marLeft w:val="0"/>
                  <w:marRight w:val="0"/>
                  <w:marTop w:val="0"/>
                  <w:marBottom w:val="0"/>
                  <w:divBdr>
                    <w:top w:val="none" w:sz="0" w:space="0" w:color="auto"/>
                    <w:left w:val="none" w:sz="0" w:space="0" w:color="auto"/>
                    <w:bottom w:val="none" w:sz="0" w:space="0" w:color="auto"/>
                    <w:right w:val="none" w:sz="0" w:space="0" w:color="auto"/>
                  </w:divBdr>
                  <w:divsChild>
                    <w:div w:id="1852525224">
                      <w:marLeft w:val="0"/>
                      <w:marRight w:val="0"/>
                      <w:marTop w:val="0"/>
                      <w:marBottom w:val="0"/>
                      <w:divBdr>
                        <w:top w:val="none" w:sz="0" w:space="0" w:color="auto"/>
                        <w:left w:val="none" w:sz="0" w:space="0" w:color="auto"/>
                        <w:bottom w:val="none" w:sz="0" w:space="0" w:color="auto"/>
                        <w:right w:val="none" w:sz="0" w:space="0" w:color="auto"/>
                      </w:divBdr>
                    </w:div>
                  </w:divsChild>
                </w:div>
                <w:div w:id="930117492">
                  <w:marLeft w:val="0"/>
                  <w:marRight w:val="0"/>
                  <w:marTop w:val="0"/>
                  <w:marBottom w:val="0"/>
                  <w:divBdr>
                    <w:top w:val="none" w:sz="0" w:space="0" w:color="auto"/>
                    <w:left w:val="none" w:sz="0" w:space="0" w:color="auto"/>
                    <w:bottom w:val="none" w:sz="0" w:space="0" w:color="auto"/>
                    <w:right w:val="none" w:sz="0" w:space="0" w:color="auto"/>
                  </w:divBdr>
                  <w:divsChild>
                    <w:div w:id="2141535905">
                      <w:marLeft w:val="0"/>
                      <w:marRight w:val="0"/>
                      <w:marTop w:val="0"/>
                      <w:marBottom w:val="0"/>
                      <w:divBdr>
                        <w:top w:val="none" w:sz="0" w:space="0" w:color="auto"/>
                        <w:left w:val="none" w:sz="0" w:space="0" w:color="auto"/>
                        <w:bottom w:val="none" w:sz="0" w:space="0" w:color="auto"/>
                        <w:right w:val="none" w:sz="0" w:space="0" w:color="auto"/>
                      </w:divBdr>
                    </w:div>
                  </w:divsChild>
                </w:div>
                <w:div w:id="932931434">
                  <w:marLeft w:val="0"/>
                  <w:marRight w:val="0"/>
                  <w:marTop w:val="0"/>
                  <w:marBottom w:val="0"/>
                  <w:divBdr>
                    <w:top w:val="none" w:sz="0" w:space="0" w:color="auto"/>
                    <w:left w:val="none" w:sz="0" w:space="0" w:color="auto"/>
                    <w:bottom w:val="none" w:sz="0" w:space="0" w:color="auto"/>
                    <w:right w:val="none" w:sz="0" w:space="0" w:color="auto"/>
                  </w:divBdr>
                  <w:divsChild>
                    <w:div w:id="1012142449">
                      <w:marLeft w:val="0"/>
                      <w:marRight w:val="0"/>
                      <w:marTop w:val="0"/>
                      <w:marBottom w:val="0"/>
                      <w:divBdr>
                        <w:top w:val="none" w:sz="0" w:space="0" w:color="auto"/>
                        <w:left w:val="none" w:sz="0" w:space="0" w:color="auto"/>
                        <w:bottom w:val="none" w:sz="0" w:space="0" w:color="auto"/>
                        <w:right w:val="none" w:sz="0" w:space="0" w:color="auto"/>
                      </w:divBdr>
                    </w:div>
                  </w:divsChild>
                </w:div>
                <w:div w:id="994409705">
                  <w:marLeft w:val="0"/>
                  <w:marRight w:val="0"/>
                  <w:marTop w:val="0"/>
                  <w:marBottom w:val="0"/>
                  <w:divBdr>
                    <w:top w:val="none" w:sz="0" w:space="0" w:color="auto"/>
                    <w:left w:val="none" w:sz="0" w:space="0" w:color="auto"/>
                    <w:bottom w:val="none" w:sz="0" w:space="0" w:color="auto"/>
                    <w:right w:val="none" w:sz="0" w:space="0" w:color="auto"/>
                  </w:divBdr>
                  <w:divsChild>
                    <w:div w:id="1704093815">
                      <w:marLeft w:val="0"/>
                      <w:marRight w:val="0"/>
                      <w:marTop w:val="0"/>
                      <w:marBottom w:val="0"/>
                      <w:divBdr>
                        <w:top w:val="none" w:sz="0" w:space="0" w:color="auto"/>
                        <w:left w:val="none" w:sz="0" w:space="0" w:color="auto"/>
                        <w:bottom w:val="none" w:sz="0" w:space="0" w:color="auto"/>
                        <w:right w:val="none" w:sz="0" w:space="0" w:color="auto"/>
                      </w:divBdr>
                    </w:div>
                  </w:divsChild>
                </w:div>
                <w:div w:id="1133210535">
                  <w:marLeft w:val="0"/>
                  <w:marRight w:val="0"/>
                  <w:marTop w:val="0"/>
                  <w:marBottom w:val="0"/>
                  <w:divBdr>
                    <w:top w:val="none" w:sz="0" w:space="0" w:color="auto"/>
                    <w:left w:val="none" w:sz="0" w:space="0" w:color="auto"/>
                    <w:bottom w:val="none" w:sz="0" w:space="0" w:color="auto"/>
                    <w:right w:val="none" w:sz="0" w:space="0" w:color="auto"/>
                  </w:divBdr>
                  <w:divsChild>
                    <w:div w:id="1744065020">
                      <w:marLeft w:val="0"/>
                      <w:marRight w:val="0"/>
                      <w:marTop w:val="0"/>
                      <w:marBottom w:val="0"/>
                      <w:divBdr>
                        <w:top w:val="none" w:sz="0" w:space="0" w:color="auto"/>
                        <w:left w:val="none" w:sz="0" w:space="0" w:color="auto"/>
                        <w:bottom w:val="none" w:sz="0" w:space="0" w:color="auto"/>
                        <w:right w:val="none" w:sz="0" w:space="0" w:color="auto"/>
                      </w:divBdr>
                    </w:div>
                  </w:divsChild>
                </w:div>
                <w:div w:id="1234386557">
                  <w:marLeft w:val="0"/>
                  <w:marRight w:val="0"/>
                  <w:marTop w:val="0"/>
                  <w:marBottom w:val="0"/>
                  <w:divBdr>
                    <w:top w:val="none" w:sz="0" w:space="0" w:color="auto"/>
                    <w:left w:val="none" w:sz="0" w:space="0" w:color="auto"/>
                    <w:bottom w:val="none" w:sz="0" w:space="0" w:color="auto"/>
                    <w:right w:val="none" w:sz="0" w:space="0" w:color="auto"/>
                  </w:divBdr>
                  <w:divsChild>
                    <w:div w:id="2136829354">
                      <w:marLeft w:val="0"/>
                      <w:marRight w:val="0"/>
                      <w:marTop w:val="0"/>
                      <w:marBottom w:val="0"/>
                      <w:divBdr>
                        <w:top w:val="none" w:sz="0" w:space="0" w:color="auto"/>
                        <w:left w:val="none" w:sz="0" w:space="0" w:color="auto"/>
                        <w:bottom w:val="none" w:sz="0" w:space="0" w:color="auto"/>
                        <w:right w:val="none" w:sz="0" w:space="0" w:color="auto"/>
                      </w:divBdr>
                    </w:div>
                  </w:divsChild>
                </w:div>
                <w:div w:id="1245261234">
                  <w:marLeft w:val="0"/>
                  <w:marRight w:val="0"/>
                  <w:marTop w:val="0"/>
                  <w:marBottom w:val="0"/>
                  <w:divBdr>
                    <w:top w:val="none" w:sz="0" w:space="0" w:color="auto"/>
                    <w:left w:val="none" w:sz="0" w:space="0" w:color="auto"/>
                    <w:bottom w:val="none" w:sz="0" w:space="0" w:color="auto"/>
                    <w:right w:val="none" w:sz="0" w:space="0" w:color="auto"/>
                  </w:divBdr>
                  <w:divsChild>
                    <w:div w:id="2021657316">
                      <w:marLeft w:val="0"/>
                      <w:marRight w:val="0"/>
                      <w:marTop w:val="0"/>
                      <w:marBottom w:val="0"/>
                      <w:divBdr>
                        <w:top w:val="none" w:sz="0" w:space="0" w:color="auto"/>
                        <w:left w:val="none" w:sz="0" w:space="0" w:color="auto"/>
                        <w:bottom w:val="none" w:sz="0" w:space="0" w:color="auto"/>
                        <w:right w:val="none" w:sz="0" w:space="0" w:color="auto"/>
                      </w:divBdr>
                    </w:div>
                  </w:divsChild>
                </w:div>
                <w:div w:id="1255091790">
                  <w:marLeft w:val="0"/>
                  <w:marRight w:val="0"/>
                  <w:marTop w:val="0"/>
                  <w:marBottom w:val="0"/>
                  <w:divBdr>
                    <w:top w:val="none" w:sz="0" w:space="0" w:color="auto"/>
                    <w:left w:val="none" w:sz="0" w:space="0" w:color="auto"/>
                    <w:bottom w:val="none" w:sz="0" w:space="0" w:color="auto"/>
                    <w:right w:val="none" w:sz="0" w:space="0" w:color="auto"/>
                  </w:divBdr>
                  <w:divsChild>
                    <w:div w:id="2124642441">
                      <w:marLeft w:val="0"/>
                      <w:marRight w:val="0"/>
                      <w:marTop w:val="0"/>
                      <w:marBottom w:val="0"/>
                      <w:divBdr>
                        <w:top w:val="none" w:sz="0" w:space="0" w:color="auto"/>
                        <w:left w:val="none" w:sz="0" w:space="0" w:color="auto"/>
                        <w:bottom w:val="none" w:sz="0" w:space="0" w:color="auto"/>
                        <w:right w:val="none" w:sz="0" w:space="0" w:color="auto"/>
                      </w:divBdr>
                    </w:div>
                  </w:divsChild>
                </w:div>
                <w:div w:id="1285962162">
                  <w:marLeft w:val="0"/>
                  <w:marRight w:val="0"/>
                  <w:marTop w:val="0"/>
                  <w:marBottom w:val="0"/>
                  <w:divBdr>
                    <w:top w:val="none" w:sz="0" w:space="0" w:color="auto"/>
                    <w:left w:val="none" w:sz="0" w:space="0" w:color="auto"/>
                    <w:bottom w:val="none" w:sz="0" w:space="0" w:color="auto"/>
                    <w:right w:val="none" w:sz="0" w:space="0" w:color="auto"/>
                  </w:divBdr>
                  <w:divsChild>
                    <w:div w:id="603223123">
                      <w:marLeft w:val="0"/>
                      <w:marRight w:val="0"/>
                      <w:marTop w:val="0"/>
                      <w:marBottom w:val="0"/>
                      <w:divBdr>
                        <w:top w:val="none" w:sz="0" w:space="0" w:color="auto"/>
                        <w:left w:val="none" w:sz="0" w:space="0" w:color="auto"/>
                        <w:bottom w:val="none" w:sz="0" w:space="0" w:color="auto"/>
                        <w:right w:val="none" w:sz="0" w:space="0" w:color="auto"/>
                      </w:divBdr>
                    </w:div>
                  </w:divsChild>
                </w:div>
                <w:div w:id="1492215015">
                  <w:marLeft w:val="0"/>
                  <w:marRight w:val="0"/>
                  <w:marTop w:val="0"/>
                  <w:marBottom w:val="0"/>
                  <w:divBdr>
                    <w:top w:val="none" w:sz="0" w:space="0" w:color="auto"/>
                    <w:left w:val="none" w:sz="0" w:space="0" w:color="auto"/>
                    <w:bottom w:val="none" w:sz="0" w:space="0" w:color="auto"/>
                    <w:right w:val="none" w:sz="0" w:space="0" w:color="auto"/>
                  </w:divBdr>
                  <w:divsChild>
                    <w:div w:id="170796787">
                      <w:marLeft w:val="0"/>
                      <w:marRight w:val="0"/>
                      <w:marTop w:val="0"/>
                      <w:marBottom w:val="0"/>
                      <w:divBdr>
                        <w:top w:val="none" w:sz="0" w:space="0" w:color="auto"/>
                        <w:left w:val="none" w:sz="0" w:space="0" w:color="auto"/>
                        <w:bottom w:val="none" w:sz="0" w:space="0" w:color="auto"/>
                        <w:right w:val="none" w:sz="0" w:space="0" w:color="auto"/>
                      </w:divBdr>
                    </w:div>
                  </w:divsChild>
                </w:div>
                <w:div w:id="1764063237">
                  <w:marLeft w:val="0"/>
                  <w:marRight w:val="0"/>
                  <w:marTop w:val="0"/>
                  <w:marBottom w:val="0"/>
                  <w:divBdr>
                    <w:top w:val="none" w:sz="0" w:space="0" w:color="auto"/>
                    <w:left w:val="none" w:sz="0" w:space="0" w:color="auto"/>
                    <w:bottom w:val="none" w:sz="0" w:space="0" w:color="auto"/>
                    <w:right w:val="none" w:sz="0" w:space="0" w:color="auto"/>
                  </w:divBdr>
                  <w:divsChild>
                    <w:div w:id="1359503036">
                      <w:marLeft w:val="0"/>
                      <w:marRight w:val="0"/>
                      <w:marTop w:val="0"/>
                      <w:marBottom w:val="0"/>
                      <w:divBdr>
                        <w:top w:val="none" w:sz="0" w:space="0" w:color="auto"/>
                        <w:left w:val="none" w:sz="0" w:space="0" w:color="auto"/>
                        <w:bottom w:val="none" w:sz="0" w:space="0" w:color="auto"/>
                        <w:right w:val="none" w:sz="0" w:space="0" w:color="auto"/>
                      </w:divBdr>
                    </w:div>
                  </w:divsChild>
                </w:div>
                <w:div w:id="2089573909">
                  <w:marLeft w:val="0"/>
                  <w:marRight w:val="0"/>
                  <w:marTop w:val="0"/>
                  <w:marBottom w:val="0"/>
                  <w:divBdr>
                    <w:top w:val="none" w:sz="0" w:space="0" w:color="auto"/>
                    <w:left w:val="none" w:sz="0" w:space="0" w:color="auto"/>
                    <w:bottom w:val="none" w:sz="0" w:space="0" w:color="auto"/>
                    <w:right w:val="none" w:sz="0" w:space="0" w:color="auto"/>
                  </w:divBdr>
                  <w:divsChild>
                    <w:div w:id="20271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17733">
          <w:marLeft w:val="0"/>
          <w:marRight w:val="0"/>
          <w:marTop w:val="0"/>
          <w:marBottom w:val="0"/>
          <w:divBdr>
            <w:top w:val="none" w:sz="0" w:space="0" w:color="auto"/>
            <w:left w:val="none" w:sz="0" w:space="0" w:color="auto"/>
            <w:bottom w:val="none" w:sz="0" w:space="0" w:color="auto"/>
            <w:right w:val="none" w:sz="0" w:space="0" w:color="auto"/>
          </w:divBdr>
        </w:div>
        <w:div w:id="1371688077">
          <w:marLeft w:val="0"/>
          <w:marRight w:val="0"/>
          <w:marTop w:val="0"/>
          <w:marBottom w:val="0"/>
          <w:divBdr>
            <w:top w:val="none" w:sz="0" w:space="0" w:color="auto"/>
            <w:left w:val="none" w:sz="0" w:space="0" w:color="auto"/>
            <w:bottom w:val="none" w:sz="0" w:space="0" w:color="auto"/>
            <w:right w:val="none" w:sz="0" w:space="0" w:color="auto"/>
          </w:divBdr>
        </w:div>
        <w:div w:id="1712652693">
          <w:marLeft w:val="0"/>
          <w:marRight w:val="0"/>
          <w:marTop w:val="0"/>
          <w:marBottom w:val="0"/>
          <w:divBdr>
            <w:top w:val="none" w:sz="0" w:space="0" w:color="auto"/>
            <w:left w:val="none" w:sz="0" w:space="0" w:color="auto"/>
            <w:bottom w:val="none" w:sz="0" w:space="0" w:color="auto"/>
            <w:right w:val="none" w:sz="0" w:space="0" w:color="auto"/>
          </w:divBdr>
          <w:divsChild>
            <w:div w:id="477501014">
              <w:marLeft w:val="-75"/>
              <w:marRight w:val="0"/>
              <w:marTop w:val="30"/>
              <w:marBottom w:val="30"/>
              <w:divBdr>
                <w:top w:val="none" w:sz="0" w:space="0" w:color="auto"/>
                <w:left w:val="none" w:sz="0" w:space="0" w:color="auto"/>
                <w:bottom w:val="none" w:sz="0" w:space="0" w:color="auto"/>
                <w:right w:val="none" w:sz="0" w:space="0" w:color="auto"/>
              </w:divBdr>
              <w:divsChild>
                <w:div w:id="37362933">
                  <w:marLeft w:val="0"/>
                  <w:marRight w:val="0"/>
                  <w:marTop w:val="0"/>
                  <w:marBottom w:val="0"/>
                  <w:divBdr>
                    <w:top w:val="none" w:sz="0" w:space="0" w:color="auto"/>
                    <w:left w:val="none" w:sz="0" w:space="0" w:color="auto"/>
                    <w:bottom w:val="none" w:sz="0" w:space="0" w:color="auto"/>
                    <w:right w:val="none" w:sz="0" w:space="0" w:color="auto"/>
                  </w:divBdr>
                  <w:divsChild>
                    <w:div w:id="270866030">
                      <w:marLeft w:val="0"/>
                      <w:marRight w:val="0"/>
                      <w:marTop w:val="0"/>
                      <w:marBottom w:val="0"/>
                      <w:divBdr>
                        <w:top w:val="none" w:sz="0" w:space="0" w:color="auto"/>
                        <w:left w:val="none" w:sz="0" w:space="0" w:color="auto"/>
                        <w:bottom w:val="none" w:sz="0" w:space="0" w:color="auto"/>
                        <w:right w:val="none" w:sz="0" w:space="0" w:color="auto"/>
                      </w:divBdr>
                    </w:div>
                  </w:divsChild>
                </w:div>
                <w:div w:id="185556557">
                  <w:marLeft w:val="0"/>
                  <w:marRight w:val="0"/>
                  <w:marTop w:val="0"/>
                  <w:marBottom w:val="0"/>
                  <w:divBdr>
                    <w:top w:val="none" w:sz="0" w:space="0" w:color="auto"/>
                    <w:left w:val="none" w:sz="0" w:space="0" w:color="auto"/>
                    <w:bottom w:val="none" w:sz="0" w:space="0" w:color="auto"/>
                    <w:right w:val="none" w:sz="0" w:space="0" w:color="auto"/>
                  </w:divBdr>
                  <w:divsChild>
                    <w:div w:id="294262512">
                      <w:marLeft w:val="0"/>
                      <w:marRight w:val="0"/>
                      <w:marTop w:val="0"/>
                      <w:marBottom w:val="0"/>
                      <w:divBdr>
                        <w:top w:val="none" w:sz="0" w:space="0" w:color="auto"/>
                        <w:left w:val="none" w:sz="0" w:space="0" w:color="auto"/>
                        <w:bottom w:val="none" w:sz="0" w:space="0" w:color="auto"/>
                        <w:right w:val="none" w:sz="0" w:space="0" w:color="auto"/>
                      </w:divBdr>
                    </w:div>
                  </w:divsChild>
                </w:div>
                <w:div w:id="234358799">
                  <w:marLeft w:val="0"/>
                  <w:marRight w:val="0"/>
                  <w:marTop w:val="0"/>
                  <w:marBottom w:val="0"/>
                  <w:divBdr>
                    <w:top w:val="none" w:sz="0" w:space="0" w:color="auto"/>
                    <w:left w:val="none" w:sz="0" w:space="0" w:color="auto"/>
                    <w:bottom w:val="none" w:sz="0" w:space="0" w:color="auto"/>
                    <w:right w:val="none" w:sz="0" w:space="0" w:color="auto"/>
                  </w:divBdr>
                  <w:divsChild>
                    <w:div w:id="84300893">
                      <w:marLeft w:val="0"/>
                      <w:marRight w:val="0"/>
                      <w:marTop w:val="0"/>
                      <w:marBottom w:val="0"/>
                      <w:divBdr>
                        <w:top w:val="none" w:sz="0" w:space="0" w:color="auto"/>
                        <w:left w:val="none" w:sz="0" w:space="0" w:color="auto"/>
                        <w:bottom w:val="none" w:sz="0" w:space="0" w:color="auto"/>
                        <w:right w:val="none" w:sz="0" w:space="0" w:color="auto"/>
                      </w:divBdr>
                    </w:div>
                  </w:divsChild>
                </w:div>
                <w:div w:id="279604358">
                  <w:marLeft w:val="0"/>
                  <w:marRight w:val="0"/>
                  <w:marTop w:val="0"/>
                  <w:marBottom w:val="0"/>
                  <w:divBdr>
                    <w:top w:val="none" w:sz="0" w:space="0" w:color="auto"/>
                    <w:left w:val="none" w:sz="0" w:space="0" w:color="auto"/>
                    <w:bottom w:val="none" w:sz="0" w:space="0" w:color="auto"/>
                    <w:right w:val="none" w:sz="0" w:space="0" w:color="auto"/>
                  </w:divBdr>
                  <w:divsChild>
                    <w:div w:id="1873957070">
                      <w:marLeft w:val="0"/>
                      <w:marRight w:val="0"/>
                      <w:marTop w:val="0"/>
                      <w:marBottom w:val="0"/>
                      <w:divBdr>
                        <w:top w:val="none" w:sz="0" w:space="0" w:color="auto"/>
                        <w:left w:val="none" w:sz="0" w:space="0" w:color="auto"/>
                        <w:bottom w:val="none" w:sz="0" w:space="0" w:color="auto"/>
                        <w:right w:val="none" w:sz="0" w:space="0" w:color="auto"/>
                      </w:divBdr>
                    </w:div>
                  </w:divsChild>
                </w:div>
                <w:div w:id="379944068">
                  <w:marLeft w:val="0"/>
                  <w:marRight w:val="0"/>
                  <w:marTop w:val="0"/>
                  <w:marBottom w:val="0"/>
                  <w:divBdr>
                    <w:top w:val="none" w:sz="0" w:space="0" w:color="auto"/>
                    <w:left w:val="none" w:sz="0" w:space="0" w:color="auto"/>
                    <w:bottom w:val="none" w:sz="0" w:space="0" w:color="auto"/>
                    <w:right w:val="none" w:sz="0" w:space="0" w:color="auto"/>
                  </w:divBdr>
                  <w:divsChild>
                    <w:div w:id="2048482298">
                      <w:marLeft w:val="0"/>
                      <w:marRight w:val="0"/>
                      <w:marTop w:val="0"/>
                      <w:marBottom w:val="0"/>
                      <w:divBdr>
                        <w:top w:val="none" w:sz="0" w:space="0" w:color="auto"/>
                        <w:left w:val="none" w:sz="0" w:space="0" w:color="auto"/>
                        <w:bottom w:val="none" w:sz="0" w:space="0" w:color="auto"/>
                        <w:right w:val="none" w:sz="0" w:space="0" w:color="auto"/>
                      </w:divBdr>
                    </w:div>
                  </w:divsChild>
                </w:div>
                <w:div w:id="499387496">
                  <w:marLeft w:val="0"/>
                  <w:marRight w:val="0"/>
                  <w:marTop w:val="0"/>
                  <w:marBottom w:val="0"/>
                  <w:divBdr>
                    <w:top w:val="none" w:sz="0" w:space="0" w:color="auto"/>
                    <w:left w:val="none" w:sz="0" w:space="0" w:color="auto"/>
                    <w:bottom w:val="none" w:sz="0" w:space="0" w:color="auto"/>
                    <w:right w:val="none" w:sz="0" w:space="0" w:color="auto"/>
                  </w:divBdr>
                  <w:divsChild>
                    <w:div w:id="596138818">
                      <w:marLeft w:val="0"/>
                      <w:marRight w:val="0"/>
                      <w:marTop w:val="0"/>
                      <w:marBottom w:val="0"/>
                      <w:divBdr>
                        <w:top w:val="none" w:sz="0" w:space="0" w:color="auto"/>
                        <w:left w:val="none" w:sz="0" w:space="0" w:color="auto"/>
                        <w:bottom w:val="none" w:sz="0" w:space="0" w:color="auto"/>
                        <w:right w:val="none" w:sz="0" w:space="0" w:color="auto"/>
                      </w:divBdr>
                    </w:div>
                  </w:divsChild>
                </w:div>
                <w:div w:id="550308168">
                  <w:marLeft w:val="0"/>
                  <w:marRight w:val="0"/>
                  <w:marTop w:val="0"/>
                  <w:marBottom w:val="0"/>
                  <w:divBdr>
                    <w:top w:val="none" w:sz="0" w:space="0" w:color="auto"/>
                    <w:left w:val="none" w:sz="0" w:space="0" w:color="auto"/>
                    <w:bottom w:val="none" w:sz="0" w:space="0" w:color="auto"/>
                    <w:right w:val="none" w:sz="0" w:space="0" w:color="auto"/>
                  </w:divBdr>
                  <w:divsChild>
                    <w:div w:id="1091701565">
                      <w:marLeft w:val="0"/>
                      <w:marRight w:val="0"/>
                      <w:marTop w:val="0"/>
                      <w:marBottom w:val="0"/>
                      <w:divBdr>
                        <w:top w:val="none" w:sz="0" w:space="0" w:color="auto"/>
                        <w:left w:val="none" w:sz="0" w:space="0" w:color="auto"/>
                        <w:bottom w:val="none" w:sz="0" w:space="0" w:color="auto"/>
                        <w:right w:val="none" w:sz="0" w:space="0" w:color="auto"/>
                      </w:divBdr>
                    </w:div>
                  </w:divsChild>
                </w:div>
                <w:div w:id="659579996">
                  <w:marLeft w:val="0"/>
                  <w:marRight w:val="0"/>
                  <w:marTop w:val="0"/>
                  <w:marBottom w:val="0"/>
                  <w:divBdr>
                    <w:top w:val="none" w:sz="0" w:space="0" w:color="auto"/>
                    <w:left w:val="none" w:sz="0" w:space="0" w:color="auto"/>
                    <w:bottom w:val="none" w:sz="0" w:space="0" w:color="auto"/>
                    <w:right w:val="none" w:sz="0" w:space="0" w:color="auto"/>
                  </w:divBdr>
                  <w:divsChild>
                    <w:div w:id="617761314">
                      <w:marLeft w:val="0"/>
                      <w:marRight w:val="0"/>
                      <w:marTop w:val="0"/>
                      <w:marBottom w:val="0"/>
                      <w:divBdr>
                        <w:top w:val="none" w:sz="0" w:space="0" w:color="auto"/>
                        <w:left w:val="none" w:sz="0" w:space="0" w:color="auto"/>
                        <w:bottom w:val="none" w:sz="0" w:space="0" w:color="auto"/>
                        <w:right w:val="none" w:sz="0" w:space="0" w:color="auto"/>
                      </w:divBdr>
                    </w:div>
                  </w:divsChild>
                </w:div>
                <w:div w:id="688144463">
                  <w:marLeft w:val="0"/>
                  <w:marRight w:val="0"/>
                  <w:marTop w:val="0"/>
                  <w:marBottom w:val="0"/>
                  <w:divBdr>
                    <w:top w:val="none" w:sz="0" w:space="0" w:color="auto"/>
                    <w:left w:val="none" w:sz="0" w:space="0" w:color="auto"/>
                    <w:bottom w:val="none" w:sz="0" w:space="0" w:color="auto"/>
                    <w:right w:val="none" w:sz="0" w:space="0" w:color="auto"/>
                  </w:divBdr>
                  <w:divsChild>
                    <w:div w:id="1075125755">
                      <w:marLeft w:val="0"/>
                      <w:marRight w:val="0"/>
                      <w:marTop w:val="0"/>
                      <w:marBottom w:val="0"/>
                      <w:divBdr>
                        <w:top w:val="none" w:sz="0" w:space="0" w:color="auto"/>
                        <w:left w:val="none" w:sz="0" w:space="0" w:color="auto"/>
                        <w:bottom w:val="none" w:sz="0" w:space="0" w:color="auto"/>
                        <w:right w:val="none" w:sz="0" w:space="0" w:color="auto"/>
                      </w:divBdr>
                    </w:div>
                  </w:divsChild>
                </w:div>
                <w:div w:id="720711033">
                  <w:marLeft w:val="0"/>
                  <w:marRight w:val="0"/>
                  <w:marTop w:val="0"/>
                  <w:marBottom w:val="0"/>
                  <w:divBdr>
                    <w:top w:val="none" w:sz="0" w:space="0" w:color="auto"/>
                    <w:left w:val="none" w:sz="0" w:space="0" w:color="auto"/>
                    <w:bottom w:val="none" w:sz="0" w:space="0" w:color="auto"/>
                    <w:right w:val="none" w:sz="0" w:space="0" w:color="auto"/>
                  </w:divBdr>
                  <w:divsChild>
                    <w:div w:id="1180244271">
                      <w:marLeft w:val="0"/>
                      <w:marRight w:val="0"/>
                      <w:marTop w:val="0"/>
                      <w:marBottom w:val="0"/>
                      <w:divBdr>
                        <w:top w:val="none" w:sz="0" w:space="0" w:color="auto"/>
                        <w:left w:val="none" w:sz="0" w:space="0" w:color="auto"/>
                        <w:bottom w:val="none" w:sz="0" w:space="0" w:color="auto"/>
                        <w:right w:val="none" w:sz="0" w:space="0" w:color="auto"/>
                      </w:divBdr>
                    </w:div>
                  </w:divsChild>
                </w:div>
                <w:div w:id="722676715">
                  <w:marLeft w:val="0"/>
                  <w:marRight w:val="0"/>
                  <w:marTop w:val="0"/>
                  <w:marBottom w:val="0"/>
                  <w:divBdr>
                    <w:top w:val="none" w:sz="0" w:space="0" w:color="auto"/>
                    <w:left w:val="none" w:sz="0" w:space="0" w:color="auto"/>
                    <w:bottom w:val="none" w:sz="0" w:space="0" w:color="auto"/>
                    <w:right w:val="none" w:sz="0" w:space="0" w:color="auto"/>
                  </w:divBdr>
                  <w:divsChild>
                    <w:div w:id="1542861238">
                      <w:marLeft w:val="0"/>
                      <w:marRight w:val="0"/>
                      <w:marTop w:val="0"/>
                      <w:marBottom w:val="0"/>
                      <w:divBdr>
                        <w:top w:val="none" w:sz="0" w:space="0" w:color="auto"/>
                        <w:left w:val="none" w:sz="0" w:space="0" w:color="auto"/>
                        <w:bottom w:val="none" w:sz="0" w:space="0" w:color="auto"/>
                        <w:right w:val="none" w:sz="0" w:space="0" w:color="auto"/>
                      </w:divBdr>
                    </w:div>
                  </w:divsChild>
                </w:div>
                <w:div w:id="743331796">
                  <w:marLeft w:val="0"/>
                  <w:marRight w:val="0"/>
                  <w:marTop w:val="0"/>
                  <w:marBottom w:val="0"/>
                  <w:divBdr>
                    <w:top w:val="none" w:sz="0" w:space="0" w:color="auto"/>
                    <w:left w:val="none" w:sz="0" w:space="0" w:color="auto"/>
                    <w:bottom w:val="none" w:sz="0" w:space="0" w:color="auto"/>
                    <w:right w:val="none" w:sz="0" w:space="0" w:color="auto"/>
                  </w:divBdr>
                  <w:divsChild>
                    <w:div w:id="2107338654">
                      <w:marLeft w:val="0"/>
                      <w:marRight w:val="0"/>
                      <w:marTop w:val="0"/>
                      <w:marBottom w:val="0"/>
                      <w:divBdr>
                        <w:top w:val="none" w:sz="0" w:space="0" w:color="auto"/>
                        <w:left w:val="none" w:sz="0" w:space="0" w:color="auto"/>
                        <w:bottom w:val="none" w:sz="0" w:space="0" w:color="auto"/>
                        <w:right w:val="none" w:sz="0" w:space="0" w:color="auto"/>
                      </w:divBdr>
                    </w:div>
                  </w:divsChild>
                </w:div>
                <w:div w:id="920868853">
                  <w:marLeft w:val="0"/>
                  <w:marRight w:val="0"/>
                  <w:marTop w:val="0"/>
                  <w:marBottom w:val="0"/>
                  <w:divBdr>
                    <w:top w:val="none" w:sz="0" w:space="0" w:color="auto"/>
                    <w:left w:val="none" w:sz="0" w:space="0" w:color="auto"/>
                    <w:bottom w:val="none" w:sz="0" w:space="0" w:color="auto"/>
                    <w:right w:val="none" w:sz="0" w:space="0" w:color="auto"/>
                  </w:divBdr>
                  <w:divsChild>
                    <w:div w:id="1303654995">
                      <w:marLeft w:val="0"/>
                      <w:marRight w:val="0"/>
                      <w:marTop w:val="0"/>
                      <w:marBottom w:val="0"/>
                      <w:divBdr>
                        <w:top w:val="none" w:sz="0" w:space="0" w:color="auto"/>
                        <w:left w:val="none" w:sz="0" w:space="0" w:color="auto"/>
                        <w:bottom w:val="none" w:sz="0" w:space="0" w:color="auto"/>
                        <w:right w:val="none" w:sz="0" w:space="0" w:color="auto"/>
                      </w:divBdr>
                    </w:div>
                  </w:divsChild>
                </w:div>
                <w:div w:id="1170408365">
                  <w:marLeft w:val="0"/>
                  <w:marRight w:val="0"/>
                  <w:marTop w:val="0"/>
                  <w:marBottom w:val="0"/>
                  <w:divBdr>
                    <w:top w:val="none" w:sz="0" w:space="0" w:color="auto"/>
                    <w:left w:val="none" w:sz="0" w:space="0" w:color="auto"/>
                    <w:bottom w:val="none" w:sz="0" w:space="0" w:color="auto"/>
                    <w:right w:val="none" w:sz="0" w:space="0" w:color="auto"/>
                  </w:divBdr>
                  <w:divsChild>
                    <w:div w:id="1906448464">
                      <w:marLeft w:val="0"/>
                      <w:marRight w:val="0"/>
                      <w:marTop w:val="0"/>
                      <w:marBottom w:val="0"/>
                      <w:divBdr>
                        <w:top w:val="none" w:sz="0" w:space="0" w:color="auto"/>
                        <w:left w:val="none" w:sz="0" w:space="0" w:color="auto"/>
                        <w:bottom w:val="none" w:sz="0" w:space="0" w:color="auto"/>
                        <w:right w:val="none" w:sz="0" w:space="0" w:color="auto"/>
                      </w:divBdr>
                    </w:div>
                  </w:divsChild>
                </w:div>
                <w:div w:id="1330596138">
                  <w:marLeft w:val="0"/>
                  <w:marRight w:val="0"/>
                  <w:marTop w:val="0"/>
                  <w:marBottom w:val="0"/>
                  <w:divBdr>
                    <w:top w:val="none" w:sz="0" w:space="0" w:color="auto"/>
                    <w:left w:val="none" w:sz="0" w:space="0" w:color="auto"/>
                    <w:bottom w:val="none" w:sz="0" w:space="0" w:color="auto"/>
                    <w:right w:val="none" w:sz="0" w:space="0" w:color="auto"/>
                  </w:divBdr>
                  <w:divsChild>
                    <w:div w:id="1718508669">
                      <w:marLeft w:val="0"/>
                      <w:marRight w:val="0"/>
                      <w:marTop w:val="0"/>
                      <w:marBottom w:val="0"/>
                      <w:divBdr>
                        <w:top w:val="none" w:sz="0" w:space="0" w:color="auto"/>
                        <w:left w:val="none" w:sz="0" w:space="0" w:color="auto"/>
                        <w:bottom w:val="none" w:sz="0" w:space="0" w:color="auto"/>
                        <w:right w:val="none" w:sz="0" w:space="0" w:color="auto"/>
                      </w:divBdr>
                    </w:div>
                  </w:divsChild>
                </w:div>
                <w:div w:id="1343554509">
                  <w:marLeft w:val="0"/>
                  <w:marRight w:val="0"/>
                  <w:marTop w:val="0"/>
                  <w:marBottom w:val="0"/>
                  <w:divBdr>
                    <w:top w:val="none" w:sz="0" w:space="0" w:color="auto"/>
                    <w:left w:val="none" w:sz="0" w:space="0" w:color="auto"/>
                    <w:bottom w:val="none" w:sz="0" w:space="0" w:color="auto"/>
                    <w:right w:val="none" w:sz="0" w:space="0" w:color="auto"/>
                  </w:divBdr>
                  <w:divsChild>
                    <w:div w:id="565066912">
                      <w:marLeft w:val="0"/>
                      <w:marRight w:val="0"/>
                      <w:marTop w:val="0"/>
                      <w:marBottom w:val="0"/>
                      <w:divBdr>
                        <w:top w:val="none" w:sz="0" w:space="0" w:color="auto"/>
                        <w:left w:val="none" w:sz="0" w:space="0" w:color="auto"/>
                        <w:bottom w:val="none" w:sz="0" w:space="0" w:color="auto"/>
                        <w:right w:val="none" w:sz="0" w:space="0" w:color="auto"/>
                      </w:divBdr>
                    </w:div>
                  </w:divsChild>
                </w:div>
                <w:div w:id="1587111393">
                  <w:marLeft w:val="0"/>
                  <w:marRight w:val="0"/>
                  <w:marTop w:val="0"/>
                  <w:marBottom w:val="0"/>
                  <w:divBdr>
                    <w:top w:val="none" w:sz="0" w:space="0" w:color="auto"/>
                    <w:left w:val="none" w:sz="0" w:space="0" w:color="auto"/>
                    <w:bottom w:val="none" w:sz="0" w:space="0" w:color="auto"/>
                    <w:right w:val="none" w:sz="0" w:space="0" w:color="auto"/>
                  </w:divBdr>
                  <w:divsChild>
                    <w:div w:id="1751930668">
                      <w:marLeft w:val="0"/>
                      <w:marRight w:val="0"/>
                      <w:marTop w:val="0"/>
                      <w:marBottom w:val="0"/>
                      <w:divBdr>
                        <w:top w:val="none" w:sz="0" w:space="0" w:color="auto"/>
                        <w:left w:val="none" w:sz="0" w:space="0" w:color="auto"/>
                        <w:bottom w:val="none" w:sz="0" w:space="0" w:color="auto"/>
                        <w:right w:val="none" w:sz="0" w:space="0" w:color="auto"/>
                      </w:divBdr>
                    </w:div>
                  </w:divsChild>
                </w:div>
                <w:div w:id="1627202020">
                  <w:marLeft w:val="0"/>
                  <w:marRight w:val="0"/>
                  <w:marTop w:val="0"/>
                  <w:marBottom w:val="0"/>
                  <w:divBdr>
                    <w:top w:val="none" w:sz="0" w:space="0" w:color="auto"/>
                    <w:left w:val="none" w:sz="0" w:space="0" w:color="auto"/>
                    <w:bottom w:val="none" w:sz="0" w:space="0" w:color="auto"/>
                    <w:right w:val="none" w:sz="0" w:space="0" w:color="auto"/>
                  </w:divBdr>
                  <w:divsChild>
                    <w:div w:id="1341466005">
                      <w:marLeft w:val="0"/>
                      <w:marRight w:val="0"/>
                      <w:marTop w:val="0"/>
                      <w:marBottom w:val="0"/>
                      <w:divBdr>
                        <w:top w:val="none" w:sz="0" w:space="0" w:color="auto"/>
                        <w:left w:val="none" w:sz="0" w:space="0" w:color="auto"/>
                        <w:bottom w:val="none" w:sz="0" w:space="0" w:color="auto"/>
                        <w:right w:val="none" w:sz="0" w:space="0" w:color="auto"/>
                      </w:divBdr>
                    </w:div>
                  </w:divsChild>
                </w:div>
                <w:div w:id="1714235907">
                  <w:marLeft w:val="0"/>
                  <w:marRight w:val="0"/>
                  <w:marTop w:val="0"/>
                  <w:marBottom w:val="0"/>
                  <w:divBdr>
                    <w:top w:val="none" w:sz="0" w:space="0" w:color="auto"/>
                    <w:left w:val="none" w:sz="0" w:space="0" w:color="auto"/>
                    <w:bottom w:val="none" w:sz="0" w:space="0" w:color="auto"/>
                    <w:right w:val="none" w:sz="0" w:space="0" w:color="auto"/>
                  </w:divBdr>
                  <w:divsChild>
                    <w:div w:id="1922375735">
                      <w:marLeft w:val="0"/>
                      <w:marRight w:val="0"/>
                      <w:marTop w:val="0"/>
                      <w:marBottom w:val="0"/>
                      <w:divBdr>
                        <w:top w:val="none" w:sz="0" w:space="0" w:color="auto"/>
                        <w:left w:val="none" w:sz="0" w:space="0" w:color="auto"/>
                        <w:bottom w:val="none" w:sz="0" w:space="0" w:color="auto"/>
                        <w:right w:val="none" w:sz="0" w:space="0" w:color="auto"/>
                      </w:divBdr>
                    </w:div>
                  </w:divsChild>
                </w:div>
                <w:div w:id="1786147883">
                  <w:marLeft w:val="0"/>
                  <w:marRight w:val="0"/>
                  <w:marTop w:val="0"/>
                  <w:marBottom w:val="0"/>
                  <w:divBdr>
                    <w:top w:val="none" w:sz="0" w:space="0" w:color="auto"/>
                    <w:left w:val="none" w:sz="0" w:space="0" w:color="auto"/>
                    <w:bottom w:val="none" w:sz="0" w:space="0" w:color="auto"/>
                    <w:right w:val="none" w:sz="0" w:space="0" w:color="auto"/>
                  </w:divBdr>
                  <w:divsChild>
                    <w:div w:id="14865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54076">
          <w:marLeft w:val="0"/>
          <w:marRight w:val="0"/>
          <w:marTop w:val="0"/>
          <w:marBottom w:val="0"/>
          <w:divBdr>
            <w:top w:val="none" w:sz="0" w:space="0" w:color="auto"/>
            <w:left w:val="none" w:sz="0" w:space="0" w:color="auto"/>
            <w:bottom w:val="none" w:sz="0" w:space="0" w:color="auto"/>
            <w:right w:val="none" w:sz="0" w:space="0" w:color="auto"/>
          </w:divBdr>
        </w:div>
      </w:divsChild>
    </w:div>
    <w:div w:id="1248265937">
      <w:bodyDiv w:val="1"/>
      <w:marLeft w:val="0"/>
      <w:marRight w:val="0"/>
      <w:marTop w:val="0"/>
      <w:marBottom w:val="0"/>
      <w:divBdr>
        <w:top w:val="none" w:sz="0" w:space="0" w:color="auto"/>
        <w:left w:val="none" w:sz="0" w:space="0" w:color="auto"/>
        <w:bottom w:val="none" w:sz="0" w:space="0" w:color="auto"/>
        <w:right w:val="none" w:sz="0" w:space="0" w:color="auto"/>
      </w:divBdr>
      <w:divsChild>
        <w:div w:id="177354601">
          <w:marLeft w:val="0"/>
          <w:marRight w:val="0"/>
          <w:marTop w:val="0"/>
          <w:marBottom w:val="0"/>
          <w:divBdr>
            <w:top w:val="none" w:sz="0" w:space="0" w:color="auto"/>
            <w:left w:val="none" w:sz="0" w:space="0" w:color="auto"/>
            <w:bottom w:val="none" w:sz="0" w:space="0" w:color="auto"/>
            <w:right w:val="none" w:sz="0" w:space="0" w:color="auto"/>
          </w:divBdr>
        </w:div>
        <w:div w:id="851528699">
          <w:marLeft w:val="0"/>
          <w:marRight w:val="0"/>
          <w:marTop w:val="0"/>
          <w:marBottom w:val="0"/>
          <w:divBdr>
            <w:top w:val="none" w:sz="0" w:space="0" w:color="auto"/>
            <w:left w:val="none" w:sz="0" w:space="0" w:color="auto"/>
            <w:bottom w:val="none" w:sz="0" w:space="0" w:color="auto"/>
            <w:right w:val="none" w:sz="0" w:space="0" w:color="auto"/>
          </w:divBdr>
        </w:div>
        <w:div w:id="1157302848">
          <w:marLeft w:val="0"/>
          <w:marRight w:val="0"/>
          <w:marTop w:val="0"/>
          <w:marBottom w:val="0"/>
          <w:divBdr>
            <w:top w:val="none" w:sz="0" w:space="0" w:color="auto"/>
            <w:left w:val="none" w:sz="0" w:space="0" w:color="auto"/>
            <w:bottom w:val="none" w:sz="0" w:space="0" w:color="auto"/>
            <w:right w:val="none" w:sz="0" w:space="0" w:color="auto"/>
          </w:divBdr>
        </w:div>
      </w:divsChild>
    </w:div>
    <w:div w:id="1394348222">
      <w:bodyDiv w:val="1"/>
      <w:marLeft w:val="0"/>
      <w:marRight w:val="0"/>
      <w:marTop w:val="0"/>
      <w:marBottom w:val="0"/>
      <w:divBdr>
        <w:top w:val="none" w:sz="0" w:space="0" w:color="auto"/>
        <w:left w:val="none" w:sz="0" w:space="0" w:color="auto"/>
        <w:bottom w:val="none" w:sz="0" w:space="0" w:color="auto"/>
        <w:right w:val="none" w:sz="0" w:space="0" w:color="auto"/>
      </w:divBdr>
      <w:divsChild>
        <w:div w:id="216627681">
          <w:marLeft w:val="0"/>
          <w:marRight w:val="0"/>
          <w:marTop w:val="0"/>
          <w:marBottom w:val="0"/>
          <w:divBdr>
            <w:top w:val="none" w:sz="0" w:space="0" w:color="auto"/>
            <w:left w:val="none" w:sz="0" w:space="0" w:color="auto"/>
            <w:bottom w:val="none" w:sz="0" w:space="0" w:color="auto"/>
            <w:right w:val="none" w:sz="0" w:space="0" w:color="auto"/>
          </w:divBdr>
        </w:div>
        <w:div w:id="1245382882">
          <w:marLeft w:val="0"/>
          <w:marRight w:val="0"/>
          <w:marTop w:val="0"/>
          <w:marBottom w:val="0"/>
          <w:divBdr>
            <w:top w:val="none" w:sz="0" w:space="0" w:color="auto"/>
            <w:left w:val="none" w:sz="0" w:space="0" w:color="auto"/>
            <w:bottom w:val="none" w:sz="0" w:space="0" w:color="auto"/>
            <w:right w:val="none" w:sz="0" w:space="0" w:color="auto"/>
          </w:divBdr>
        </w:div>
      </w:divsChild>
    </w:div>
    <w:div w:id="1513959435">
      <w:bodyDiv w:val="1"/>
      <w:marLeft w:val="0"/>
      <w:marRight w:val="0"/>
      <w:marTop w:val="0"/>
      <w:marBottom w:val="0"/>
      <w:divBdr>
        <w:top w:val="none" w:sz="0" w:space="0" w:color="auto"/>
        <w:left w:val="none" w:sz="0" w:space="0" w:color="auto"/>
        <w:bottom w:val="none" w:sz="0" w:space="0" w:color="auto"/>
        <w:right w:val="none" w:sz="0" w:space="0" w:color="auto"/>
      </w:divBdr>
      <w:divsChild>
        <w:div w:id="71511451">
          <w:marLeft w:val="0"/>
          <w:marRight w:val="0"/>
          <w:marTop w:val="0"/>
          <w:marBottom w:val="0"/>
          <w:divBdr>
            <w:top w:val="none" w:sz="0" w:space="0" w:color="auto"/>
            <w:left w:val="none" w:sz="0" w:space="0" w:color="auto"/>
            <w:bottom w:val="none" w:sz="0" w:space="0" w:color="auto"/>
            <w:right w:val="none" w:sz="0" w:space="0" w:color="auto"/>
          </w:divBdr>
        </w:div>
        <w:div w:id="137695689">
          <w:marLeft w:val="0"/>
          <w:marRight w:val="0"/>
          <w:marTop w:val="0"/>
          <w:marBottom w:val="0"/>
          <w:divBdr>
            <w:top w:val="none" w:sz="0" w:space="0" w:color="auto"/>
            <w:left w:val="none" w:sz="0" w:space="0" w:color="auto"/>
            <w:bottom w:val="none" w:sz="0" w:space="0" w:color="auto"/>
            <w:right w:val="none" w:sz="0" w:space="0" w:color="auto"/>
          </w:divBdr>
        </w:div>
        <w:div w:id="188106664">
          <w:marLeft w:val="0"/>
          <w:marRight w:val="0"/>
          <w:marTop w:val="0"/>
          <w:marBottom w:val="0"/>
          <w:divBdr>
            <w:top w:val="none" w:sz="0" w:space="0" w:color="auto"/>
            <w:left w:val="none" w:sz="0" w:space="0" w:color="auto"/>
            <w:bottom w:val="none" w:sz="0" w:space="0" w:color="auto"/>
            <w:right w:val="none" w:sz="0" w:space="0" w:color="auto"/>
          </w:divBdr>
        </w:div>
        <w:div w:id="1012757088">
          <w:marLeft w:val="0"/>
          <w:marRight w:val="0"/>
          <w:marTop w:val="0"/>
          <w:marBottom w:val="0"/>
          <w:divBdr>
            <w:top w:val="none" w:sz="0" w:space="0" w:color="auto"/>
            <w:left w:val="none" w:sz="0" w:space="0" w:color="auto"/>
            <w:bottom w:val="none" w:sz="0" w:space="0" w:color="auto"/>
            <w:right w:val="none" w:sz="0" w:space="0" w:color="auto"/>
          </w:divBdr>
        </w:div>
        <w:div w:id="1176846152">
          <w:marLeft w:val="0"/>
          <w:marRight w:val="0"/>
          <w:marTop w:val="0"/>
          <w:marBottom w:val="0"/>
          <w:divBdr>
            <w:top w:val="none" w:sz="0" w:space="0" w:color="auto"/>
            <w:left w:val="none" w:sz="0" w:space="0" w:color="auto"/>
            <w:bottom w:val="none" w:sz="0" w:space="0" w:color="auto"/>
            <w:right w:val="none" w:sz="0" w:space="0" w:color="auto"/>
          </w:divBdr>
          <w:divsChild>
            <w:div w:id="1498225648">
              <w:marLeft w:val="-75"/>
              <w:marRight w:val="0"/>
              <w:marTop w:val="30"/>
              <w:marBottom w:val="30"/>
              <w:divBdr>
                <w:top w:val="none" w:sz="0" w:space="0" w:color="auto"/>
                <w:left w:val="none" w:sz="0" w:space="0" w:color="auto"/>
                <w:bottom w:val="none" w:sz="0" w:space="0" w:color="auto"/>
                <w:right w:val="none" w:sz="0" w:space="0" w:color="auto"/>
              </w:divBdr>
              <w:divsChild>
                <w:div w:id="13461894">
                  <w:marLeft w:val="0"/>
                  <w:marRight w:val="0"/>
                  <w:marTop w:val="0"/>
                  <w:marBottom w:val="0"/>
                  <w:divBdr>
                    <w:top w:val="none" w:sz="0" w:space="0" w:color="auto"/>
                    <w:left w:val="none" w:sz="0" w:space="0" w:color="auto"/>
                    <w:bottom w:val="none" w:sz="0" w:space="0" w:color="auto"/>
                    <w:right w:val="none" w:sz="0" w:space="0" w:color="auto"/>
                  </w:divBdr>
                  <w:divsChild>
                    <w:div w:id="2040928628">
                      <w:marLeft w:val="0"/>
                      <w:marRight w:val="0"/>
                      <w:marTop w:val="0"/>
                      <w:marBottom w:val="0"/>
                      <w:divBdr>
                        <w:top w:val="none" w:sz="0" w:space="0" w:color="auto"/>
                        <w:left w:val="none" w:sz="0" w:space="0" w:color="auto"/>
                        <w:bottom w:val="none" w:sz="0" w:space="0" w:color="auto"/>
                        <w:right w:val="none" w:sz="0" w:space="0" w:color="auto"/>
                      </w:divBdr>
                    </w:div>
                  </w:divsChild>
                </w:div>
                <w:div w:id="18432255">
                  <w:marLeft w:val="0"/>
                  <w:marRight w:val="0"/>
                  <w:marTop w:val="0"/>
                  <w:marBottom w:val="0"/>
                  <w:divBdr>
                    <w:top w:val="none" w:sz="0" w:space="0" w:color="auto"/>
                    <w:left w:val="none" w:sz="0" w:space="0" w:color="auto"/>
                    <w:bottom w:val="none" w:sz="0" w:space="0" w:color="auto"/>
                    <w:right w:val="none" w:sz="0" w:space="0" w:color="auto"/>
                  </w:divBdr>
                  <w:divsChild>
                    <w:div w:id="430861430">
                      <w:marLeft w:val="0"/>
                      <w:marRight w:val="0"/>
                      <w:marTop w:val="0"/>
                      <w:marBottom w:val="0"/>
                      <w:divBdr>
                        <w:top w:val="none" w:sz="0" w:space="0" w:color="auto"/>
                        <w:left w:val="none" w:sz="0" w:space="0" w:color="auto"/>
                        <w:bottom w:val="none" w:sz="0" w:space="0" w:color="auto"/>
                        <w:right w:val="none" w:sz="0" w:space="0" w:color="auto"/>
                      </w:divBdr>
                    </w:div>
                  </w:divsChild>
                </w:div>
                <w:div w:id="30887776">
                  <w:marLeft w:val="0"/>
                  <w:marRight w:val="0"/>
                  <w:marTop w:val="0"/>
                  <w:marBottom w:val="0"/>
                  <w:divBdr>
                    <w:top w:val="none" w:sz="0" w:space="0" w:color="auto"/>
                    <w:left w:val="none" w:sz="0" w:space="0" w:color="auto"/>
                    <w:bottom w:val="none" w:sz="0" w:space="0" w:color="auto"/>
                    <w:right w:val="none" w:sz="0" w:space="0" w:color="auto"/>
                  </w:divBdr>
                  <w:divsChild>
                    <w:div w:id="771899623">
                      <w:marLeft w:val="0"/>
                      <w:marRight w:val="0"/>
                      <w:marTop w:val="0"/>
                      <w:marBottom w:val="0"/>
                      <w:divBdr>
                        <w:top w:val="none" w:sz="0" w:space="0" w:color="auto"/>
                        <w:left w:val="none" w:sz="0" w:space="0" w:color="auto"/>
                        <w:bottom w:val="none" w:sz="0" w:space="0" w:color="auto"/>
                        <w:right w:val="none" w:sz="0" w:space="0" w:color="auto"/>
                      </w:divBdr>
                    </w:div>
                  </w:divsChild>
                </w:div>
                <w:div w:id="144130831">
                  <w:marLeft w:val="0"/>
                  <w:marRight w:val="0"/>
                  <w:marTop w:val="0"/>
                  <w:marBottom w:val="0"/>
                  <w:divBdr>
                    <w:top w:val="none" w:sz="0" w:space="0" w:color="auto"/>
                    <w:left w:val="none" w:sz="0" w:space="0" w:color="auto"/>
                    <w:bottom w:val="none" w:sz="0" w:space="0" w:color="auto"/>
                    <w:right w:val="none" w:sz="0" w:space="0" w:color="auto"/>
                  </w:divBdr>
                  <w:divsChild>
                    <w:div w:id="825626752">
                      <w:marLeft w:val="0"/>
                      <w:marRight w:val="0"/>
                      <w:marTop w:val="0"/>
                      <w:marBottom w:val="0"/>
                      <w:divBdr>
                        <w:top w:val="none" w:sz="0" w:space="0" w:color="auto"/>
                        <w:left w:val="none" w:sz="0" w:space="0" w:color="auto"/>
                        <w:bottom w:val="none" w:sz="0" w:space="0" w:color="auto"/>
                        <w:right w:val="none" w:sz="0" w:space="0" w:color="auto"/>
                      </w:divBdr>
                    </w:div>
                  </w:divsChild>
                </w:div>
                <w:div w:id="287393559">
                  <w:marLeft w:val="0"/>
                  <w:marRight w:val="0"/>
                  <w:marTop w:val="0"/>
                  <w:marBottom w:val="0"/>
                  <w:divBdr>
                    <w:top w:val="none" w:sz="0" w:space="0" w:color="auto"/>
                    <w:left w:val="none" w:sz="0" w:space="0" w:color="auto"/>
                    <w:bottom w:val="none" w:sz="0" w:space="0" w:color="auto"/>
                    <w:right w:val="none" w:sz="0" w:space="0" w:color="auto"/>
                  </w:divBdr>
                  <w:divsChild>
                    <w:div w:id="1731879286">
                      <w:marLeft w:val="0"/>
                      <w:marRight w:val="0"/>
                      <w:marTop w:val="0"/>
                      <w:marBottom w:val="0"/>
                      <w:divBdr>
                        <w:top w:val="none" w:sz="0" w:space="0" w:color="auto"/>
                        <w:left w:val="none" w:sz="0" w:space="0" w:color="auto"/>
                        <w:bottom w:val="none" w:sz="0" w:space="0" w:color="auto"/>
                        <w:right w:val="none" w:sz="0" w:space="0" w:color="auto"/>
                      </w:divBdr>
                    </w:div>
                  </w:divsChild>
                </w:div>
                <w:div w:id="342325424">
                  <w:marLeft w:val="0"/>
                  <w:marRight w:val="0"/>
                  <w:marTop w:val="0"/>
                  <w:marBottom w:val="0"/>
                  <w:divBdr>
                    <w:top w:val="none" w:sz="0" w:space="0" w:color="auto"/>
                    <w:left w:val="none" w:sz="0" w:space="0" w:color="auto"/>
                    <w:bottom w:val="none" w:sz="0" w:space="0" w:color="auto"/>
                    <w:right w:val="none" w:sz="0" w:space="0" w:color="auto"/>
                  </w:divBdr>
                  <w:divsChild>
                    <w:div w:id="1683046849">
                      <w:marLeft w:val="0"/>
                      <w:marRight w:val="0"/>
                      <w:marTop w:val="0"/>
                      <w:marBottom w:val="0"/>
                      <w:divBdr>
                        <w:top w:val="none" w:sz="0" w:space="0" w:color="auto"/>
                        <w:left w:val="none" w:sz="0" w:space="0" w:color="auto"/>
                        <w:bottom w:val="none" w:sz="0" w:space="0" w:color="auto"/>
                        <w:right w:val="none" w:sz="0" w:space="0" w:color="auto"/>
                      </w:divBdr>
                    </w:div>
                  </w:divsChild>
                </w:div>
                <w:div w:id="483788414">
                  <w:marLeft w:val="0"/>
                  <w:marRight w:val="0"/>
                  <w:marTop w:val="0"/>
                  <w:marBottom w:val="0"/>
                  <w:divBdr>
                    <w:top w:val="none" w:sz="0" w:space="0" w:color="auto"/>
                    <w:left w:val="none" w:sz="0" w:space="0" w:color="auto"/>
                    <w:bottom w:val="none" w:sz="0" w:space="0" w:color="auto"/>
                    <w:right w:val="none" w:sz="0" w:space="0" w:color="auto"/>
                  </w:divBdr>
                  <w:divsChild>
                    <w:div w:id="739057330">
                      <w:marLeft w:val="0"/>
                      <w:marRight w:val="0"/>
                      <w:marTop w:val="0"/>
                      <w:marBottom w:val="0"/>
                      <w:divBdr>
                        <w:top w:val="none" w:sz="0" w:space="0" w:color="auto"/>
                        <w:left w:val="none" w:sz="0" w:space="0" w:color="auto"/>
                        <w:bottom w:val="none" w:sz="0" w:space="0" w:color="auto"/>
                        <w:right w:val="none" w:sz="0" w:space="0" w:color="auto"/>
                      </w:divBdr>
                    </w:div>
                  </w:divsChild>
                </w:div>
                <w:div w:id="647517624">
                  <w:marLeft w:val="0"/>
                  <w:marRight w:val="0"/>
                  <w:marTop w:val="0"/>
                  <w:marBottom w:val="0"/>
                  <w:divBdr>
                    <w:top w:val="none" w:sz="0" w:space="0" w:color="auto"/>
                    <w:left w:val="none" w:sz="0" w:space="0" w:color="auto"/>
                    <w:bottom w:val="none" w:sz="0" w:space="0" w:color="auto"/>
                    <w:right w:val="none" w:sz="0" w:space="0" w:color="auto"/>
                  </w:divBdr>
                  <w:divsChild>
                    <w:div w:id="1692338681">
                      <w:marLeft w:val="0"/>
                      <w:marRight w:val="0"/>
                      <w:marTop w:val="0"/>
                      <w:marBottom w:val="0"/>
                      <w:divBdr>
                        <w:top w:val="none" w:sz="0" w:space="0" w:color="auto"/>
                        <w:left w:val="none" w:sz="0" w:space="0" w:color="auto"/>
                        <w:bottom w:val="none" w:sz="0" w:space="0" w:color="auto"/>
                        <w:right w:val="none" w:sz="0" w:space="0" w:color="auto"/>
                      </w:divBdr>
                    </w:div>
                  </w:divsChild>
                </w:div>
                <w:div w:id="684134521">
                  <w:marLeft w:val="0"/>
                  <w:marRight w:val="0"/>
                  <w:marTop w:val="0"/>
                  <w:marBottom w:val="0"/>
                  <w:divBdr>
                    <w:top w:val="none" w:sz="0" w:space="0" w:color="auto"/>
                    <w:left w:val="none" w:sz="0" w:space="0" w:color="auto"/>
                    <w:bottom w:val="none" w:sz="0" w:space="0" w:color="auto"/>
                    <w:right w:val="none" w:sz="0" w:space="0" w:color="auto"/>
                  </w:divBdr>
                  <w:divsChild>
                    <w:div w:id="2093699445">
                      <w:marLeft w:val="0"/>
                      <w:marRight w:val="0"/>
                      <w:marTop w:val="0"/>
                      <w:marBottom w:val="0"/>
                      <w:divBdr>
                        <w:top w:val="none" w:sz="0" w:space="0" w:color="auto"/>
                        <w:left w:val="none" w:sz="0" w:space="0" w:color="auto"/>
                        <w:bottom w:val="none" w:sz="0" w:space="0" w:color="auto"/>
                        <w:right w:val="none" w:sz="0" w:space="0" w:color="auto"/>
                      </w:divBdr>
                    </w:div>
                  </w:divsChild>
                </w:div>
                <w:div w:id="710108786">
                  <w:marLeft w:val="0"/>
                  <w:marRight w:val="0"/>
                  <w:marTop w:val="0"/>
                  <w:marBottom w:val="0"/>
                  <w:divBdr>
                    <w:top w:val="none" w:sz="0" w:space="0" w:color="auto"/>
                    <w:left w:val="none" w:sz="0" w:space="0" w:color="auto"/>
                    <w:bottom w:val="none" w:sz="0" w:space="0" w:color="auto"/>
                    <w:right w:val="none" w:sz="0" w:space="0" w:color="auto"/>
                  </w:divBdr>
                  <w:divsChild>
                    <w:div w:id="612051308">
                      <w:marLeft w:val="0"/>
                      <w:marRight w:val="0"/>
                      <w:marTop w:val="0"/>
                      <w:marBottom w:val="0"/>
                      <w:divBdr>
                        <w:top w:val="none" w:sz="0" w:space="0" w:color="auto"/>
                        <w:left w:val="none" w:sz="0" w:space="0" w:color="auto"/>
                        <w:bottom w:val="none" w:sz="0" w:space="0" w:color="auto"/>
                        <w:right w:val="none" w:sz="0" w:space="0" w:color="auto"/>
                      </w:divBdr>
                    </w:div>
                  </w:divsChild>
                </w:div>
                <w:div w:id="730809204">
                  <w:marLeft w:val="0"/>
                  <w:marRight w:val="0"/>
                  <w:marTop w:val="0"/>
                  <w:marBottom w:val="0"/>
                  <w:divBdr>
                    <w:top w:val="none" w:sz="0" w:space="0" w:color="auto"/>
                    <w:left w:val="none" w:sz="0" w:space="0" w:color="auto"/>
                    <w:bottom w:val="none" w:sz="0" w:space="0" w:color="auto"/>
                    <w:right w:val="none" w:sz="0" w:space="0" w:color="auto"/>
                  </w:divBdr>
                  <w:divsChild>
                    <w:div w:id="1391535688">
                      <w:marLeft w:val="0"/>
                      <w:marRight w:val="0"/>
                      <w:marTop w:val="0"/>
                      <w:marBottom w:val="0"/>
                      <w:divBdr>
                        <w:top w:val="none" w:sz="0" w:space="0" w:color="auto"/>
                        <w:left w:val="none" w:sz="0" w:space="0" w:color="auto"/>
                        <w:bottom w:val="none" w:sz="0" w:space="0" w:color="auto"/>
                        <w:right w:val="none" w:sz="0" w:space="0" w:color="auto"/>
                      </w:divBdr>
                    </w:div>
                  </w:divsChild>
                </w:div>
                <w:div w:id="873730557">
                  <w:marLeft w:val="0"/>
                  <w:marRight w:val="0"/>
                  <w:marTop w:val="0"/>
                  <w:marBottom w:val="0"/>
                  <w:divBdr>
                    <w:top w:val="none" w:sz="0" w:space="0" w:color="auto"/>
                    <w:left w:val="none" w:sz="0" w:space="0" w:color="auto"/>
                    <w:bottom w:val="none" w:sz="0" w:space="0" w:color="auto"/>
                    <w:right w:val="none" w:sz="0" w:space="0" w:color="auto"/>
                  </w:divBdr>
                  <w:divsChild>
                    <w:div w:id="1585070763">
                      <w:marLeft w:val="0"/>
                      <w:marRight w:val="0"/>
                      <w:marTop w:val="0"/>
                      <w:marBottom w:val="0"/>
                      <w:divBdr>
                        <w:top w:val="none" w:sz="0" w:space="0" w:color="auto"/>
                        <w:left w:val="none" w:sz="0" w:space="0" w:color="auto"/>
                        <w:bottom w:val="none" w:sz="0" w:space="0" w:color="auto"/>
                        <w:right w:val="none" w:sz="0" w:space="0" w:color="auto"/>
                      </w:divBdr>
                    </w:div>
                  </w:divsChild>
                </w:div>
                <w:div w:id="898857969">
                  <w:marLeft w:val="0"/>
                  <w:marRight w:val="0"/>
                  <w:marTop w:val="0"/>
                  <w:marBottom w:val="0"/>
                  <w:divBdr>
                    <w:top w:val="none" w:sz="0" w:space="0" w:color="auto"/>
                    <w:left w:val="none" w:sz="0" w:space="0" w:color="auto"/>
                    <w:bottom w:val="none" w:sz="0" w:space="0" w:color="auto"/>
                    <w:right w:val="none" w:sz="0" w:space="0" w:color="auto"/>
                  </w:divBdr>
                  <w:divsChild>
                    <w:div w:id="722950972">
                      <w:marLeft w:val="0"/>
                      <w:marRight w:val="0"/>
                      <w:marTop w:val="0"/>
                      <w:marBottom w:val="0"/>
                      <w:divBdr>
                        <w:top w:val="none" w:sz="0" w:space="0" w:color="auto"/>
                        <w:left w:val="none" w:sz="0" w:space="0" w:color="auto"/>
                        <w:bottom w:val="none" w:sz="0" w:space="0" w:color="auto"/>
                        <w:right w:val="none" w:sz="0" w:space="0" w:color="auto"/>
                      </w:divBdr>
                    </w:div>
                  </w:divsChild>
                </w:div>
                <w:div w:id="900408170">
                  <w:marLeft w:val="0"/>
                  <w:marRight w:val="0"/>
                  <w:marTop w:val="0"/>
                  <w:marBottom w:val="0"/>
                  <w:divBdr>
                    <w:top w:val="none" w:sz="0" w:space="0" w:color="auto"/>
                    <w:left w:val="none" w:sz="0" w:space="0" w:color="auto"/>
                    <w:bottom w:val="none" w:sz="0" w:space="0" w:color="auto"/>
                    <w:right w:val="none" w:sz="0" w:space="0" w:color="auto"/>
                  </w:divBdr>
                  <w:divsChild>
                    <w:div w:id="369384919">
                      <w:marLeft w:val="0"/>
                      <w:marRight w:val="0"/>
                      <w:marTop w:val="0"/>
                      <w:marBottom w:val="0"/>
                      <w:divBdr>
                        <w:top w:val="none" w:sz="0" w:space="0" w:color="auto"/>
                        <w:left w:val="none" w:sz="0" w:space="0" w:color="auto"/>
                        <w:bottom w:val="none" w:sz="0" w:space="0" w:color="auto"/>
                        <w:right w:val="none" w:sz="0" w:space="0" w:color="auto"/>
                      </w:divBdr>
                    </w:div>
                  </w:divsChild>
                </w:div>
                <w:div w:id="909734050">
                  <w:marLeft w:val="0"/>
                  <w:marRight w:val="0"/>
                  <w:marTop w:val="0"/>
                  <w:marBottom w:val="0"/>
                  <w:divBdr>
                    <w:top w:val="none" w:sz="0" w:space="0" w:color="auto"/>
                    <w:left w:val="none" w:sz="0" w:space="0" w:color="auto"/>
                    <w:bottom w:val="none" w:sz="0" w:space="0" w:color="auto"/>
                    <w:right w:val="none" w:sz="0" w:space="0" w:color="auto"/>
                  </w:divBdr>
                  <w:divsChild>
                    <w:div w:id="740256613">
                      <w:marLeft w:val="0"/>
                      <w:marRight w:val="0"/>
                      <w:marTop w:val="0"/>
                      <w:marBottom w:val="0"/>
                      <w:divBdr>
                        <w:top w:val="none" w:sz="0" w:space="0" w:color="auto"/>
                        <w:left w:val="none" w:sz="0" w:space="0" w:color="auto"/>
                        <w:bottom w:val="none" w:sz="0" w:space="0" w:color="auto"/>
                        <w:right w:val="none" w:sz="0" w:space="0" w:color="auto"/>
                      </w:divBdr>
                    </w:div>
                  </w:divsChild>
                </w:div>
                <w:div w:id="947203593">
                  <w:marLeft w:val="0"/>
                  <w:marRight w:val="0"/>
                  <w:marTop w:val="0"/>
                  <w:marBottom w:val="0"/>
                  <w:divBdr>
                    <w:top w:val="none" w:sz="0" w:space="0" w:color="auto"/>
                    <w:left w:val="none" w:sz="0" w:space="0" w:color="auto"/>
                    <w:bottom w:val="none" w:sz="0" w:space="0" w:color="auto"/>
                    <w:right w:val="none" w:sz="0" w:space="0" w:color="auto"/>
                  </w:divBdr>
                  <w:divsChild>
                    <w:div w:id="466244178">
                      <w:marLeft w:val="0"/>
                      <w:marRight w:val="0"/>
                      <w:marTop w:val="0"/>
                      <w:marBottom w:val="0"/>
                      <w:divBdr>
                        <w:top w:val="none" w:sz="0" w:space="0" w:color="auto"/>
                        <w:left w:val="none" w:sz="0" w:space="0" w:color="auto"/>
                        <w:bottom w:val="none" w:sz="0" w:space="0" w:color="auto"/>
                        <w:right w:val="none" w:sz="0" w:space="0" w:color="auto"/>
                      </w:divBdr>
                    </w:div>
                  </w:divsChild>
                </w:div>
                <w:div w:id="993607967">
                  <w:marLeft w:val="0"/>
                  <w:marRight w:val="0"/>
                  <w:marTop w:val="0"/>
                  <w:marBottom w:val="0"/>
                  <w:divBdr>
                    <w:top w:val="none" w:sz="0" w:space="0" w:color="auto"/>
                    <w:left w:val="none" w:sz="0" w:space="0" w:color="auto"/>
                    <w:bottom w:val="none" w:sz="0" w:space="0" w:color="auto"/>
                    <w:right w:val="none" w:sz="0" w:space="0" w:color="auto"/>
                  </w:divBdr>
                  <w:divsChild>
                    <w:div w:id="1761179501">
                      <w:marLeft w:val="0"/>
                      <w:marRight w:val="0"/>
                      <w:marTop w:val="0"/>
                      <w:marBottom w:val="0"/>
                      <w:divBdr>
                        <w:top w:val="none" w:sz="0" w:space="0" w:color="auto"/>
                        <w:left w:val="none" w:sz="0" w:space="0" w:color="auto"/>
                        <w:bottom w:val="none" w:sz="0" w:space="0" w:color="auto"/>
                        <w:right w:val="none" w:sz="0" w:space="0" w:color="auto"/>
                      </w:divBdr>
                    </w:div>
                  </w:divsChild>
                </w:div>
                <w:div w:id="1038509094">
                  <w:marLeft w:val="0"/>
                  <w:marRight w:val="0"/>
                  <w:marTop w:val="0"/>
                  <w:marBottom w:val="0"/>
                  <w:divBdr>
                    <w:top w:val="none" w:sz="0" w:space="0" w:color="auto"/>
                    <w:left w:val="none" w:sz="0" w:space="0" w:color="auto"/>
                    <w:bottom w:val="none" w:sz="0" w:space="0" w:color="auto"/>
                    <w:right w:val="none" w:sz="0" w:space="0" w:color="auto"/>
                  </w:divBdr>
                  <w:divsChild>
                    <w:div w:id="440153040">
                      <w:marLeft w:val="0"/>
                      <w:marRight w:val="0"/>
                      <w:marTop w:val="0"/>
                      <w:marBottom w:val="0"/>
                      <w:divBdr>
                        <w:top w:val="none" w:sz="0" w:space="0" w:color="auto"/>
                        <w:left w:val="none" w:sz="0" w:space="0" w:color="auto"/>
                        <w:bottom w:val="none" w:sz="0" w:space="0" w:color="auto"/>
                        <w:right w:val="none" w:sz="0" w:space="0" w:color="auto"/>
                      </w:divBdr>
                    </w:div>
                  </w:divsChild>
                </w:div>
                <w:div w:id="1046831790">
                  <w:marLeft w:val="0"/>
                  <w:marRight w:val="0"/>
                  <w:marTop w:val="0"/>
                  <w:marBottom w:val="0"/>
                  <w:divBdr>
                    <w:top w:val="none" w:sz="0" w:space="0" w:color="auto"/>
                    <w:left w:val="none" w:sz="0" w:space="0" w:color="auto"/>
                    <w:bottom w:val="none" w:sz="0" w:space="0" w:color="auto"/>
                    <w:right w:val="none" w:sz="0" w:space="0" w:color="auto"/>
                  </w:divBdr>
                  <w:divsChild>
                    <w:div w:id="718868466">
                      <w:marLeft w:val="0"/>
                      <w:marRight w:val="0"/>
                      <w:marTop w:val="0"/>
                      <w:marBottom w:val="0"/>
                      <w:divBdr>
                        <w:top w:val="none" w:sz="0" w:space="0" w:color="auto"/>
                        <w:left w:val="none" w:sz="0" w:space="0" w:color="auto"/>
                        <w:bottom w:val="none" w:sz="0" w:space="0" w:color="auto"/>
                        <w:right w:val="none" w:sz="0" w:space="0" w:color="auto"/>
                      </w:divBdr>
                    </w:div>
                  </w:divsChild>
                </w:div>
                <w:div w:id="1073360412">
                  <w:marLeft w:val="0"/>
                  <w:marRight w:val="0"/>
                  <w:marTop w:val="0"/>
                  <w:marBottom w:val="0"/>
                  <w:divBdr>
                    <w:top w:val="none" w:sz="0" w:space="0" w:color="auto"/>
                    <w:left w:val="none" w:sz="0" w:space="0" w:color="auto"/>
                    <w:bottom w:val="none" w:sz="0" w:space="0" w:color="auto"/>
                    <w:right w:val="none" w:sz="0" w:space="0" w:color="auto"/>
                  </w:divBdr>
                  <w:divsChild>
                    <w:div w:id="1773864512">
                      <w:marLeft w:val="0"/>
                      <w:marRight w:val="0"/>
                      <w:marTop w:val="0"/>
                      <w:marBottom w:val="0"/>
                      <w:divBdr>
                        <w:top w:val="none" w:sz="0" w:space="0" w:color="auto"/>
                        <w:left w:val="none" w:sz="0" w:space="0" w:color="auto"/>
                        <w:bottom w:val="none" w:sz="0" w:space="0" w:color="auto"/>
                        <w:right w:val="none" w:sz="0" w:space="0" w:color="auto"/>
                      </w:divBdr>
                    </w:div>
                  </w:divsChild>
                </w:div>
                <w:div w:id="1094783024">
                  <w:marLeft w:val="0"/>
                  <w:marRight w:val="0"/>
                  <w:marTop w:val="0"/>
                  <w:marBottom w:val="0"/>
                  <w:divBdr>
                    <w:top w:val="none" w:sz="0" w:space="0" w:color="auto"/>
                    <w:left w:val="none" w:sz="0" w:space="0" w:color="auto"/>
                    <w:bottom w:val="none" w:sz="0" w:space="0" w:color="auto"/>
                    <w:right w:val="none" w:sz="0" w:space="0" w:color="auto"/>
                  </w:divBdr>
                  <w:divsChild>
                    <w:div w:id="2056001439">
                      <w:marLeft w:val="0"/>
                      <w:marRight w:val="0"/>
                      <w:marTop w:val="0"/>
                      <w:marBottom w:val="0"/>
                      <w:divBdr>
                        <w:top w:val="none" w:sz="0" w:space="0" w:color="auto"/>
                        <w:left w:val="none" w:sz="0" w:space="0" w:color="auto"/>
                        <w:bottom w:val="none" w:sz="0" w:space="0" w:color="auto"/>
                        <w:right w:val="none" w:sz="0" w:space="0" w:color="auto"/>
                      </w:divBdr>
                    </w:div>
                  </w:divsChild>
                </w:div>
                <w:div w:id="1147429872">
                  <w:marLeft w:val="0"/>
                  <w:marRight w:val="0"/>
                  <w:marTop w:val="0"/>
                  <w:marBottom w:val="0"/>
                  <w:divBdr>
                    <w:top w:val="none" w:sz="0" w:space="0" w:color="auto"/>
                    <w:left w:val="none" w:sz="0" w:space="0" w:color="auto"/>
                    <w:bottom w:val="none" w:sz="0" w:space="0" w:color="auto"/>
                    <w:right w:val="none" w:sz="0" w:space="0" w:color="auto"/>
                  </w:divBdr>
                  <w:divsChild>
                    <w:div w:id="400491719">
                      <w:marLeft w:val="0"/>
                      <w:marRight w:val="0"/>
                      <w:marTop w:val="0"/>
                      <w:marBottom w:val="0"/>
                      <w:divBdr>
                        <w:top w:val="none" w:sz="0" w:space="0" w:color="auto"/>
                        <w:left w:val="none" w:sz="0" w:space="0" w:color="auto"/>
                        <w:bottom w:val="none" w:sz="0" w:space="0" w:color="auto"/>
                        <w:right w:val="none" w:sz="0" w:space="0" w:color="auto"/>
                      </w:divBdr>
                    </w:div>
                  </w:divsChild>
                </w:div>
                <w:div w:id="1170097660">
                  <w:marLeft w:val="0"/>
                  <w:marRight w:val="0"/>
                  <w:marTop w:val="0"/>
                  <w:marBottom w:val="0"/>
                  <w:divBdr>
                    <w:top w:val="none" w:sz="0" w:space="0" w:color="auto"/>
                    <w:left w:val="none" w:sz="0" w:space="0" w:color="auto"/>
                    <w:bottom w:val="none" w:sz="0" w:space="0" w:color="auto"/>
                    <w:right w:val="none" w:sz="0" w:space="0" w:color="auto"/>
                  </w:divBdr>
                  <w:divsChild>
                    <w:div w:id="1989169833">
                      <w:marLeft w:val="0"/>
                      <w:marRight w:val="0"/>
                      <w:marTop w:val="0"/>
                      <w:marBottom w:val="0"/>
                      <w:divBdr>
                        <w:top w:val="none" w:sz="0" w:space="0" w:color="auto"/>
                        <w:left w:val="none" w:sz="0" w:space="0" w:color="auto"/>
                        <w:bottom w:val="none" w:sz="0" w:space="0" w:color="auto"/>
                        <w:right w:val="none" w:sz="0" w:space="0" w:color="auto"/>
                      </w:divBdr>
                    </w:div>
                  </w:divsChild>
                </w:div>
                <w:div w:id="1404639834">
                  <w:marLeft w:val="0"/>
                  <w:marRight w:val="0"/>
                  <w:marTop w:val="0"/>
                  <w:marBottom w:val="0"/>
                  <w:divBdr>
                    <w:top w:val="none" w:sz="0" w:space="0" w:color="auto"/>
                    <w:left w:val="none" w:sz="0" w:space="0" w:color="auto"/>
                    <w:bottom w:val="none" w:sz="0" w:space="0" w:color="auto"/>
                    <w:right w:val="none" w:sz="0" w:space="0" w:color="auto"/>
                  </w:divBdr>
                  <w:divsChild>
                    <w:div w:id="181818012">
                      <w:marLeft w:val="0"/>
                      <w:marRight w:val="0"/>
                      <w:marTop w:val="0"/>
                      <w:marBottom w:val="0"/>
                      <w:divBdr>
                        <w:top w:val="none" w:sz="0" w:space="0" w:color="auto"/>
                        <w:left w:val="none" w:sz="0" w:space="0" w:color="auto"/>
                        <w:bottom w:val="none" w:sz="0" w:space="0" w:color="auto"/>
                        <w:right w:val="none" w:sz="0" w:space="0" w:color="auto"/>
                      </w:divBdr>
                    </w:div>
                  </w:divsChild>
                </w:div>
                <w:div w:id="1432161643">
                  <w:marLeft w:val="0"/>
                  <w:marRight w:val="0"/>
                  <w:marTop w:val="0"/>
                  <w:marBottom w:val="0"/>
                  <w:divBdr>
                    <w:top w:val="none" w:sz="0" w:space="0" w:color="auto"/>
                    <w:left w:val="none" w:sz="0" w:space="0" w:color="auto"/>
                    <w:bottom w:val="none" w:sz="0" w:space="0" w:color="auto"/>
                    <w:right w:val="none" w:sz="0" w:space="0" w:color="auto"/>
                  </w:divBdr>
                  <w:divsChild>
                    <w:div w:id="1122767035">
                      <w:marLeft w:val="0"/>
                      <w:marRight w:val="0"/>
                      <w:marTop w:val="0"/>
                      <w:marBottom w:val="0"/>
                      <w:divBdr>
                        <w:top w:val="none" w:sz="0" w:space="0" w:color="auto"/>
                        <w:left w:val="none" w:sz="0" w:space="0" w:color="auto"/>
                        <w:bottom w:val="none" w:sz="0" w:space="0" w:color="auto"/>
                        <w:right w:val="none" w:sz="0" w:space="0" w:color="auto"/>
                      </w:divBdr>
                    </w:div>
                  </w:divsChild>
                </w:div>
                <w:div w:id="1457213455">
                  <w:marLeft w:val="0"/>
                  <w:marRight w:val="0"/>
                  <w:marTop w:val="0"/>
                  <w:marBottom w:val="0"/>
                  <w:divBdr>
                    <w:top w:val="none" w:sz="0" w:space="0" w:color="auto"/>
                    <w:left w:val="none" w:sz="0" w:space="0" w:color="auto"/>
                    <w:bottom w:val="none" w:sz="0" w:space="0" w:color="auto"/>
                    <w:right w:val="none" w:sz="0" w:space="0" w:color="auto"/>
                  </w:divBdr>
                  <w:divsChild>
                    <w:div w:id="1579048665">
                      <w:marLeft w:val="0"/>
                      <w:marRight w:val="0"/>
                      <w:marTop w:val="0"/>
                      <w:marBottom w:val="0"/>
                      <w:divBdr>
                        <w:top w:val="none" w:sz="0" w:space="0" w:color="auto"/>
                        <w:left w:val="none" w:sz="0" w:space="0" w:color="auto"/>
                        <w:bottom w:val="none" w:sz="0" w:space="0" w:color="auto"/>
                        <w:right w:val="none" w:sz="0" w:space="0" w:color="auto"/>
                      </w:divBdr>
                    </w:div>
                  </w:divsChild>
                </w:div>
                <w:div w:id="1567259931">
                  <w:marLeft w:val="0"/>
                  <w:marRight w:val="0"/>
                  <w:marTop w:val="0"/>
                  <w:marBottom w:val="0"/>
                  <w:divBdr>
                    <w:top w:val="none" w:sz="0" w:space="0" w:color="auto"/>
                    <w:left w:val="none" w:sz="0" w:space="0" w:color="auto"/>
                    <w:bottom w:val="none" w:sz="0" w:space="0" w:color="auto"/>
                    <w:right w:val="none" w:sz="0" w:space="0" w:color="auto"/>
                  </w:divBdr>
                  <w:divsChild>
                    <w:div w:id="861167228">
                      <w:marLeft w:val="0"/>
                      <w:marRight w:val="0"/>
                      <w:marTop w:val="0"/>
                      <w:marBottom w:val="0"/>
                      <w:divBdr>
                        <w:top w:val="none" w:sz="0" w:space="0" w:color="auto"/>
                        <w:left w:val="none" w:sz="0" w:space="0" w:color="auto"/>
                        <w:bottom w:val="none" w:sz="0" w:space="0" w:color="auto"/>
                        <w:right w:val="none" w:sz="0" w:space="0" w:color="auto"/>
                      </w:divBdr>
                    </w:div>
                  </w:divsChild>
                </w:div>
                <w:div w:id="1654141311">
                  <w:marLeft w:val="0"/>
                  <w:marRight w:val="0"/>
                  <w:marTop w:val="0"/>
                  <w:marBottom w:val="0"/>
                  <w:divBdr>
                    <w:top w:val="none" w:sz="0" w:space="0" w:color="auto"/>
                    <w:left w:val="none" w:sz="0" w:space="0" w:color="auto"/>
                    <w:bottom w:val="none" w:sz="0" w:space="0" w:color="auto"/>
                    <w:right w:val="none" w:sz="0" w:space="0" w:color="auto"/>
                  </w:divBdr>
                  <w:divsChild>
                    <w:div w:id="1426267007">
                      <w:marLeft w:val="0"/>
                      <w:marRight w:val="0"/>
                      <w:marTop w:val="0"/>
                      <w:marBottom w:val="0"/>
                      <w:divBdr>
                        <w:top w:val="none" w:sz="0" w:space="0" w:color="auto"/>
                        <w:left w:val="none" w:sz="0" w:space="0" w:color="auto"/>
                        <w:bottom w:val="none" w:sz="0" w:space="0" w:color="auto"/>
                        <w:right w:val="none" w:sz="0" w:space="0" w:color="auto"/>
                      </w:divBdr>
                    </w:div>
                  </w:divsChild>
                </w:div>
                <w:div w:id="1776823876">
                  <w:marLeft w:val="0"/>
                  <w:marRight w:val="0"/>
                  <w:marTop w:val="0"/>
                  <w:marBottom w:val="0"/>
                  <w:divBdr>
                    <w:top w:val="none" w:sz="0" w:space="0" w:color="auto"/>
                    <w:left w:val="none" w:sz="0" w:space="0" w:color="auto"/>
                    <w:bottom w:val="none" w:sz="0" w:space="0" w:color="auto"/>
                    <w:right w:val="none" w:sz="0" w:space="0" w:color="auto"/>
                  </w:divBdr>
                  <w:divsChild>
                    <w:div w:id="1735199174">
                      <w:marLeft w:val="0"/>
                      <w:marRight w:val="0"/>
                      <w:marTop w:val="0"/>
                      <w:marBottom w:val="0"/>
                      <w:divBdr>
                        <w:top w:val="none" w:sz="0" w:space="0" w:color="auto"/>
                        <w:left w:val="none" w:sz="0" w:space="0" w:color="auto"/>
                        <w:bottom w:val="none" w:sz="0" w:space="0" w:color="auto"/>
                        <w:right w:val="none" w:sz="0" w:space="0" w:color="auto"/>
                      </w:divBdr>
                    </w:div>
                  </w:divsChild>
                </w:div>
                <w:div w:id="1811556448">
                  <w:marLeft w:val="0"/>
                  <w:marRight w:val="0"/>
                  <w:marTop w:val="0"/>
                  <w:marBottom w:val="0"/>
                  <w:divBdr>
                    <w:top w:val="none" w:sz="0" w:space="0" w:color="auto"/>
                    <w:left w:val="none" w:sz="0" w:space="0" w:color="auto"/>
                    <w:bottom w:val="none" w:sz="0" w:space="0" w:color="auto"/>
                    <w:right w:val="none" w:sz="0" w:space="0" w:color="auto"/>
                  </w:divBdr>
                  <w:divsChild>
                    <w:div w:id="1972053037">
                      <w:marLeft w:val="0"/>
                      <w:marRight w:val="0"/>
                      <w:marTop w:val="0"/>
                      <w:marBottom w:val="0"/>
                      <w:divBdr>
                        <w:top w:val="none" w:sz="0" w:space="0" w:color="auto"/>
                        <w:left w:val="none" w:sz="0" w:space="0" w:color="auto"/>
                        <w:bottom w:val="none" w:sz="0" w:space="0" w:color="auto"/>
                        <w:right w:val="none" w:sz="0" w:space="0" w:color="auto"/>
                      </w:divBdr>
                    </w:div>
                  </w:divsChild>
                </w:div>
                <w:div w:id="1834642156">
                  <w:marLeft w:val="0"/>
                  <w:marRight w:val="0"/>
                  <w:marTop w:val="0"/>
                  <w:marBottom w:val="0"/>
                  <w:divBdr>
                    <w:top w:val="none" w:sz="0" w:space="0" w:color="auto"/>
                    <w:left w:val="none" w:sz="0" w:space="0" w:color="auto"/>
                    <w:bottom w:val="none" w:sz="0" w:space="0" w:color="auto"/>
                    <w:right w:val="none" w:sz="0" w:space="0" w:color="auto"/>
                  </w:divBdr>
                  <w:divsChild>
                    <w:div w:id="1494103860">
                      <w:marLeft w:val="0"/>
                      <w:marRight w:val="0"/>
                      <w:marTop w:val="0"/>
                      <w:marBottom w:val="0"/>
                      <w:divBdr>
                        <w:top w:val="none" w:sz="0" w:space="0" w:color="auto"/>
                        <w:left w:val="none" w:sz="0" w:space="0" w:color="auto"/>
                        <w:bottom w:val="none" w:sz="0" w:space="0" w:color="auto"/>
                        <w:right w:val="none" w:sz="0" w:space="0" w:color="auto"/>
                      </w:divBdr>
                    </w:div>
                  </w:divsChild>
                </w:div>
                <w:div w:id="1850176536">
                  <w:marLeft w:val="0"/>
                  <w:marRight w:val="0"/>
                  <w:marTop w:val="0"/>
                  <w:marBottom w:val="0"/>
                  <w:divBdr>
                    <w:top w:val="none" w:sz="0" w:space="0" w:color="auto"/>
                    <w:left w:val="none" w:sz="0" w:space="0" w:color="auto"/>
                    <w:bottom w:val="none" w:sz="0" w:space="0" w:color="auto"/>
                    <w:right w:val="none" w:sz="0" w:space="0" w:color="auto"/>
                  </w:divBdr>
                  <w:divsChild>
                    <w:div w:id="493840040">
                      <w:marLeft w:val="0"/>
                      <w:marRight w:val="0"/>
                      <w:marTop w:val="0"/>
                      <w:marBottom w:val="0"/>
                      <w:divBdr>
                        <w:top w:val="none" w:sz="0" w:space="0" w:color="auto"/>
                        <w:left w:val="none" w:sz="0" w:space="0" w:color="auto"/>
                        <w:bottom w:val="none" w:sz="0" w:space="0" w:color="auto"/>
                        <w:right w:val="none" w:sz="0" w:space="0" w:color="auto"/>
                      </w:divBdr>
                    </w:div>
                  </w:divsChild>
                </w:div>
                <w:div w:id="1864587279">
                  <w:marLeft w:val="0"/>
                  <w:marRight w:val="0"/>
                  <w:marTop w:val="0"/>
                  <w:marBottom w:val="0"/>
                  <w:divBdr>
                    <w:top w:val="none" w:sz="0" w:space="0" w:color="auto"/>
                    <w:left w:val="none" w:sz="0" w:space="0" w:color="auto"/>
                    <w:bottom w:val="none" w:sz="0" w:space="0" w:color="auto"/>
                    <w:right w:val="none" w:sz="0" w:space="0" w:color="auto"/>
                  </w:divBdr>
                  <w:divsChild>
                    <w:div w:id="407970714">
                      <w:marLeft w:val="0"/>
                      <w:marRight w:val="0"/>
                      <w:marTop w:val="0"/>
                      <w:marBottom w:val="0"/>
                      <w:divBdr>
                        <w:top w:val="none" w:sz="0" w:space="0" w:color="auto"/>
                        <w:left w:val="none" w:sz="0" w:space="0" w:color="auto"/>
                        <w:bottom w:val="none" w:sz="0" w:space="0" w:color="auto"/>
                        <w:right w:val="none" w:sz="0" w:space="0" w:color="auto"/>
                      </w:divBdr>
                    </w:div>
                  </w:divsChild>
                </w:div>
                <w:div w:id="2071538852">
                  <w:marLeft w:val="0"/>
                  <w:marRight w:val="0"/>
                  <w:marTop w:val="0"/>
                  <w:marBottom w:val="0"/>
                  <w:divBdr>
                    <w:top w:val="none" w:sz="0" w:space="0" w:color="auto"/>
                    <w:left w:val="none" w:sz="0" w:space="0" w:color="auto"/>
                    <w:bottom w:val="none" w:sz="0" w:space="0" w:color="auto"/>
                    <w:right w:val="none" w:sz="0" w:space="0" w:color="auto"/>
                  </w:divBdr>
                  <w:divsChild>
                    <w:div w:id="1987082428">
                      <w:marLeft w:val="0"/>
                      <w:marRight w:val="0"/>
                      <w:marTop w:val="0"/>
                      <w:marBottom w:val="0"/>
                      <w:divBdr>
                        <w:top w:val="none" w:sz="0" w:space="0" w:color="auto"/>
                        <w:left w:val="none" w:sz="0" w:space="0" w:color="auto"/>
                        <w:bottom w:val="none" w:sz="0" w:space="0" w:color="auto"/>
                        <w:right w:val="none" w:sz="0" w:space="0" w:color="auto"/>
                      </w:divBdr>
                    </w:div>
                  </w:divsChild>
                </w:div>
                <w:div w:id="2125802124">
                  <w:marLeft w:val="0"/>
                  <w:marRight w:val="0"/>
                  <w:marTop w:val="0"/>
                  <w:marBottom w:val="0"/>
                  <w:divBdr>
                    <w:top w:val="none" w:sz="0" w:space="0" w:color="auto"/>
                    <w:left w:val="none" w:sz="0" w:space="0" w:color="auto"/>
                    <w:bottom w:val="none" w:sz="0" w:space="0" w:color="auto"/>
                    <w:right w:val="none" w:sz="0" w:space="0" w:color="auto"/>
                  </w:divBdr>
                  <w:divsChild>
                    <w:div w:id="2046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36785">
          <w:marLeft w:val="0"/>
          <w:marRight w:val="0"/>
          <w:marTop w:val="0"/>
          <w:marBottom w:val="0"/>
          <w:divBdr>
            <w:top w:val="none" w:sz="0" w:space="0" w:color="auto"/>
            <w:left w:val="none" w:sz="0" w:space="0" w:color="auto"/>
            <w:bottom w:val="none" w:sz="0" w:space="0" w:color="auto"/>
            <w:right w:val="none" w:sz="0" w:space="0" w:color="auto"/>
          </w:divBdr>
        </w:div>
        <w:div w:id="1887374553">
          <w:marLeft w:val="0"/>
          <w:marRight w:val="0"/>
          <w:marTop w:val="0"/>
          <w:marBottom w:val="0"/>
          <w:divBdr>
            <w:top w:val="none" w:sz="0" w:space="0" w:color="auto"/>
            <w:left w:val="none" w:sz="0" w:space="0" w:color="auto"/>
            <w:bottom w:val="none" w:sz="0" w:space="0" w:color="auto"/>
            <w:right w:val="none" w:sz="0" w:space="0" w:color="auto"/>
          </w:divBdr>
          <w:divsChild>
            <w:div w:id="20514592">
              <w:marLeft w:val="-75"/>
              <w:marRight w:val="0"/>
              <w:marTop w:val="30"/>
              <w:marBottom w:val="30"/>
              <w:divBdr>
                <w:top w:val="none" w:sz="0" w:space="0" w:color="auto"/>
                <w:left w:val="none" w:sz="0" w:space="0" w:color="auto"/>
                <w:bottom w:val="none" w:sz="0" w:space="0" w:color="auto"/>
                <w:right w:val="none" w:sz="0" w:space="0" w:color="auto"/>
              </w:divBdr>
              <w:divsChild>
                <w:div w:id="5403162">
                  <w:marLeft w:val="0"/>
                  <w:marRight w:val="0"/>
                  <w:marTop w:val="0"/>
                  <w:marBottom w:val="0"/>
                  <w:divBdr>
                    <w:top w:val="none" w:sz="0" w:space="0" w:color="auto"/>
                    <w:left w:val="none" w:sz="0" w:space="0" w:color="auto"/>
                    <w:bottom w:val="none" w:sz="0" w:space="0" w:color="auto"/>
                    <w:right w:val="none" w:sz="0" w:space="0" w:color="auto"/>
                  </w:divBdr>
                  <w:divsChild>
                    <w:div w:id="1170173643">
                      <w:marLeft w:val="0"/>
                      <w:marRight w:val="0"/>
                      <w:marTop w:val="0"/>
                      <w:marBottom w:val="0"/>
                      <w:divBdr>
                        <w:top w:val="none" w:sz="0" w:space="0" w:color="auto"/>
                        <w:left w:val="none" w:sz="0" w:space="0" w:color="auto"/>
                        <w:bottom w:val="none" w:sz="0" w:space="0" w:color="auto"/>
                        <w:right w:val="none" w:sz="0" w:space="0" w:color="auto"/>
                      </w:divBdr>
                    </w:div>
                  </w:divsChild>
                </w:div>
                <w:div w:id="73361569">
                  <w:marLeft w:val="0"/>
                  <w:marRight w:val="0"/>
                  <w:marTop w:val="0"/>
                  <w:marBottom w:val="0"/>
                  <w:divBdr>
                    <w:top w:val="none" w:sz="0" w:space="0" w:color="auto"/>
                    <w:left w:val="none" w:sz="0" w:space="0" w:color="auto"/>
                    <w:bottom w:val="none" w:sz="0" w:space="0" w:color="auto"/>
                    <w:right w:val="none" w:sz="0" w:space="0" w:color="auto"/>
                  </w:divBdr>
                  <w:divsChild>
                    <w:div w:id="1736466929">
                      <w:marLeft w:val="0"/>
                      <w:marRight w:val="0"/>
                      <w:marTop w:val="0"/>
                      <w:marBottom w:val="0"/>
                      <w:divBdr>
                        <w:top w:val="none" w:sz="0" w:space="0" w:color="auto"/>
                        <w:left w:val="none" w:sz="0" w:space="0" w:color="auto"/>
                        <w:bottom w:val="none" w:sz="0" w:space="0" w:color="auto"/>
                        <w:right w:val="none" w:sz="0" w:space="0" w:color="auto"/>
                      </w:divBdr>
                    </w:div>
                  </w:divsChild>
                </w:div>
                <w:div w:id="85536172">
                  <w:marLeft w:val="0"/>
                  <w:marRight w:val="0"/>
                  <w:marTop w:val="0"/>
                  <w:marBottom w:val="0"/>
                  <w:divBdr>
                    <w:top w:val="none" w:sz="0" w:space="0" w:color="auto"/>
                    <w:left w:val="none" w:sz="0" w:space="0" w:color="auto"/>
                    <w:bottom w:val="none" w:sz="0" w:space="0" w:color="auto"/>
                    <w:right w:val="none" w:sz="0" w:space="0" w:color="auto"/>
                  </w:divBdr>
                  <w:divsChild>
                    <w:div w:id="1633562501">
                      <w:marLeft w:val="0"/>
                      <w:marRight w:val="0"/>
                      <w:marTop w:val="0"/>
                      <w:marBottom w:val="0"/>
                      <w:divBdr>
                        <w:top w:val="none" w:sz="0" w:space="0" w:color="auto"/>
                        <w:left w:val="none" w:sz="0" w:space="0" w:color="auto"/>
                        <w:bottom w:val="none" w:sz="0" w:space="0" w:color="auto"/>
                        <w:right w:val="none" w:sz="0" w:space="0" w:color="auto"/>
                      </w:divBdr>
                    </w:div>
                  </w:divsChild>
                </w:div>
                <w:div w:id="113791830">
                  <w:marLeft w:val="0"/>
                  <w:marRight w:val="0"/>
                  <w:marTop w:val="0"/>
                  <w:marBottom w:val="0"/>
                  <w:divBdr>
                    <w:top w:val="none" w:sz="0" w:space="0" w:color="auto"/>
                    <w:left w:val="none" w:sz="0" w:space="0" w:color="auto"/>
                    <w:bottom w:val="none" w:sz="0" w:space="0" w:color="auto"/>
                    <w:right w:val="none" w:sz="0" w:space="0" w:color="auto"/>
                  </w:divBdr>
                  <w:divsChild>
                    <w:div w:id="1812599589">
                      <w:marLeft w:val="0"/>
                      <w:marRight w:val="0"/>
                      <w:marTop w:val="0"/>
                      <w:marBottom w:val="0"/>
                      <w:divBdr>
                        <w:top w:val="none" w:sz="0" w:space="0" w:color="auto"/>
                        <w:left w:val="none" w:sz="0" w:space="0" w:color="auto"/>
                        <w:bottom w:val="none" w:sz="0" w:space="0" w:color="auto"/>
                        <w:right w:val="none" w:sz="0" w:space="0" w:color="auto"/>
                      </w:divBdr>
                    </w:div>
                  </w:divsChild>
                </w:div>
                <w:div w:id="179048701">
                  <w:marLeft w:val="0"/>
                  <w:marRight w:val="0"/>
                  <w:marTop w:val="0"/>
                  <w:marBottom w:val="0"/>
                  <w:divBdr>
                    <w:top w:val="none" w:sz="0" w:space="0" w:color="auto"/>
                    <w:left w:val="none" w:sz="0" w:space="0" w:color="auto"/>
                    <w:bottom w:val="none" w:sz="0" w:space="0" w:color="auto"/>
                    <w:right w:val="none" w:sz="0" w:space="0" w:color="auto"/>
                  </w:divBdr>
                  <w:divsChild>
                    <w:div w:id="460268006">
                      <w:marLeft w:val="0"/>
                      <w:marRight w:val="0"/>
                      <w:marTop w:val="0"/>
                      <w:marBottom w:val="0"/>
                      <w:divBdr>
                        <w:top w:val="none" w:sz="0" w:space="0" w:color="auto"/>
                        <w:left w:val="none" w:sz="0" w:space="0" w:color="auto"/>
                        <w:bottom w:val="none" w:sz="0" w:space="0" w:color="auto"/>
                        <w:right w:val="none" w:sz="0" w:space="0" w:color="auto"/>
                      </w:divBdr>
                    </w:div>
                  </w:divsChild>
                </w:div>
                <w:div w:id="259142664">
                  <w:marLeft w:val="0"/>
                  <w:marRight w:val="0"/>
                  <w:marTop w:val="0"/>
                  <w:marBottom w:val="0"/>
                  <w:divBdr>
                    <w:top w:val="none" w:sz="0" w:space="0" w:color="auto"/>
                    <w:left w:val="none" w:sz="0" w:space="0" w:color="auto"/>
                    <w:bottom w:val="none" w:sz="0" w:space="0" w:color="auto"/>
                    <w:right w:val="none" w:sz="0" w:space="0" w:color="auto"/>
                  </w:divBdr>
                  <w:divsChild>
                    <w:div w:id="1511338101">
                      <w:marLeft w:val="0"/>
                      <w:marRight w:val="0"/>
                      <w:marTop w:val="0"/>
                      <w:marBottom w:val="0"/>
                      <w:divBdr>
                        <w:top w:val="none" w:sz="0" w:space="0" w:color="auto"/>
                        <w:left w:val="none" w:sz="0" w:space="0" w:color="auto"/>
                        <w:bottom w:val="none" w:sz="0" w:space="0" w:color="auto"/>
                        <w:right w:val="none" w:sz="0" w:space="0" w:color="auto"/>
                      </w:divBdr>
                    </w:div>
                  </w:divsChild>
                </w:div>
                <w:div w:id="265314911">
                  <w:marLeft w:val="0"/>
                  <w:marRight w:val="0"/>
                  <w:marTop w:val="0"/>
                  <w:marBottom w:val="0"/>
                  <w:divBdr>
                    <w:top w:val="none" w:sz="0" w:space="0" w:color="auto"/>
                    <w:left w:val="none" w:sz="0" w:space="0" w:color="auto"/>
                    <w:bottom w:val="none" w:sz="0" w:space="0" w:color="auto"/>
                    <w:right w:val="none" w:sz="0" w:space="0" w:color="auto"/>
                  </w:divBdr>
                  <w:divsChild>
                    <w:div w:id="1715153556">
                      <w:marLeft w:val="0"/>
                      <w:marRight w:val="0"/>
                      <w:marTop w:val="0"/>
                      <w:marBottom w:val="0"/>
                      <w:divBdr>
                        <w:top w:val="none" w:sz="0" w:space="0" w:color="auto"/>
                        <w:left w:val="none" w:sz="0" w:space="0" w:color="auto"/>
                        <w:bottom w:val="none" w:sz="0" w:space="0" w:color="auto"/>
                        <w:right w:val="none" w:sz="0" w:space="0" w:color="auto"/>
                      </w:divBdr>
                    </w:div>
                  </w:divsChild>
                </w:div>
                <w:div w:id="446004410">
                  <w:marLeft w:val="0"/>
                  <w:marRight w:val="0"/>
                  <w:marTop w:val="0"/>
                  <w:marBottom w:val="0"/>
                  <w:divBdr>
                    <w:top w:val="none" w:sz="0" w:space="0" w:color="auto"/>
                    <w:left w:val="none" w:sz="0" w:space="0" w:color="auto"/>
                    <w:bottom w:val="none" w:sz="0" w:space="0" w:color="auto"/>
                    <w:right w:val="none" w:sz="0" w:space="0" w:color="auto"/>
                  </w:divBdr>
                  <w:divsChild>
                    <w:div w:id="509681483">
                      <w:marLeft w:val="0"/>
                      <w:marRight w:val="0"/>
                      <w:marTop w:val="0"/>
                      <w:marBottom w:val="0"/>
                      <w:divBdr>
                        <w:top w:val="none" w:sz="0" w:space="0" w:color="auto"/>
                        <w:left w:val="none" w:sz="0" w:space="0" w:color="auto"/>
                        <w:bottom w:val="none" w:sz="0" w:space="0" w:color="auto"/>
                        <w:right w:val="none" w:sz="0" w:space="0" w:color="auto"/>
                      </w:divBdr>
                    </w:div>
                  </w:divsChild>
                </w:div>
                <w:div w:id="491987013">
                  <w:marLeft w:val="0"/>
                  <w:marRight w:val="0"/>
                  <w:marTop w:val="0"/>
                  <w:marBottom w:val="0"/>
                  <w:divBdr>
                    <w:top w:val="none" w:sz="0" w:space="0" w:color="auto"/>
                    <w:left w:val="none" w:sz="0" w:space="0" w:color="auto"/>
                    <w:bottom w:val="none" w:sz="0" w:space="0" w:color="auto"/>
                    <w:right w:val="none" w:sz="0" w:space="0" w:color="auto"/>
                  </w:divBdr>
                  <w:divsChild>
                    <w:div w:id="1895266236">
                      <w:marLeft w:val="0"/>
                      <w:marRight w:val="0"/>
                      <w:marTop w:val="0"/>
                      <w:marBottom w:val="0"/>
                      <w:divBdr>
                        <w:top w:val="none" w:sz="0" w:space="0" w:color="auto"/>
                        <w:left w:val="none" w:sz="0" w:space="0" w:color="auto"/>
                        <w:bottom w:val="none" w:sz="0" w:space="0" w:color="auto"/>
                        <w:right w:val="none" w:sz="0" w:space="0" w:color="auto"/>
                      </w:divBdr>
                    </w:div>
                  </w:divsChild>
                </w:div>
                <w:div w:id="510686599">
                  <w:marLeft w:val="0"/>
                  <w:marRight w:val="0"/>
                  <w:marTop w:val="0"/>
                  <w:marBottom w:val="0"/>
                  <w:divBdr>
                    <w:top w:val="none" w:sz="0" w:space="0" w:color="auto"/>
                    <w:left w:val="none" w:sz="0" w:space="0" w:color="auto"/>
                    <w:bottom w:val="none" w:sz="0" w:space="0" w:color="auto"/>
                    <w:right w:val="none" w:sz="0" w:space="0" w:color="auto"/>
                  </w:divBdr>
                  <w:divsChild>
                    <w:div w:id="1936211186">
                      <w:marLeft w:val="0"/>
                      <w:marRight w:val="0"/>
                      <w:marTop w:val="0"/>
                      <w:marBottom w:val="0"/>
                      <w:divBdr>
                        <w:top w:val="none" w:sz="0" w:space="0" w:color="auto"/>
                        <w:left w:val="none" w:sz="0" w:space="0" w:color="auto"/>
                        <w:bottom w:val="none" w:sz="0" w:space="0" w:color="auto"/>
                        <w:right w:val="none" w:sz="0" w:space="0" w:color="auto"/>
                      </w:divBdr>
                    </w:div>
                  </w:divsChild>
                </w:div>
                <w:div w:id="531309550">
                  <w:marLeft w:val="0"/>
                  <w:marRight w:val="0"/>
                  <w:marTop w:val="0"/>
                  <w:marBottom w:val="0"/>
                  <w:divBdr>
                    <w:top w:val="none" w:sz="0" w:space="0" w:color="auto"/>
                    <w:left w:val="none" w:sz="0" w:space="0" w:color="auto"/>
                    <w:bottom w:val="none" w:sz="0" w:space="0" w:color="auto"/>
                    <w:right w:val="none" w:sz="0" w:space="0" w:color="auto"/>
                  </w:divBdr>
                  <w:divsChild>
                    <w:div w:id="1116097922">
                      <w:marLeft w:val="0"/>
                      <w:marRight w:val="0"/>
                      <w:marTop w:val="0"/>
                      <w:marBottom w:val="0"/>
                      <w:divBdr>
                        <w:top w:val="none" w:sz="0" w:space="0" w:color="auto"/>
                        <w:left w:val="none" w:sz="0" w:space="0" w:color="auto"/>
                        <w:bottom w:val="none" w:sz="0" w:space="0" w:color="auto"/>
                        <w:right w:val="none" w:sz="0" w:space="0" w:color="auto"/>
                      </w:divBdr>
                    </w:div>
                  </w:divsChild>
                </w:div>
                <w:div w:id="661809107">
                  <w:marLeft w:val="0"/>
                  <w:marRight w:val="0"/>
                  <w:marTop w:val="0"/>
                  <w:marBottom w:val="0"/>
                  <w:divBdr>
                    <w:top w:val="none" w:sz="0" w:space="0" w:color="auto"/>
                    <w:left w:val="none" w:sz="0" w:space="0" w:color="auto"/>
                    <w:bottom w:val="none" w:sz="0" w:space="0" w:color="auto"/>
                    <w:right w:val="none" w:sz="0" w:space="0" w:color="auto"/>
                  </w:divBdr>
                  <w:divsChild>
                    <w:div w:id="676926363">
                      <w:marLeft w:val="0"/>
                      <w:marRight w:val="0"/>
                      <w:marTop w:val="0"/>
                      <w:marBottom w:val="0"/>
                      <w:divBdr>
                        <w:top w:val="none" w:sz="0" w:space="0" w:color="auto"/>
                        <w:left w:val="none" w:sz="0" w:space="0" w:color="auto"/>
                        <w:bottom w:val="none" w:sz="0" w:space="0" w:color="auto"/>
                        <w:right w:val="none" w:sz="0" w:space="0" w:color="auto"/>
                      </w:divBdr>
                    </w:div>
                  </w:divsChild>
                </w:div>
                <w:div w:id="792947074">
                  <w:marLeft w:val="0"/>
                  <w:marRight w:val="0"/>
                  <w:marTop w:val="0"/>
                  <w:marBottom w:val="0"/>
                  <w:divBdr>
                    <w:top w:val="none" w:sz="0" w:space="0" w:color="auto"/>
                    <w:left w:val="none" w:sz="0" w:space="0" w:color="auto"/>
                    <w:bottom w:val="none" w:sz="0" w:space="0" w:color="auto"/>
                    <w:right w:val="none" w:sz="0" w:space="0" w:color="auto"/>
                  </w:divBdr>
                  <w:divsChild>
                    <w:div w:id="560287187">
                      <w:marLeft w:val="0"/>
                      <w:marRight w:val="0"/>
                      <w:marTop w:val="0"/>
                      <w:marBottom w:val="0"/>
                      <w:divBdr>
                        <w:top w:val="none" w:sz="0" w:space="0" w:color="auto"/>
                        <w:left w:val="none" w:sz="0" w:space="0" w:color="auto"/>
                        <w:bottom w:val="none" w:sz="0" w:space="0" w:color="auto"/>
                        <w:right w:val="none" w:sz="0" w:space="0" w:color="auto"/>
                      </w:divBdr>
                    </w:div>
                  </w:divsChild>
                </w:div>
                <w:div w:id="840438245">
                  <w:marLeft w:val="0"/>
                  <w:marRight w:val="0"/>
                  <w:marTop w:val="0"/>
                  <w:marBottom w:val="0"/>
                  <w:divBdr>
                    <w:top w:val="none" w:sz="0" w:space="0" w:color="auto"/>
                    <w:left w:val="none" w:sz="0" w:space="0" w:color="auto"/>
                    <w:bottom w:val="none" w:sz="0" w:space="0" w:color="auto"/>
                    <w:right w:val="none" w:sz="0" w:space="0" w:color="auto"/>
                  </w:divBdr>
                  <w:divsChild>
                    <w:div w:id="1724794409">
                      <w:marLeft w:val="0"/>
                      <w:marRight w:val="0"/>
                      <w:marTop w:val="0"/>
                      <w:marBottom w:val="0"/>
                      <w:divBdr>
                        <w:top w:val="none" w:sz="0" w:space="0" w:color="auto"/>
                        <w:left w:val="none" w:sz="0" w:space="0" w:color="auto"/>
                        <w:bottom w:val="none" w:sz="0" w:space="0" w:color="auto"/>
                        <w:right w:val="none" w:sz="0" w:space="0" w:color="auto"/>
                      </w:divBdr>
                    </w:div>
                  </w:divsChild>
                </w:div>
                <w:div w:id="852694013">
                  <w:marLeft w:val="0"/>
                  <w:marRight w:val="0"/>
                  <w:marTop w:val="0"/>
                  <w:marBottom w:val="0"/>
                  <w:divBdr>
                    <w:top w:val="none" w:sz="0" w:space="0" w:color="auto"/>
                    <w:left w:val="none" w:sz="0" w:space="0" w:color="auto"/>
                    <w:bottom w:val="none" w:sz="0" w:space="0" w:color="auto"/>
                    <w:right w:val="none" w:sz="0" w:space="0" w:color="auto"/>
                  </w:divBdr>
                  <w:divsChild>
                    <w:div w:id="490220084">
                      <w:marLeft w:val="0"/>
                      <w:marRight w:val="0"/>
                      <w:marTop w:val="0"/>
                      <w:marBottom w:val="0"/>
                      <w:divBdr>
                        <w:top w:val="none" w:sz="0" w:space="0" w:color="auto"/>
                        <w:left w:val="none" w:sz="0" w:space="0" w:color="auto"/>
                        <w:bottom w:val="none" w:sz="0" w:space="0" w:color="auto"/>
                        <w:right w:val="none" w:sz="0" w:space="0" w:color="auto"/>
                      </w:divBdr>
                    </w:div>
                  </w:divsChild>
                </w:div>
                <w:div w:id="890925166">
                  <w:marLeft w:val="0"/>
                  <w:marRight w:val="0"/>
                  <w:marTop w:val="0"/>
                  <w:marBottom w:val="0"/>
                  <w:divBdr>
                    <w:top w:val="none" w:sz="0" w:space="0" w:color="auto"/>
                    <w:left w:val="none" w:sz="0" w:space="0" w:color="auto"/>
                    <w:bottom w:val="none" w:sz="0" w:space="0" w:color="auto"/>
                    <w:right w:val="none" w:sz="0" w:space="0" w:color="auto"/>
                  </w:divBdr>
                  <w:divsChild>
                    <w:div w:id="960496798">
                      <w:marLeft w:val="0"/>
                      <w:marRight w:val="0"/>
                      <w:marTop w:val="0"/>
                      <w:marBottom w:val="0"/>
                      <w:divBdr>
                        <w:top w:val="none" w:sz="0" w:space="0" w:color="auto"/>
                        <w:left w:val="none" w:sz="0" w:space="0" w:color="auto"/>
                        <w:bottom w:val="none" w:sz="0" w:space="0" w:color="auto"/>
                        <w:right w:val="none" w:sz="0" w:space="0" w:color="auto"/>
                      </w:divBdr>
                    </w:div>
                  </w:divsChild>
                </w:div>
                <w:div w:id="1063604006">
                  <w:marLeft w:val="0"/>
                  <w:marRight w:val="0"/>
                  <w:marTop w:val="0"/>
                  <w:marBottom w:val="0"/>
                  <w:divBdr>
                    <w:top w:val="none" w:sz="0" w:space="0" w:color="auto"/>
                    <w:left w:val="none" w:sz="0" w:space="0" w:color="auto"/>
                    <w:bottom w:val="none" w:sz="0" w:space="0" w:color="auto"/>
                    <w:right w:val="none" w:sz="0" w:space="0" w:color="auto"/>
                  </w:divBdr>
                  <w:divsChild>
                    <w:div w:id="1441797603">
                      <w:marLeft w:val="0"/>
                      <w:marRight w:val="0"/>
                      <w:marTop w:val="0"/>
                      <w:marBottom w:val="0"/>
                      <w:divBdr>
                        <w:top w:val="none" w:sz="0" w:space="0" w:color="auto"/>
                        <w:left w:val="none" w:sz="0" w:space="0" w:color="auto"/>
                        <w:bottom w:val="none" w:sz="0" w:space="0" w:color="auto"/>
                        <w:right w:val="none" w:sz="0" w:space="0" w:color="auto"/>
                      </w:divBdr>
                    </w:div>
                  </w:divsChild>
                </w:div>
                <w:div w:id="1170946476">
                  <w:marLeft w:val="0"/>
                  <w:marRight w:val="0"/>
                  <w:marTop w:val="0"/>
                  <w:marBottom w:val="0"/>
                  <w:divBdr>
                    <w:top w:val="none" w:sz="0" w:space="0" w:color="auto"/>
                    <w:left w:val="none" w:sz="0" w:space="0" w:color="auto"/>
                    <w:bottom w:val="none" w:sz="0" w:space="0" w:color="auto"/>
                    <w:right w:val="none" w:sz="0" w:space="0" w:color="auto"/>
                  </w:divBdr>
                  <w:divsChild>
                    <w:div w:id="44527889">
                      <w:marLeft w:val="0"/>
                      <w:marRight w:val="0"/>
                      <w:marTop w:val="0"/>
                      <w:marBottom w:val="0"/>
                      <w:divBdr>
                        <w:top w:val="none" w:sz="0" w:space="0" w:color="auto"/>
                        <w:left w:val="none" w:sz="0" w:space="0" w:color="auto"/>
                        <w:bottom w:val="none" w:sz="0" w:space="0" w:color="auto"/>
                        <w:right w:val="none" w:sz="0" w:space="0" w:color="auto"/>
                      </w:divBdr>
                    </w:div>
                  </w:divsChild>
                </w:div>
                <w:div w:id="1171988689">
                  <w:marLeft w:val="0"/>
                  <w:marRight w:val="0"/>
                  <w:marTop w:val="0"/>
                  <w:marBottom w:val="0"/>
                  <w:divBdr>
                    <w:top w:val="none" w:sz="0" w:space="0" w:color="auto"/>
                    <w:left w:val="none" w:sz="0" w:space="0" w:color="auto"/>
                    <w:bottom w:val="none" w:sz="0" w:space="0" w:color="auto"/>
                    <w:right w:val="none" w:sz="0" w:space="0" w:color="auto"/>
                  </w:divBdr>
                  <w:divsChild>
                    <w:div w:id="2027946880">
                      <w:marLeft w:val="0"/>
                      <w:marRight w:val="0"/>
                      <w:marTop w:val="0"/>
                      <w:marBottom w:val="0"/>
                      <w:divBdr>
                        <w:top w:val="none" w:sz="0" w:space="0" w:color="auto"/>
                        <w:left w:val="none" w:sz="0" w:space="0" w:color="auto"/>
                        <w:bottom w:val="none" w:sz="0" w:space="0" w:color="auto"/>
                        <w:right w:val="none" w:sz="0" w:space="0" w:color="auto"/>
                      </w:divBdr>
                    </w:div>
                  </w:divsChild>
                </w:div>
                <w:div w:id="1323463274">
                  <w:marLeft w:val="0"/>
                  <w:marRight w:val="0"/>
                  <w:marTop w:val="0"/>
                  <w:marBottom w:val="0"/>
                  <w:divBdr>
                    <w:top w:val="none" w:sz="0" w:space="0" w:color="auto"/>
                    <w:left w:val="none" w:sz="0" w:space="0" w:color="auto"/>
                    <w:bottom w:val="none" w:sz="0" w:space="0" w:color="auto"/>
                    <w:right w:val="none" w:sz="0" w:space="0" w:color="auto"/>
                  </w:divBdr>
                  <w:divsChild>
                    <w:div w:id="1103303793">
                      <w:marLeft w:val="0"/>
                      <w:marRight w:val="0"/>
                      <w:marTop w:val="0"/>
                      <w:marBottom w:val="0"/>
                      <w:divBdr>
                        <w:top w:val="none" w:sz="0" w:space="0" w:color="auto"/>
                        <w:left w:val="none" w:sz="0" w:space="0" w:color="auto"/>
                        <w:bottom w:val="none" w:sz="0" w:space="0" w:color="auto"/>
                        <w:right w:val="none" w:sz="0" w:space="0" w:color="auto"/>
                      </w:divBdr>
                    </w:div>
                  </w:divsChild>
                </w:div>
                <w:div w:id="1330908299">
                  <w:marLeft w:val="0"/>
                  <w:marRight w:val="0"/>
                  <w:marTop w:val="0"/>
                  <w:marBottom w:val="0"/>
                  <w:divBdr>
                    <w:top w:val="none" w:sz="0" w:space="0" w:color="auto"/>
                    <w:left w:val="none" w:sz="0" w:space="0" w:color="auto"/>
                    <w:bottom w:val="none" w:sz="0" w:space="0" w:color="auto"/>
                    <w:right w:val="none" w:sz="0" w:space="0" w:color="auto"/>
                  </w:divBdr>
                  <w:divsChild>
                    <w:div w:id="581572275">
                      <w:marLeft w:val="0"/>
                      <w:marRight w:val="0"/>
                      <w:marTop w:val="0"/>
                      <w:marBottom w:val="0"/>
                      <w:divBdr>
                        <w:top w:val="none" w:sz="0" w:space="0" w:color="auto"/>
                        <w:left w:val="none" w:sz="0" w:space="0" w:color="auto"/>
                        <w:bottom w:val="none" w:sz="0" w:space="0" w:color="auto"/>
                        <w:right w:val="none" w:sz="0" w:space="0" w:color="auto"/>
                      </w:divBdr>
                    </w:div>
                  </w:divsChild>
                </w:div>
                <w:div w:id="1411078960">
                  <w:marLeft w:val="0"/>
                  <w:marRight w:val="0"/>
                  <w:marTop w:val="0"/>
                  <w:marBottom w:val="0"/>
                  <w:divBdr>
                    <w:top w:val="none" w:sz="0" w:space="0" w:color="auto"/>
                    <w:left w:val="none" w:sz="0" w:space="0" w:color="auto"/>
                    <w:bottom w:val="none" w:sz="0" w:space="0" w:color="auto"/>
                    <w:right w:val="none" w:sz="0" w:space="0" w:color="auto"/>
                  </w:divBdr>
                  <w:divsChild>
                    <w:div w:id="1575313590">
                      <w:marLeft w:val="0"/>
                      <w:marRight w:val="0"/>
                      <w:marTop w:val="0"/>
                      <w:marBottom w:val="0"/>
                      <w:divBdr>
                        <w:top w:val="none" w:sz="0" w:space="0" w:color="auto"/>
                        <w:left w:val="none" w:sz="0" w:space="0" w:color="auto"/>
                        <w:bottom w:val="none" w:sz="0" w:space="0" w:color="auto"/>
                        <w:right w:val="none" w:sz="0" w:space="0" w:color="auto"/>
                      </w:divBdr>
                    </w:div>
                  </w:divsChild>
                </w:div>
                <w:div w:id="1419326024">
                  <w:marLeft w:val="0"/>
                  <w:marRight w:val="0"/>
                  <w:marTop w:val="0"/>
                  <w:marBottom w:val="0"/>
                  <w:divBdr>
                    <w:top w:val="none" w:sz="0" w:space="0" w:color="auto"/>
                    <w:left w:val="none" w:sz="0" w:space="0" w:color="auto"/>
                    <w:bottom w:val="none" w:sz="0" w:space="0" w:color="auto"/>
                    <w:right w:val="none" w:sz="0" w:space="0" w:color="auto"/>
                  </w:divBdr>
                  <w:divsChild>
                    <w:div w:id="84884473">
                      <w:marLeft w:val="0"/>
                      <w:marRight w:val="0"/>
                      <w:marTop w:val="0"/>
                      <w:marBottom w:val="0"/>
                      <w:divBdr>
                        <w:top w:val="none" w:sz="0" w:space="0" w:color="auto"/>
                        <w:left w:val="none" w:sz="0" w:space="0" w:color="auto"/>
                        <w:bottom w:val="none" w:sz="0" w:space="0" w:color="auto"/>
                        <w:right w:val="none" w:sz="0" w:space="0" w:color="auto"/>
                      </w:divBdr>
                    </w:div>
                  </w:divsChild>
                </w:div>
                <w:div w:id="1499034655">
                  <w:marLeft w:val="0"/>
                  <w:marRight w:val="0"/>
                  <w:marTop w:val="0"/>
                  <w:marBottom w:val="0"/>
                  <w:divBdr>
                    <w:top w:val="none" w:sz="0" w:space="0" w:color="auto"/>
                    <w:left w:val="none" w:sz="0" w:space="0" w:color="auto"/>
                    <w:bottom w:val="none" w:sz="0" w:space="0" w:color="auto"/>
                    <w:right w:val="none" w:sz="0" w:space="0" w:color="auto"/>
                  </w:divBdr>
                  <w:divsChild>
                    <w:div w:id="1399792171">
                      <w:marLeft w:val="0"/>
                      <w:marRight w:val="0"/>
                      <w:marTop w:val="0"/>
                      <w:marBottom w:val="0"/>
                      <w:divBdr>
                        <w:top w:val="none" w:sz="0" w:space="0" w:color="auto"/>
                        <w:left w:val="none" w:sz="0" w:space="0" w:color="auto"/>
                        <w:bottom w:val="none" w:sz="0" w:space="0" w:color="auto"/>
                        <w:right w:val="none" w:sz="0" w:space="0" w:color="auto"/>
                      </w:divBdr>
                    </w:div>
                  </w:divsChild>
                </w:div>
                <w:div w:id="1608658905">
                  <w:marLeft w:val="0"/>
                  <w:marRight w:val="0"/>
                  <w:marTop w:val="0"/>
                  <w:marBottom w:val="0"/>
                  <w:divBdr>
                    <w:top w:val="none" w:sz="0" w:space="0" w:color="auto"/>
                    <w:left w:val="none" w:sz="0" w:space="0" w:color="auto"/>
                    <w:bottom w:val="none" w:sz="0" w:space="0" w:color="auto"/>
                    <w:right w:val="none" w:sz="0" w:space="0" w:color="auto"/>
                  </w:divBdr>
                  <w:divsChild>
                    <w:div w:id="1532887463">
                      <w:marLeft w:val="0"/>
                      <w:marRight w:val="0"/>
                      <w:marTop w:val="0"/>
                      <w:marBottom w:val="0"/>
                      <w:divBdr>
                        <w:top w:val="none" w:sz="0" w:space="0" w:color="auto"/>
                        <w:left w:val="none" w:sz="0" w:space="0" w:color="auto"/>
                        <w:bottom w:val="none" w:sz="0" w:space="0" w:color="auto"/>
                        <w:right w:val="none" w:sz="0" w:space="0" w:color="auto"/>
                      </w:divBdr>
                    </w:div>
                  </w:divsChild>
                </w:div>
                <w:div w:id="1609044152">
                  <w:marLeft w:val="0"/>
                  <w:marRight w:val="0"/>
                  <w:marTop w:val="0"/>
                  <w:marBottom w:val="0"/>
                  <w:divBdr>
                    <w:top w:val="none" w:sz="0" w:space="0" w:color="auto"/>
                    <w:left w:val="none" w:sz="0" w:space="0" w:color="auto"/>
                    <w:bottom w:val="none" w:sz="0" w:space="0" w:color="auto"/>
                    <w:right w:val="none" w:sz="0" w:space="0" w:color="auto"/>
                  </w:divBdr>
                  <w:divsChild>
                    <w:div w:id="1254706027">
                      <w:marLeft w:val="0"/>
                      <w:marRight w:val="0"/>
                      <w:marTop w:val="0"/>
                      <w:marBottom w:val="0"/>
                      <w:divBdr>
                        <w:top w:val="none" w:sz="0" w:space="0" w:color="auto"/>
                        <w:left w:val="none" w:sz="0" w:space="0" w:color="auto"/>
                        <w:bottom w:val="none" w:sz="0" w:space="0" w:color="auto"/>
                        <w:right w:val="none" w:sz="0" w:space="0" w:color="auto"/>
                      </w:divBdr>
                    </w:div>
                  </w:divsChild>
                </w:div>
                <w:div w:id="1683052054">
                  <w:marLeft w:val="0"/>
                  <w:marRight w:val="0"/>
                  <w:marTop w:val="0"/>
                  <w:marBottom w:val="0"/>
                  <w:divBdr>
                    <w:top w:val="none" w:sz="0" w:space="0" w:color="auto"/>
                    <w:left w:val="none" w:sz="0" w:space="0" w:color="auto"/>
                    <w:bottom w:val="none" w:sz="0" w:space="0" w:color="auto"/>
                    <w:right w:val="none" w:sz="0" w:space="0" w:color="auto"/>
                  </w:divBdr>
                  <w:divsChild>
                    <w:div w:id="366108264">
                      <w:marLeft w:val="0"/>
                      <w:marRight w:val="0"/>
                      <w:marTop w:val="0"/>
                      <w:marBottom w:val="0"/>
                      <w:divBdr>
                        <w:top w:val="none" w:sz="0" w:space="0" w:color="auto"/>
                        <w:left w:val="none" w:sz="0" w:space="0" w:color="auto"/>
                        <w:bottom w:val="none" w:sz="0" w:space="0" w:color="auto"/>
                        <w:right w:val="none" w:sz="0" w:space="0" w:color="auto"/>
                      </w:divBdr>
                    </w:div>
                  </w:divsChild>
                </w:div>
                <w:div w:id="1689715582">
                  <w:marLeft w:val="0"/>
                  <w:marRight w:val="0"/>
                  <w:marTop w:val="0"/>
                  <w:marBottom w:val="0"/>
                  <w:divBdr>
                    <w:top w:val="none" w:sz="0" w:space="0" w:color="auto"/>
                    <w:left w:val="none" w:sz="0" w:space="0" w:color="auto"/>
                    <w:bottom w:val="none" w:sz="0" w:space="0" w:color="auto"/>
                    <w:right w:val="none" w:sz="0" w:space="0" w:color="auto"/>
                  </w:divBdr>
                  <w:divsChild>
                    <w:div w:id="263268821">
                      <w:marLeft w:val="0"/>
                      <w:marRight w:val="0"/>
                      <w:marTop w:val="0"/>
                      <w:marBottom w:val="0"/>
                      <w:divBdr>
                        <w:top w:val="none" w:sz="0" w:space="0" w:color="auto"/>
                        <w:left w:val="none" w:sz="0" w:space="0" w:color="auto"/>
                        <w:bottom w:val="none" w:sz="0" w:space="0" w:color="auto"/>
                        <w:right w:val="none" w:sz="0" w:space="0" w:color="auto"/>
                      </w:divBdr>
                    </w:div>
                  </w:divsChild>
                </w:div>
                <w:div w:id="1829635400">
                  <w:marLeft w:val="0"/>
                  <w:marRight w:val="0"/>
                  <w:marTop w:val="0"/>
                  <w:marBottom w:val="0"/>
                  <w:divBdr>
                    <w:top w:val="none" w:sz="0" w:space="0" w:color="auto"/>
                    <w:left w:val="none" w:sz="0" w:space="0" w:color="auto"/>
                    <w:bottom w:val="none" w:sz="0" w:space="0" w:color="auto"/>
                    <w:right w:val="none" w:sz="0" w:space="0" w:color="auto"/>
                  </w:divBdr>
                  <w:divsChild>
                    <w:div w:id="1215850292">
                      <w:marLeft w:val="0"/>
                      <w:marRight w:val="0"/>
                      <w:marTop w:val="0"/>
                      <w:marBottom w:val="0"/>
                      <w:divBdr>
                        <w:top w:val="none" w:sz="0" w:space="0" w:color="auto"/>
                        <w:left w:val="none" w:sz="0" w:space="0" w:color="auto"/>
                        <w:bottom w:val="none" w:sz="0" w:space="0" w:color="auto"/>
                        <w:right w:val="none" w:sz="0" w:space="0" w:color="auto"/>
                      </w:divBdr>
                    </w:div>
                  </w:divsChild>
                </w:div>
                <w:div w:id="1865434262">
                  <w:marLeft w:val="0"/>
                  <w:marRight w:val="0"/>
                  <w:marTop w:val="0"/>
                  <w:marBottom w:val="0"/>
                  <w:divBdr>
                    <w:top w:val="none" w:sz="0" w:space="0" w:color="auto"/>
                    <w:left w:val="none" w:sz="0" w:space="0" w:color="auto"/>
                    <w:bottom w:val="none" w:sz="0" w:space="0" w:color="auto"/>
                    <w:right w:val="none" w:sz="0" w:space="0" w:color="auto"/>
                  </w:divBdr>
                  <w:divsChild>
                    <w:div w:id="2030175132">
                      <w:marLeft w:val="0"/>
                      <w:marRight w:val="0"/>
                      <w:marTop w:val="0"/>
                      <w:marBottom w:val="0"/>
                      <w:divBdr>
                        <w:top w:val="none" w:sz="0" w:space="0" w:color="auto"/>
                        <w:left w:val="none" w:sz="0" w:space="0" w:color="auto"/>
                        <w:bottom w:val="none" w:sz="0" w:space="0" w:color="auto"/>
                        <w:right w:val="none" w:sz="0" w:space="0" w:color="auto"/>
                      </w:divBdr>
                    </w:div>
                  </w:divsChild>
                </w:div>
                <w:div w:id="1917353121">
                  <w:marLeft w:val="0"/>
                  <w:marRight w:val="0"/>
                  <w:marTop w:val="0"/>
                  <w:marBottom w:val="0"/>
                  <w:divBdr>
                    <w:top w:val="none" w:sz="0" w:space="0" w:color="auto"/>
                    <w:left w:val="none" w:sz="0" w:space="0" w:color="auto"/>
                    <w:bottom w:val="none" w:sz="0" w:space="0" w:color="auto"/>
                    <w:right w:val="none" w:sz="0" w:space="0" w:color="auto"/>
                  </w:divBdr>
                  <w:divsChild>
                    <w:div w:id="2108886530">
                      <w:marLeft w:val="0"/>
                      <w:marRight w:val="0"/>
                      <w:marTop w:val="0"/>
                      <w:marBottom w:val="0"/>
                      <w:divBdr>
                        <w:top w:val="none" w:sz="0" w:space="0" w:color="auto"/>
                        <w:left w:val="none" w:sz="0" w:space="0" w:color="auto"/>
                        <w:bottom w:val="none" w:sz="0" w:space="0" w:color="auto"/>
                        <w:right w:val="none" w:sz="0" w:space="0" w:color="auto"/>
                      </w:divBdr>
                    </w:div>
                  </w:divsChild>
                </w:div>
                <w:div w:id="1936983362">
                  <w:marLeft w:val="0"/>
                  <w:marRight w:val="0"/>
                  <w:marTop w:val="0"/>
                  <w:marBottom w:val="0"/>
                  <w:divBdr>
                    <w:top w:val="none" w:sz="0" w:space="0" w:color="auto"/>
                    <w:left w:val="none" w:sz="0" w:space="0" w:color="auto"/>
                    <w:bottom w:val="none" w:sz="0" w:space="0" w:color="auto"/>
                    <w:right w:val="none" w:sz="0" w:space="0" w:color="auto"/>
                  </w:divBdr>
                  <w:divsChild>
                    <w:div w:id="500849823">
                      <w:marLeft w:val="0"/>
                      <w:marRight w:val="0"/>
                      <w:marTop w:val="0"/>
                      <w:marBottom w:val="0"/>
                      <w:divBdr>
                        <w:top w:val="none" w:sz="0" w:space="0" w:color="auto"/>
                        <w:left w:val="none" w:sz="0" w:space="0" w:color="auto"/>
                        <w:bottom w:val="none" w:sz="0" w:space="0" w:color="auto"/>
                        <w:right w:val="none" w:sz="0" w:space="0" w:color="auto"/>
                      </w:divBdr>
                    </w:div>
                  </w:divsChild>
                </w:div>
                <w:div w:id="1971856034">
                  <w:marLeft w:val="0"/>
                  <w:marRight w:val="0"/>
                  <w:marTop w:val="0"/>
                  <w:marBottom w:val="0"/>
                  <w:divBdr>
                    <w:top w:val="none" w:sz="0" w:space="0" w:color="auto"/>
                    <w:left w:val="none" w:sz="0" w:space="0" w:color="auto"/>
                    <w:bottom w:val="none" w:sz="0" w:space="0" w:color="auto"/>
                    <w:right w:val="none" w:sz="0" w:space="0" w:color="auto"/>
                  </w:divBdr>
                  <w:divsChild>
                    <w:div w:id="319429500">
                      <w:marLeft w:val="0"/>
                      <w:marRight w:val="0"/>
                      <w:marTop w:val="0"/>
                      <w:marBottom w:val="0"/>
                      <w:divBdr>
                        <w:top w:val="none" w:sz="0" w:space="0" w:color="auto"/>
                        <w:left w:val="none" w:sz="0" w:space="0" w:color="auto"/>
                        <w:bottom w:val="none" w:sz="0" w:space="0" w:color="auto"/>
                        <w:right w:val="none" w:sz="0" w:space="0" w:color="auto"/>
                      </w:divBdr>
                    </w:div>
                  </w:divsChild>
                </w:div>
                <w:div w:id="2031179374">
                  <w:marLeft w:val="0"/>
                  <w:marRight w:val="0"/>
                  <w:marTop w:val="0"/>
                  <w:marBottom w:val="0"/>
                  <w:divBdr>
                    <w:top w:val="none" w:sz="0" w:space="0" w:color="auto"/>
                    <w:left w:val="none" w:sz="0" w:space="0" w:color="auto"/>
                    <w:bottom w:val="none" w:sz="0" w:space="0" w:color="auto"/>
                    <w:right w:val="none" w:sz="0" w:space="0" w:color="auto"/>
                  </w:divBdr>
                  <w:divsChild>
                    <w:div w:id="660233939">
                      <w:marLeft w:val="0"/>
                      <w:marRight w:val="0"/>
                      <w:marTop w:val="0"/>
                      <w:marBottom w:val="0"/>
                      <w:divBdr>
                        <w:top w:val="none" w:sz="0" w:space="0" w:color="auto"/>
                        <w:left w:val="none" w:sz="0" w:space="0" w:color="auto"/>
                        <w:bottom w:val="none" w:sz="0" w:space="0" w:color="auto"/>
                        <w:right w:val="none" w:sz="0" w:space="0" w:color="auto"/>
                      </w:divBdr>
                    </w:div>
                  </w:divsChild>
                </w:div>
                <w:div w:id="2128157149">
                  <w:marLeft w:val="0"/>
                  <w:marRight w:val="0"/>
                  <w:marTop w:val="0"/>
                  <w:marBottom w:val="0"/>
                  <w:divBdr>
                    <w:top w:val="none" w:sz="0" w:space="0" w:color="auto"/>
                    <w:left w:val="none" w:sz="0" w:space="0" w:color="auto"/>
                    <w:bottom w:val="none" w:sz="0" w:space="0" w:color="auto"/>
                    <w:right w:val="none" w:sz="0" w:space="0" w:color="auto"/>
                  </w:divBdr>
                  <w:divsChild>
                    <w:div w:id="1890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4BA19-4753-45BD-8D82-E31B05DD7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32</Pages>
  <Words>5662</Words>
  <Characters>32277</Characters>
  <Application>Microsoft Office Word</Application>
  <DocSecurity>0</DocSecurity>
  <Lines>268</Lines>
  <Paragraphs>75</Paragraphs>
  <ScaleCrop>false</ScaleCrop>
  <Company/>
  <LinksUpToDate>false</LinksUpToDate>
  <CharactersWithSpaces>37864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Farr</dc:creator>
  <cp:keywords/>
  <dc:description/>
  <cp:lastModifiedBy>Declan Taylor</cp:lastModifiedBy>
  <cp:revision>343</cp:revision>
  <dcterms:created xsi:type="dcterms:W3CDTF">2021-11-28T17:27:00Z</dcterms:created>
  <dcterms:modified xsi:type="dcterms:W3CDTF">2021-12-03T03:54:00Z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7a542e86-abf5-3439-8000-57e60fe9b40d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http://www.zotero.org/styles/ecology-letters</vt:lpwstr>
  </property>
  <property fmtid="{D5CDD505-2E9C-101B-9397-08002B2CF9AE}" pid="18" name="Mendeley Recent Style Name 6_1">
    <vt:lpwstr>Ecology Letters</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http://www.zotero.org/styles/pnas</vt:lpwstr>
  </property>
  <property fmtid="{D5CDD505-2E9C-101B-9397-08002B2CF9AE}" pid="24" name="Mendeley Recent Style Name 9_1">
    <vt:lpwstr>Proceedings of the National Academy of Sciences of the United States of America</vt:lpwstr>
  </property>
</Properties>
</file>