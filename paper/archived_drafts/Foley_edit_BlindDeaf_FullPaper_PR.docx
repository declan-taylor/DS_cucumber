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5F307" w14:textId="7FE48531" w:rsidR="00E51837" w:rsidRPr="002C4736" w:rsidRDefault="68A11746" w:rsidP="00617719">
      <w:pPr>
        <w:spacing w:after="0" w:line="480" w:lineRule="auto"/>
        <w:jc w:val="center"/>
        <w:textAlignment w:val="baseline"/>
        <w:rPr>
          <w:rFonts w:eastAsia="Times New Roman" w:cstheme="minorHAnsi"/>
          <w:sz w:val="18"/>
          <w:szCs w:val="18"/>
          <w:lang w:val="en-CA" w:eastAsia="en-CA"/>
        </w:rPr>
      </w:pPr>
      <w:r w:rsidRPr="002C4736">
        <w:rPr>
          <w:rFonts w:eastAsia="Times New Roman" w:cstheme="minorHAnsi"/>
          <w:b/>
          <w:bCs/>
          <w:sz w:val="24"/>
          <w:szCs w:val="24"/>
          <w:lang w:val="en-CA" w:eastAsia="en-CA"/>
        </w:rPr>
        <w:t>No evidence for</w:t>
      </w:r>
      <w:r w:rsidR="00E51837" w:rsidRPr="002C4736">
        <w:rPr>
          <w:rFonts w:eastAsia="Times New Roman" w:cstheme="minorHAnsi"/>
          <w:b/>
          <w:bCs/>
          <w:sz w:val="24"/>
          <w:szCs w:val="24"/>
          <w:lang w:val="en-CA" w:eastAsia="en-CA"/>
        </w:rPr>
        <w:t xml:space="preserve"> heat</w:t>
      </w:r>
      <w:r w:rsidRPr="002C4736">
        <w:rPr>
          <w:rFonts w:eastAsia="Times New Roman" w:cstheme="minorHAnsi"/>
          <w:b/>
          <w:bCs/>
          <w:sz w:val="24"/>
          <w:szCs w:val="24"/>
          <w:lang w:val="en-CA" w:eastAsia="en-CA"/>
        </w:rPr>
        <w:t>-triggered wasting in</w:t>
      </w:r>
      <w:r w:rsidR="00E51837" w:rsidRPr="002C4736">
        <w:rPr>
          <w:rFonts w:eastAsia="Times New Roman" w:cstheme="minorHAnsi"/>
          <w:b/>
          <w:bCs/>
          <w:sz w:val="24"/>
          <w:szCs w:val="24"/>
          <w:lang w:val="en-CA" w:eastAsia="en-CA"/>
        </w:rPr>
        <w:t xml:space="preserve"> giant California sea cucumbers (</w:t>
      </w:r>
      <w:proofErr w:type="spellStart"/>
      <w:r w:rsidR="00E51837" w:rsidRPr="002C4736">
        <w:rPr>
          <w:rFonts w:eastAsia="Times New Roman" w:cstheme="minorHAnsi"/>
          <w:b/>
          <w:bCs/>
          <w:i/>
          <w:iCs/>
          <w:sz w:val="24"/>
          <w:szCs w:val="24"/>
          <w:lang w:val="en-CA" w:eastAsia="en-CA"/>
        </w:rPr>
        <w:t>Parastichopus</w:t>
      </w:r>
      <w:proofErr w:type="spellEnd"/>
      <w:r w:rsidR="00E51837" w:rsidRPr="002C4736">
        <w:rPr>
          <w:rFonts w:eastAsia="Times New Roman" w:cstheme="minorHAnsi"/>
          <w:b/>
          <w:bCs/>
          <w:i/>
          <w:iCs/>
          <w:sz w:val="24"/>
          <w:szCs w:val="24"/>
          <w:lang w:val="en-CA" w:eastAsia="en-CA"/>
        </w:rPr>
        <w:t> </w:t>
      </w:r>
      <w:proofErr w:type="spellStart"/>
      <w:r w:rsidR="00E51837" w:rsidRPr="002C4736">
        <w:rPr>
          <w:rFonts w:eastAsia="Times New Roman" w:cstheme="minorHAnsi"/>
          <w:b/>
          <w:bCs/>
          <w:i/>
          <w:iCs/>
          <w:sz w:val="24"/>
          <w:szCs w:val="24"/>
          <w:lang w:val="en-CA" w:eastAsia="en-CA"/>
        </w:rPr>
        <w:t>californicus</w:t>
      </w:r>
      <w:proofErr w:type="spellEnd"/>
      <w:r w:rsidR="00E51837" w:rsidRPr="002C4736">
        <w:rPr>
          <w:rFonts w:eastAsia="Times New Roman" w:cstheme="minorHAnsi"/>
          <w:b/>
          <w:bCs/>
          <w:sz w:val="24"/>
          <w:szCs w:val="24"/>
          <w:lang w:val="en-CA" w:eastAsia="en-CA"/>
        </w:rPr>
        <w:t>)</w:t>
      </w:r>
      <w:r w:rsidR="00E51837" w:rsidRPr="002C4736">
        <w:rPr>
          <w:rFonts w:eastAsia="Times New Roman" w:cstheme="minorHAnsi"/>
          <w:sz w:val="24"/>
          <w:szCs w:val="24"/>
          <w:lang w:val="en-CA" w:eastAsia="en-CA"/>
        </w:rPr>
        <w:t> </w:t>
      </w:r>
    </w:p>
    <w:p w14:paraId="1E42A4F6" w14:textId="74369DBB" w:rsidR="68A11746" w:rsidRPr="002C4736" w:rsidRDefault="68A11746" w:rsidP="68A11746">
      <w:pPr>
        <w:spacing w:after="0" w:line="480" w:lineRule="auto"/>
        <w:jc w:val="center"/>
        <w:rPr>
          <w:rFonts w:eastAsia="Times New Roman" w:cstheme="minorHAnsi"/>
          <w:sz w:val="24"/>
          <w:szCs w:val="24"/>
          <w:lang w:val="en-CA" w:eastAsia="en-CA"/>
        </w:rPr>
      </w:pPr>
      <w:r w:rsidRPr="002C4736">
        <w:rPr>
          <w:rFonts w:eastAsia="Times New Roman" w:cstheme="minorHAnsi"/>
          <w:sz w:val="24"/>
          <w:szCs w:val="24"/>
          <w:lang w:val="en-CA" w:eastAsia="en-CA"/>
        </w:rPr>
        <w:t>Introduction, Methods and Results (Nov 2021)</w:t>
      </w:r>
    </w:p>
    <w:p w14:paraId="07A0DC59" w14:textId="77777777" w:rsidR="00E51837" w:rsidRPr="002C4736" w:rsidRDefault="00E51837" w:rsidP="00617719">
      <w:pPr>
        <w:spacing w:after="0" w:line="480" w:lineRule="auto"/>
        <w:jc w:val="center"/>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Jonathan Farr and Declan Taylor </w:t>
      </w:r>
    </w:p>
    <w:p w14:paraId="4131EA92" w14:textId="77777777" w:rsidR="00E51837" w:rsidRPr="002C4736" w:rsidRDefault="00E51837" w:rsidP="00617719">
      <w:pPr>
        <w:spacing w:after="0" w:line="480" w:lineRule="auto"/>
        <w:jc w:val="center"/>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BMSC Directed Studies </w:t>
      </w:r>
    </w:p>
    <w:p w14:paraId="3300AB45" w14:textId="22FE6F04" w:rsidR="00E51837" w:rsidRPr="002C4736" w:rsidRDefault="00E51837" w:rsidP="00617719">
      <w:pPr>
        <w:spacing w:after="0" w:line="480" w:lineRule="auto"/>
        <w:textAlignment w:val="baseline"/>
        <w:rPr>
          <w:rFonts w:eastAsia="Times New Roman" w:cstheme="minorHAnsi"/>
          <w:sz w:val="18"/>
          <w:szCs w:val="18"/>
          <w:lang w:val="en-CA" w:eastAsia="en-CA"/>
        </w:rPr>
      </w:pPr>
      <w:commentRangeStart w:id="0"/>
      <w:r w:rsidRPr="002C4736">
        <w:rPr>
          <w:rFonts w:eastAsia="Times New Roman" w:cstheme="minorHAnsi"/>
          <w:b/>
          <w:bCs/>
          <w:sz w:val="24"/>
          <w:szCs w:val="24"/>
          <w:lang w:val="en-CA" w:eastAsia="en-CA"/>
        </w:rPr>
        <w:t>Introduction</w:t>
      </w:r>
      <w:commentRangeEnd w:id="0"/>
      <w:r w:rsidR="001E022F" w:rsidRPr="0020172A">
        <w:rPr>
          <w:rStyle w:val="CommentReference"/>
          <w:lang w:val="en-CA"/>
        </w:rPr>
        <w:commentReference w:id="0"/>
      </w:r>
      <w:r w:rsidRPr="002C4736">
        <w:rPr>
          <w:rFonts w:eastAsia="Times New Roman" w:cstheme="minorHAnsi"/>
          <w:b/>
          <w:bCs/>
          <w:sz w:val="24"/>
          <w:szCs w:val="24"/>
          <w:lang w:val="en-CA" w:eastAsia="en-CA"/>
        </w:rPr>
        <w:t>:</w:t>
      </w:r>
      <w:r w:rsidRPr="002C4736">
        <w:rPr>
          <w:rFonts w:eastAsia="Times New Roman" w:cstheme="minorHAnsi"/>
          <w:sz w:val="24"/>
          <w:szCs w:val="24"/>
          <w:lang w:val="en-CA" w:eastAsia="en-CA"/>
        </w:rPr>
        <w:t> </w:t>
      </w:r>
    </w:p>
    <w:p w14:paraId="17347AF5" w14:textId="44AAF401" w:rsidR="00E51837" w:rsidRPr="002C4736" w:rsidRDefault="001E022F" w:rsidP="00617719">
      <w:pPr>
        <w:spacing w:after="0" w:line="480" w:lineRule="auto"/>
        <w:ind w:firstLine="720"/>
        <w:textAlignment w:val="baseline"/>
        <w:rPr>
          <w:rFonts w:eastAsia="Times New Roman" w:cstheme="minorHAnsi"/>
          <w:sz w:val="24"/>
          <w:szCs w:val="24"/>
          <w:lang w:val="en-CA" w:eastAsia="en-CA"/>
        </w:rPr>
      </w:pPr>
      <w:r>
        <w:rPr>
          <w:rFonts w:eastAsia="Times New Roman" w:cstheme="minorHAnsi"/>
          <w:sz w:val="24"/>
          <w:szCs w:val="24"/>
          <w:lang w:val="en-CA" w:eastAsia="en-CA"/>
        </w:rPr>
        <w:t xml:space="preserve">Anthropogenic climate change is increasing the intensity, duration, size and frequency of marine heat waves across the globe with potentially catastrophic effects on organism fitness, marine ecosystems and human economies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{"citationItems":[{"id":"ITEM-1","itemData":{"DOI":"10.1038/s41586-018-0383-9","ISSN":"14764687","PMID":"30111788","abstract":"Marine heatwaves (MHWs) are periods of extreme warm sea surface temperature that persist for days to months1 and can extend up to thousands of kilometres2. Some of the recently observed marine heatwaves revealed the high vulnerability of marine ecosystems3–11 and fisheries12–14 to such extreme climate events. Yet our knowledge about past occurrences15 and the future progression of MHWs is very limited. Here we use satellite observations and a suite of Earth system model simulations to show that MHWs have already become longer-lasting and more frequent, extensive and intense in the past few decades, and that this trend will accelerate under further global warming. Between 1982 and 2016, we detect a doubling in the number of MHW days, and this number is projected to further increase on average by a factor of 16 for global warming of 1.5 degrees Celsius relative to preindustrial levels and by a factor of 23 for global warming of 2.0 degrees Celsius. However, current national policies for the reduction of global carbon emissions are predicted to result in global warming of about 3.5 degrees Celsius by the end of the twenty-first century16, for which models project an average increase in the probability of MHWs by a factor of 41. At this level of warming, MHWs have an average spatial extent that is 21 times bigger than in preindustrial times, last on average 112 days and reach maximum sea surface temperature anomaly intensities of 2.5 degrees Celsius. The largest changes are projected to occur in the western tropical Pacific and Arctic oceans. Today, 87 per cent of MHWs are attributable to human-induced warming, with this ratio increasing to nearly 100 per cent under any global warming scenario exceeding 2 degrees Celsius. Our results suggest that MHWs will become very frequent and extreme under global warming, probably pushing marine organisms and ecosystems to the limits of their resilience and even beyond, which could cause irreversible changes.","author":[{"dropping-particle":"","family":"Frölicher","given":"Thomas L.","non-dropping-particle":"","parse-names":false,"suffix":""},{"dropping-particle":"","family":"Fischer","given":"Erich M.","non-dropping-particle":"","parse-names":false,"suffix":""},{"dropping-particle":"","family":"Gruber","given":"Nicolas","non-dropping-particle":"","parse-names":false,"suffix":""}],"container-title":"Nature","id":"ITEM-1","issue":"7718","issued":{"date-parts":[["2018"]]},"page":"360-364","publisher":"Springer US","title":"Marine heatwaves under global warming","type":"article-journal","volume":"560"},"uris":["http://www.mendeley.com/documents/?uuid=4eb8bd03-d068-4b8e-bfed-a842d00e84b1"]},{"id":"ITEM-2","itemData":{"abstract":"IPCC, 2021: Summary for Policymakers. In: Climate Change 2021: The Physical Science Basis. Contribution of Working Group I to the Sixth Assessment Report of the Intergovernmental Panel on Climate Change [Masson-Delmotte, V., P. Zhai, A. Pirani, S. L. Connors, C. Péan, S. Berger, N. Caud, Y. Chen, L. Goldfarb, M. I. Gomis, M. Huang, K. Leitzell, E. Lonnoy, J.B.R. Matthews, T. K. Maycock, T. Waterfield, O. Yelekçi, R. Yu and B. Zhou (eds.)]. Cambridge University Press. In Press. This Summary for Policymakers (SPM) presents key findings of the Working Group I (WGI) contribution to the IPCC’s Sixth Assessment Report (AR6)1 on the physical science basis of climate change. The report builds upon the 2013 Working Group I contribution to the IPCC’s Fifth Assessment Report (AR5) and the 2018–2019 IPCC Special Reports2 of the AR6 cycle and incorporates subsequent new evidence from climate science3. This","author":[{"dropping-particle":"","family":"Allan","given":"Richard P.","non-dropping-particle":"","parse-names":false,"suffix":""},{"dropping-particle":"","family":"Arias","given":"Paola A.","non-dropping-particle":"","parse-names":false,"suffix":""},{"dropping-particle":"","family":"Berger","given":"Sophie","non-dropping-particle":"","parse-names":false,"suffix":""},{"dropping-particle":"","family":"Canadell","given":"Josep G.","non-dropping-particle":"","parse-names":false,"suffix":""},{"dropping-particle":"","family":"Cassou","given":"Cristophe","non-dropping-particle":"","parse-names":false,"suffix":""},{"dropping-particle":"","family":"Chen","given":"Deliang","non-dropping-particle":"","parse-names":false,"suffix":""},{"dropping-particle":"","family":"Cherchi","given":"Annalisa","non-dropping-particle":"","parse-names":false,"suffix":""},{"dropping-particle":"","family":"Connors","given":"Sarah L.","non-dropping-particle":"","parse-names":false,"suffix":""},{"dropping-particle":"","family":"Coppola","given":"Erika","non-dropping-particle":"","parse-names":false,"suffix":""},{"dropping-particle":"","family":"Cruz","given":"Faye Abigail","non-dropping-particle":"","parse-names":false,"suffix":""},{"dropping-particle":"","family":"Diongue-Niang","given":"Aïda","non-dropping-particle":"","parse-names":false,"suffix":""},{"dropping-particle":"","family":"Doblas-Reyes","given":"Francisco J.","non-dropping-particle":"","parse-names":false,"suffix":""},{"dropping-particle":"","family":"Douville","given":"Hervé","non-dropping-particle":"","parse-names":false,"suffix":""},{"dropping-particle":"","family":"Driouech","given":"Fatima","non-dropping-particle":"","parse-names":false,"suffix":""},{"dropping-particle":"","family":"Edwards","given":"Tamsin L.","non-dropping-particle":"","parse-names":false,"suffix":""},{"dropping-particle":"","family":"Engelbrecht","given":"François","non-dropping-particle":"","parse-names":false,"suffix":""},{"dropping-particle":"","family":"Eyring","given":"Veronika","non-dropping-particle":"","parse-names":false,"suffix":""},{"dropping-particle":"","family":"Fischer","given":"Erich","non-dropping-particle":"","parse-names":false,"suffix":""},{"dropping-particle":"","family":"Flato","given":"Gregory M.","non-dropping-particle":"","parse-names":false,"suffix":""},{"dropping-particle":"","family":"Forster","given":"Piers","non-dropping-particle":"","parse-names":false,"suffix":""},{"dropping-particle":"","family":"Fox-Kemper","given":"Baylor","non-dropping-particle":"","parse-names":false,"suffix":""},{"dropping-particle":"","family":"Fuglestvedt","given":"Jan S.","non-dropping-particle":"","parse-names":false,"suffix":""},{"dropping-particle":"","family":"Fyfe","given":"John C.","non-dropping-particle":"","parse-names":false,"suffix":""},{"dropping-particle":"","family":"Gillett","given":"Nathan P.","non-dropping-particle":"","parse-names":false,"suffix":""},{"dropping-particle":"","family":"Gomis","given":"Melissa I.","non-dropping-particle":"","parse-names":false,"suffix":""},{"dropping-particle":"","family":"Gulev","given":"Sergey K.","non-dropping-particle":"","parse-names":false,"suffix":""},{"dropping-particle":"","family":"Gutiérrez","given":"José Manuel","non-dropping-particle":"","parse-names":false,"suffix":""},{"dropping-particle":"","family":"Hamdi","given":"Rafiq","non-dropping-particle":"","parse-names":false,"suffix":""},{"dropping-particle":"","family":"Harold","given":"Jordan","non-dropping-particle":"","parse-names":false,"suffix":""},{"dropping-particle":"","family":"Hauser","given":"Mathias","non-dropping-particle":"","parse-names":false,"suffix":""},{"dropping-particle":"","family":"Hawkins","given":"Ed","non-dropping-particle":"","parse-names":false,"suffix":""},{"dropping-particle":"","family":"Hewitt","given":"Helene T.","non-dropping-particle":"","parse-names":false,"suffix":""},{"dropping-particle":"","family":"Johansen","given":"Tom Gabriel","non-dropping-particle":"","parse-names":false,"suffix":""},{"dropping-particle":"","family":"Jones","given":"Christopher","non-dropping-particle":"","parse-names":false,"suffix":""},{"dropping-particle":"","family":"Jones","given":"Richard G.","non-dropping-particle":"","parse-names":false,"suffix":""},{"dropping-particle":"","family":"Kaufman","given":"Darrell S.","non-dropping-particle":"","parse-names":false,"suffix":""},{"dropping-particle":"","family":"Klimont","given":"Zbigniew","non-dropping-particle":"","parse-names":false,"suffix":""},{"dropping-particle":"","family":"Kopp","given":"Robert E.","non-dropping-particle":"","parse-names":false,"suffix":""},{"dropping-particle":"","family":"Koven","given":"Charles","non-dropping-particle":"","parse-names":false,"suffix":""},{"dropping-particle":"","family":"Krinner","given":"Gerhard","non-dropping-particle":"","parse-names":false,"suffix":""},{"dropping-particle":"","family":"Lee","given":"June-Yi","non-dropping-particle":"","parse-names":false,"suffix":""},{"dropping-particle":"","family":"Lorenzoni","given":"Irene","non-dropping-particle":"","parse-names":false,"suffix":""},{"dropping-particle":"","family":"Marotzke","given":"Jochem","non-dropping-particle":"","parse-names":false,"suffix":""},{"dropping-particle":"","family":"Masson-Delmotte","given":"Valérie","non-dropping-particle":"","parse-names":false,"suffix":""},{"dropping-particle":"","family":"Maycock","given":"Thomas K.","non-dropping-particle":"","parse-names":false,"suffix":""},{"dropping-particle":"","family":"Meinshausen","given":"Malte","non-dropping-particle":"","parse-names":false,"suffix":""},{"dropping-particle":"","family":"Monteiro","given":"Pedro M.S.","non-dropping-particle":"","parse-names":false,"suffix":""},{"dropping-particle":"","family":"Morelli","given":"Angela","non-dropping-particle":"","parse-names":false,"suffix":""},{"dropping-particle":"","family":"Naik","given":"Vaishali","non-dropping-particle":"","parse-names":false,"suffix":""},{"dropping-particle":"","family":"Notz","given":"Dirk","non-dropping-particle":"","parse-names":false,"suffix":""},{"dropping-particle":"","family":"Otto","given":"Friederike","non-dropping-particle":"","parse-names":false,"suffix":""},{"dropping-particle":"","family":"Palmer","given":"Matthew D.","non-dropping-particle":"","parse-names":false,"suffix":""},{"dropping-particle":"","family":"Pinto","given":"Izidine","non-dropping-particle":"","parse-names":false,"suffix":""},{"dropping-particle":"","family":"Pirani","given":"Anna","non-dropping-particle":"","parse-names":false,"suffix":""},{"dropping-particle":"","family":"Plattner","given":"Gian-Kasper","non-dropping-particle":"","parse-names":false,"suffix":""},{"dropping-particle":"","family":"Raghavan","given":"Krishnan","non-dropping-particle":"","parse-names":false,"suffix":""},{"dropping-particle":"","family":"Ranasinghe","given":"Roshanka","non-dropping-particle":"","parse-names":false,"suffix":""},{"dropping-particle":"","family":"Rogelj","given":"Joeri","non-dropping-particle":"","parse-names":false,"suffix":""},{"dropping-particle":"","family":"Rojas","given":"Maisa","non-dropping-particle":"","parse-names":false,"suffix":""},{"dropping-particle":"","family":"Ruane","given":"Alex C.","non-dropping-particle":"","parse-names":false,"suffix":""},{"dropping-particle":"","family":"Sallée","given":"Jean-Baptiste","non-dropping-particle":"","parse-names":false,"suffix":""},{"dropping-particle":"","family":"Samset","given":"Bjørn H.","non-dropping-particle":"","parse-names":false,"suffix":""},{"dropping-particle":"","family":"Seneviratne","given":"Sonia I.","non-dropping-particle":"","parse-names":false,"suffix":""},{"dropping-particle":"","family":"Sillmann","given":"Jana","non-dropping-particle":"","parse-names":false,"suffix":""},{"dropping-particle":"","family":"Sörensson","given":"Anna A.","non-dropping-particle":"","parse-names":false,"suffix":""},{"dropping-particle":"","family":"Stephenson","given":"Tannecia S.","non-dropping-particle":"","parse-names":false,"suffix":""},{"dropping-particle":"","family":"Storelvmo","given":"Trude","non-dropping-particle":"","parse-names":false,"suffix":""},{"dropping-particle":"","family":"Szopa","given":"Sophie","non-dropping-particle":"","parse-names":false,"suffix":""},{"dropping-particle":"","family":"Thorne","given":"Peter W.","non-dropping-particle":"","parse-names":false,"suffix":""},{"dropping-particle":"","family":"Trewin","given":"Blair","non-dropping-particle":"","parse-names":false,"suffix":""},{"dropping-particle":"","family":"Vautard","given":"Robert","non-dropping-particle":"","parse-names":false,"suffix":""},{"dropping-particle":"","family":"Vera","given":"Carolina","non-dropping-particle":"","parse-names":false,"suffix":""},{"dropping-particle":"","family":"Yassaa","given":"Noureddine","non-dropping-particle":"","parse-names":false,"suffix":""},{"dropping-particle":"","family":"Zaehle","given":"Sönke","non-dropping-particle":"","parse-names":false,"suffix":""},{"dropping-particle":"","family":"Zhai","given":"Panmao","non-dropping-particle":"","parse-names":false,"suffix":""},{"dropping-particle":"","family":"Zhang","given":"Xuebin","non-dropping-particle":"","parse-names":false,"suffix":""},{"dropping-particle":"","family":"Zickfeld","given":"Kirsten","non-dropping-particle":"","parse-names":false,"suffix":""}],"container-title":"Cambridge University Press. In Press.","id":"ITEM-2","issued":{"date-parts":[["2021"]]},"page":"42","title":"IPCC: Climate Change 2021: The Physical Science Basis","type":"article-journal"},"uris":["http://www.mendeley.com/documents/?uuid=2ab9a7bb-0602-4ee1-8423-f090e009fb88"]}],"mendeley":{"formattedCitation":"(Allan et al., 2021; Frölicher et al., 2018)","plainTextFormattedCitation":"(Allan et al., 2021; Frölicher et al., 2018)","previouslyFormattedCitation":"(Allan et al., 2021; Frölicher et al., 2018)"},"properties":{"noteIndex":0},"schema":"https://github.com/citation-style-language/schema/raw/master/csl-citation.json"}</w:instrText>
      </w:r>
      <w:r>
        <w:rPr>
          <w:rFonts w:eastAsia="Times New Roman" w:cstheme="minorHAnsi"/>
          <w:sz w:val="24"/>
          <w:szCs w:val="24"/>
          <w:lang w:val="en-CA" w:eastAsia="en-CA"/>
        </w:rPr>
        <w:fldChar w:fldCharType="separate"/>
      </w:r>
      <w:r w:rsidRPr="00424338">
        <w:rPr>
          <w:rFonts w:eastAsia="Times New Roman" w:cstheme="minorHAnsi"/>
          <w:noProof/>
          <w:sz w:val="24"/>
          <w:szCs w:val="24"/>
          <w:lang w:val="en-CA" w:eastAsia="en-CA"/>
        </w:rPr>
        <w:t>(Allan et al., 2021; Frölicher et al., 2018)</w:t>
      </w:r>
      <w:r>
        <w:rPr>
          <w:rFonts w:eastAsia="Times New Roman" w:cstheme="minorHAnsi"/>
          <w:sz w:val="24"/>
          <w:szCs w:val="24"/>
          <w:lang w:val="en-CA" w:eastAsia="en-CA"/>
        </w:rPr>
        <w:fldChar w:fldCharType="end"/>
      </w:r>
      <w:r>
        <w:rPr>
          <w:rFonts w:eastAsia="Times New Roman" w:cstheme="minorHAnsi"/>
          <w:sz w:val="24"/>
          <w:szCs w:val="24"/>
          <w:lang w:val="en-CA" w:eastAsia="en-CA"/>
        </w:rPr>
        <w:t>. These extreme climatic events often cause</w:t>
      </w:r>
      <w:r w:rsidRPr="00456B71">
        <w:rPr>
          <w:rFonts w:eastAsia="Times New Roman" w:cstheme="minorHAnsi"/>
          <w:sz w:val="24"/>
          <w:szCs w:val="24"/>
          <w:lang w:val="en-CA" w:eastAsia="en-CA"/>
        </w:rPr>
        <w:t xml:space="preserve"> </w:t>
      </w:r>
      <w:r>
        <w:rPr>
          <w:rFonts w:eastAsia="Times New Roman" w:cstheme="minorHAnsi"/>
          <w:sz w:val="24"/>
          <w:szCs w:val="24"/>
          <w:lang w:val="en-CA" w:eastAsia="en-CA"/>
        </w:rPr>
        <w:t xml:space="preserve">immediate and mass mortalities at all trophic levels from thermal stress, starvation, </w:t>
      </w:r>
      <w:proofErr w:type="gramStart"/>
      <w:r>
        <w:rPr>
          <w:rFonts w:eastAsia="Times New Roman" w:cstheme="minorHAnsi"/>
          <w:sz w:val="24"/>
          <w:szCs w:val="24"/>
          <w:lang w:val="en-CA" w:eastAsia="en-CA"/>
        </w:rPr>
        <w:t>toxicity</w:t>
      </w:r>
      <w:proofErr w:type="gramEnd"/>
      <w:r>
        <w:rPr>
          <w:rFonts w:eastAsia="Times New Roman" w:cstheme="minorHAnsi"/>
          <w:sz w:val="24"/>
          <w:szCs w:val="24"/>
          <w:lang w:val="en-CA" w:eastAsia="en-CA"/>
        </w:rPr>
        <w:t xml:space="preserve"> and hypoxia</w:t>
      </w:r>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Cavole</w:t>
      </w:r>
      <w:proofErr w:type="spellEnd"/>
      <w:r w:rsidRPr="002C4736">
        <w:rPr>
          <w:rFonts w:eastAsia="Times New Roman" w:cstheme="minorHAnsi"/>
          <w:color w:val="000000"/>
          <w:sz w:val="24"/>
          <w:szCs w:val="24"/>
          <w:shd w:val="clear" w:color="auto" w:fill="E1E3E6"/>
          <w:lang w:val="en-CA" w:eastAsia="en-CA"/>
        </w:rPr>
        <w:t xml:space="preserve"> et al., 2016; Di Lorenzo &amp; Mantua, 2016; </w:t>
      </w:r>
      <w:proofErr w:type="spellStart"/>
      <w:r w:rsidRPr="002C4736">
        <w:rPr>
          <w:rFonts w:eastAsia="Times New Roman" w:cstheme="minorHAnsi"/>
          <w:color w:val="000000"/>
          <w:sz w:val="24"/>
          <w:szCs w:val="24"/>
          <w:shd w:val="clear" w:color="auto" w:fill="E1E3E6"/>
          <w:lang w:val="en-CA" w:eastAsia="en-CA"/>
        </w:rPr>
        <w:t>Suryan</w:t>
      </w:r>
      <w:proofErr w:type="spellEnd"/>
      <w:r w:rsidRPr="002C4736">
        <w:rPr>
          <w:rFonts w:eastAsia="Times New Roman" w:cstheme="minorHAnsi"/>
          <w:color w:val="000000"/>
          <w:sz w:val="24"/>
          <w:szCs w:val="24"/>
          <w:shd w:val="clear" w:color="auto" w:fill="E1E3E6"/>
          <w:lang w:val="en-CA" w:eastAsia="en-CA"/>
        </w:rPr>
        <w:t xml:space="preserve"> et al., 2021; von Biela et al., 2019)</w:t>
      </w:r>
      <w:r w:rsidRPr="002C4736">
        <w:rPr>
          <w:rFonts w:eastAsia="Times New Roman" w:cstheme="minorHAnsi"/>
          <w:sz w:val="24"/>
          <w:szCs w:val="24"/>
          <w:lang w:val="en-CA" w:eastAsia="en-CA"/>
        </w:rPr>
        <w:t xml:space="preserve">. </w:t>
      </w:r>
      <w:r>
        <w:rPr>
          <w:rFonts w:eastAsia="Times New Roman" w:cstheme="minorHAnsi"/>
          <w:sz w:val="24"/>
          <w:szCs w:val="24"/>
          <w:lang w:val="en-CA" w:eastAsia="en-CA"/>
        </w:rPr>
        <w:t xml:space="preserve">For example, </w:t>
      </w:r>
      <w:r w:rsidRPr="002C4736">
        <w:rPr>
          <w:rFonts w:eastAsia="Times New Roman" w:cstheme="minorHAnsi"/>
          <w:sz w:val="24"/>
          <w:szCs w:val="24"/>
          <w:lang w:val="en-CA" w:eastAsia="en-CA"/>
        </w:rPr>
        <w:t xml:space="preserve">the 2014-2015 warm water anomaly in the Northeast Pacific Ocean </w:t>
      </w:r>
      <w:r>
        <w:rPr>
          <w:rFonts w:eastAsia="Times New Roman" w:cstheme="minorHAnsi"/>
          <w:sz w:val="24"/>
          <w:szCs w:val="24"/>
          <w:lang w:val="en-CA" w:eastAsia="en-CA"/>
        </w:rPr>
        <w:t xml:space="preserve">triggered a harmful algal bloom, reduced the abundance of key prey species, and caused the starvation of species from salmon to sea </w:t>
      </w:r>
      <w:r w:rsidRPr="002C4736">
        <w:rPr>
          <w:rFonts w:eastAsia="Times New Roman" w:cstheme="minorHAnsi"/>
          <w:sz w:val="24"/>
          <w:szCs w:val="24"/>
          <w:lang w:val="en-CA" w:eastAsia="en-CA"/>
        </w:rPr>
        <w:t>birds </w:t>
      </w:r>
      <w:r w:rsidRPr="002C4736">
        <w:rPr>
          <w:rFonts w:eastAsia="Times New Roman" w:cstheme="minorHAnsi"/>
          <w:color w:val="000000"/>
          <w:sz w:val="24"/>
          <w:szCs w:val="24"/>
          <w:shd w:val="clear" w:color="auto" w:fill="E1E3E6"/>
          <w:lang w:val="en-CA" w:eastAsia="en-CA"/>
        </w:rPr>
        <w:t>(</w:t>
      </w:r>
      <w:proofErr w:type="spellStart"/>
      <w:r w:rsidRPr="002C4736">
        <w:rPr>
          <w:rFonts w:eastAsia="Times New Roman" w:cstheme="minorHAnsi"/>
          <w:color w:val="000000"/>
          <w:sz w:val="24"/>
          <w:szCs w:val="24"/>
          <w:shd w:val="clear" w:color="auto" w:fill="E1E3E6"/>
          <w:lang w:val="en-CA" w:eastAsia="en-CA"/>
        </w:rPr>
        <w:t>Cavole</w:t>
      </w:r>
      <w:proofErr w:type="spellEnd"/>
      <w:r w:rsidRPr="002C4736">
        <w:rPr>
          <w:rFonts w:eastAsia="Times New Roman" w:cstheme="minorHAnsi"/>
          <w:color w:val="000000"/>
          <w:sz w:val="24"/>
          <w:szCs w:val="24"/>
          <w:shd w:val="clear" w:color="auto" w:fill="E1E3E6"/>
          <w:lang w:val="en-CA" w:eastAsia="en-CA"/>
        </w:rPr>
        <w:t xml:space="preserve"> et al., 2016; von Biela et al., 2019)</w:t>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As such, this marine heat wave harmed recreational, commercial and subsistence fisheries of salmon, </w:t>
      </w:r>
      <w:proofErr w:type="gramStart"/>
      <w:r>
        <w:rPr>
          <w:rFonts w:eastAsia="Times New Roman" w:cstheme="minorHAnsi"/>
          <w:sz w:val="24"/>
          <w:szCs w:val="24"/>
          <w:lang w:val="en-CA" w:eastAsia="en-CA"/>
        </w:rPr>
        <w:t>tuna</w:t>
      </w:r>
      <w:proofErr w:type="gramEnd"/>
      <w:r>
        <w:rPr>
          <w:rFonts w:eastAsia="Times New Roman" w:cstheme="minorHAnsi"/>
          <w:sz w:val="24"/>
          <w:szCs w:val="24"/>
          <w:lang w:val="en-CA" w:eastAsia="en-CA"/>
        </w:rPr>
        <w:t xml:space="preserve"> and shellfish</w:t>
      </w:r>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Cavole</w:t>
      </w:r>
      <w:proofErr w:type="spellEnd"/>
      <w:r w:rsidRPr="002C4736">
        <w:rPr>
          <w:rFonts w:eastAsia="Times New Roman" w:cstheme="minorHAnsi"/>
          <w:color w:val="000000"/>
          <w:sz w:val="24"/>
          <w:szCs w:val="24"/>
          <w:shd w:val="clear" w:color="auto" w:fill="E1E3E6"/>
          <w:lang w:val="en-CA" w:eastAsia="en-CA"/>
        </w:rPr>
        <w:t xml:space="preserve"> et al., 2016; Di Lorenzo &amp; Mantua, 2016; </w:t>
      </w:r>
      <w:proofErr w:type="spellStart"/>
      <w:r w:rsidRPr="002C4736">
        <w:rPr>
          <w:rFonts w:eastAsia="Times New Roman" w:cstheme="minorHAnsi"/>
          <w:color w:val="000000"/>
          <w:sz w:val="24"/>
          <w:szCs w:val="24"/>
          <w:shd w:val="clear" w:color="auto" w:fill="E1E3E6"/>
          <w:lang w:val="en-CA" w:eastAsia="en-CA"/>
        </w:rPr>
        <w:t>Frölicher</w:t>
      </w:r>
      <w:proofErr w:type="spellEnd"/>
      <w:r w:rsidRPr="002C4736">
        <w:rPr>
          <w:rFonts w:eastAsia="Times New Roman" w:cstheme="minorHAnsi"/>
          <w:color w:val="000000"/>
          <w:sz w:val="24"/>
          <w:szCs w:val="24"/>
          <w:shd w:val="clear" w:color="auto" w:fill="E1E3E6"/>
          <w:lang w:val="en-CA" w:eastAsia="en-CA"/>
        </w:rPr>
        <w:t xml:space="preserve"> et al., 2018)</w:t>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Marine heat waves can also impact marine ecosystems more subtly by impacting biological processes including foraging behaviour (CITE), movement (CITE), reproductive behaviour (CITE), and disease dynamics (CITE). </w:t>
      </w:r>
    </w:p>
    <w:p w14:paraId="5383D3DC" w14:textId="77777777" w:rsidR="001E022F" w:rsidRDefault="001E022F" w:rsidP="001E022F">
      <w:pPr>
        <w:spacing w:after="0" w:line="480" w:lineRule="auto"/>
        <w:ind w:firstLine="720"/>
        <w:textAlignment w:val="baseline"/>
        <w:rPr>
          <w:rFonts w:eastAsia="Times New Roman" w:cstheme="minorHAnsi"/>
          <w:sz w:val="24"/>
          <w:szCs w:val="24"/>
          <w:lang w:val="en-CA" w:eastAsia="en-CA"/>
        </w:rPr>
      </w:pPr>
      <w:r>
        <w:rPr>
          <w:rFonts w:eastAsia="Times New Roman" w:cstheme="minorHAnsi"/>
          <w:sz w:val="24"/>
          <w:szCs w:val="24"/>
          <w:lang w:val="en-CA" w:eastAsia="en-CA"/>
        </w:rPr>
        <w:t xml:space="preserve">The adverse effects of marine heat waves on marine invertebrates can profoundly impact </w:t>
      </w:r>
      <w:r w:rsidRPr="002C4736">
        <w:rPr>
          <w:rFonts w:eastAsia="Times New Roman" w:cstheme="minorHAnsi"/>
          <w:sz w:val="24"/>
          <w:szCs w:val="24"/>
          <w:lang w:val="en-CA" w:eastAsia="en-CA"/>
        </w:rPr>
        <w:t>disease dynamics</w:t>
      </w:r>
      <w:r>
        <w:rPr>
          <w:rFonts w:eastAsia="Times New Roman" w:cstheme="minorHAnsi"/>
          <w:sz w:val="24"/>
          <w:szCs w:val="24"/>
          <w:lang w:val="en-CA" w:eastAsia="en-CA"/>
        </w:rPr>
        <w:t xml:space="preserv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{"citationItems":[{"id":"ITEM-1","itemData":{"DOI":"10.1038/s41598-020-62118-4","abstract":"The first signs of sea star wasting disease (SSWD) epidemic occurred in just few months in 2013 along the entire North American Pacific coast. Disease dynamics did not manifest as the typical travelling wave of reaction-diffusion epidemiological model, suggesting that other environmental factors might have played some role. To help explore how external factors might trigger disease, we built a coupled oceanographic-epidemiological model and contrasted three hypotheses on the influence of temperature on disease transmission and pathogenicity. Models that linked mortality to sea surface temperature gave patterns more consistent with observed data on sea star wasting disease, which suggests that environmental stress could explain why some marine diseases seem to spread so fast and have region-wide impacts on host populations. In summer 2013, sea stars off the Washington coast began \"falling off the rocks-dead by the thousands\" 1. When similar reports came in from Alaska to Baja California, it became clear this was not an isolated event. Other large-scale marine disease outbreaks include white plague affecting reef-building corals across the Caribbean and Western Atlantic 2,3 , black abalone mass mortalities throughout southern and central California 4 , and the infamous Caribbean sea urchin die-off of the 1980s 5. Several hypotheses could explain how sea star wasting disease (SSWD) and other marine disease outbreaks occur so rapidly over such vast distances. For instance, some marine pathogens can spread faster than terrestrial pathogens via water currents or long-distance host movement 6. However, juvenile and adult sea stars move slowly, and the virus associated with SSWD was potentially detected using NS1/VP4 qPCR in sea star tissue samples dating back to 1942, although its past presence was not associated with mass mortality and large-scale disease outbreaks 7,8. The infectious agent might not be new, but the continental-scale die-offs appear to be. Marine disease outbreaks are often hypothesized to increase under environmental stress 9. On the other hand, infectious agents have their own thermal limits, and increased temperature can thereby reduce disease under some scenarios 10. Large-scale, basin-wide events, such as the El Niño Southern Oscillation (ENSO) and the recent warm-water anomaly of 2013-16 11-13 , can lead to rapid changes in temperature 14 , salinity 14 , pH 15 , nutrients 16 , and oxygen 17,18 that can stress marine organisms. Stress mi…","author":[{"dropping-particle":"","family":"Aalto","given":"A","non-dropping-particle":"","parse-names":false,"suffix":""},{"dropping-particle":"","family":"Lafferty","given":"K D","non-dropping-particle":"","parse-names":false,"suffix":""},{"dropping-particle":"","family":"Sokolow","given":"S H","non-dropping-particle":"","parse-names":false,"suffix":""},{"dropping-particle":"","family":"Grewelle","given":"R","non-dropping-particle":"","parse-names":false,"suffix":""},{"dropping-particle":"","family":"Boch","given":"A","non-dropping-particle":"","parse-names":false,"suffix":""},{"dropping-particle":"","family":"Bograd","given":"S J","non-dropping-particle":"","parse-names":false,"suffix":""},{"dropping-particle":"","family":"Hazen","given":"L","non-dropping-particle":"","parse-names":false,"suffix":""},{"dropping-particle":"","family":"Jacox","given":"M G","non-dropping-particle":"","parse-names":false,"suffix":""},{"dropping-particle":"","family":"Leo","given":"G A","non-dropping-particle":"De","parse-names":false,"suffix":""}],"container-title":"Scientific Reports","id":"ITEM-1","issue":"5975","issued":{"date-parts":[["2020"]]},"title":"Models with environmental drivers offer a plausible mechanism for the rapid spread of infectious disease outbreaks in marine organisms","type":"article-journal","volume":"10"},"uris":["http://www.mendeley.com/documents/?uuid=f0687dbe-a954-4999-aed1-093477d0bc81"]}],"mendeley":{"formattedCitation":"(Aalto et al., 2020)","plainTextFormattedCitation":"(Aalto et al., 2020)","previouslyFormattedCitation":"(Aalto et al., 2020)"},"properties":{"noteIndex":0},"schema":"https://github.com/citation-style-language/schema/raw/master/csl-citation.json"}</w:instrText>
      </w:r>
      <w:r>
        <w:rPr>
          <w:rFonts w:eastAsia="Times New Roman" w:cstheme="minorHAnsi"/>
          <w:sz w:val="24"/>
          <w:szCs w:val="24"/>
          <w:lang w:val="en-CA" w:eastAsia="en-CA"/>
        </w:rPr>
        <w:fldChar w:fldCharType="separate"/>
      </w:r>
      <w:r w:rsidRPr="009036E8">
        <w:rPr>
          <w:rFonts w:eastAsia="Times New Roman" w:cstheme="minorHAnsi"/>
          <w:noProof/>
          <w:sz w:val="24"/>
          <w:szCs w:val="24"/>
          <w:lang w:val="en-CA" w:eastAsia="en-CA"/>
        </w:rPr>
        <w:t>(Aalto et al., 2020)</w:t>
      </w:r>
      <w:r>
        <w:rPr>
          <w:rFonts w:eastAsia="Times New Roman" w:cstheme="minorHAnsi"/>
          <w:sz w:val="24"/>
          <w:szCs w:val="24"/>
          <w:lang w:val="en-CA" w:eastAsia="en-CA"/>
        </w:rPr>
        <w:fldChar w:fldCharType="end"/>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This occurs in part because thermal stress can compromise organism’s immune response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{"citationItems":[{"id":"ITEM-1","itemData":{"DOI":"10.1371/JOURNAL.PONE.0033820","ISSN":"19326203","PMID":"22479452","abstract":"Water acidification, temperature increases and changes in seawater salinity are predicted to occur in the near future. In such a global climate change (GCC) scenario, there is growing concern for the health status of both wild and farmed organisms. Bivalve molluscs, an important component of coastal marine ecosystems, are at risk. At the immunological level, the ability of an organism to maintain its immunosurveillance unaltered under adverse environmental conditions may enhance its survival capability. To our knowledge, only a few studies have investigated the effects of changing environmental parameters (as predicted in a GCC scenario) on the immune responses of bivalves. In the present study, the effects of both decreased pH values and increased temperature on the important immune parameters of two bivalve species were evaluated for the first time. The clam Chamelea gallina and the mussel Mytilus galloprovincialis, widespread along the coast of the Northwestern Adriatic Sea, were chosen as model organisms. Bivalves were exposed for 7 days to three pH values (8.1, 7.7 and 7.4) at two temperatures (22 and 28°C). Three independent experiments were carried out at salinities of 28, 34 and 40 PSU. The total haemocyte count, Neutral Red uptake, haemolymph lysozyme activity and total protein levels were measured. The results obtained demonstrated that tested experimental conditions affected significantly most of the immune parameters measured in bivalves, even if the variation pattern of haemocyte responses was not always linear. Between the two species, C. gallina appeared more vulnerable to changing pH and temperature than M. galloprovincialis. Overall, this study demonstrated that climate changes can strongly affect haemocyte functionality in bivalves. However, further studies are needed to clarify better the mechanisms of action of changing environmental parameters, both individually and in combination, on bivalve haemocytes. © 2012 Matozzo et al.","author":[{"dropping-particle":"","family":"Matozzo","given":"Valerio","non-dropping-particle":"","parse-names":false,"suffix":""},{"dropping-particle":"","family":"Chinellato","given":"Andrea","non-dropping-particle":"","parse-names":false,"suffix":""},{"dropping-particle":"","family":"Munari","given":"Marco","non-dropping-particle":"","parse-names":false,"suffix":""},{"dropping-particle":"","family":"Finos","given":"Livio","non-dropping-particle":"","parse-names":false,"suffix":""},{"dropping-particle":"","family":"Bressan","given":"Monica","non-dropping-particle":"","parse-names":false,"suffix":""},{"dropping-particle":"","family":"Marin","given":"Maria Gabriella","non-dropping-particle":"","parse-names":false,"suffix":""}],"container-title":"PLoS ONE","id":"ITEM-1","issue":"3","issued":{"date-parts":[["2012","3","27"]]},"title":"First evidence of immunomodulation in bivalves under seawater acidification and increased temperature","type":"article-journal","volume":"7"},"uris":["http://www.mendeley.com/documents/?uuid=fda209cd-ed25-4f68-b333-55be083bc434"]},{"id":"ITEM-2","itemData":{"DOI":"10.1007/S00300-011-1063-5","ISSN":"07224060","abstract":"Global warming is a reality and its effects have been widely studied. However, the consequences for marine invertebrates remain poorly understood. Thus, the present study proposed to evaluate the effect of elevated temperature on the innate immune system of Antarctic sea urchin Sterechinus neumayeri. Sea urchins were collected nearby Brazilian Antarctic Station \"Comandante Ferraz\" and exposed to 0 (control), 2 and 4°C for periods of 48 h, 2, 7 and 14 days. After the experimental periods, coelomic fluid was collected in order to perform the following analyses: coelomocytes differential counting, phagocytic response, adhesion and spreading coelomocytes assay, intranuclear iron crystalloid and ultra structural analysis of coelomocytes. The red sphere cell was considered a biomarker for heat stress, as they increased in acute stress. Besides that, a significant increase in phagocytic indexes was observed at 2°C coinciding with a significant increase of intranuclear iron crystalloid at the same temperature and same time period. Furthermore, significant alterations in cell adhesion and spreading were observed in elevated temperatures. The ultra structural analysis of coelomocytes showed no significant difference across treatments. This was the first time that innate immune response alterations were observed in response to elevated temperature in a Polar echinoid. © 2011 Springer-Verlag.","author":[{"dropping-particle":"","family":"Branco","given":"Paola Cristina","non-dropping-particle":"","parse-names":false,"suffix":""},{"dropping-particle":"","family":"Pressinotti","given":"Leandro Nogueira","non-dropping-particle":"","parse-names":false,"suffix":""},{"dropping-particle":"","family":"Borges","given":"João Carlos Shimada","non-dropping-particle":"","parse-names":false,"suffix":""},{"dropping-particle":"","family":"Iunes","given":"Renata Stecca","non-dropping-particle":"","parse-names":false,"suffix":""},{"dropping-particle":"","family":"Kfoury","given":"Roberto","non-dropping-particle":"","parse-names":false,"suffix":""},{"dropping-particle":"","family":"Silva","given":"Marcos Oliveira","non-dropping-particle":"da","parse-names":false,"suffix":""},{"dropping-particle":"","family":"Gonzalez","given":"Marcelo","non-dropping-particle":"","parse-names":false,"suffix":""},{"dropping-particle":"","family":"Santos","given":"Marinilce Fagundes","non-dropping-particle":"dos","parse-names":false,"suffix":""},{"dropping-particle":"","family":"Peck","given":"Lloyd Samuel","non-dropping-particle":"","parse-names":false,"suffix":""},{"dropping-particle":"","family":"Cooper","given":"Edwin L.","non-dropping-particle":"","parse-names":false,"suffix":""},{"dropping-particle":"","family":"Silva","given":"Roberto Machado Cunha","non-dropping-particle":"da","parse-names":false,"suffix":""}],"container-title":"Polar Biology","id":"ITEM-2","issue":"2","issued":{"date-parts":[["2012","2"]]},"page":"221-229","title":"Cellular biomarkers to elucidate global warming effects on Antarctic sea urchin Sterechinus neumayeri","type":"article-journal","volume":"35"},"uris":["http://www.mendeley.com/documents/?uuid=c3a579ac-9e72-4ce7-a748-377f44bd412b"]}],"mendeley":{"formattedCitation":"(Branco et al., 2012; Matozzo et al., 2012)","plainTextFormattedCitation":"(Branco et al., 2012; Matozzo et al., 2012)","previouslyFormattedCitation":"(Branco et al., 2012; Matozzo et al., 2012)"},"properties":{"noteIndex":0},"schema":"https://github.com/citation-style-language/schema/raw/master/csl-citation.json"}</w:instrText>
      </w:r>
      <w:r>
        <w:rPr>
          <w:rFonts w:eastAsia="Times New Roman" w:cstheme="minorHAnsi"/>
          <w:sz w:val="24"/>
          <w:szCs w:val="24"/>
          <w:lang w:val="en-CA" w:eastAsia="en-CA"/>
        </w:rPr>
        <w:fldChar w:fldCharType="separate"/>
      </w:r>
      <w:r w:rsidRPr="001F4FAD">
        <w:rPr>
          <w:rFonts w:eastAsia="Times New Roman" w:cstheme="minorHAnsi"/>
          <w:noProof/>
          <w:sz w:val="24"/>
          <w:szCs w:val="24"/>
          <w:lang w:val="en-CA" w:eastAsia="en-CA"/>
        </w:rPr>
        <w:t>(Branco et al., 2012; Matozzo et al., 2012)</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However, </w:t>
      </w:r>
      <w:r>
        <w:rPr>
          <w:rFonts w:eastAsia="Times New Roman" w:cstheme="minorHAnsi"/>
          <w:sz w:val="24"/>
          <w:szCs w:val="24"/>
          <w:lang w:val="en-CA" w:eastAsia="en-CA"/>
        </w:rPr>
        <w:lastRenderedPageBreak/>
        <w:t xml:space="preserve">pathogen transmission and growth may also be facilitated by heat depending on the microbial response to high temperatures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{"citationItems":[{"id":"ITEM-1","itemData":{"DOI":"10.20506/RST.27.2.1820","ISSN":"16080645","PMID":"18819673","abstract":"Climate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ecosystems.","author":[{"dropping-particle":"","family":"Marcogliese","given":"D. J.","non-dropping-particle":"","parse-names":false,"suffix":""}],"container-title":"OIE Revue Scientifique et Technique","id":"ITEM-1","issue":"2","issued":{"date-parts":[["2008"]]},"page":"467-484","publisher":"Office International des Epizootes","title":"The impact of climate change on the parasites and infectious diseases of aquatic animals","type":"article-journal","volume":"27"},"uris":["http://www.mendeley.com/documents/?uuid=667d17d8-4f69-4674-b2c3-ea483961f09a"]},{"id":"ITEM-2","itemData":{"DOI":"10.1016/J.MARENVRES.2016.10.004","ISSN":"18790291","PMID":"27810225","abstract":"In the late summer of 2015, extensive mortality of scleratinian corals, gorgonians, and sponges was observed in the Marine Protected Area of Tabarca (southeast Spain). Quantitative data indicated that at 25 m depth the sea fan Eunicella singularis was the most affected species (50% of colonies affected by partial mortality); while in shallow waters more than 40% of the endemic scleractinian coral Cladocora caespitosa population showed tissue lesions that affected more than 10% of their surfaces. Other affected species were the scleractinian corals Oculina patagonica and Phyllangia mouchezii, the sea fan Leptogorgia sarmentosa and the sponge Sarcotragus fasciculatus. This mortality event coincided with an abnormal rise in seawater temperature in this region. Microbiological analysis showed a higher abundance of culturable Vibrio species in invertebrates exhibiting tissue lesions, which indicated that these opportunistic pathogens could be a key factor in the process.","author":[{"dropping-particle":"","family":"Rubio-Portillo","given":"Esther","non-dropping-particle":"","parse-names":false,"suffix":""},{"dropping-particle":"","family":"Izquierdo-Muñoz","given":"Andrés","non-dropping-particle":"","parse-names":false,"suffix":""},{"dropping-particle":"","family":"Gago","given":"Juan F.","non-dropping-particle":"","parse-names":false,"suffix":""},{"dropping-particle":"","family":"Rosselló-Mora","given":"Ramon","non-dropping-particle":"","parse-names":false,"suffix":""},{"dropping-particle":"","family":"Antón","given":"Josefa","non-dropping-particle":"","parse-names":false,"suffix":""},{"dropping-particle":"","family":"Ramos-Esplá","given":"Alfonso A.","non-dropping-particle":"","parse-names":false,"suffix":""}],"container-title":"Marine Environmental Research","id":"ITEM-2","issued":{"date-parts":[["2016","12","1"]]},"page":"135-142","publisher":"Elsevier Ltd","title":"Effects of the 2015 heat wave on benthic invertebrates in the Tabarca Marine Protected Area (southeast Spain)","type":"article-journal","volume":"122"},"uris":["http://www.mendeley.com/documents/?uuid=dc08f77c-657c-4447-bb32-2f065b8a40e0"]}],"mendeley":{"formattedCitation":"(Marcogliese, 2008; Rubio-Portillo et al., 2016)","plainTextFormattedCitation":"(Marcogliese, 2008; Rubio-Portillo et al., 2016)","previouslyFormattedCitation":"(Marcogliese, 2008; Rubio-Portillo et al., 2016)"},"properties":{"noteIndex":0},"schema":"https://github.com/citation-style-language/schema/raw/master/csl-citation.json"}</w:instrText>
      </w:r>
      <w:r>
        <w:rPr>
          <w:rFonts w:eastAsia="Times New Roman" w:cstheme="minorHAnsi"/>
          <w:sz w:val="24"/>
          <w:szCs w:val="24"/>
          <w:lang w:val="en-CA" w:eastAsia="en-CA"/>
        </w:rPr>
        <w:fldChar w:fldCharType="separate"/>
      </w:r>
      <w:r w:rsidRPr="00180DA9">
        <w:rPr>
          <w:rFonts w:eastAsia="Times New Roman" w:cstheme="minorHAnsi"/>
          <w:noProof/>
          <w:sz w:val="24"/>
          <w:szCs w:val="24"/>
          <w:lang w:val="en-CA" w:eastAsia="en-CA"/>
        </w:rPr>
        <w:t>(Marcogliese, 2008; Rubio-Portillo et al., 2016)</w:t>
      </w:r>
      <w:r>
        <w:rPr>
          <w:rFonts w:eastAsia="Times New Roman" w:cstheme="minorHAnsi"/>
          <w:sz w:val="24"/>
          <w:szCs w:val="24"/>
          <w:lang w:val="en-CA" w:eastAsia="en-CA"/>
        </w:rPr>
        <w:fldChar w:fldCharType="end"/>
      </w:r>
      <w:r>
        <w:rPr>
          <w:rFonts w:eastAsia="Times New Roman" w:cstheme="minorHAnsi"/>
          <w:sz w:val="24"/>
          <w:szCs w:val="24"/>
          <w:lang w:val="en-CA" w:eastAsia="en-CA"/>
        </w:rPr>
        <w:t>.</w:t>
      </w:r>
      <w:r w:rsidRPr="002C4736">
        <w:rPr>
          <w:rFonts w:eastAsia="Times New Roman" w:cstheme="minorHAnsi"/>
          <w:sz w:val="24"/>
          <w:szCs w:val="24"/>
          <w:lang w:val="en-CA" w:eastAsia="en-CA"/>
        </w:rPr>
        <w:t> For example, temperature has been shown to regulate the virulence of marine diseases in </w:t>
      </w:r>
      <w:commentRangeStart w:id="1"/>
      <w:r w:rsidRPr="002C4736">
        <w:rPr>
          <w:rFonts w:eastAsia="Times New Roman" w:cstheme="minorHAnsi"/>
          <w:sz w:val="24"/>
          <w:szCs w:val="24"/>
          <w:lang w:val="en-CA" w:eastAsia="en-CA"/>
        </w:rPr>
        <w:t>corals</w:t>
      </w:r>
      <w:commentRangeEnd w:id="1"/>
      <w:r w:rsidRPr="0078554F">
        <w:rPr>
          <w:rStyle w:val="CommentReference"/>
          <w:lang w:val="en-CA"/>
        </w:rPr>
        <w:commentReference w:id="1"/>
      </w:r>
      <w:r w:rsidRPr="002C4736">
        <w:rPr>
          <w:rFonts w:eastAsia="Times New Roman" w:cstheme="minorHAnsi"/>
          <w:sz w:val="24"/>
          <w:szCs w:val="24"/>
          <w:lang w:val="en-CA" w:eastAsia="en-CA"/>
        </w:rPr>
        <w:t xml:space="preserve"> and algae </w:t>
      </w:r>
      <w:r w:rsidRPr="002C4736">
        <w:rPr>
          <w:rFonts w:eastAsia="Times New Roman" w:cstheme="minorHAnsi"/>
          <w:color w:val="000000"/>
          <w:sz w:val="24"/>
          <w:szCs w:val="24"/>
          <w:shd w:val="clear" w:color="auto" w:fill="E1E3E6"/>
          <w:lang w:val="en-CA" w:eastAsia="en-CA"/>
        </w:rPr>
        <w:t>(Case et al., 2011)</w:t>
      </w:r>
      <w:r w:rsidRPr="002C4736">
        <w:rPr>
          <w:rFonts w:eastAsia="Times New Roman" w:cstheme="minorHAnsi"/>
          <w:sz w:val="24"/>
          <w:szCs w:val="24"/>
          <w:lang w:val="en-CA" w:eastAsia="en-CA"/>
        </w:rPr>
        <w:t xml:space="preserve">. </w:t>
      </w:r>
      <w:r>
        <w:rPr>
          <w:rFonts w:eastAsia="Times New Roman" w:cstheme="minorHAnsi"/>
          <w:sz w:val="24"/>
          <w:szCs w:val="24"/>
          <w:lang w:val="en-CA" w:eastAsia="en-CA"/>
        </w:rPr>
        <w:t xml:space="preserve">Abnormally warm temperatures have also been accredited to triggering and exacerbating sea star wasting disease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{"citationItems":[{"id":"ITEM-1","itemData":{"DOI":"10.3389/fmicb.2020.610009","ISSN":"1664302X","abstract":"Sea star wasting (SSW) disease describes a condition affecting asteroids that resulted in significant Northeastern Pacific population decline following a mass mortality event in 2013. The etiology of SSW is unresolved. We hypothesized that SSW is a sequela of microbial organic matter remineralization near respiratory surfaces, one consequence of which may be limited O2 availability at the animal-water interface. Microbial assemblages inhabiting tissues and at the asteroid-water interface bore signatures of copiotroph proliferation before SSW onset, followed by the appearance of putatively facultative and strictly anaerobic taxa at the time of lesion genesis and as animals died. SSW lesions were induced in Pisaster ochraceus by enrichment with a variety of organic matter (OM) sources. These results together illustrate that depleted O2 conditions at the animal-water interface may be established by heterotrophic microbial activity in response to organic matter loading. SSW was also induced by modestly (</w:instrText>
      </w:r>
      <w:r>
        <w:rPr>
          <w:rFonts w:ascii="Cambria Math" w:eastAsia="Times New Roman" w:hAnsi="Cambria Math" w:cs="Cambria Math"/>
          <w:sz w:val="24"/>
          <w:szCs w:val="24"/>
          <w:lang w:val="en-CA" w:eastAsia="en-CA"/>
        </w:rPr>
        <w:instrText>∼</w:instrText>
      </w:r>
      <w:r>
        <w:rPr>
          <w:rFonts w:eastAsia="Times New Roman" w:cstheme="minorHAnsi"/>
          <w:sz w:val="24"/>
          <w:szCs w:val="24"/>
          <w:lang w:val="en-CA" w:eastAsia="en-CA"/>
        </w:rPr>
        <w:instrText>39%) depleted O2 conditions in aquaria, suggesting that small perturbations in dissolved O2 may exacerbate the condition. SSW susceptibility between species was significantly and positively correlated with surface rugosity, a key determinant of diffusive boundary layer thickness. Tissues of SSW-affected individuals collected in 2013–2014 bore δ15N signatures reflecting anaerobic processes, which suggests that this phenomenon may have affected asteroids during mass mortality at the time. The impacts of enhanced microbial activity and subsequent O2 diffusion limitation may be more pronounced under higher temperatures due to lower O2 solubility, in more rugose asteroid species due to restricted hydrodynamic flow, and in larger specimens due to their lower surface area to volume ratios which affects diffusive respiratory potential.","author":[{"dropping-particle":"","family":"Aquino","given":"Citlalli A.","non-dropping-particle":"","parse-names":false,"suffix":""},{"dropping-particle":"","family":"Besemer","given":"Ryan M.","non-dropping-particle":"","parse-names":false,"suffix":""},{"dropping-particle":"","family":"DeRito","given":"Christopher M.","non-dropping-particle":"","parse-names":false,"suffix":""},{"dropping-particle":"","family":"Kocian","given":"Jan","non-dropping-particle":"","parse-names":false,"suffix":""},{"dropping-particle":"","family":"Porter","given":"Ian R.","non-dropping-particle":"","parse-names":false,"suffix":""},{"dropping-particle":"","family":"Raimondi","given":"Peter T.","non-dropping-particle":"","parse-names":false,"suffix":""},{"dropping-particle":"","family":"Rede","given":"Jordan E.","non-dropping-particle":"","parse-names":false,"suffix":""},{"dropping-particle":"","family":"Schiebelhut","given":"Lauren M.","non-dropping-particle":"","parse-names":false,"suffix":""},{"dropping-particle":"","family":"Sparks","given":"Jed P.","non-dropping-particle":"","parse-names":false,"suffix":""},{"dropping-particle":"","family":"Wares","given":"John P.","non-dropping-particle":"","parse-names":false,"suffix":""},{"dropping-particle":"","family":"Hewson","given":"Ian","non-dropping-particle":"","parse-names":false,"suffix":""}],"container-title":"Frontiers in Microbiology","id":"ITEM-1","issued":{"date-parts":[["2021","1"]]},"publisher":"Frontiers Media S.A.","title":"Evidence That Microorganisms at the Animal-Water Interface Drive Sea Star Wasting Disease","type":"article-journal","volume":"11"},"uris":["http://www.mendeley.com/documents/?uuid=67871e90-2a75-4e0c-9821-189f46b4b6f5"]},{"id":"ITEM-2","itemData":{"DOI":"10.3354/dao02125","ISSN":"01775103","PMID":"20066959","abstract":"This study investigates wasting disease in the northeast Pacific keystone predatory sea star Pisaster ochraceus on the outer west coast of Vancouver Island (British Columbia, Canada). To quantify the effects of temperature, season and locality on the vulnerability of P. ochraceus to wasting disease, we conducted surveys and experiments in early and late summer. To test the prediction that a small increase in temperature would result in heightened infection intensities, we housed sea stars at different temperatures in the laboratory and caged sea stars subtidally at 2 depths. Prevalence and infection intensity were always higher in warm temperature treatments and did not differ between the sexes or with increasing size. Disease effects also varied with season and locality. Specimens held in aquaria displayed significantly higher disease prevalence and infection intensity in June versus August. Furthermore, sea stars from a sheltered inlet showed markedly higher prevalence of the disease in late summer, while wave-exposed sites had consistently low disease prevalence. Seasonal changes in reproductive potential, host condition and/or physiological acclimation, as well as differences in environmental regime among localities, may impact the dynamics of wasting disease. These results demonstrate that small increases in temperature could drive mass mortalities of Pisaster due to wasting disease, with vulnerability possibly reaching a peak in spring and in populations from sheltered localities. This is the most northern report of wasting disease in the class Asteroidea on the west coast of North America. © 2009 Inter-Research.","author":[{"dropping-particle":"","family":"Bates","given":"Amanda E.","non-dropping-particle":"","parse-names":false,"suffix":""},{"dropping-particle":"","family":"Hilton","given":"Brett J.","non-dropping-particle":"","parse-names":false,"suffix":""},{"dropping-particle":"","family":"Harley","given":"Christopher D.G.","non-dropping-particle":"","parse-names":false,"suffix":""}],"container-title":"Diseases of Aquatic Organisms","id":"ITEM-2","issue":"3","issued":{"date-parts":[["2009"]]},"page":"245-251","title":"Effects of temperature, season and locality on wasting disease in the keystone predatory sea star Pisaster ochraceus","type":"article-journal","volume":"86"},"uris":["http://www.mendeley.com/documents/?uuid=4823b478-1b8b-47ff-91ba-488ae2c759e6"]},{"id":"ITEM-3","itemData":{"DOI":"10.1098/rstb.2015.0212","ISSN":"14712970","PMID":"26880844","abstract":"Over 20 species of asteroids were devastated by a sea star wasting disease (SSWD) epizootic, linked to a densovirus, from Mexico to Alaska in 2013 and 2014. For Pisaster ochraceus from the San Juan Islands, South Puget Sound andWashington outer coast, time-series monitoring showed rapid disease spread, high mortality rates in 2014, and continuing levels of wasting in the survivors in 2015. Peak prevalence of disease at 16 sites ranged to 100%, with an overall mean of 61%. Analysis of longitudinal data showed disease risk was correlated with both size and temperature and resulted in shifts in population size structure; adult populations fell to one quarter of pre-outbreak abundances. In laboratory experiments, time between development of disease signs and death was influenced by temperature in adults but not juveniles and adult mortality was 18% higher in the 19ºC treatment compared to the lower temperature treatments. While larger ochre stars developed disease signs sooner than juveniles, diseased juveniles died more quickly than diseased adults. Unusual 2–3ºC warm temperature anomalies were coincident with the summer 2014 mortalities. We suggest these warm waters could have increased the disease progression and mortality rates of SSWD in Washington State.","author":[{"dropping-particle":"","family":"Eisenlord","given":"Morgan E.","non-dropping-particle":"","parse-names":false,"suffix":""},{"dropping-particle":"","family":"Groner","given":"Maya L.","non-dropping-particle":"","parse-names":false,"suffix":""},{"dropping-particle":"","family":"Yoshioka","given":"Reyn M.","non-dropping-particle":"","parse-names":false,"suffix":""},{"dropping-particle":"","family":"Elliott","given":"Joel","non-dropping-particle":"","parse-names":false,"suffix":""},{"dropping-particle":"","family":"Maynard","given":"Jeffrey","non-dropping-particle":"","parse-names":false,"suffix":""},{"dropping-particle":"","family":"Fradkin","given":"Steven","non-dropping-particle":"","parse-names":false,"suffix":""},{"dropping-particle":"","family":"Turner","given":"Margaret","non-dropping-particle":"","parse-names":false,"suffix":""},{"dropping-particle":"","family":"Pyne","given":"Katie","non-dropping-particle":"","parse-names":false,"suffix":""},{"dropping-particle":"","family":"Rivlin","given":"Natalie","non-dropping-particle":"","parse-names":false,"suffix":""},{"dropping-particle":"","family":"Hooidonk","given":"Ruben","non-dropping-particle":"Van","parse-names":false,"suffix":""},{"dropping-particle":"","family":"Harvell","given":"C. Drew","non-dropping-particle":"","parse-names":false,"suffix":""}],"container-title":"Philosophical Transactions of the Royal Society B: Biological Sciences","id":"ITEM-3","issue":"1689","issued":{"date-parts":[["2016","3"]]},"publisher":"Royal Society of London","title":"Ochre star mortality during the 2014 wasting disease epizootic: Role of population size structure and temperature","type":"article-journal","volume":"371"},"uris":["http://www.mendeley.com/documents/?uuid=aa0a0a14-72dc-4809-8fdc-c8c9f75a1b26"]},{"id":"ITEM-4","itemData":{"DOI":"10.1126/sciadv.aau7042","ISSN":"23752548","PMID":"30729157","abstract":"Multihost infectious disease outbreaks have endangered wildlife, causing extinction of frogs and endemic birds, and widespread declines of bats, corals, and abalone. Since 2013, a sea star wasting disease has affected &gt;20 sea star species from Mexico to Alaska. The common, predatory sunflower star (Pycnopodia helianthoides), shown to be highly susceptible to sea star wasting disease, has been extirpated across most of its range. Diver surveys conducted in shallow nearshore waters (n = 10,956; 2006–2017) from California to Alaska and deep offshore (55 to 1280 m) trawl surveys from California to Washington (n = 8968; 2004–2016) reveal 80 to 100% declines across a ~3000-km range. Furthermore, timing of peak declines in nearshore waters coincided with anomalously warm sea surface temperatures. The rapid, widespread decline of this pivotal subtidal predator threatens its persistence and may have large ecosystem-level consequences.","author":[{"dropping-particle":"","family":"Harvell","given":"C. D.","non-dropping-particle":"","parse-names":false,"suffix":""},{"dropping-particle":"","family":"Montecino-Latorre","given":"D.","non-dropping-particle":"","parse-names":false,"suffix":""},{"dropping-particle":"","family":"Caldwell","given":"J. M.","non-dropping-particle":"","parse-names":false,"suffix":""},{"dropping-particle":"","family":"Burt","given":"J. M.","non-dropping-particle":"","parse-names":false,"suffix":""},{"dropping-particle":"","family":"Bosley","given":"K.","non-dropping-particle":"","parse-names":false,"suffix":""},{"dropping-particle":"","family":"Keller","given":"A.","non-dropping-particle":"","parse-names":false,"suffix":""},{"dropping-particle":"","family":"Heron","given":"S. F.","non-dropping-particle":"","parse-names":false,"suffix":""},{"dropping-particle":"","family":"Salomon","given":"A. K.","non-dropping-particle":"","parse-names":false,"suffix":""},{"dropping-particle":"","family":"Lee","given":"L.","non-dropping-particle":"","parse-names":false,"suffix":""},{"dropping-particle":"","family":"Pontier","given":"O.","non-dropping-particle":"","parse-names":false,"suffix":""},{"dropping-particle":"","family":"Pattengill-Semmens","given":"C.","non-dropping-particle":"","parse-names":false,"suffix":""},{"dropping-particle":"","family":"Gaydos","given":"J. K.","non-dropping-particle":"","parse-names":false,"suffix":""}],"container-title":"Science Advances","id":"ITEM-4","issue":"1","issued":{"date-parts":[["2019"]]},"page":"1-9","title":"Disease epidemic and a marine heat wave are associated with the continental-scale collapse of a pivotal predator (Pycnopodia helianthoides)","type":"article-journal","volume":"5"},"uris":["http://www.mendeley.com/documents/?uuid=55e365aa-10d3-4392-8d20-a67b15a71013"]},{"id":"ITEM-5","itemData":{"DOI":"10.3389/fmars.2018.00077","ISSN":"22967745","abstract":"Sea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Science","id":"ITEM-5","issue":"MAR","issued":{"date-parts":[["2018","3"]]},"publisher":"Frontiers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Wasting","type":"article-journal","volume":"5"},"uris":["http://www.mendeley.com/documents/?uuid=6a4f2abb-4c22-4e10-b936-c0c275a9fa57"]}],"mendeley":{"formattedCitation":"(Aquino et al., 2021; Bates et al., 2009; Eisenlord et al., 2016; Harvell et al., 2019; Hewson et al., 2018)","plainTextFormattedCitation":"(Aquino et al., 2021; Bates et al., 2009; Eisenlord et al., 2016; Harvell et al., 2019; Hewson et al., 2018)","previouslyFormattedCitation":"(Aquino et al., 2021; Bates et al., 2009; Eisenlord et al., 2016; Harvell et al., 2019; Hewson et al., 2018)"},"properties":{"noteIndex":0},"schema":"https://github.com/citation-style-language/schema/raw/master/csl-citation.json"}</w:instrText>
      </w:r>
      <w:r>
        <w:rPr>
          <w:rFonts w:eastAsia="Times New Roman" w:cstheme="minorHAnsi"/>
          <w:sz w:val="24"/>
          <w:szCs w:val="24"/>
          <w:lang w:val="en-CA" w:eastAsia="en-CA"/>
        </w:rPr>
        <w:fldChar w:fldCharType="separate"/>
      </w:r>
      <w:r w:rsidRPr="00BA6C39">
        <w:rPr>
          <w:rFonts w:eastAsia="Times New Roman" w:cstheme="minorHAnsi"/>
          <w:noProof/>
          <w:sz w:val="24"/>
          <w:szCs w:val="24"/>
          <w:lang w:val="en-CA" w:eastAsia="en-CA"/>
        </w:rPr>
        <w:t>(Aquino et al., 2021; Bates et al., 2009; Eisenlord et al., 2016; Harvell et al., 2019; Hewson et al., 2018)</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Over the past decade, sea star wasting disease has decimated the populations of over 20 sea star species in the Northeast Pacific Ocean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Wasting","type":"article-journal","volume":"5"},"uris":["http://www.mendeley.com/documents/?uuid=6a4f2abb-4c22-4e10-b936-c0c275a9fa57"]}],"mendeley":{"formattedCitation":"(Hewson et al., 2018)","plainTextFormattedCitation":"(Hewson et al., 2018)","previouslyFormattedCitation":"(Hewson et al., 2018)"},"properties":{"noteIndex":0},"schema":"https://github.com/citation-style-language/schema/raw/master/csl-citation.json"}</w:instrText>
      </w:r>
      <w:r>
        <w:rPr>
          <w:rFonts w:eastAsia="Times New Roman" w:cstheme="minorHAnsi"/>
          <w:sz w:val="24"/>
          <w:szCs w:val="24"/>
          <w:lang w:val="en-CA" w:eastAsia="en-CA"/>
        </w:rPr>
        <w:fldChar w:fldCharType="separate"/>
      </w:r>
      <w:r w:rsidRPr="006922FA">
        <w:rPr>
          <w:rFonts w:eastAsia="Times New Roman" w:cstheme="minorHAnsi"/>
          <w:noProof/>
          <w:sz w:val="24"/>
          <w:szCs w:val="24"/>
          <w:lang w:val="en-CA" w:eastAsia="en-CA"/>
        </w:rPr>
        <w:t>(Hewson et al., 2018)</w:t>
      </w:r>
      <w:r>
        <w:rPr>
          <w:rFonts w:eastAsia="Times New Roman" w:cstheme="minorHAnsi"/>
          <w:sz w:val="24"/>
          <w:szCs w:val="24"/>
          <w:lang w:val="en-CA" w:eastAsia="en-CA"/>
        </w:rPr>
        <w:fldChar w:fldCharType="end"/>
      </w:r>
      <w:r>
        <w:rPr>
          <w:rFonts w:eastAsia="Times New Roman" w:cstheme="minorHAnsi"/>
          <w:sz w:val="24"/>
          <w:szCs w:val="24"/>
          <w:lang w:val="en-CA" w:eastAsia="en-CA"/>
        </w:rPr>
        <w:t>. Wasting in sea stars is described as a broad set of symptoms</w:t>
      </w:r>
      <w:r w:rsidRPr="002C4736">
        <w:rPr>
          <w:rFonts w:eastAsia="Times New Roman" w:cstheme="minorHAnsi"/>
          <w:sz w:val="24"/>
          <w:szCs w:val="24"/>
          <w:lang w:val="en-CA" w:eastAsia="en-CA"/>
        </w:rPr>
        <w:t xml:space="preserve"> including twisted arms, lesions, deflation/loss of turgor, lost arms, lack of grip strength in tube feet, and disintegration</w:t>
      </w:r>
      <w:r>
        <w:rPr>
          <w:rFonts w:eastAsia="Times New Roman" w:cstheme="minorHAnsi"/>
          <w:sz w:val="24"/>
          <w:szCs w:val="24"/>
          <w:lang w:val="en-CA" w:eastAsia="en-CA"/>
        </w:rPr>
        <w:t xml:space="preserv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{"citationItems":[{"id":"ITEM-1","itemData":{"DOI":"10.3354/dao02125","ISSN":"01775103","PMID":"20066959","abstract":"This study investigates wasting disease in the northeast Pacific keystone predatory sea star Pisaster ochraceus on the outer west coast of Vancouver Island (British Columbia, Canada). To quantify the effects of temperature, season and locality on the vulnerability of P. ochraceus to wasting disease, we conducted surveys and experiments in early and late summer. To test the prediction that a small increase in temperature would result in heightened infection intensities, we housed sea stars at different temperatures in the laboratory and caged sea stars subtidally at 2 depths. Prevalence and infection intensity were always higher in warm temperature treatments and did not differ between the sexes or with increasing size. Disease effects also varied with season and locality. Specimens held in aquaria displayed significantly higher disease prevalence and infection intensity in June versus August. Furthermore, sea stars from a sheltered inlet showed markedly higher prevalence of the disease in late summer, while wave-exposed sites had consistently low disease prevalence. Seasonal changes in reproductive potential, host condition and/or physiological acclimation, as well as differences in environmental regime among localities, may impact the dynamics of wasting disease. These results demonstrate that small increases in temperature could drive mass mortalities of Pisaster due to wasting disease, with vulnerability possibly reaching a peak in spring and in populations from sheltered localities. This is the most northern report of wasting disease in the class Asteroidea on the west coast of North America. © 2009 Inter-Research.","author":[{"dropping-particle":"","family":"Bates","given":"Amanda E.","non-dropping-particle":"","parse-names":false,"suffix":""},{"dropping-particle":"","family":"Hilton","given":"Brett J.","non-dropping-particle":"","parse-names":false,"suffix":""},{"dropping-particle":"","family":"Harley","given":"Christopher D.G.","non-dropping-particle":"","parse-names":false,"suffix":""}],"container-title":"Diseases of Aquatic Organisms","id":"ITEM-1","issue":"3","issued":{"date-parts":[["2009"]]},"page":"245-251","title":"Effects of temperature, season and locality on wasting disease in the keystone predatory sea star Pisaster ochraceus","type":"article-journal","volume":"86"},"uris":["http://www.mendeley.com/documents/?uuid=4823b478-1b8b-47ff-91ba-488ae2c759e6"]},{"id":"ITEM-2","itemData":{"DOI":"10.1371/journal.pone.0153994","ISSN":"19326203","PMID":"27144391","abstract":"Sea star wasting disease (SSWD) first appeared in Oregon in April 2014, and by June had spread to most of the coast. Although delayed compared to areas to the north and south, SSWD was initially most intense in north and central Oregon and spread southward. Up to 90% of individuals showed signs of disease from June-August 2014. In rocky intertidal habitats, populations of the dominant sea star Pisaster ochraceus were rapidly depleted, with magnitudes of decline in density among sites ranging from -2x to -9x (59 to 84%) and of biomass from -2.6x to -15.8x (60 to 90%) by September 2014. The frequency of symptomatic individuals declined over winter and persisted at a low rate through the spring and summer 2015 (~5–15%, at most sites) and into fall 2015. Disease expression included six symptoms: initially with twisting arms, then deflation and/or lesions, lost arms, losing grip on substrate, and final disintegration. SSWD was disproportionally higher in orange individuals, and higher in tidepools. Although historically P. ochraceus recruitment has been low, from fall 2014 to spring 2015 an unprecedented surge of sea star recruitment occurred at all sites, ranging from ~7x to 300x greater than in 2014. The loss of adult and juvenile individuals in 2014 led to a dramatic decline in predation rate on mussels compared to the previous two decades. A proximate cause of wasting was likely the “Sea Star associated Densovirus” (SSaDV), but the ultimate factors triggering the epidemic, if any, remain unclear. Although warm temperature has been proposed as a possible trigger, SSWD in Oregon populations increased with cool temperatures. Since P. ochraceus is a keystone predator that can strongly influence the biodiversity and community structure of the intertidal community, major community-level responses to the disease are expected. However, predicting the specific impacts and time course of change across west coast meta-communities is difficult, suggesting the need for detailed coast-wide investigation of the effects of this outbreak.","author":[{"dropping-particle":"","family":"Menge","given":"Bruce A.","non-dropping-particle":"","parse-names":false,"suffix":""},{"dropping-particle":"","family":"Cerny-Chipman","given":"Elizabeth B.","non-dropping-particle":"","parse-names":false,"suffix":""},{"dropping-particle":"","family":"Johnson","given":"Angela","non-dropping-particle":"","parse-names":false,"suffix":""},{"dropping-particle":"","family":"Sullivan","given":"Jenna","non-dropping-particle":"","parse-names":false,"suffix":""},{"dropping-particle":"","family":"Gravem","given":"Sarah","non-dropping-particle":"","parse-names":false,"suffix":""},{"dropping-particle":"","family":"Chan","given":"Francis","non-dropping-particle":"","parse-names":false,"suffix":""}],"container-title":"PLoS ONE","id":"ITEM-2","issue":"5","issued":{"date-parts":[["2016","5"]]},"publisher":"Public Library of Science","title":"Sea Star Wasting Disease in the Keystone Predator Pisaster ochraceus in Oregon: Insights into differential population impacts, recovery, predation rate, and temperature effects from long-term research","type":"article-journal","volume":"11"},"uris":["http://www.mendeley.com/documents/?uuid=c6f670ff-d8cb-4452-9933-5d3d6de572e9"]},{"id":"ITEM-3","itemData":{"DOI":"10.3389/fmars.2018.00077","ISSN":"22967745","abstract":"Sea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Science","id":"ITEM-3","issue":"MAR","issued":{"date-parts":[["2018","3"]]},"publisher":"Frontiers Media S. A","title":"Investigating the complex association between viral ecology, environment, and northeast Pacific Sea Star Wasting","type":"article-journal","volume":"5"},"uris":["http://www.mendeley.com/documents/?uuid=6a4f2abb-4c22-4e10-b936-c0c275a9fa57"]}],"mendeley":{"formattedCitation":"(Bates et al., 2009; Hewson et al., 2018; Menge et al., 2016)","plainTextFormattedCitation":"(Bates et al., 2009; Hewson et al., 2018; Menge et al., 2016)","previouslyFormattedCitation":"(Bates et al., 2009; Hewson et al., 2018; Menge et al., 2016)"},"properties":{"noteIndex":0},"schema":"https://github.com/citation-style-language/schema/raw/master/csl-citation.json"}</w:instrText>
      </w:r>
      <w:r>
        <w:rPr>
          <w:rFonts w:eastAsia="Times New Roman" w:cstheme="minorHAnsi"/>
          <w:sz w:val="24"/>
          <w:szCs w:val="24"/>
          <w:lang w:val="en-CA" w:eastAsia="en-CA"/>
        </w:rPr>
        <w:fldChar w:fldCharType="separate"/>
      </w:r>
      <w:r w:rsidRPr="005655B7">
        <w:rPr>
          <w:rFonts w:eastAsia="Times New Roman" w:cstheme="minorHAnsi"/>
          <w:noProof/>
          <w:sz w:val="24"/>
          <w:szCs w:val="24"/>
          <w:lang w:val="en-CA" w:eastAsia="en-CA"/>
        </w:rPr>
        <w:t>(Bates et al., 2009; Hewson et al., 2018; Menge et al., 2016)</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Although wasting-like symptoms are ambiguous, recent evidence has emerged that wasting may occur in echinoderms other than sea stars.  </w:t>
      </w:r>
    </w:p>
    <w:p w14:paraId="7CFEABAC" w14:textId="6E204078" w:rsidR="001E022F" w:rsidRDefault="001E022F" w:rsidP="001E022F">
      <w:pPr>
        <w:spacing w:after="0" w:line="480" w:lineRule="auto"/>
        <w:ind w:firstLine="720"/>
        <w:textAlignment w:val="baseline"/>
        <w:rPr>
          <w:rFonts w:eastAsia="Times New Roman" w:cstheme="minorHAnsi"/>
          <w:sz w:val="24"/>
          <w:szCs w:val="24"/>
          <w:lang w:val="en-CA" w:eastAsia="en-CA"/>
        </w:rPr>
      </w:pPr>
      <w:r>
        <w:rPr>
          <w:rFonts w:eastAsia="Times New Roman" w:cstheme="minorHAnsi"/>
          <w:sz w:val="24"/>
          <w:szCs w:val="24"/>
          <w:lang w:val="en-CA" w:eastAsia="en-CA"/>
        </w:rPr>
        <w:t>Giant California sea cucumbers</w:t>
      </w:r>
      <w:r w:rsidRPr="002C4736">
        <w:rPr>
          <w:rFonts w:eastAsia="Times New Roman" w:cstheme="minorHAnsi"/>
          <w:sz w:val="24"/>
          <w:szCs w:val="24"/>
          <w:lang w:val="en-CA" w:eastAsia="en-CA"/>
        </w:rPr>
        <w:t xml:space="preserve"> (</w:t>
      </w:r>
      <w:proofErr w:type="spellStart"/>
      <w:r w:rsidRPr="002C4736">
        <w:rPr>
          <w:rFonts w:eastAsia="Times New Roman" w:cstheme="minorHAnsi"/>
          <w:i/>
          <w:iCs/>
          <w:sz w:val="24"/>
          <w:szCs w:val="24"/>
          <w:lang w:val="en-CA" w:eastAsia="en-CA"/>
        </w:rPr>
        <w:t>Parastichopus</w:t>
      </w:r>
      <w:proofErr w:type="spellEnd"/>
      <w:r w:rsidRPr="002C4736">
        <w:rPr>
          <w:rFonts w:eastAsia="Times New Roman" w:cstheme="minorHAnsi"/>
          <w:i/>
          <w:iCs/>
          <w:sz w:val="24"/>
          <w:szCs w:val="24"/>
          <w:lang w:val="en-CA" w:eastAsia="en-CA"/>
        </w:rPr>
        <w:t> </w:t>
      </w:r>
      <w:proofErr w:type="spellStart"/>
      <w:r w:rsidRPr="002C4736">
        <w:rPr>
          <w:rFonts w:eastAsia="Times New Roman" w:cstheme="minorHAnsi"/>
          <w:i/>
          <w:iCs/>
          <w:sz w:val="24"/>
          <w:szCs w:val="24"/>
          <w:lang w:val="en-CA" w:eastAsia="en-CA"/>
        </w:rPr>
        <w:t>californicus</w:t>
      </w:r>
      <w:proofErr w:type="spellEnd"/>
      <w:r w:rsidRPr="002C4736">
        <w:rPr>
          <w:rFonts w:eastAsia="Times New Roman" w:cstheme="minorHAnsi"/>
          <w:i/>
          <w:iCs/>
          <w:sz w:val="24"/>
          <w:szCs w:val="24"/>
          <w:lang w:val="en-CA" w:eastAsia="en-CA"/>
        </w:rPr>
        <w:t>)</w:t>
      </w:r>
      <w:r w:rsidRPr="002C4736">
        <w:rPr>
          <w:rFonts w:eastAsia="Times New Roman" w:cstheme="minorHAnsi"/>
          <w:sz w:val="24"/>
          <w:szCs w:val="24"/>
          <w:lang w:val="en-CA" w:eastAsia="en-CA"/>
        </w:rPr>
        <w:t> displaying wasting symptoms have been reported in small numbers throughout the Salish Sea and the Northwest Coast of British Columbia and Alaska since 2014 </w:t>
      </w:r>
      <w:r w:rsidRPr="002C4736">
        <w:rPr>
          <w:rFonts w:eastAsia="Times New Roman" w:cstheme="minorHAnsi"/>
          <w:color w:val="000000"/>
          <w:sz w:val="24"/>
          <w:szCs w:val="24"/>
          <w:shd w:val="clear" w:color="auto" w:fill="E1E3E6"/>
          <w:lang w:val="en-CA" w:eastAsia="en-CA"/>
        </w:rPr>
        <w:t>(Hewson et al., 2020; Schroeder, 2017)</w:t>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Symptoms of wasting in sea cucumbers are anecdotally reported as similar to those observed in sea stars: non-focal lesions and fissures across the body wall, epidermal tissue sloughing and rapid liquefaction </w:t>
      </w:r>
      <w:r>
        <w:rPr>
          <w:rFonts w:eastAsia="Times New Roman" w:cstheme="minorHAnsi"/>
          <w:sz w:val="24"/>
          <w:szCs w:val="24"/>
          <w:lang w:val="en-CA" w:eastAsia="en-CA"/>
        </w:rPr>
        <w:fldChar w:fldCharType="begin" w:fldLock="1"/>
      </w:r>
      <w:r w:rsidR="00DD39E4">
        <w:rPr>
          <w:rFonts w:eastAsia="Times New Roman" w:cstheme="minorHAnsi"/>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Pr>
          <w:rFonts w:eastAsia="Times New Roman" w:cstheme="minorHAnsi"/>
          <w:sz w:val="24"/>
          <w:szCs w:val="24"/>
          <w:lang w:val="en-CA" w:eastAsia="en-CA"/>
        </w:rPr>
        <w:fldChar w:fldCharType="separate"/>
      </w:r>
      <w:r w:rsidRPr="00D76938">
        <w:rPr>
          <w:rFonts w:eastAsia="Times New Roman" w:cstheme="minorHAnsi"/>
          <w:noProof/>
          <w:sz w:val="24"/>
          <w:szCs w:val="24"/>
          <w:lang w:val="en-CA" w:eastAsia="en-CA"/>
        </w:rPr>
        <w:t>(Hewson et al., 2020b)</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w:t>
      </w:r>
      <w:r w:rsidRPr="002C4736">
        <w:rPr>
          <w:rFonts w:eastAsia="Times New Roman" w:cstheme="minorHAnsi"/>
          <w:sz w:val="24"/>
          <w:szCs w:val="24"/>
          <w:lang w:val="en-CA" w:eastAsia="en-CA"/>
        </w:rPr>
        <w:t xml:space="preserve">A recent </w:t>
      </w:r>
      <w:r>
        <w:rPr>
          <w:rFonts w:eastAsia="Times New Roman" w:cstheme="minorHAnsi"/>
          <w:sz w:val="24"/>
          <w:szCs w:val="24"/>
          <w:lang w:val="en-CA" w:eastAsia="en-CA"/>
        </w:rPr>
        <w:t xml:space="preserve">giant California </w:t>
      </w:r>
      <w:r w:rsidRPr="002C4736">
        <w:rPr>
          <w:rFonts w:eastAsia="Times New Roman" w:cstheme="minorHAnsi"/>
          <w:sz w:val="24"/>
          <w:szCs w:val="24"/>
          <w:lang w:val="en-CA" w:eastAsia="en-CA"/>
        </w:rPr>
        <w:t xml:space="preserve">sea cucumber wasting event occurred in </w:t>
      </w:r>
      <w:proofErr w:type="spellStart"/>
      <w:r w:rsidRPr="002C4736">
        <w:rPr>
          <w:rFonts w:eastAsia="Times New Roman" w:cstheme="minorHAnsi"/>
          <w:sz w:val="24"/>
          <w:szCs w:val="24"/>
          <w:lang w:val="en-CA" w:eastAsia="en-CA"/>
        </w:rPr>
        <w:t>Nanoose</w:t>
      </w:r>
      <w:proofErr w:type="spellEnd"/>
      <w:r w:rsidRPr="002C4736">
        <w:rPr>
          <w:rFonts w:eastAsia="Times New Roman" w:cstheme="minorHAnsi"/>
          <w:sz w:val="24"/>
          <w:szCs w:val="24"/>
          <w:lang w:val="en-CA" w:eastAsia="en-CA"/>
        </w:rPr>
        <w:t xml:space="preserve"> Bay, B.C., Canada, from August – October 2021 (</w:t>
      </w:r>
      <w:proofErr w:type="spellStart"/>
      <w:r w:rsidRPr="002C4736">
        <w:rPr>
          <w:rFonts w:eastAsia="Times New Roman" w:cstheme="minorHAnsi"/>
          <w:sz w:val="24"/>
          <w:szCs w:val="24"/>
          <w:lang w:val="en-CA" w:eastAsia="en-CA"/>
        </w:rPr>
        <w:t>Em</w:t>
      </w:r>
      <w:proofErr w:type="spellEnd"/>
      <w:r w:rsidRPr="002C4736">
        <w:rPr>
          <w:rFonts w:eastAsia="Times New Roman" w:cstheme="minorHAnsi"/>
          <w:sz w:val="24"/>
          <w:szCs w:val="24"/>
          <w:lang w:val="en-CA" w:eastAsia="en-CA"/>
        </w:rPr>
        <w:t> Lim, </w:t>
      </w:r>
      <w:r w:rsidRPr="002C4736">
        <w:rPr>
          <w:rFonts w:eastAsia="Times New Roman" w:cstheme="minorHAnsi"/>
          <w:i/>
          <w:iCs/>
          <w:sz w:val="24"/>
          <w:szCs w:val="24"/>
          <w:lang w:val="en-CA" w:eastAsia="en-CA"/>
        </w:rPr>
        <w:t>personal communication</w:t>
      </w:r>
      <w:r w:rsidRPr="002C4736">
        <w:rPr>
          <w:rFonts w:eastAsia="Times New Roman" w:cstheme="minorHAnsi"/>
          <w:sz w:val="24"/>
          <w:szCs w:val="24"/>
          <w:lang w:val="en-CA" w:eastAsia="en-CA"/>
        </w:rPr>
        <w:t>).</w:t>
      </w:r>
      <w:r>
        <w:rPr>
          <w:rFonts w:eastAsia="Times New Roman" w:cstheme="minorHAnsi"/>
          <w:sz w:val="24"/>
          <w:szCs w:val="24"/>
          <w:lang w:val="en-CA" w:eastAsia="en-CA"/>
        </w:rPr>
        <w:t xml:space="preserve"> Reports from citizen scientist divers indicated that up to 75 sea cucumbers exhibited wasting symptoms and no healthy individuals were observed in the top 20 meters of the water column. Sea star wasting disease was reported at the same time as wasting sea </w:t>
      </w:r>
      <w:r>
        <w:rPr>
          <w:rFonts w:eastAsia="Times New Roman" w:cstheme="minorHAnsi"/>
          <w:sz w:val="24"/>
          <w:szCs w:val="24"/>
          <w:lang w:val="en-CA" w:eastAsia="en-CA"/>
        </w:rPr>
        <w:lastRenderedPageBreak/>
        <w:t xml:space="preserve">cucumbers were observed. This event followed several regional heat waves that decimated populations of intertidal invertebrates and warmed subtidal temperatures XX amount. </w:t>
      </w:r>
      <w:commentRangeStart w:id="2"/>
      <w:commentRangeEnd w:id="2"/>
      <w:r w:rsidRPr="0078554F">
        <w:rPr>
          <w:rStyle w:val="CommentReference"/>
          <w:lang w:val="en-CA"/>
        </w:rPr>
        <w:commentReference w:id="2"/>
      </w:r>
      <w:r>
        <w:rPr>
          <w:rFonts w:eastAsia="Times New Roman" w:cstheme="minorHAnsi"/>
          <w:sz w:val="24"/>
          <w:szCs w:val="24"/>
          <w:lang w:val="en-CA" w:eastAsia="en-CA"/>
        </w:rPr>
        <w:t xml:space="preserve">As such, </w:t>
      </w:r>
      <w:r w:rsidR="00FD2D24">
        <w:rPr>
          <w:rFonts w:eastAsia="Times New Roman" w:cstheme="minorHAnsi"/>
          <w:sz w:val="24"/>
          <w:szCs w:val="24"/>
          <w:lang w:val="en-CA" w:eastAsia="en-CA"/>
        </w:rPr>
        <w:t xml:space="preserve">there is a potential link between </w:t>
      </w:r>
      <w:r w:rsidR="00CB78DB">
        <w:rPr>
          <w:rFonts w:eastAsia="Times New Roman" w:cstheme="minorHAnsi"/>
          <w:sz w:val="24"/>
          <w:szCs w:val="24"/>
          <w:lang w:val="en-CA" w:eastAsia="en-CA"/>
        </w:rPr>
        <w:t xml:space="preserve">thermal stress and wasting in </w:t>
      </w:r>
      <w:r>
        <w:rPr>
          <w:rFonts w:eastAsia="Times New Roman" w:cstheme="minorHAnsi"/>
          <w:sz w:val="24"/>
          <w:szCs w:val="24"/>
          <w:lang w:val="en-CA" w:eastAsia="en-CA"/>
        </w:rPr>
        <w:t xml:space="preserve">giant California sea cucumbers. </w:t>
      </w:r>
      <w:r w:rsidR="007F14EE">
        <w:rPr>
          <w:rFonts w:eastAsia="Times New Roman" w:cstheme="minorHAnsi"/>
          <w:sz w:val="24"/>
          <w:szCs w:val="24"/>
          <w:lang w:val="en-CA" w:eastAsia="en-CA"/>
        </w:rPr>
        <w:t xml:space="preserve">However, understanding </w:t>
      </w:r>
      <w:r>
        <w:rPr>
          <w:rFonts w:eastAsia="Times New Roman" w:cstheme="minorHAnsi"/>
          <w:sz w:val="24"/>
          <w:szCs w:val="24"/>
          <w:lang w:val="en-CA" w:eastAsia="en-CA"/>
        </w:rPr>
        <w:t xml:space="preserve">the cause of wasting in sea cucumbers </w:t>
      </w:r>
      <w:r w:rsidR="00285B77">
        <w:rPr>
          <w:rFonts w:eastAsia="Times New Roman" w:cstheme="minorHAnsi"/>
          <w:sz w:val="24"/>
          <w:szCs w:val="24"/>
          <w:lang w:val="en-CA" w:eastAsia="en-CA"/>
        </w:rPr>
        <w:t xml:space="preserve">also requires </w:t>
      </w:r>
      <w:r w:rsidR="007F723D">
        <w:rPr>
          <w:rFonts w:eastAsia="Times New Roman" w:cstheme="minorHAnsi"/>
          <w:sz w:val="24"/>
          <w:szCs w:val="24"/>
          <w:lang w:val="en-CA" w:eastAsia="en-CA"/>
        </w:rPr>
        <w:t xml:space="preserve">knowledge </w:t>
      </w:r>
      <w:r w:rsidR="00396163">
        <w:rPr>
          <w:rFonts w:eastAsia="Times New Roman" w:cstheme="minorHAnsi"/>
          <w:sz w:val="24"/>
          <w:szCs w:val="24"/>
          <w:lang w:val="en-CA" w:eastAsia="en-CA"/>
        </w:rPr>
        <w:t>of how</w:t>
      </w:r>
      <w:r>
        <w:rPr>
          <w:rFonts w:eastAsia="Times New Roman" w:cstheme="minorHAnsi"/>
          <w:sz w:val="24"/>
          <w:szCs w:val="24"/>
          <w:lang w:val="en-CA" w:eastAsia="en-CA"/>
        </w:rPr>
        <w:t xml:space="preserve"> their unique behavioural and physiological characteristics</w:t>
      </w:r>
      <w:r w:rsidR="00396163">
        <w:rPr>
          <w:rFonts w:eastAsia="Times New Roman" w:cstheme="minorHAnsi"/>
          <w:sz w:val="24"/>
          <w:szCs w:val="24"/>
          <w:lang w:val="en-CA" w:eastAsia="en-CA"/>
        </w:rPr>
        <w:t xml:space="preserve"> </w:t>
      </w:r>
      <w:r w:rsidR="007F723D">
        <w:rPr>
          <w:rFonts w:eastAsia="Times New Roman" w:cstheme="minorHAnsi"/>
          <w:sz w:val="24"/>
          <w:szCs w:val="24"/>
          <w:lang w:val="en-CA" w:eastAsia="en-CA"/>
        </w:rPr>
        <w:t>are affected by thermal stress.</w:t>
      </w:r>
      <w:r>
        <w:rPr>
          <w:rFonts w:eastAsia="Times New Roman" w:cstheme="minorHAnsi"/>
          <w:sz w:val="24"/>
          <w:szCs w:val="24"/>
          <w:lang w:val="en-CA" w:eastAsia="en-CA"/>
        </w:rPr>
        <w:t xml:space="preserve"> </w:t>
      </w:r>
    </w:p>
    <w:p w14:paraId="261AF8B0" w14:textId="1A058F0E" w:rsidR="00B02F1D" w:rsidRDefault="001E022F" w:rsidP="001E022F">
      <w:pPr>
        <w:spacing w:after="0" w:line="480" w:lineRule="auto"/>
        <w:ind w:firstLine="720"/>
        <w:textAlignment w:val="baseline"/>
        <w:rPr>
          <w:rFonts w:eastAsia="Times New Roman" w:cstheme="minorHAnsi"/>
          <w:sz w:val="24"/>
          <w:szCs w:val="24"/>
          <w:lang w:val="en-CA" w:eastAsia="en-CA"/>
        </w:rPr>
      </w:pPr>
      <w:r>
        <w:rPr>
          <w:rFonts w:eastAsia="Times New Roman" w:cstheme="minorHAnsi"/>
          <w:sz w:val="24"/>
          <w:szCs w:val="24"/>
          <w:lang w:val="en-CA" w:eastAsia="en-CA"/>
        </w:rPr>
        <w:t>Giant California sea cucumbers have several unusual and poorly understood traits that distinguish them from other echinoderms in which wasting symptoms have been reported. To begin, sea cucumber</w:t>
      </w:r>
      <w:r w:rsidR="00A30BD9">
        <w:rPr>
          <w:rFonts w:eastAsia="Times New Roman" w:cstheme="minorHAnsi"/>
          <w:sz w:val="24"/>
          <w:szCs w:val="24"/>
          <w:lang w:val="en-CA" w:eastAsia="en-CA"/>
        </w:rPr>
        <w:t xml:space="preserve">s have </w:t>
      </w:r>
      <w:r>
        <w:rPr>
          <w:rFonts w:eastAsia="Times New Roman" w:cstheme="minorHAnsi"/>
          <w:sz w:val="24"/>
          <w:szCs w:val="24"/>
          <w:lang w:val="en-CA" w:eastAsia="en-CA"/>
        </w:rPr>
        <w:t xml:space="preserve">collagenous </w:t>
      </w:r>
      <w:r w:rsidR="00D45BBD">
        <w:rPr>
          <w:rFonts w:eastAsia="Times New Roman" w:cstheme="minorHAnsi"/>
          <w:sz w:val="24"/>
          <w:szCs w:val="24"/>
          <w:lang w:val="en-CA" w:eastAsia="en-CA"/>
        </w:rPr>
        <w:t>catch</w:t>
      </w:r>
      <w:r>
        <w:rPr>
          <w:rFonts w:eastAsia="Times New Roman" w:cstheme="minorHAnsi"/>
          <w:sz w:val="24"/>
          <w:szCs w:val="24"/>
          <w:lang w:val="en-CA" w:eastAsia="en-CA"/>
        </w:rPr>
        <w:t xml:space="preserve"> connective tissue </w:t>
      </w:r>
      <w:r w:rsidR="00275B22">
        <w:rPr>
          <w:rFonts w:eastAsia="Times New Roman" w:cstheme="minorHAnsi"/>
          <w:sz w:val="24"/>
          <w:szCs w:val="24"/>
          <w:lang w:val="en-CA" w:eastAsia="en-CA"/>
        </w:rPr>
        <w:t>that</w:t>
      </w:r>
      <w:r>
        <w:rPr>
          <w:rFonts w:eastAsia="Times New Roman" w:cstheme="minorHAnsi"/>
          <w:sz w:val="24"/>
          <w:szCs w:val="24"/>
          <w:lang w:val="en-CA" w:eastAsia="en-CA"/>
        </w:rPr>
        <w:t xml:space="preserve"> allows </w:t>
      </w:r>
      <w:r w:rsidR="00275B22">
        <w:rPr>
          <w:rFonts w:eastAsia="Times New Roman" w:cstheme="minorHAnsi"/>
          <w:sz w:val="24"/>
          <w:szCs w:val="24"/>
          <w:lang w:val="en-CA" w:eastAsia="en-CA"/>
        </w:rPr>
        <w:t>them</w:t>
      </w:r>
      <w:r>
        <w:rPr>
          <w:rFonts w:eastAsia="Times New Roman" w:cstheme="minorHAnsi"/>
          <w:sz w:val="24"/>
          <w:szCs w:val="24"/>
          <w:lang w:val="en-CA" w:eastAsia="en-CA"/>
        </w:rPr>
        <w:t xml:space="preserve"> to change the mechanical properties of their dermis in response to environmental stimuli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{"citationItems":[{"id":"ITEM-1","itemData":{"DOI":"10.2307/1543290","ISSN":"00063185","PMID":"14672981","abstract":"The dermis of the sea cucumber body wall is a typical catch connective tissue that rapidly changes its mechanical properties in response to various stimuli. Dynamic mechanical properties were measured in stiff, standard, and soft states of the sea cucumber Actinopyga mauritiana. Sinusoidal deformations were applied, either at a constant frequency of 0.1 Hz with varying maximum strain of 2%-20% or at a fixed maximum strain of 1.8% with varying frequency of 0.0005-50 Hz. The dermis showed viscoelasticity with both strain and strain-rate dependence. The dermis in the standard state showed a J-shaped stress-strain curve with a stiffness of 1 MPa and a dissipation ratio of 60%; the curve of the stiff dermis was linear with high stiffness (3 MPa) and a low dissipation ratio (30%). Soft dermis showed a J-shaped curve with low stiffness (0.3 MPa) and a high dissipation ratio (80%). The strain-induced softening was observed in the soft state. Stiff samples had a higher storage modulus and a lower tangent δ than soft ones, implying a larger contribution of the elastic component in the stiff state. A simple molecular model was proposed that accounted for the mechanical behavior of the dermis. The model suggested that stiffening stimulation increased intermolecular bonds, whereas softening stimulation affected intra-molecular bonds. The adaptive significance of each mechanical state in the behavior of sea cucumbers is discussed.","author":[{"dropping-particle":"","family":"Motokawa","given":"Tatsuo","non-dropping-particle":"","parse-names":false,"suffix":""},{"dropping-particle":"","family":"Tsuchi","given":"Akifumi","non-dropping-particle":"","parse-names":false,"suffix":""}],"container-title":"Biological Bulletin","id":"ITEM-1","issue":"3","issued":{"date-parts":[["2003"]]},"page":"261-275","title":"Dynamic Mechanical Properties of Body-Wall Dermis in Various Mechanical States and Their Implications for the Behavior of Sea Cucumbers","type":"article-journal","volume":"205"},"uris":["http://www.mendeley.com/documents/?uuid=8feb1e18-3813-4ed6-93dc-69228d469896"]}],"mendeley":{"formattedCitation":"(Motokawa &amp; Tsuchi, 2003)","plainTextFormattedCitation":"(Motokawa &amp; Tsuchi, 2003)","previouslyFormattedCitation":"(Motokawa &amp; Tsuchi, 2003)"},"properties":{"noteIndex":0},"schema":"https://github.com/citation-style-language/schema/raw/master/csl-citation.json"}</w:instrText>
      </w:r>
      <w:r>
        <w:rPr>
          <w:rFonts w:eastAsia="Times New Roman" w:cstheme="minorHAnsi"/>
          <w:sz w:val="24"/>
          <w:szCs w:val="24"/>
          <w:lang w:val="en-CA" w:eastAsia="en-CA"/>
        </w:rPr>
        <w:fldChar w:fldCharType="separate"/>
      </w:r>
      <w:r w:rsidRPr="00415D51">
        <w:rPr>
          <w:rFonts w:eastAsia="Times New Roman" w:cstheme="minorHAnsi"/>
          <w:noProof/>
          <w:sz w:val="24"/>
          <w:szCs w:val="24"/>
          <w:lang w:val="en-CA" w:eastAsia="en-CA"/>
        </w:rPr>
        <w:t>(Motokawa &amp; Tsuchi, 2003)</w:t>
      </w:r>
      <w:r>
        <w:rPr>
          <w:rFonts w:eastAsia="Times New Roman" w:cstheme="minorHAnsi"/>
          <w:sz w:val="24"/>
          <w:szCs w:val="24"/>
          <w:lang w:val="en-CA" w:eastAsia="en-CA"/>
        </w:rPr>
        <w:fldChar w:fldCharType="end"/>
      </w:r>
      <w:r>
        <w:rPr>
          <w:rFonts w:eastAsia="Times New Roman" w:cstheme="minorHAnsi"/>
          <w:sz w:val="24"/>
          <w:szCs w:val="24"/>
          <w:lang w:val="en-CA" w:eastAsia="en-CA"/>
        </w:rPr>
        <w:t>. Under normal seawater conditions, s</w:t>
      </w:r>
      <w:commentRangeStart w:id="3"/>
      <w:r>
        <w:rPr>
          <w:rFonts w:eastAsia="Times New Roman" w:cstheme="minorHAnsi"/>
          <w:sz w:val="24"/>
          <w:szCs w:val="24"/>
          <w:lang w:val="en-CA" w:eastAsia="en-CA"/>
        </w:rPr>
        <w:t xml:space="preserve">ea cucumber dermal stiffness can rapidly increase, which is thought to be adaptive for posture maintenance and antipredator defense </w:t>
      </w:r>
      <w:r>
        <w:rPr>
          <w:rFonts w:eastAsia="Times New Roman" w:cstheme="minorHAnsi"/>
          <w:sz w:val="24"/>
          <w:szCs w:val="24"/>
          <w:lang w:val="en-CA" w:eastAsia="en-CA"/>
        </w:rPr>
        <w:fldChar w:fldCharType="begin" w:fldLock="1"/>
      </w:r>
      <w:r>
        <w:rPr>
          <w:rFonts w:eastAsia="Times New Roman" w:cstheme="minorHAnsi"/>
          <w:sz w:val="24"/>
          <w:szCs w:val="24"/>
          <w:lang w:val="en-CA" w:eastAsia="en-CA"/>
        </w:rPr>
        <w:instrText>ADDIN CSL_CITATION {"citationItems":[{"id":"ITEM-1","itemData":{"DOI":"10.2307/1543290","ISSN":"00063185","PMID":"14672981","abstract":"The dermis of the sea cucumber body wall is a typical catch connective tissue that rapidly changes its mechanical properties in response to various stimuli. Dynamic mechanical properties were measured in stiff, standard, and soft states of the sea cucumber Actinopyga mauritiana. Sinusoidal deformations were applied, either at a constant frequency of 0.1 Hz with varying maximum strain of 2%-20% or at a fixed maximum strain of 1.8% with varying frequency of 0.0005-50 Hz. The dermis showed viscoelasticity with both strain and strain-rate dependence. The dermis in the standard state showed a J-shaped stress-strain curve with a stiffness of 1 MPa and a dissipation ratio of 60%; the curve of the stiff dermis was linear with high stiffness (3 MPa) and a low dissipation ratio (30%). Soft dermis showed a J-shaped curve with low stiffness (0.3 MPa) and a high dissipation ratio (80%). The strain-induced softening was observed in the soft state. Stiff samples had a higher storage modulus and a lower tangent δ than soft ones, implying a larger contribution of the elastic component in the stiff state. A simple molecular model was proposed that accounted for the mechanical behavior of the dermis. The model suggested that stiffening stimulation increased intermolecular bonds, whereas softening stimulation affected intra-molecular bonds. The adaptive significance of each mechanical state in the behavior of sea cucumbers is discussed.","author":[{"dropping-particle":"","family":"Motokawa","given":"Tatsuo","non-dropping-particle":"","parse-names":false,"suffix":""},{"dropping-particle":"","family":"Tsuchi","given":"Akifumi","non-dropping-particle":"","parse-names":false,"suffix":""}],"container-title":"Biological Bulletin","id":"ITEM-1","issue":"3","issued":{"date-parts":[["2003"]]},"page":"261-275","title":"Dynamic Mechanical Properties of Body-Wall Dermis in Various Mechanical States and Their Implications for the Behavior of Sea Cucumbers","type":"article-journal","volume":"205"},"uris":["http://www.mendeley.com/documents/?uuid=8feb1e18-3813-4ed6-93dc-69228d469896"]},{"id":"ITEM-2","itemData":{"DOI":"10.1242/JEB.044149","abstract":"The dermis of sea cucumbers is a catch connective tissue or mutable collagenous tissue that shows large changes in stiffness. Extensive studies on the dermis revealed that it can adopt three different states having different mechanical properties that can be reversibly converted. These are the stiff, standard and soft states. The standard state is readily produced when a dermal piece is immersed in the sea water containing Ca2+, whereas the soft state can be produced by removal of Ca2+. A stiffening protein, tensilin, has been isolated from some sea cucumbers (Cucumaria frondosa and Holothuria leucospilota. Although tensilin converts the state of the dermis from soft to standard, it cannot convert from standard to stiff. In this study, we isolated and partially purified a novel stiffening factor from the dermis of Holothuria leucospilota. The factor stiffened the dermis in normal artificial sea water (ASW) but did not stiffen the soft dermis in Ca2+-free ASW. It also stiffened the dermis that had been converted to the standard state in Ca2+-free ASW by the action of tensilin. These results suggest that the factor produces the stiff dermis from the standard state but cannot work as a stiffener on the soft dermis. Its addition to longitudinal muscles of the sea cucumber produced no effects, suggesting that its effect is specific to the catch connective tissue. Its stiffening activity was susceptible to trypsin, meaning that it is a polypeptide, and its molecular mass estimated from gel filtration chromatography was 2.4 kDa. © 2010. Published by The Company of Biologists Ltd.","author":[{"dropping-particle":"","family":"Yamada","given":"Akira","non-dropping-particle":"","parse-names":false,"suffix":""},{"dropping-particle":"","family":"Tamori","given":"Masaki","non-dropping-particle":"","parse-names":false,"suffix":""},{"dropping-particle":"","family":"Iketani","given":"Tomoaki","non-dropping-particle":"","parse-names":false,"suffix":""},{"dropping-particle":"","family":"Oiwa","given":"Kazuhiro","non-dropping-particle":"","parse-names":false,"suffix":""},{"dropping-particle":"","family":"Motokawa","given":"Tatsuo","non-dropping-particle":"","parse-names":false,"suffix":""}],"container-title":"Journal of Experimental Biology","id":"ITEM-2","issue":"20","issued":{"date-parts":[["2010","10"]]},"page":"3416-3422","title":"A novel stiffening factor inducing the stiffest state of holothurian catch connective tissue","type":"article-journal","volume":"213"},"uris":["http://www.mendeley.com/documents/?uuid=ca81e528-55d3-4181-8d5d-5d51588dace8"]}],"mendeley":{"formattedCitation":"(Motokawa &amp; Tsuchi, 2003; Yamada et al., 2010)","plainTextFormattedCitation":"(Motokawa &amp; Tsuchi, 2003; Yamada et al., 2010)","previouslyFormattedCitation":"(Motokawa &amp; Tsuchi, 2003; Yamada et al., 2010)"},"properties":{"noteIndex":0},"schema":"https://github.com/citation-style-language/schema/raw/master/csl-citation.json"}</w:instrText>
      </w:r>
      <w:r>
        <w:rPr>
          <w:rFonts w:eastAsia="Times New Roman" w:cstheme="minorHAnsi"/>
          <w:sz w:val="24"/>
          <w:szCs w:val="24"/>
          <w:lang w:val="en-CA" w:eastAsia="en-CA"/>
        </w:rPr>
        <w:fldChar w:fldCharType="separate"/>
      </w:r>
      <w:r w:rsidRPr="002E657D">
        <w:rPr>
          <w:rFonts w:eastAsia="Times New Roman" w:cstheme="minorHAnsi"/>
          <w:noProof/>
          <w:sz w:val="24"/>
          <w:szCs w:val="24"/>
          <w:lang w:val="en-CA" w:eastAsia="en-CA"/>
        </w:rPr>
        <w:t>(Motokawa &amp; Tsuchi, 2003; Yamada et al., 2010)</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w:t>
      </w:r>
      <w:commentRangeEnd w:id="3"/>
      <w:r w:rsidR="00AD4C54" w:rsidRPr="0078554F">
        <w:rPr>
          <w:rStyle w:val="CommentReference"/>
          <w:lang w:val="en-CA"/>
        </w:rPr>
        <w:commentReference w:id="3"/>
      </w:r>
      <w:r w:rsidR="00515810" w:rsidRPr="0078554F">
        <w:rPr>
          <w:rFonts w:eastAsia="Times New Roman" w:cstheme="minorHAnsi"/>
          <w:sz w:val="24"/>
          <w:szCs w:val="24"/>
          <w:lang w:val="en-CA" w:eastAsia="en-CA"/>
        </w:rPr>
        <w:t>W</w:t>
      </w:r>
      <w:r w:rsidR="00EC6015" w:rsidRPr="0078554F">
        <w:rPr>
          <w:rFonts w:eastAsia="Times New Roman" w:cstheme="minorHAnsi"/>
          <w:sz w:val="24"/>
          <w:szCs w:val="24"/>
          <w:lang w:val="en-CA" w:eastAsia="en-CA"/>
        </w:rPr>
        <w:t xml:space="preserve">asting </w:t>
      </w:r>
      <w:r w:rsidR="00FA0201" w:rsidRPr="0078554F">
        <w:rPr>
          <w:rFonts w:eastAsia="Times New Roman" w:cstheme="minorHAnsi"/>
          <w:sz w:val="24"/>
          <w:szCs w:val="24"/>
          <w:lang w:val="en-CA" w:eastAsia="en-CA"/>
        </w:rPr>
        <w:t xml:space="preserve">symptoms </w:t>
      </w:r>
      <w:r w:rsidR="00A92144" w:rsidRPr="0078554F">
        <w:rPr>
          <w:rFonts w:eastAsia="Times New Roman" w:cstheme="minorHAnsi"/>
          <w:sz w:val="24"/>
          <w:szCs w:val="24"/>
          <w:lang w:val="en-CA" w:eastAsia="en-CA"/>
        </w:rPr>
        <w:t>first present</w:t>
      </w:r>
      <w:r w:rsidR="00117282" w:rsidRPr="0078554F">
        <w:rPr>
          <w:rFonts w:eastAsia="Times New Roman" w:cstheme="minorHAnsi"/>
          <w:sz w:val="24"/>
          <w:szCs w:val="24"/>
          <w:lang w:val="en-CA" w:eastAsia="en-CA"/>
        </w:rPr>
        <w:t xml:space="preserve"> as small lesions in the dermis</w:t>
      </w:r>
      <w:r w:rsidR="00FF4561" w:rsidRPr="0078554F">
        <w:rPr>
          <w:rFonts w:eastAsia="Times New Roman" w:cstheme="minorHAnsi"/>
          <w:sz w:val="24"/>
          <w:szCs w:val="24"/>
          <w:lang w:val="en-CA" w:eastAsia="en-CA"/>
        </w:rPr>
        <w:t xml:space="preserve"> </w:t>
      </w:r>
      <w:r w:rsidR="00834252" w:rsidRPr="0078554F">
        <w:rPr>
          <w:rFonts w:eastAsia="Times New Roman" w:cstheme="minorHAnsi"/>
          <w:sz w:val="24"/>
          <w:szCs w:val="24"/>
          <w:lang w:val="en-CA" w:eastAsia="en-CA"/>
        </w:rPr>
        <w:fldChar w:fldCharType="begin" w:fldLock="1"/>
      </w:r>
      <w:r w:rsidR="000F1592">
        <w:rPr>
          <w:rFonts w:eastAsia="Times New Roman" w:cstheme="minorHAnsi"/>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Virome","type":"article-journal","volume":"12"},"uris":["http://www.mendeley.com/documents/?uuid=d2ee8ac9-6679-4d24-b028-07857eb0c51a"]}],"mendeley":{"formattedCitation":"(Hewson et al., 2020a)","plainTextFormattedCitation":"(Hewson et al., 2020a)","previouslyFormattedCitation":"(Hewson et al., 2020a)"},"properties":{"noteIndex":0},"schema":"https://github.com/citation-style-language/schema/raw/master/csl-citation.json"}</w:instrText>
      </w:r>
      <w:r w:rsidR="00834252" w:rsidRPr="0078554F">
        <w:rPr>
          <w:rFonts w:eastAsia="Times New Roman" w:cstheme="minorHAnsi"/>
          <w:sz w:val="24"/>
          <w:szCs w:val="24"/>
          <w:lang w:val="en-CA" w:eastAsia="en-CA"/>
        </w:rPr>
        <w:fldChar w:fldCharType="separate"/>
      </w:r>
      <w:r w:rsidR="00834252" w:rsidRPr="0078554F">
        <w:rPr>
          <w:rFonts w:eastAsia="Times New Roman" w:cstheme="minorHAnsi"/>
          <w:noProof/>
          <w:sz w:val="24"/>
          <w:szCs w:val="24"/>
          <w:lang w:val="en-CA" w:eastAsia="en-CA"/>
        </w:rPr>
        <w:t>(Hewson et al., 2020a)</w:t>
      </w:r>
      <w:r w:rsidR="00834252" w:rsidRPr="0078554F">
        <w:rPr>
          <w:rFonts w:eastAsia="Times New Roman" w:cstheme="minorHAnsi"/>
          <w:sz w:val="24"/>
          <w:szCs w:val="24"/>
          <w:lang w:val="en-CA" w:eastAsia="en-CA"/>
        </w:rPr>
        <w:fldChar w:fldCharType="end"/>
      </w:r>
      <w:r w:rsidR="00117282">
        <w:rPr>
          <w:rFonts w:eastAsia="Times New Roman" w:cstheme="minorHAnsi"/>
          <w:sz w:val="24"/>
          <w:szCs w:val="24"/>
          <w:lang w:val="en-CA" w:eastAsia="en-CA"/>
        </w:rPr>
        <w:t>,</w:t>
      </w:r>
      <w:r w:rsidR="00B672DF">
        <w:rPr>
          <w:rFonts w:eastAsia="Times New Roman" w:cstheme="minorHAnsi"/>
          <w:sz w:val="24"/>
          <w:szCs w:val="24"/>
          <w:lang w:val="en-CA" w:eastAsia="en-CA"/>
        </w:rPr>
        <w:t xml:space="preserve"> and therefore</w:t>
      </w:r>
      <w:r w:rsidR="009127A0">
        <w:rPr>
          <w:rFonts w:eastAsia="Times New Roman" w:cstheme="minorHAnsi"/>
          <w:sz w:val="24"/>
          <w:szCs w:val="24"/>
          <w:lang w:val="en-CA" w:eastAsia="en-CA"/>
        </w:rPr>
        <w:t xml:space="preserve"> may affect or interact with changes in stiffening behaviour under varying thermal regimes.</w:t>
      </w:r>
      <w:r w:rsidR="00531E1A">
        <w:rPr>
          <w:rFonts w:eastAsia="Times New Roman" w:cstheme="minorHAnsi"/>
          <w:sz w:val="24"/>
          <w:szCs w:val="24"/>
          <w:lang w:val="en-CA" w:eastAsia="en-CA"/>
        </w:rPr>
        <w:t xml:space="preserve"> </w:t>
      </w:r>
      <w:r>
        <w:rPr>
          <w:rFonts w:eastAsia="Times New Roman" w:cstheme="minorHAnsi"/>
          <w:sz w:val="24"/>
          <w:szCs w:val="24"/>
          <w:lang w:val="en-CA" w:eastAsia="en-CA"/>
        </w:rPr>
        <w:t xml:space="preserve">Another unique physiological behaviour of sea cucumbers is evisceration, the ability to expulse and subsequently regenerate their digestive tract. Evisceration can occur in response to disease stress </w:t>
      </w:r>
      <w:r>
        <w:rPr>
          <w:rFonts w:eastAsia="Times New Roman" w:cstheme="minorHAnsi"/>
          <w:sz w:val="24"/>
          <w:szCs w:val="24"/>
          <w:lang w:val="en-CA" w:eastAsia="en-CA"/>
        </w:rPr>
        <w:fldChar w:fldCharType="begin" w:fldLock="1"/>
      </w:r>
      <w:r w:rsidR="00DD39E4">
        <w:rPr>
          <w:rFonts w:eastAsia="Times New Roman" w:cstheme="minorHAnsi"/>
          <w:sz w:val="24"/>
          <w:szCs w:val="24"/>
          <w:lang w:val="en-CA" w:eastAsia="en-CA"/>
        </w:rPr>
        <w:instrText>ADDIN CSL_CITATION {"citationItems":[{"id":"ITEM-1","itemData":{"DOI":"10.1007/S12250-008-2863-9","abstract":"A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Sinica","id":"ITEM-1","issue":"1","issued":{"date-parts":[["2008","2"]]},"page":"63-67","title":"The syndrome of sea cucumber (Apostichopus japonicus) infected by virus and bacteria","type":"article-journal","volume":"23"},"uris":["http://www.mendeley.com/documents/?uuid=dadf7cc9-aec6-495f-a196-79eb2065700c"]}],"mendeley":{"formattedCitation":"(Deng et al., 2008)","plainTextFormattedCitation":"(Deng et al., 2008)","previouslyFormattedCitation":"(Deng et al., 2008)"},"properties":{"noteIndex":0},"schema":"https://github.com/citation-style-language/schema/raw/master/csl-citation.json"}</w:instrText>
      </w:r>
      <w:r>
        <w:rPr>
          <w:rFonts w:eastAsia="Times New Roman" w:cstheme="minorHAnsi"/>
          <w:sz w:val="24"/>
          <w:szCs w:val="24"/>
          <w:lang w:val="en-CA" w:eastAsia="en-CA"/>
        </w:rPr>
        <w:fldChar w:fldCharType="separate"/>
      </w:r>
      <w:r w:rsidRPr="00A839B8">
        <w:rPr>
          <w:rFonts w:eastAsia="Times New Roman" w:cstheme="minorHAnsi"/>
          <w:noProof/>
          <w:sz w:val="24"/>
          <w:szCs w:val="24"/>
          <w:lang w:val="en-CA" w:eastAsia="en-CA"/>
        </w:rPr>
        <w:t>(Deng et al., 2008)</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intense stimulus, parasite infestation or predator presence </w:t>
      </w:r>
      <w:r>
        <w:rPr>
          <w:rFonts w:eastAsia="Times New Roman" w:cstheme="minorHAnsi"/>
          <w:sz w:val="24"/>
          <w:szCs w:val="24"/>
          <w:lang w:val="en-CA" w:eastAsia="en-CA"/>
        </w:rPr>
        <w:fldChar w:fldCharType="begin" w:fldLock="1"/>
      </w:r>
      <w:r w:rsidR="00DD39E4">
        <w:rPr>
          <w:rFonts w:eastAsia="Times New Roman" w:cstheme="minorHAnsi"/>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Pr>
          <w:rFonts w:eastAsia="Times New Roman" w:cstheme="minorHAnsi"/>
          <w:sz w:val="24"/>
          <w:szCs w:val="24"/>
          <w:lang w:val="en-CA" w:eastAsia="en-CA"/>
        </w:rPr>
        <w:fldChar w:fldCharType="separate"/>
      </w:r>
      <w:r w:rsidRPr="005A6EFD">
        <w:rPr>
          <w:rFonts w:eastAsia="Times New Roman" w:cstheme="minorHAnsi"/>
          <w:noProof/>
          <w:sz w:val="24"/>
          <w:szCs w:val="24"/>
          <w:lang w:val="en-CA" w:eastAsia="en-CA"/>
        </w:rPr>
        <w:t>(Ding et al., 2019)</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or even seasonally during low-productivity months </w:t>
      </w:r>
      <w:r>
        <w:rPr>
          <w:rFonts w:eastAsia="Times New Roman" w:cstheme="minorHAnsi"/>
          <w:sz w:val="24"/>
          <w:szCs w:val="24"/>
          <w:lang w:val="en-CA" w:eastAsia="en-CA"/>
        </w:rPr>
        <w:fldChar w:fldCharType="begin" w:fldLock="1"/>
      </w:r>
      <w:r w:rsidR="00EB16AC">
        <w:rPr>
          <w:rFonts w:eastAsia="Times New Roman" w:cstheme="minorHAnsi"/>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Pr>
          <w:rFonts w:eastAsia="Times New Roman" w:cstheme="minorHAnsi"/>
          <w:sz w:val="24"/>
          <w:szCs w:val="24"/>
          <w:lang w:val="en-CA" w:eastAsia="en-CA"/>
        </w:rPr>
        <w:fldChar w:fldCharType="separate"/>
      </w:r>
      <w:r w:rsidR="00DD39E4" w:rsidRPr="00DD39E4">
        <w:rPr>
          <w:rFonts w:eastAsia="Times New Roman" w:cstheme="minorHAnsi"/>
          <w:noProof/>
          <w:sz w:val="24"/>
          <w:szCs w:val="24"/>
          <w:lang w:val="en-CA" w:eastAsia="en-CA"/>
        </w:rPr>
        <w:t>(Swan, 1961)</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w:t>
      </w:r>
      <w:r w:rsidR="008E6633">
        <w:rPr>
          <w:rFonts w:eastAsia="Times New Roman" w:cstheme="minorHAnsi"/>
          <w:sz w:val="24"/>
          <w:szCs w:val="24"/>
          <w:lang w:val="en-CA" w:eastAsia="en-CA"/>
        </w:rPr>
        <w:t xml:space="preserve">Further emphasizing the importance </w:t>
      </w:r>
      <w:r w:rsidR="001B04FE">
        <w:rPr>
          <w:rFonts w:eastAsia="Times New Roman" w:cstheme="minorHAnsi"/>
          <w:sz w:val="24"/>
          <w:szCs w:val="24"/>
          <w:lang w:val="en-CA" w:eastAsia="en-CA"/>
        </w:rPr>
        <w:t xml:space="preserve">of understanding this unique behaviour and others, </w:t>
      </w:r>
      <w:r>
        <w:rPr>
          <w:rFonts w:eastAsia="Times New Roman" w:cstheme="minorHAnsi"/>
          <w:sz w:val="24"/>
          <w:szCs w:val="24"/>
          <w:lang w:val="en-CA" w:eastAsia="en-CA"/>
        </w:rPr>
        <w:t xml:space="preserve">Hewson et al. </w:t>
      </w:r>
      <w:r>
        <w:rPr>
          <w:rFonts w:eastAsia="Times New Roman" w:cstheme="minorHAnsi"/>
          <w:sz w:val="24"/>
          <w:szCs w:val="24"/>
          <w:lang w:val="en-CA" w:eastAsia="en-CA"/>
        </w:rPr>
        <w:fldChar w:fldCharType="begin" w:fldLock="1"/>
      </w:r>
      <w:r w:rsidR="00C910F4">
        <w:rPr>
          <w:rFonts w:eastAsia="Times New Roman" w:cstheme="minorHAnsi"/>
          <w:sz w:val="24"/>
          <w:szCs w:val="24"/>
          <w:lang w:val="en-CA" w:eastAsia="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suppress-author":1,"uris":["http://www.mendeley.com/documents/?uuid=d2ee8ac9-6679-4d24-b028-07857eb0c51a"]}],"mendeley":{"formattedCitation":"(2020a)","plainTextFormattedCitation":"(2020a)","previouslyFormattedCitation":"(2020a)"},"properties":{"noteIndex":0},"schema":"https://github.com/citation-style-language/schema/raw/master/csl-citation.json"}</w:instrText>
      </w:r>
      <w:r>
        <w:rPr>
          <w:rFonts w:eastAsia="Times New Roman" w:cstheme="minorHAnsi"/>
          <w:sz w:val="24"/>
          <w:szCs w:val="24"/>
          <w:lang w:val="en-CA" w:eastAsia="en-CA"/>
        </w:rPr>
        <w:fldChar w:fldCharType="separate"/>
      </w:r>
      <w:r w:rsidRPr="00D76938">
        <w:rPr>
          <w:rFonts w:eastAsia="Times New Roman" w:cstheme="minorHAnsi"/>
          <w:noProof/>
          <w:sz w:val="24"/>
          <w:szCs w:val="24"/>
          <w:lang w:val="en-CA" w:eastAsia="en-CA"/>
        </w:rPr>
        <w:t>(2020a)</w:t>
      </w:r>
      <w:r>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proposed that seasonal evisceration may be linked to wasting disease because wasting has been reported </w:t>
      </w:r>
      <w:r w:rsidR="00CD2F7F">
        <w:rPr>
          <w:rFonts w:eastAsia="Times New Roman" w:cstheme="minorHAnsi"/>
          <w:sz w:val="24"/>
          <w:szCs w:val="24"/>
          <w:lang w:val="en-CA" w:eastAsia="en-CA"/>
        </w:rPr>
        <w:t xml:space="preserve">during the same season </w:t>
      </w:r>
      <w:r w:rsidR="00EB786B">
        <w:rPr>
          <w:rFonts w:eastAsia="Times New Roman" w:cstheme="minorHAnsi"/>
          <w:sz w:val="24"/>
          <w:szCs w:val="24"/>
          <w:lang w:val="en-CA" w:eastAsia="en-CA"/>
        </w:rPr>
        <w:t xml:space="preserve">when </w:t>
      </w:r>
      <w:r w:rsidR="001D0ADB">
        <w:rPr>
          <w:rFonts w:eastAsia="Times New Roman" w:cstheme="minorHAnsi"/>
          <w:sz w:val="24"/>
          <w:szCs w:val="24"/>
          <w:lang w:val="en-CA" w:eastAsia="en-CA"/>
        </w:rPr>
        <w:t>evisceration occurs</w:t>
      </w:r>
      <w:r w:rsidR="005D3CA0">
        <w:rPr>
          <w:rFonts w:eastAsia="Times New Roman" w:cstheme="minorHAnsi"/>
          <w:sz w:val="24"/>
          <w:szCs w:val="24"/>
          <w:lang w:val="en-CA" w:eastAsia="en-CA"/>
        </w:rPr>
        <w:t xml:space="preserve"> </w:t>
      </w:r>
      <w:r w:rsidR="005D3CA0">
        <w:rPr>
          <w:rFonts w:eastAsia="Times New Roman" w:cstheme="minorHAnsi"/>
          <w:sz w:val="24"/>
          <w:szCs w:val="24"/>
          <w:lang w:val="en-CA" w:eastAsia="en-CA"/>
        </w:rPr>
        <w:fldChar w:fldCharType="begin" w:fldLock="1"/>
      </w:r>
      <w:r w:rsidR="00EB16AC">
        <w:rPr>
          <w:rFonts w:eastAsia="Times New Roman" w:cstheme="minorHAnsi"/>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sidR="005D3CA0">
        <w:rPr>
          <w:rFonts w:eastAsia="Times New Roman" w:cstheme="minorHAnsi"/>
          <w:sz w:val="24"/>
          <w:szCs w:val="24"/>
          <w:lang w:val="en-CA" w:eastAsia="en-CA"/>
        </w:rPr>
        <w:fldChar w:fldCharType="separate"/>
      </w:r>
      <w:r w:rsidR="00DD39E4" w:rsidRPr="00DD39E4">
        <w:rPr>
          <w:rFonts w:eastAsia="Times New Roman" w:cstheme="minorHAnsi"/>
          <w:noProof/>
          <w:sz w:val="24"/>
          <w:szCs w:val="24"/>
          <w:lang w:val="en-CA" w:eastAsia="en-CA"/>
        </w:rPr>
        <w:t>(Swan, 1961)</w:t>
      </w:r>
      <w:r w:rsidR="005D3CA0">
        <w:rPr>
          <w:rFonts w:eastAsia="Times New Roman" w:cstheme="minorHAnsi"/>
          <w:sz w:val="24"/>
          <w:szCs w:val="24"/>
          <w:lang w:val="en-CA" w:eastAsia="en-CA"/>
        </w:rPr>
        <w:fldChar w:fldCharType="end"/>
      </w:r>
      <w:r>
        <w:rPr>
          <w:rFonts w:eastAsia="Times New Roman" w:cstheme="minorHAnsi"/>
          <w:sz w:val="24"/>
          <w:szCs w:val="24"/>
          <w:lang w:val="en-CA" w:eastAsia="en-CA"/>
        </w:rPr>
        <w:t xml:space="preserve">. </w:t>
      </w:r>
      <w:r w:rsidR="003C04ED">
        <w:rPr>
          <w:rFonts w:eastAsia="Times New Roman" w:cstheme="minorHAnsi"/>
          <w:sz w:val="24"/>
          <w:szCs w:val="24"/>
          <w:lang w:val="en-CA" w:eastAsia="en-CA"/>
        </w:rPr>
        <w:t xml:space="preserve">Improving the baseline knowledge of sea cucumber </w:t>
      </w:r>
      <w:r w:rsidR="003C04ED">
        <w:rPr>
          <w:rFonts w:eastAsia="Times New Roman" w:cstheme="minorHAnsi"/>
          <w:sz w:val="24"/>
          <w:szCs w:val="24"/>
          <w:lang w:val="en-CA" w:eastAsia="en-CA"/>
        </w:rPr>
        <w:lastRenderedPageBreak/>
        <w:t xml:space="preserve">response to thermal stress, which may relate to wasting, </w:t>
      </w:r>
      <w:r w:rsidR="00A47758">
        <w:rPr>
          <w:rFonts w:eastAsia="Times New Roman" w:cstheme="minorHAnsi"/>
          <w:sz w:val="24"/>
          <w:szCs w:val="24"/>
          <w:lang w:val="en-CA" w:eastAsia="en-CA"/>
        </w:rPr>
        <w:t xml:space="preserve">is </w:t>
      </w:r>
      <w:r w:rsidR="00245FB5">
        <w:rPr>
          <w:rFonts w:eastAsia="Times New Roman" w:cstheme="minorHAnsi"/>
          <w:sz w:val="24"/>
          <w:szCs w:val="24"/>
          <w:lang w:val="en-CA" w:eastAsia="en-CA"/>
        </w:rPr>
        <w:t xml:space="preserve">therefore </w:t>
      </w:r>
      <w:r w:rsidR="001A1145">
        <w:rPr>
          <w:rFonts w:eastAsia="Times New Roman" w:cstheme="minorHAnsi"/>
          <w:sz w:val="24"/>
          <w:szCs w:val="24"/>
          <w:lang w:val="en-CA" w:eastAsia="en-CA"/>
        </w:rPr>
        <w:t xml:space="preserve">essential </w:t>
      </w:r>
      <w:r w:rsidR="006B2246">
        <w:rPr>
          <w:rFonts w:eastAsia="Times New Roman" w:cstheme="minorHAnsi"/>
          <w:sz w:val="24"/>
          <w:szCs w:val="24"/>
          <w:lang w:val="en-CA" w:eastAsia="en-CA"/>
        </w:rPr>
        <w:t>for predicting if, when, and where wasting may occur.</w:t>
      </w:r>
    </w:p>
    <w:p w14:paraId="45F8DBFA" w14:textId="733DEF69" w:rsidR="001E022F" w:rsidRPr="00D57B68" w:rsidRDefault="001E022F" w:rsidP="001E022F">
      <w:pPr>
        <w:spacing w:after="0" w:line="480" w:lineRule="auto"/>
        <w:ind w:firstLine="720"/>
        <w:textAlignment w:val="baseline"/>
        <w:rPr>
          <w:rFonts w:eastAsia="Times New Roman" w:cstheme="minorHAnsi"/>
          <w:sz w:val="24"/>
          <w:szCs w:val="24"/>
          <w:lang w:val="en-CA" w:eastAsia="en-CA"/>
        </w:rPr>
      </w:pPr>
      <w:proofErr w:type="gramStart"/>
      <w:r>
        <w:rPr>
          <w:rFonts w:eastAsia="Times New Roman"/>
          <w:sz w:val="24"/>
          <w:szCs w:val="24"/>
          <w:lang w:val="en-CA" w:eastAsia="en-CA"/>
        </w:rPr>
        <w:t>In light of</w:t>
      </w:r>
      <w:proofErr w:type="gramEnd"/>
      <w:r>
        <w:rPr>
          <w:rFonts w:eastAsia="Times New Roman"/>
          <w:sz w:val="24"/>
          <w:szCs w:val="24"/>
          <w:lang w:val="en-CA" w:eastAsia="en-CA"/>
        </w:rPr>
        <w:t xml:space="preserve"> recent marine heat waves and reports of sea cucumber wasting, this</w:t>
      </w:r>
      <w:r w:rsidRPr="6F70AF39">
        <w:rPr>
          <w:rFonts w:eastAsia="Times New Roman"/>
          <w:sz w:val="24"/>
          <w:szCs w:val="24"/>
          <w:lang w:val="en-CA" w:eastAsia="en-CA"/>
        </w:rPr>
        <w:t xml:space="preserve"> study </w:t>
      </w:r>
      <w:r w:rsidR="001A2440">
        <w:rPr>
          <w:rFonts w:eastAsia="Times New Roman"/>
          <w:sz w:val="24"/>
          <w:szCs w:val="24"/>
          <w:lang w:val="en-CA" w:eastAsia="en-CA"/>
        </w:rPr>
        <w:t xml:space="preserve">uses a </w:t>
      </w:r>
      <w:r w:rsidR="00F91CC6">
        <w:rPr>
          <w:rFonts w:eastAsia="Times New Roman"/>
          <w:sz w:val="24"/>
          <w:szCs w:val="24"/>
          <w:lang w:val="en-CA" w:eastAsia="en-CA"/>
        </w:rPr>
        <w:t>lab simulated marine heatwave</w:t>
      </w:r>
      <w:r w:rsidR="00925B0E">
        <w:rPr>
          <w:rFonts w:eastAsia="Times New Roman"/>
          <w:sz w:val="24"/>
          <w:szCs w:val="24"/>
          <w:lang w:val="en-CA" w:eastAsia="en-CA"/>
        </w:rPr>
        <w:t xml:space="preserve"> to</w:t>
      </w:r>
      <w:r w:rsidRPr="6F70AF39">
        <w:rPr>
          <w:rFonts w:eastAsia="Times New Roman"/>
          <w:sz w:val="24"/>
          <w:szCs w:val="24"/>
          <w:lang w:val="en-CA" w:eastAsia="en-CA"/>
        </w:rPr>
        <w:t xml:space="preserve"> assess</w:t>
      </w:r>
      <w:r>
        <w:rPr>
          <w:rFonts w:eastAsia="Times New Roman"/>
          <w:sz w:val="24"/>
          <w:szCs w:val="24"/>
          <w:lang w:val="en-CA" w:eastAsia="en-CA"/>
        </w:rPr>
        <w:t xml:space="preserve"> whether thermal stress as an isolated factor causes wasting symptoms in giant California sea cucumbers. </w:t>
      </w:r>
      <w:r w:rsidR="002D1217">
        <w:rPr>
          <w:rFonts w:eastAsia="Times New Roman"/>
          <w:sz w:val="24"/>
          <w:szCs w:val="24"/>
          <w:lang w:val="en-CA" w:eastAsia="en-CA"/>
        </w:rPr>
        <w:t xml:space="preserve">We also aim to evaluate </w:t>
      </w:r>
      <w:r w:rsidR="00FE63A9">
        <w:rPr>
          <w:rFonts w:eastAsia="Times New Roman"/>
          <w:sz w:val="24"/>
          <w:szCs w:val="24"/>
          <w:lang w:val="en-CA" w:eastAsia="en-CA"/>
        </w:rPr>
        <w:t>how</w:t>
      </w:r>
      <w:r w:rsidR="002D1217">
        <w:rPr>
          <w:rFonts w:eastAsia="Times New Roman"/>
          <w:sz w:val="24"/>
          <w:szCs w:val="24"/>
          <w:lang w:val="en-CA" w:eastAsia="en-CA"/>
        </w:rPr>
        <w:t xml:space="preserve"> </w:t>
      </w:r>
      <w:r w:rsidR="00C85D44">
        <w:rPr>
          <w:rFonts w:eastAsia="Times New Roman"/>
          <w:sz w:val="24"/>
          <w:szCs w:val="24"/>
          <w:lang w:val="en-CA" w:eastAsia="en-CA"/>
        </w:rPr>
        <w:t>behaviours</w:t>
      </w:r>
      <w:r w:rsidR="000829C9">
        <w:rPr>
          <w:rFonts w:eastAsia="Times New Roman"/>
          <w:sz w:val="24"/>
          <w:szCs w:val="24"/>
          <w:lang w:val="en-CA" w:eastAsia="en-CA"/>
        </w:rPr>
        <w:t xml:space="preserve"> </w:t>
      </w:r>
      <w:r w:rsidR="002B5E63">
        <w:rPr>
          <w:rFonts w:eastAsia="Times New Roman"/>
          <w:sz w:val="24"/>
          <w:szCs w:val="24"/>
          <w:lang w:val="en-CA" w:eastAsia="en-CA"/>
        </w:rPr>
        <w:t xml:space="preserve">that are both unique to sea cucumbers </w:t>
      </w:r>
      <w:r w:rsidR="005309AF">
        <w:rPr>
          <w:rFonts w:eastAsia="Times New Roman"/>
          <w:sz w:val="24"/>
          <w:szCs w:val="24"/>
          <w:lang w:val="en-CA" w:eastAsia="en-CA"/>
        </w:rPr>
        <w:t xml:space="preserve">(e.g., </w:t>
      </w:r>
      <w:r w:rsidR="00D558A4">
        <w:rPr>
          <w:rFonts w:eastAsia="Times New Roman"/>
          <w:sz w:val="24"/>
          <w:szCs w:val="24"/>
          <w:lang w:val="en-CA" w:eastAsia="en-CA"/>
        </w:rPr>
        <w:t>stiffening and evisceration)</w:t>
      </w:r>
      <w:r w:rsidR="002B5E63">
        <w:rPr>
          <w:rFonts w:eastAsia="Times New Roman"/>
          <w:sz w:val="24"/>
          <w:szCs w:val="24"/>
          <w:lang w:val="en-CA" w:eastAsia="en-CA"/>
        </w:rPr>
        <w:t xml:space="preserve"> and </w:t>
      </w:r>
      <w:r w:rsidR="003D7809">
        <w:rPr>
          <w:rFonts w:eastAsia="Times New Roman"/>
          <w:sz w:val="24"/>
          <w:szCs w:val="24"/>
          <w:lang w:val="en-CA" w:eastAsia="en-CA"/>
        </w:rPr>
        <w:t xml:space="preserve">more </w:t>
      </w:r>
      <w:r w:rsidR="00536018">
        <w:rPr>
          <w:rFonts w:eastAsia="Times New Roman"/>
          <w:sz w:val="24"/>
          <w:szCs w:val="24"/>
          <w:lang w:val="en-CA" w:eastAsia="en-CA"/>
        </w:rPr>
        <w:t>widespread</w:t>
      </w:r>
      <w:r w:rsidR="000829C9">
        <w:rPr>
          <w:rFonts w:eastAsia="Times New Roman"/>
          <w:sz w:val="24"/>
          <w:szCs w:val="24"/>
          <w:lang w:val="en-CA" w:eastAsia="en-CA"/>
        </w:rPr>
        <w:t xml:space="preserve"> </w:t>
      </w:r>
      <w:r w:rsidR="00645F37">
        <w:rPr>
          <w:rFonts w:eastAsia="Times New Roman"/>
          <w:sz w:val="24"/>
          <w:szCs w:val="24"/>
          <w:lang w:val="en-CA" w:eastAsia="en-CA"/>
        </w:rPr>
        <w:t>(</w:t>
      </w:r>
      <w:r w:rsidR="00A86D16">
        <w:rPr>
          <w:rFonts w:eastAsia="Times New Roman"/>
          <w:sz w:val="24"/>
          <w:szCs w:val="24"/>
          <w:lang w:val="en-CA" w:eastAsia="en-CA"/>
        </w:rPr>
        <w:t>e.g., movement, spawning</w:t>
      </w:r>
      <w:r w:rsidR="00645F37">
        <w:rPr>
          <w:rFonts w:eastAsia="Times New Roman"/>
          <w:sz w:val="24"/>
          <w:szCs w:val="24"/>
          <w:lang w:val="en-CA" w:eastAsia="en-CA"/>
        </w:rPr>
        <w:t xml:space="preserve">) </w:t>
      </w:r>
      <w:r w:rsidR="004171B7">
        <w:rPr>
          <w:rFonts w:eastAsia="Times New Roman"/>
          <w:sz w:val="24"/>
          <w:szCs w:val="24"/>
          <w:lang w:val="en-CA" w:eastAsia="en-CA"/>
        </w:rPr>
        <w:t>are affected</w:t>
      </w:r>
      <w:r w:rsidR="00D85122">
        <w:rPr>
          <w:rFonts w:eastAsia="Times New Roman"/>
          <w:sz w:val="24"/>
          <w:szCs w:val="24"/>
          <w:lang w:val="en-CA" w:eastAsia="en-CA"/>
        </w:rPr>
        <w:t xml:space="preserve"> </w:t>
      </w:r>
      <w:r w:rsidR="00F47601">
        <w:rPr>
          <w:rFonts w:eastAsia="Times New Roman"/>
          <w:sz w:val="24"/>
          <w:szCs w:val="24"/>
          <w:lang w:val="en-CA" w:eastAsia="en-CA"/>
        </w:rPr>
        <w:t xml:space="preserve">by </w:t>
      </w:r>
      <w:r w:rsidR="00D85122">
        <w:rPr>
          <w:rFonts w:eastAsia="Times New Roman"/>
          <w:sz w:val="24"/>
          <w:szCs w:val="24"/>
          <w:lang w:val="en-CA" w:eastAsia="en-CA"/>
        </w:rPr>
        <w:t xml:space="preserve">thermal stress to advance scientific knowledge of how increasing global </w:t>
      </w:r>
      <w:r w:rsidR="00F47601">
        <w:rPr>
          <w:rFonts w:eastAsia="Times New Roman"/>
          <w:sz w:val="24"/>
          <w:szCs w:val="24"/>
          <w:lang w:val="en-CA" w:eastAsia="en-CA"/>
        </w:rPr>
        <w:t xml:space="preserve">sea </w:t>
      </w:r>
      <w:r w:rsidR="008D2A67">
        <w:rPr>
          <w:rFonts w:eastAsia="Times New Roman"/>
          <w:sz w:val="24"/>
          <w:szCs w:val="24"/>
          <w:lang w:val="en-CA" w:eastAsia="en-CA"/>
        </w:rPr>
        <w:t>temperatures</w:t>
      </w:r>
      <w:r w:rsidR="00F47601">
        <w:rPr>
          <w:rFonts w:eastAsia="Times New Roman"/>
          <w:sz w:val="24"/>
          <w:szCs w:val="24"/>
          <w:lang w:val="en-CA" w:eastAsia="en-CA"/>
        </w:rPr>
        <w:t xml:space="preserve"> may impact sea cucumbers</w:t>
      </w:r>
      <w:r w:rsidR="00D85122">
        <w:rPr>
          <w:rFonts w:eastAsia="Times New Roman"/>
          <w:sz w:val="24"/>
          <w:szCs w:val="24"/>
          <w:lang w:val="en-CA" w:eastAsia="en-CA"/>
        </w:rPr>
        <w:t xml:space="preserve">. </w:t>
      </w:r>
      <w:r>
        <w:rPr>
          <w:rFonts w:eastAsia="Times New Roman"/>
          <w:sz w:val="24"/>
          <w:szCs w:val="24"/>
          <w:lang w:val="en-CA" w:eastAsia="en-CA"/>
        </w:rPr>
        <w:t xml:space="preserve">We hypothesized that prolonged elevated temperature exposure will cause wasting symptoms, </w:t>
      </w:r>
      <w:commentRangeStart w:id="4"/>
      <w:r>
        <w:rPr>
          <w:rFonts w:eastAsia="Times New Roman"/>
          <w:sz w:val="24"/>
          <w:szCs w:val="24"/>
          <w:lang w:val="en-CA" w:eastAsia="en-CA"/>
        </w:rPr>
        <w:t xml:space="preserve">direct </w:t>
      </w:r>
      <w:commentRangeEnd w:id="4"/>
      <w:r w:rsidR="004162FA" w:rsidRPr="0078554F">
        <w:rPr>
          <w:rStyle w:val="CommentReference"/>
          <w:lang w:val="en-CA"/>
        </w:rPr>
        <w:commentReference w:id="4"/>
      </w:r>
      <w:r>
        <w:rPr>
          <w:rFonts w:eastAsia="Times New Roman"/>
          <w:sz w:val="24"/>
          <w:szCs w:val="24"/>
          <w:lang w:val="en-CA" w:eastAsia="en-CA"/>
        </w:rPr>
        <w:t xml:space="preserve">mortality and changes in behaviour due to physiological stress. Based on our hypothesis, we make three predictions: 1) we will observe wasting symptoms only in sea cucumbers in high temperatures; 2) we will observe greater </w:t>
      </w:r>
      <w:r w:rsidRPr="6F70AF39">
        <w:rPr>
          <w:rFonts w:eastAsia="Times New Roman"/>
          <w:sz w:val="24"/>
          <w:szCs w:val="24"/>
          <w:lang w:val="en-CA" w:eastAsia="en-CA"/>
        </w:rPr>
        <w:t xml:space="preserve">mortality with higher temperatures; </w:t>
      </w:r>
      <w:r>
        <w:rPr>
          <w:rFonts w:eastAsia="Times New Roman"/>
          <w:sz w:val="24"/>
          <w:szCs w:val="24"/>
          <w:lang w:val="en-CA" w:eastAsia="en-CA"/>
        </w:rPr>
        <w:t>and 3</w:t>
      </w:r>
      <w:r w:rsidRPr="6F70AF39">
        <w:rPr>
          <w:rFonts w:eastAsia="Times New Roman"/>
          <w:sz w:val="24"/>
          <w:szCs w:val="24"/>
          <w:lang w:val="en-CA" w:eastAsia="en-CA"/>
        </w:rPr>
        <w:t>) we will observe changes in</w:t>
      </w:r>
      <w:r w:rsidR="00EF4128">
        <w:rPr>
          <w:rFonts w:eastAsia="Times New Roman"/>
          <w:sz w:val="24"/>
          <w:szCs w:val="24"/>
          <w:lang w:val="en-CA" w:eastAsia="en-CA"/>
        </w:rPr>
        <w:t xml:space="preserve"> stiffening,</w:t>
      </w:r>
      <w:r w:rsidRPr="6F70AF39">
        <w:rPr>
          <w:rFonts w:eastAsia="Times New Roman"/>
          <w:sz w:val="24"/>
          <w:szCs w:val="24"/>
          <w:lang w:val="en-CA" w:eastAsia="en-CA"/>
        </w:rPr>
        <w:t> movement</w:t>
      </w:r>
      <w:r w:rsidR="00EF4128">
        <w:rPr>
          <w:rFonts w:eastAsia="Times New Roman"/>
          <w:sz w:val="24"/>
          <w:szCs w:val="24"/>
          <w:lang w:val="en-CA" w:eastAsia="en-CA"/>
        </w:rPr>
        <w:t xml:space="preserve">, </w:t>
      </w:r>
      <w:r w:rsidR="00E03B3E">
        <w:rPr>
          <w:rFonts w:eastAsia="Times New Roman"/>
          <w:sz w:val="24"/>
          <w:szCs w:val="24"/>
          <w:lang w:val="en-CA" w:eastAsia="en-CA"/>
        </w:rPr>
        <w:t xml:space="preserve">spawning and </w:t>
      </w:r>
      <w:r w:rsidR="00EF4128">
        <w:rPr>
          <w:rFonts w:eastAsia="Times New Roman"/>
          <w:sz w:val="24"/>
          <w:szCs w:val="24"/>
          <w:lang w:val="en-CA" w:eastAsia="en-CA"/>
        </w:rPr>
        <w:t xml:space="preserve">evisceration </w:t>
      </w:r>
      <w:r w:rsidR="00EB507A">
        <w:rPr>
          <w:rFonts w:eastAsia="Times New Roman"/>
          <w:sz w:val="24"/>
          <w:szCs w:val="24"/>
          <w:lang w:val="en-CA" w:eastAsia="en-CA"/>
        </w:rPr>
        <w:t xml:space="preserve">in </w:t>
      </w:r>
      <w:r w:rsidRPr="6F70AF39">
        <w:rPr>
          <w:rFonts w:eastAsia="Times New Roman"/>
          <w:sz w:val="24"/>
          <w:szCs w:val="24"/>
          <w:lang w:val="en-CA" w:eastAsia="en-CA"/>
        </w:rPr>
        <w:t xml:space="preserve">temperature </w:t>
      </w:r>
      <w:r w:rsidR="002E65DB">
        <w:rPr>
          <w:rFonts w:eastAsia="Times New Roman"/>
          <w:sz w:val="24"/>
          <w:szCs w:val="24"/>
          <w:lang w:val="en-CA" w:eastAsia="en-CA"/>
        </w:rPr>
        <w:t>treatments</w:t>
      </w:r>
      <w:r w:rsidR="00385245">
        <w:rPr>
          <w:rFonts w:eastAsia="Times New Roman"/>
          <w:sz w:val="24"/>
          <w:szCs w:val="24"/>
          <w:lang w:val="en-CA" w:eastAsia="en-CA"/>
        </w:rPr>
        <w:t>.</w:t>
      </w:r>
      <w:r>
        <w:rPr>
          <w:rFonts w:eastAsia="Times New Roman"/>
          <w:sz w:val="24"/>
          <w:szCs w:val="24"/>
          <w:lang w:val="en-CA" w:eastAsia="en-CA"/>
        </w:rPr>
        <w:t xml:space="preserve"> </w:t>
      </w:r>
    </w:p>
    <w:p w14:paraId="13D65A5F" w14:textId="0480A55F" w:rsidR="00E51837" w:rsidRPr="002C4736" w:rsidRDefault="00E51837" w:rsidP="00617719">
      <w:pPr>
        <w:spacing w:after="0" w:line="480" w:lineRule="auto"/>
        <w:textAlignment w:val="baseline"/>
        <w:rPr>
          <w:rFonts w:eastAsia="Times New Roman" w:cstheme="minorHAnsi"/>
          <w:sz w:val="18"/>
          <w:szCs w:val="18"/>
          <w:lang w:val="en-CA" w:eastAsia="en-CA"/>
        </w:rPr>
      </w:pPr>
      <w:r w:rsidRPr="002C4736">
        <w:rPr>
          <w:rFonts w:eastAsia="Times New Roman" w:cstheme="minorHAnsi"/>
          <w:b/>
          <w:bCs/>
          <w:sz w:val="24"/>
          <w:szCs w:val="24"/>
          <w:lang w:val="en-CA" w:eastAsia="en-CA"/>
        </w:rPr>
        <w:t>Methods:</w:t>
      </w:r>
      <w:r w:rsidRPr="002C4736">
        <w:rPr>
          <w:rFonts w:eastAsia="Times New Roman" w:cstheme="minorHAnsi"/>
          <w:sz w:val="24"/>
          <w:szCs w:val="24"/>
          <w:lang w:val="en-CA" w:eastAsia="en-CA"/>
        </w:rPr>
        <w:t> </w:t>
      </w:r>
    </w:p>
    <w:p w14:paraId="2155A1B1" w14:textId="34882120" w:rsidR="00E51837" w:rsidRPr="002C4736" w:rsidRDefault="00E51837" w:rsidP="00617719">
      <w:pPr>
        <w:spacing w:after="0" w:line="480" w:lineRule="auto"/>
        <w:textAlignment w:val="baseline"/>
        <w:rPr>
          <w:rFonts w:eastAsia="Times New Roman" w:cstheme="minorHAnsi"/>
          <w:sz w:val="18"/>
          <w:szCs w:val="18"/>
          <w:lang w:val="en-CA" w:eastAsia="en-CA"/>
        </w:rPr>
      </w:pPr>
      <w:r w:rsidRPr="002C4736">
        <w:rPr>
          <w:rFonts w:eastAsia="Times New Roman" w:cstheme="minorHAnsi"/>
          <w:i/>
          <w:iCs/>
          <w:sz w:val="24"/>
          <w:szCs w:val="24"/>
          <w:lang w:val="en-CA" w:eastAsia="en-CA"/>
        </w:rPr>
        <w:t>Study organisms</w:t>
      </w:r>
      <w:r w:rsidRPr="002C4736">
        <w:rPr>
          <w:rFonts w:eastAsia="Times New Roman" w:cstheme="minorHAnsi"/>
          <w:sz w:val="24"/>
          <w:szCs w:val="24"/>
          <w:lang w:val="en-CA" w:eastAsia="en-CA"/>
        </w:rPr>
        <w:t> </w:t>
      </w:r>
    </w:p>
    <w:p w14:paraId="6D28B919" w14:textId="3135C241" w:rsidR="00E51837" w:rsidRPr="002C4736" w:rsidRDefault="00E51837" w:rsidP="00617719">
      <w:pPr>
        <w:spacing w:after="0" w:line="480" w:lineRule="auto"/>
        <w:ind w:firstLine="720"/>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63</w:t>
      </w:r>
      <w:r w:rsidRPr="002C4736">
        <w:rPr>
          <w:rFonts w:eastAsia="Times New Roman" w:cstheme="minorHAnsi"/>
          <w:i/>
          <w:iCs/>
          <w:sz w:val="24"/>
          <w:szCs w:val="24"/>
          <w:lang w:val="en-CA" w:eastAsia="en-CA"/>
        </w:rPr>
        <w:t> </w:t>
      </w:r>
      <w:proofErr w:type="spellStart"/>
      <w:r w:rsidRPr="002C4736">
        <w:rPr>
          <w:rFonts w:eastAsia="Times New Roman" w:cstheme="minorHAnsi"/>
          <w:i/>
          <w:iCs/>
          <w:sz w:val="24"/>
          <w:szCs w:val="24"/>
          <w:lang w:val="en-CA" w:eastAsia="en-CA"/>
        </w:rPr>
        <w:t>Parastichopus</w:t>
      </w:r>
      <w:proofErr w:type="spellEnd"/>
      <w:r w:rsidRPr="002C4736">
        <w:rPr>
          <w:rFonts w:eastAsia="Times New Roman" w:cstheme="minorHAnsi"/>
          <w:i/>
          <w:iCs/>
          <w:sz w:val="24"/>
          <w:szCs w:val="24"/>
          <w:lang w:val="en-CA" w:eastAsia="en-CA"/>
        </w:rPr>
        <w:t> </w:t>
      </w:r>
      <w:proofErr w:type="spellStart"/>
      <w:r w:rsidRPr="002C4736">
        <w:rPr>
          <w:rFonts w:eastAsia="Times New Roman" w:cstheme="minorHAnsi"/>
          <w:i/>
          <w:iCs/>
          <w:sz w:val="24"/>
          <w:szCs w:val="24"/>
          <w:lang w:val="en-CA" w:eastAsia="en-CA"/>
        </w:rPr>
        <w:t>californicus</w:t>
      </w:r>
      <w:proofErr w:type="spellEnd"/>
      <w:r w:rsidRPr="002C4736">
        <w:rPr>
          <w:rFonts w:eastAsia="Times New Roman" w:cstheme="minorHAnsi"/>
          <w:sz w:val="24"/>
          <w:szCs w:val="24"/>
          <w:lang w:val="en-CA" w:eastAsia="en-CA"/>
        </w:rPr>
        <w:t> </w:t>
      </w:r>
      <w:r w:rsidR="00896910" w:rsidRPr="002C4736">
        <w:rPr>
          <w:rFonts w:eastAsia="Times New Roman" w:cstheme="minorHAnsi"/>
          <w:sz w:val="24"/>
          <w:szCs w:val="24"/>
          <w:lang w:val="en-CA" w:eastAsia="en-CA"/>
        </w:rPr>
        <w:t>were collected by</w:t>
      </w:r>
      <w:r w:rsidR="00B111BD" w:rsidRPr="002C4736">
        <w:rPr>
          <w:rFonts w:eastAsia="Times New Roman" w:cstheme="minorHAnsi"/>
          <w:sz w:val="24"/>
          <w:szCs w:val="24"/>
          <w:lang w:val="en-CA" w:eastAsia="en-CA"/>
        </w:rPr>
        <w:t xml:space="preserve"> divers</w:t>
      </w:r>
      <w:r w:rsidR="00896910" w:rsidRPr="002C4736">
        <w:rPr>
          <w:rFonts w:eastAsia="Times New Roman" w:cstheme="minorHAnsi"/>
          <w:sz w:val="24"/>
          <w:szCs w:val="24"/>
          <w:lang w:val="en-CA" w:eastAsia="en-CA"/>
        </w:rPr>
        <w:t xml:space="preserve"> </w:t>
      </w:r>
      <w:proofErr w:type="spellStart"/>
      <w:r w:rsidR="00896910" w:rsidRPr="002C4736">
        <w:rPr>
          <w:rFonts w:eastAsia="Times New Roman" w:cstheme="minorHAnsi"/>
          <w:sz w:val="24"/>
          <w:szCs w:val="24"/>
          <w:lang w:val="en-CA" w:eastAsia="en-CA"/>
        </w:rPr>
        <w:t>Em</w:t>
      </w:r>
      <w:proofErr w:type="spellEnd"/>
      <w:r w:rsidR="00896910" w:rsidRPr="002C4736">
        <w:rPr>
          <w:rFonts w:eastAsia="Times New Roman" w:cstheme="minorHAnsi"/>
          <w:sz w:val="24"/>
          <w:szCs w:val="24"/>
          <w:lang w:val="en-CA" w:eastAsia="en-CA"/>
        </w:rPr>
        <w:t xml:space="preserve"> Lim and Siobhan Gray</w:t>
      </w:r>
      <w:r w:rsidRPr="002C4736">
        <w:rPr>
          <w:rFonts w:eastAsia="Times New Roman" w:cstheme="minorHAnsi"/>
          <w:sz w:val="24"/>
          <w:szCs w:val="24"/>
          <w:lang w:val="en-CA" w:eastAsia="en-CA"/>
        </w:rPr>
        <w:t xml:space="preserve"> in Scott’s Bay and the entrance to </w:t>
      </w:r>
      <w:proofErr w:type="spellStart"/>
      <w:r w:rsidRPr="002C4736">
        <w:rPr>
          <w:rFonts w:eastAsia="Times New Roman" w:cstheme="minorHAnsi"/>
          <w:sz w:val="24"/>
          <w:szCs w:val="24"/>
          <w:lang w:val="en-CA" w:eastAsia="en-CA"/>
        </w:rPr>
        <w:t>Bamfield</w:t>
      </w:r>
      <w:proofErr w:type="spellEnd"/>
      <w:r w:rsidRPr="002C4736">
        <w:rPr>
          <w:rFonts w:eastAsia="Times New Roman" w:cstheme="minorHAnsi"/>
          <w:sz w:val="24"/>
          <w:szCs w:val="24"/>
          <w:lang w:val="en-CA" w:eastAsia="en-CA"/>
        </w:rPr>
        <w:t> Inlet in Barkley Sound, British Columbia (48°50'02"N, 125°08'45"W) in July 2021. All were gathered from the shallow subtidal, between {</w:t>
      </w:r>
      <w:commentRangeStart w:id="5"/>
      <w:r w:rsidRPr="002C4736">
        <w:rPr>
          <w:rFonts w:eastAsia="Times New Roman" w:cstheme="minorHAnsi"/>
          <w:sz w:val="24"/>
          <w:szCs w:val="24"/>
          <w:lang w:val="en-CA" w:eastAsia="en-CA"/>
        </w:rPr>
        <w:t>NUMBER</w:t>
      </w:r>
      <w:commentRangeEnd w:id="5"/>
      <w:r w:rsidR="00AA61D6" w:rsidRPr="0020172A">
        <w:rPr>
          <w:rStyle w:val="CommentReference"/>
          <w:lang w:val="en-CA"/>
        </w:rPr>
        <w:commentReference w:id="5"/>
      </w:r>
      <w:r w:rsidRPr="002C4736">
        <w:rPr>
          <w:rFonts w:eastAsia="Times New Roman" w:cstheme="minorHAnsi"/>
          <w:sz w:val="24"/>
          <w:szCs w:val="24"/>
          <w:lang w:val="en-CA" w:eastAsia="en-CA"/>
        </w:rPr>
        <w:t>} and {NUMBER} depth. We placed the cucumbers in</w:t>
      </w:r>
      <w:r w:rsidR="00F31EF2" w:rsidRPr="002C4736">
        <w:rPr>
          <w:rFonts w:eastAsia="Times New Roman" w:cstheme="minorHAnsi"/>
          <w:sz w:val="24"/>
          <w:szCs w:val="24"/>
          <w:lang w:val="en-CA" w:eastAsia="en-CA"/>
        </w:rPr>
        <w:t xml:space="preserve"> 19 cm deep</w:t>
      </w:r>
      <w:r w:rsidRPr="002C4736">
        <w:rPr>
          <w:rFonts w:eastAsia="Times New Roman" w:cstheme="minorHAnsi"/>
          <w:sz w:val="24"/>
          <w:szCs w:val="24"/>
          <w:lang w:val="en-CA" w:eastAsia="en-CA"/>
        </w:rPr>
        <w:t xml:space="preserve"> flow-through sea tables at the </w:t>
      </w:r>
      <w:proofErr w:type="spellStart"/>
      <w:r w:rsidRPr="002C4736">
        <w:rPr>
          <w:rFonts w:eastAsia="Times New Roman" w:cstheme="minorHAnsi"/>
          <w:sz w:val="24"/>
          <w:szCs w:val="24"/>
          <w:lang w:val="en-CA" w:eastAsia="en-CA"/>
        </w:rPr>
        <w:t>Bamfield</w:t>
      </w:r>
      <w:proofErr w:type="spellEnd"/>
      <w:r w:rsidRPr="002C4736">
        <w:rPr>
          <w:rFonts w:eastAsia="Times New Roman" w:cstheme="minorHAnsi"/>
          <w:sz w:val="24"/>
          <w:szCs w:val="24"/>
          <w:lang w:val="en-CA" w:eastAsia="en-CA"/>
        </w:rPr>
        <w:t> Marine Sciences Centre, which had a constant</w:t>
      </w:r>
      <w:r w:rsidR="0097014D" w:rsidRPr="002C4736">
        <w:rPr>
          <w:rFonts w:eastAsia="Times New Roman" w:cstheme="minorHAnsi"/>
          <w:sz w:val="24"/>
          <w:szCs w:val="24"/>
          <w:lang w:val="en-CA" w:eastAsia="en-CA"/>
        </w:rPr>
        <w:t xml:space="preserve"> flow o</w:t>
      </w:r>
      <w:r w:rsidR="00991EE9" w:rsidRPr="002C4736">
        <w:rPr>
          <w:rFonts w:eastAsia="Times New Roman" w:cstheme="minorHAnsi"/>
          <w:sz w:val="24"/>
          <w:szCs w:val="24"/>
          <w:lang w:val="en-CA" w:eastAsia="en-CA"/>
        </w:rPr>
        <w:t xml:space="preserve">f seawater </w:t>
      </w:r>
      <w:r w:rsidR="006372C5" w:rsidRPr="002C4736">
        <w:rPr>
          <w:rFonts w:eastAsia="Times New Roman" w:cstheme="minorHAnsi"/>
          <w:sz w:val="24"/>
          <w:szCs w:val="24"/>
          <w:lang w:val="en-CA" w:eastAsia="en-CA"/>
        </w:rPr>
        <w:t>from</w:t>
      </w:r>
      <w:r w:rsidRPr="002C4736">
        <w:rPr>
          <w:rFonts w:eastAsia="Times New Roman" w:cstheme="minorHAnsi"/>
          <w:sz w:val="24"/>
          <w:szCs w:val="24"/>
          <w:lang w:val="en-CA" w:eastAsia="en-CA"/>
        </w:rPr>
        <w:t xml:space="preserve"> Barkley Sound. </w:t>
      </w:r>
      <w:r w:rsidR="007C3075" w:rsidRPr="002C4736">
        <w:rPr>
          <w:rFonts w:eastAsia="Times New Roman" w:cstheme="minorHAnsi"/>
          <w:sz w:val="24"/>
          <w:szCs w:val="24"/>
          <w:lang w:val="en-CA" w:eastAsia="en-CA"/>
        </w:rPr>
        <w:t>The</w:t>
      </w:r>
      <w:r w:rsidRPr="002C4736">
        <w:rPr>
          <w:rFonts w:eastAsia="Times New Roman" w:cstheme="minorHAnsi"/>
          <w:sz w:val="24"/>
          <w:szCs w:val="24"/>
          <w:lang w:val="en-CA" w:eastAsia="en-CA"/>
        </w:rPr>
        <w:t> sea cucumbers</w:t>
      </w:r>
      <w:r w:rsidR="007C3075" w:rsidRPr="002C4736">
        <w:rPr>
          <w:rFonts w:eastAsia="Times New Roman" w:cstheme="minorHAnsi"/>
          <w:sz w:val="24"/>
          <w:szCs w:val="24"/>
          <w:lang w:val="en-CA" w:eastAsia="en-CA"/>
        </w:rPr>
        <w:t xml:space="preserve"> were fed with</w:t>
      </w:r>
      <w:r w:rsidRPr="002C4736">
        <w:rPr>
          <w:rFonts w:eastAsia="Times New Roman" w:cstheme="minorHAnsi"/>
          <w:sz w:val="24"/>
          <w:szCs w:val="24"/>
          <w:lang w:val="en-CA" w:eastAsia="en-CA"/>
        </w:rPr>
        <w:t xml:space="preserve"> kelp</w:t>
      </w:r>
      <w:r w:rsidR="007C3075" w:rsidRPr="002C4736">
        <w:rPr>
          <w:rFonts w:eastAsia="Times New Roman" w:cstheme="minorHAnsi"/>
          <w:sz w:val="24"/>
          <w:szCs w:val="24"/>
          <w:lang w:val="en-CA" w:eastAsia="en-CA"/>
        </w:rPr>
        <w:t>,</w:t>
      </w:r>
      <w:r w:rsidRPr="002C4736">
        <w:rPr>
          <w:rFonts w:eastAsia="Times New Roman" w:cstheme="minorHAnsi"/>
          <w:sz w:val="24"/>
          <w:szCs w:val="24"/>
          <w:lang w:val="en-CA" w:eastAsia="en-CA"/>
        </w:rPr>
        <w:t xml:space="preserve"> plankton culture</w:t>
      </w:r>
      <w:r w:rsidR="007C3075" w:rsidRPr="002C4736">
        <w:rPr>
          <w:rFonts w:eastAsia="Times New Roman" w:cstheme="minorHAnsi"/>
          <w:sz w:val="24"/>
          <w:szCs w:val="24"/>
          <w:lang w:val="en-CA" w:eastAsia="en-CA"/>
        </w:rPr>
        <w:t>s</w:t>
      </w:r>
      <w:r w:rsidRPr="002C4736">
        <w:rPr>
          <w:rFonts w:eastAsia="Times New Roman" w:cstheme="minorHAnsi"/>
          <w:sz w:val="24"/>
          <w:szCs w:val="24"/>
          <w:lang w:val="en-CA" w:eastAsia="en-CA"/>
        </w:rPr>
        <w:t xml:space="preserve"> and bloodworms. The </w:t>
      </w:r>
      <w:r w:rsidRPr="002C4736">
        <w:rPr>
          <w:rFonts w:eastAsia="Times New Roman" w:cstheme="minorHAnsi"/>
          <w:sz w:val="24"/>
          <w:szCs w:val="24"/>
          <w:lang w:val="en-CA" w:eastAsia="en-CA"/>
        </w:rPr>
        <w:lastRenderedPageBreak/>
        <w:t>cucumbers remained in the lab for {NUMBER} days prior to the start of the experiment. As part of a separate study, individuals were tagged with several types of tags and monitored; the results of this study indicated that the tags did not affect the sea cucumbers’ behaviour </w:t>
      </w:r>
      <w:r w:rsidR="00F31EF2" w:rsidRPr="002C4736">
        <w:rPr>
          <w:rFonts w:eastAsia="Times New Roman" w:cstheme="minorHAnsi"/>
          <w:sz w:val="24"/>
          <w:szCs w:val="24"/>
          <w:lang w:val="en-CA" w:eastAsia="en-CA"/>
        </w:rPr>
        <w:t xml:space="preserve">or survival </w:t>
      </w:r>
      <w:r w:rsidRPr="002C4736">
        <w:rPr>
          <w:rFonts w:eastAsia="Times New Roman" w:cstheme="minorHAnsi"/>
          <w:sz w:val="24"/>
          <w:szCs w:val="24"/>
          <w:lang w:val="en-CA" w:eastAsia="en-CA"/>
        </w:rPr>
        <w:t xml:space="preserve">(Lim et al., unpublished data). </w:t>
      </w:r>
    </w:p>
    <w:p w14:paraId="4E51DDF5" w14:textId="2AADD152" w:rsidR="00E51837" w:rsidRPr="002C4736" w:rsidRDefault="00E51837" w:rsidP="00617719">
      <w:pPr>
        <w:spacing w:after="0" w:line="480" w:lineRule="auto"/>
        <w:ind w:firstLine="720"/>
        <w:textAlignment w:val="baseline"/>
        <w:rPr>
          <w:rFonts w:eastAsia="Times New Roman" w:cstheme="minorHAnsi"/>
          <w:sz w:val="18"/>
          <w:szCs w:val="18"/>
          <w:lang w:val="en-CA" w:eastAsia="en-CA"/>
        </w:rPr>
      </w:pPr>
      <w:r w:rsidRPr="002C4736">
        <w:rPr>
          <w:rFonts w:eastAsia="Times New Roman" w:cstheme="minorHAnsi"/>
          <w:sz w:val="24"/>
          <w:szCs w:val="24"/>
          <w:lang w:val="en-CA" w:eastAsia="en-CA"/>
        </w:rPr>
        <w:t>We measured sea cucumber size</w:t>
      </w:r>
      <w:r w:rsidR="0033127C" w:rsidRPr="00504A89">
        <w:rPr>
          <w:rFonts w:eastAsia="Times New Roman" w:cstheme="minorHAnsi"/>
          <w:sz w:val="24"/>
          <w:szCs w:val="24"/>
          <w:lang w:val="en-CA" w:eastAsia="en-CA"/>
        </w:rPr>
        <w:t xml:space="preserve"> </w:t>
      </w:r>
      <w:r w:rsidRPr="002C4736">
        <w:rPr>
          <w:rFonts w:eastAsia="Times New Roman" w:cstheme="minorHAnsi"/>
          <w:sz w:val="24"/>
          <w:szCs w:val="24"/>
          <w:lang w:val="en-CA" w:eastAsia="en-CA"/>
        </w:rPr>
        <w:t>as some studies have shown that body size can affect the thermal tolerance of marine organisms </w:t>
      </w:r>
      <w:r w:rsidRPr="002C4736">
        <w:rPr>
          <w:rFonts w:eastAsia="Times New Roman" w:cstheme="minorHAnsi"/>
          <w:color w:val="000000"/>
          <w:sz w:val="24"/>
          <w:szCs w:val="24"/>
          <w:shd w:val="clear" w:color="auto" w:fill="E1E3E6"/>
          <w:lang w:val="en-CA" w:eastAsia="en-CA"/>
        </w:rPr>
        <w:t xml:space="preserve">(Di Santo &amp; </w:t>
      </w:r>
      <w:proofErr w:type="spellStart"/>
      <w:r w:rsidRPr="002C4736">
        <w:rPr>
          <w:rFonts w:eastAsia="Times New Roman" w:cstheme="minorHAnsi"/>
          <w:color w:val="000000"/>
          <w:sz w:val="24"/>
          <w:szCs w:val="24"/>
          <w:shd w:val="clear" w:color="auto" w:fill="E1E3E6"/>
          <w:lang w:val="en-CA" w:eastAsia="en-CA"/>
        </w:rPr>
        <w:t>Lobel</w:t>
      </w:r>
      <w:proofErr w:type="spellEnd"/>
      <w:r w:rsidRPr="002C4736">
        <w:rPr>
          <w:rFonts w:eastAsia="Times New Roman" w:cstheme="minorHAnsi"/>
          <w:color w:val="000000"/>
          <w:sz w:val="24"/>
          <w:szCs w:val="24"/>
          <w:shd w:val="clear" w:color="auto" w:fill="E1E3E6"/>
          <w:lang w:val="en-CA" w:eastAsia="en-CA"/>
        </w:rPr>
        <w:t>, 2017; Kelley et al., 2011)</w:t>
      </w:r>
      <w:r w:rsidRPr="002C4736">
        <w:rPr>
          <w:rFonts w:eastAsia="Times New Roman" w:cstheme="minorHAnsi"/>
          <w:sz w:val="24"/>
          <w:szCs w:val="24"/>
          <w:lang w:val="en-CA" w:eastAsia="en-CA"/>
        </w:rPr>
        <w:t xml:space="preserve">. </w:t>
      </w:r>
      <w:r w:rsidR="00C70CBF" w:rsidRPr="002C4736">
        <w:rPr>
          <w:rFonts w:eastAsia="Times New Roman" w:cstheme="minorHAnsi"/>
          <w:sz w:val="24"/>
          <w:szCs w:val="24"/>
          <w:lang w:val="en-CA" w:eastAsia="en-CA"/>
        </w:rPr>
        <w:t xml:space="preserve">We </w:t>
      </w:r>
      <w:r w:rsidR="00A90BAA" w:rsidRPr="002C4736">
        <w:rPr>
          <w:rFonts w:eastAsia="Times New Roman" w:cstheme="minorHAnsi"/>
          <w:sz w:val="24"/>
          <w:szCs w:val="24"/>
          <w:lang w:val="en-CA" w:eastAsia="en-CA"/>
        </w:rPr>
        <w:t>weighed</w:t>
      </w:r>
      <w:r w:rsidR="00C70CBF" w:rsidRPr="002C4736">
        <w:rPr>
          <w:rFonts w:eastAsia="Times New Roman" w:cstheme="minorHAnsi"/>
          <w:sz w:val="24"/>
          <w:szCs w:val="24"/>
          <w:lang w:val="en-CA" w:eastAsia="en-CA"/>
        </w:rPr>
        <w:t xml:space="preserve"> sea cucumbers twice, 24 hours apart,</w:t>
      </w:r>
      <w:r w:rsidR="00A90BAA" w:rsidRPr="002C4736">
        <w:rPr>
          <w:rFonts w:eastAsia="Times New Roman" w:cstheme="minorHAnsi"/>
          <w:sz w:val="24"/>
          <w:szCs w:val="24"/>
          <w:lang w:val="en-CA" w:eastAsia="en-CA"/>
        </w:rPr>
        <w:t xml:space="preserve"> to get an average wet weight.</w:t>
      </w:r>
      <w:r w:rsidRPr="002C4736">
        <w:rPr>
          <w:rFonts w:eastAsia="Times New Roman" w:cstheme="minorHAnsi"/>
          <w:sz w:val="24"/>
          <w:szCs w:val="24"/>
          <w:lang w:val="en-CA" w:eastAsia="en-CA"/>
        </w:rPr>
        <w:t> We conducted a pilot study before the start of our experiment to determine how many cucumbers had their internal organs.</w:t>
      </w:r>
      <w:r w:rsidR="00C05316" w:rsidRPr="002C4736">
        <w:rPr>
          <w:rFonts w:eastAsia="Times New Roman" w:cstheme="minorHAnsi"/>
          <w:sz w:val="24"/>
          <w:szCs w:val="24"/>
          <w:lang w:val="en-CA" w:eastAsia="en-CA"/>
        </w:rPr>
        <w:t xml:space="preserve"> Prior to the </w:t>
      </w:r>
      <w:r w:rsidR="0069748F" w:rsidRPr="002C4736">
        <w:rPr>
          <w:rFonts w:eastAsia="Times New Roman" w:cstheme="minorHAnsi"/>
          <w:sz w:val="24"/>
          <w:szCs w:val="24"/>
          <w:lang w:val="en-CA" w:eastAsia="en-CA"/>
        </w:rPr>
        <w:t>start</w:t>
      </w:r>
      <w:r w:rsidR="00C05316" w:rsidRPr="002C4736">
        <w:rPr>
          <w:rFonts w:eastAsia="Times New Roman" w:cstheme="minorHAnsi"/>
          <w:sz w:val="24"/>
          <w:szCs w:val="24"/>
          <w:lang w:val="en-CA" w:eastAsia="en-CA"/>
        </w:rPr>
        <w:t xml:space="preserve"> of the experiment, we</w:t>
      </w:r>
      <w:r w:rsidRPr="002C4736">
        <w:rPr>
          <w:rFonts w:eastAsia="Times New Roman" w:cstheme="minorHAnsi"/>
          <w:sz w:val="24"/>
          <w:szCs w:val="24"/>
          <w:lang w:val="en-CA" w:eastAsia="en-CA"/>
        </w:rPr>
        <w:t xml:space="preserve"> isolated cucumbers into individual containers for 24 hours to determine if they were defecating</w:t>
      </w:r>
      <w:r w:rsidR="000B2E34" w:rsidRPr="002C4736">
        <w:rPr>
          <w:rFonts w:eastAsia="Times New Roman" w:cstheme="minorHAnsi"/>
          <w:sz w:val="24"/>
          <w:szCs w:val="24"/>
          <w:lang w:val="en-CA" w:eastAsia="en-CA"/>
        </w:rPr>
        <w:t>.</w:t>
      </w:r>
    </w:p>
    <w:p w14:paraId="35BCCCCE" w14:textId="77777777" w:rsidR="00E51837" w:rsidRPr="002C4736" w:rsidRDefault="00E51837" w:rsidP="00617719">
      <w:pPr>
        <w:spacing w:after="0" w:line="480" w:lineRule="auto"/>
        <w:textAlignment w:val="baseline"/>
        <w:rPr>
          <w:rFonts w:eastAsia="Times New Roman" w:cstheme="minorHAnsi"/>
          <w:sz w:val="18"/>
          <w:szCs w:val="18"/>
          <w:lang w:val="en-CA" w:eastAsia="en-CA"/>
        </w:rPr>
      </w:pPr>
      <w:r w:rsidRPr="002C4736">
        <w:rPr>
          <w:rFonts w:eastAsia="Times New Roman" w:cstheme="minorHAnsi"/>
          <w:i/>
          <w:iCs/>
          <w:sz w:val="24"/>
          <w:szCs w:val="24"/>
          <w:lang w:val="en-CA" w:eastAsia="en-CA"/>
        </w:rPr>
        <w:t>Experimental Design</w:t>
      </w:r>
      <w:r w:rsidRPr="002C4736">
        <w:rPr>
          <w:rFonts w:eastAsia="Times New Roman" w:cstheme="minorHAnsi"/>
          <w:sz w:val="24"/>
          <w:szCs w:val="24"/>
          <w:lang w:val="en-CA" w:eastAsia="en-CA"/>
        </w:rPr>
        <w:t> </w:t>
      </w:r>
    </w:p>
    <w:p w14:paraId="2709DBA5" w14:textId="16A0E195" w:rsidR="00E51837" w:rsidRPr="002C4736" w:rsidRDefault="00BF2420" w:rsidP="00617719">
      <w:pPr>
        <w:spacing w:after="0" w:line="480" w:lineRule="auto"/>
        <w:ind w:firstLine="72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Our experiment exposed sea cuc</w:t>
      </w:r>
      <w:r w:rsidR="00236DF8" w:rsidRPr="002C4736">
        <w:rPr>
          <w:rFonts w:eastAsia="Times New Roman" w:cstheme="minorHAnsi"/>
          <w:sz w:val="24"/>
          <w:szCs w:val="24"/>
          <w:lang w:val="en-CA" w:eastAsia="en-CA"/>
        </w:rPr>
        <w:t>u</w:t>
      </w:r>
      <w:r w:rsidRPr="002C4736">
        <w:rPr>
          <w:rFonts w:eastAsia="Times New Roman" w:cstheme="minorHAnsi"/>
          <w:sz w:val="24"/>
          <w:szCs w:val="24"/>
          <w:lang w:val="en-CA" w:eastAsia="en-CA"/>
        </w:rPr>
        <w:t>mbers to 12ºC, 17ºC</w:t>
      </w:r>
      <w:r w:rsidR="004921D4" w:rsidRPr="002C4736">
        <w:rPr>
          <w:rFonts w:eastAsia="Times New Roman" w:cstheme="minorHAnsi"/>
          <w:sz w:val="24"/>
          <w:szCs w:val="24"/>
          <w:lang w:val="en-CA" w:eastAsia="en-CA"/>
        </w:rPr>
        <w:t>,</w:t>
      </w:r>
      <w:r w:rsidRPr="002C4736">
        <w:rPr>
          <w:rFonts w:eastAsia="Times New Roman" w:cstheme="minorHAnsi"/>
          <w:sz w:val="24"/>
          <w:szCs w:val="24"/>
          <w:lang w:val="en-CA" w:eastAsia="en-CA"/>
        </w:rPr>
        <w:t xml:space="preserve"> and 22ºC </w:t>
      </w:r>
      <w:r w:rsidR="005033A9" w:rsidRPr="002C4736">
        <w:rPr>
          <w:rFonts w:eastAsia="Times New Roman" w:cstheme="minorHAnsi"/>
          <w:sz w:val="24"/>
          <w:szCs w:val="24"/>
          <w:lang w:val="en-CA" w:eastAsia="en-CA"/>
        </w:rPr>
        <w:t>temperature treatments</w:t>
      </w:r>
      <w:r w:rsidR="004921D4" w:rsidRPr="002C4736">
        <w:rPr>
          <w:rFonts w:eastAsia="Times New Roman" w:cstheme="minorHAnsi"/>
          <w:sz w:val="24"/>
          <w:szCs w:val="24"/>
          <w:lang w:val="en-CA" w:eastAsia="en-CA"/>
        </w:rPr>
        <w:t>.</w:t>
      </w:r>
      <w:r w:rsidR="003632A0" w:rsidRPr="002C4736">
        <w:rPr>
          <w:rFonts w:eastAsia="Times New Roman" w:cstheme="minorHAnsi"/>
          <w:sz w:val="24"/>
          <w:szCs w:val="24"/>
          <w:lang w:val="en-CA" w:eastAsia="en-CA"/>
        </w:rPr>
        <w:t xml:space="preserve"> </w:t>
      </w:r>
      <w:r w:rsidR="00E51837" w:rsidRPr="002C4736">
        <w:rPr>
          <w:rFonts w:eastAsia="Times New Roman" w:cstheme="minorHAnsi"/>
          <w:sz w:val="24"/>
          <w:szCs w:val="24"/>
          <w:lang w:val="en-CA" w:eastAsia="en-CA"/>
        </w:rPr>
        <w:t>The </w:t>
      </w:r>
      <w:r w:rsidR="005B5383" w:rsidRPr="002C4736">
        <w:rPr>
          <w:rFonts w:eastAsia="Times New Roman" w:cstheme="minorHAnsi"/>
          <w:sz w:val="24"/>
          <w:szCs w:val="24"/>
          <w:lang w:val="en-CA" w:eastAsia="en-CA"/>
        </w:rPr>
        <w:t>12</w:t>
      </w:r>
      <w:r w:rsidR="00E51837" w:rsidRPr="002C4736">
        <w:rPr>
          <w:rFonts w:eastAsia="Times New Roman" w:cstheme="minorHAnsi"/>
          <w:sz w:val="24"/>
          <w:szCs w:val="24"/>
          <w:lang w:val="en-CA" w:eastAsia="en-CA"/>
        </w:rPr>
        <w:t>ºC </w:t>
      </w:r>
      <w:r w:rsidR="00B03519" w:rsidRPr="002C4736">
        <w:rPr>
          <w:rFonts w:eastAsia="Times New Roman" w:cstheme="minorHAnsi"/>
          <w:sz w:val="24"/>
          <w:szCs w:val="24"/>
          <w:lang w:val="en-CA" w:eastAsia="en-CA"/>
        </w:rPr>
        <w:t xml:space="preserve">control </w:t>
      </w:r>
      <w:r w:rsidR="00E51837" w:rsidRPr="002C4736">
        <w:rPr>
          <w:rFonts w:eastAsia="Times New Roman" w:cstheme="minorHAnsi"/>
          <w:sz w:val="24"/>
          <w:szCs w:val="24"/>
          <w:lang w:val="en-CA" w:eastAsia="en-CA"/>
        </w:rPr>
        <w:t xml:space="preserve">treatment represents the average seawater temperature 50 meters below surface in Barkley </w:t>
      </w:r>
      <w:r w:rsidR="0030173B" w:rsidRPr="002C4736">
        <w:rPr>
          <w:rFonts w:eastAsia="Times New Roman" w:cstheme="minorHAnsi"/>
          <w:sz w:val="24"/>
          <w:szCs w:val="24"/>
          <w:lang w:val="en-CA" w:eastAsia="en-CA"/>
        </w:rPr>
        <w:t>Sound</w:t>
      </w:r>
      <w:r w:rsidR="005A4BE8" w:rsidRPr="002C4736">
        <w:rPr>
          <w:rFonts w:eastAsia="Times New Roman" w:cstheme="minorHAnsi"/>
          <w:sz w:val="24"/>
          <w:szCs w:val="24"/>
          <w:lang w:val="en-CA" w:eastAsia="en-CA"/>
        </w:rPr>
        <w:t>, while</w:t>
      </w:r>
      <w:r w:rsidR="00E51837" w:rsidRPr="002C4736">
        <w:rPr>
          <w:rFonts w:eastAsia="Times New Roman" w:cstheme="minorHAnsi"/>
          <w:sz w:val="24"/>
          <w:szCs w:val="24"/>
          <w:lang w:val="en-CA" w:eastAsia="en-CA"/>
        </w:rPr>
        <w:t> </w:t>
      </w:r>
      <w:r w:rsidR="005A4BE8" w:rsidRPr="002C4736">
        <w:rPr>
          <w:rFonts w:eastAsia="Times New Roman" w:cstheme="minorHAnsi"/>
          <w:sz w:val="24"/>
          <w:szCs w:val="24"/>
          <w:lang w:val="en-CA" w:eastAsia="en-CA"/>
        </w:rPr>
        <w:t>17ºC</w:t>
      </w:r>
      <w:r w:rsidR="00E51837" w:rsidRPr="002C4736">
        <w:rPr>
          <w:rFonts w:eastAsia="Times New Roman" w:cstheme="minorHAnsi"/>
          <w:sz w:val="24"/>
          <w:szCs w:val="24"/>
          <w:lang w:val="en-CA" w:eastAsia="en-CA"/>
        </w:rPr>
        <w:t> mimics a high</w:t>
      </w:r>
      <w:r w:rsidR="005A4BE8" w:rsidRPr="002C4736">
        <w:rPr>
          <w:rFonts w:eastAsia="Times New Roman" w:cstheme="minorHAnsi"/>
          <w:sz w:val="24"/>
          <w:szCs w:val="24"/>
          <w:lang w:val="en-CA" w:eastAsia="en-CA"/>
        </w:rPr>
        <w:t xml:space="preserve"> </w:t>
      </w:r>
      <w:r w:rsidR="00E51837" w:rsidRPr="002C4736">
        <w:rPr>
          <w:rFonts w:eastAsia="Times New Roman" w:cstheme="minorHAnsi"/>
          <w:sz w:val="24"/>
          <w:szCs w:val="24"/>
          <w:lang w:val="en-CA" w:eastAsia="en-CA"/>
        </w:rPr>
        <w:t>subtidal temperature</w:t>
      </w:r>
      <w:r w:rsidR="00926F70" w:rsidRPr="002C4736">
        <w:rPr>
          <w:rFonts w:eastAsia="Times New Roman" w:cstheme="minorHAnsi"/>
          <w:sz w:val="24"/>
          <w:szCs w:val="24"/>
          <w:lang w:val="en-CA" w:eastAsia="en-CA"/>
        </w:rPr>
        <w:t xml:space="preserve"> and 22ºC</w:t>
      </w:r>
      <w:r w:rsidR="00E51837" w:rsidRPr="002C4736">
        <w:rPr>
          <w:rFonts w:eastAsia="Times New Roman" w:cstheme="minorHAnsi"/>
          <w:sz w:val="24"/>
          <w:szCs w:val="24"/>
          <w:lang w:val="en-CA" w:eastAsia="en-CA"/>
        </w:rPr>
        <w:t> represents an extreme heat event that is unlikely to occur under natural circumstances </w:t>
      </w:r>
      <w:r w:rsidR="00E51837" w:rsidRPr="002C4736">
        <w:rPr>
          <w:rFonts w:eastAsia="Times New Roman" w:cstheme="minorHAnsi"/>
          <w:color w:val="000000"/>
          <w:sz w:val="24"/>
          <w:szCs w:val="24"/>
          <w:shd w:val="clear" w:color="auto" w:fill="E1E3E6"/>
          <w:lang w:val="en-CA" w:eastAsia="en-CA"/>
        </w:rPr>
        <w:t xml:space="preserve">(Chen et al., 2021b; </w:t>
      </w:r>
      <w:proofErr w:type="spellStart"/>
      <w:r w:rsidR="00E51837" w:rsidRPr="002C4736">
        <w:rPr>
          <w:rFonts w:eastAsia="Times New Roman" w:cstheme="minorHAnsi"/>
          <w:color w:val="000000"/>
          <w:sz w:val="24"/>
          <w:szCs w:val="24"/>
          <w:shd w:val="clear" w:color="auto" w:fill="E1E3E6"/>
          <w:lang w:val="en-CA" w:eastAsia="en-CA"/>
        </w:rPr>
        <w:t>Pawlowicz</w:t>
      </w:r>
      <w:proofErr w:type="spellEnd"/>
      <w:r w:rsidR="00E51837" w:rsidRPr="002C4736">
        <w:rPr>
          <w:rFonts w:eastAsia="Times New Roman" w:cstheme="minorHAnsi"/>
          <w:color w:val="000000"/>
          <w:sz w:val="24"/>
          <w:szCs w:val="24"/>
          <w:shd w:val="clear" w:color="auto" w:fill="E1E3E6"/>
          <w:lang w:val="en-CA" w:eastAsia="en-CA"/>
        </w:rPr>
        <w:t xml:space="preserve">, 2017; </w:t>
      </w:r>
      <w:proofErr w:type="spellStart"/>
      <w:r w:rsidR="00E51837" w:rsidRPr="002C4736">
        <w:rPr>
          <w:rFonts w:eastAsia="Times New Roman" w:cstheme="minorHAnsi"/>
          <w:color w:val="000000"/>
          <w:sz w:val="24"/>
          <w:szCs w:val="24"/>
          <w:shd w:val="clear" w:color="auto" w:fill="E1E3E6"/>
          <w:lang w:val="en-CA" w:eastAsia="en-CA"/>
        </w:rPr>
        <w:t>Xuereb</w:t>
      </w:r>
      <w:proofErr w:type="spellEnd"/>
      <w:r w:rsidR="00E51837" w:rsidRPr="002C4736">
        <w:rPr>
          <w:rFonts w:eastAsia="Times New Roman" w:cstheme="minorHAnsi"/>
          <w:color w:val="000000"/>
          <w:sz w:val="24"/>
          <w:szCs w:val="24"/>
          <w:shd w:val="clear" w:color="auto" w:fill="E1E3E6"/>
          <w:lang w:val="en-CA" w:eastAsia="en-CA"/>
        </w:rPr>
        <w:t xml:space="preserve"> et al., 2018)</w:t>
      </w:r>
      <w:r w:rsidR="003559F7" w:rsidRPr="002C4736">
        <w:rPr>
          <w:rFonts w:eastAsia="Times New Roman" w:cstheme="minorHAnsi"/>
          <w:sz w:val="24"/>
          <w:szCs w:val="24"/>
          <w:lang w:val="en-CA" w:eastAsia="en-CA"/>
        </w:rPr>
        <w:t>.</w:t>
      </w:r>
    </w:p>
    <w:p w14:paraId="403C167E" w14:textId="632A5E90" w:rsidR="00E51837" w:rsidRPr="002C4736" w:rsidRDefault="003D7217" w:rsidP="00EB53AB">
      <w:pPr>
        <w:spacing w:after="0" w:line="480" w:lineRule="auto"/>
        <w:ind w:firstLine="72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We separated the sea cucumbers into three temperature treatments (</w:t>
      </w:r>
      <w:r w:rsidR="00050F7A" w:rsidRPr="002C4736">
        <w:rPr>
          <w:rFonts w:eastAsia="Times New Roman" w:cstheme="minorHAnsi"/>
          <w:sz w:val="24"/>
          <w:szCs w:val="24"/>
          <w:lang w:val="en-CA" w:eastAsia="en-CA"/>
        </w:rPr>
        <w:t>N</w:t>
      </w:r>
      <w:r w:rsidR="001D7E69" w:rsidRPr="002C4736">
        <w:rPr>
          <w:rFonts w:eastAsia="Times New Roman" w:cstheme="minorHAnsi"/>
          <w:sz w:val="24"/>
          <w:szCs w:val="24"/>
          <w:vertAlign w:val="subscript"/>
          <w:lang w:val="en-CA" w:eastAsia="en-CA"/>
        </w:rPr>
        <w:t>22ºC</w:t>
      </w:r>
      <w:r w:rsidRPr="002C4736">
        <w:rPr>
          <w:rFonts w:eastAsia="Times New Roman" w:cstheme="minorHAnsi"/>
          <w:sz w:val="24"/>
          <w:szCs w:val="24"/>
          <w:vertAlign w:val="subscript"/>
          <w:lang w:val="en-CA" w:eastAsia="en-CA"/>
        </w:rPr>
        <w:t xml:space="preserve"> </w:t>
      </w:r>
      <w:proofErr w:type="gramStart"/>
      <w:r w:rsidRPr="002C4736">
        <w:rPr>
          <w:rFonts w:eastAsia="Times New Roman" w:cstheme="minorHAnsi"/>
          <w:sz w:val="24"/>
          <w:szCs w:val="24"/>
          <w:vertAlign w:val="subscript"/>
          <w:lang w:val="en-CA" w:eastAsia="en-CA"/>
        </w:rPr>
        <w:t xml:space="preserve">treatment </w:t>
      </w:r>
      <w:r w:rsidR="003F0511" w:rsidRPr="002C4736">
        <w:rPr>
          <w:rFonts w:eastAsia="Times New Roman" w:cstheme="minorHAnsi"/>
          <w:sz w:val="24"/>
          <w:szCs w:val="24"/>
          <w:vertAlign w:val="subscript"/>
          <w:lang w:val="en-CA" w:eastAsia="en-CA"/>
        </w:rPr>
        <w:t xml:space="preserve"> </w:t>
      </w:r>
      <w:r w:rsidRPr="002C4736">
        <w:rPr>
          <w:rFonts w:eastAsia="Times New Roman" w:cstheme="minorHAnsi"/>
          <w:sz w:val="24"/>
          <w:szCs w:val="24"/>
          <w:lang w:val="en-CA" w:eastAsia="en-CA"/>
        </w:rPr>
        <w:t>=</w:t>
      </w:r>
      <w:proofErr w:type="gramEnd"/>
      <w:r w:rsidRPr="002C4736">
        <w:rPr>
          <w:rFonts w:eastAsia="Times New Roman" w:cstheme="minorHAnsi"/>
          <w:sz w:val="24"/>
          <w:szCs w:val="24"/>
          <w:lang w:val="en-CA" w:eastAsia="en-CA"/>
        </w:rPr>
        <w:t xml:space="preserve"> </w:t>
      </w:r>
      <w:r w:rsidR="001D7E69" w:rsidRPr="002C4736">
        <w:rPr>
          <w:rFonts w:eastAsia="Times New Roman" w:cstheme="minorHAnsi"/>
          <w:sz w:val="24"/>
          <w:szCs w:val="24"/>
          <w:lang w:val="en-CA" w:eastAsia="en-CA"/>
        </w:rPr>
        <w:t xml:space="preserve">18, </w:t>
      </w:r>
      <w:proofErr w:type="spellStart"/>
      <w:r w:rsidR="001D7E69" w:rsidRPr="002C4736">
        <w:rPr>
          <w:rFonts w:eastAsia="Times New Roman" w:cstheme="minorHAnsi"/>
          <w:sz w:val="24"/>
          <w:szCs w:val="24"/>
          <w:lang w:val="en-CA" w:eastAsia="en-CA"/>
        </w:rPr>
        <w:t>N</w:t>
      </w:r>
      <w:r w:rsidR="001B7BB4" w:rsidRPr="002C4736">
        <w:rPr>
          <w:rFonts w:eastAsia="Times New Roman" w:cstheme="minorHAnsi"/>
          <w:sz w:val="24"/>
          <w:szCs w:val="24"/>
          <w:vertAlign w:val="subscript"/>
          <w:lang w:val="en-CA" w:eastAsia="en-CA"/>
        </w:rPr>
        <w:t>control</w:t>
      </w:r>
      <w:proofErr w:type="spellEnd"/>
      <w:r w:rsidR="002C46A3" w:rsidRPr="002C4736">
        <w:rPr>
          <w:rFonts w:eastAsia="Times New Roman" w:cstheme="minorHAnsi"/>
          <w:sz w:val="24"/>
          <w:szCs w:val="24"/>
          <w:vertAlign w:val="subscript"/>
          <w:lang w:val="en-CA" w:eastAsia="en-CA"/>
        </w:rPr>
        <w:t xml:space="preserve"> &amp;</w:t>
      </w:r>
      <w:r w:rsidR="001B7BB4" w:rsidRPr="002C4736">
        <w:rPr>
          <w:rFonts w:eastAsia="Times New Roman" w:cstheme="minorHAnsi"/>
          <w:sz w:val="24"/>
          <w:szCs w:val="24"/>
          <w:vertAlign w:val="subscript"/>
          <w:lang w:val="en-CA" w:eastAsia="en-CA"/>
        </w:rPr>
        <w:t xml:space="preserve"> 17ºC treatments </w:t>
      </w:r>
      <w:r w:rsidR="001B7BB4" w:rsidRPr="002C4736">
        <w:rPr>
          <w:rFonts w:eastAsia="Times New Roman" w:cstheme="minorHAnsi"/>
          <w:sz w:val="24"/>
          <w:szCs w:val="24"/>
          <w:lang w:val="en-CA" w:eastAsia="en-CA"/>
        </w:rPr>
        <w:t xml:space="preserve">= 19, </w:t>
      </w:r>
      <w:r w:rsidRPr="002C4736">
        <w:rPr>
          <w:rFonts w:eastAsia="Times New Roman" w:cstheme="minorHAnsi"/>
          <w:sz w:val="24"/>
          <w:szCs w:val="24"/>
          <w:lang w:val="en-CA" w:eastAsia="en-CA"/>
        </w:rPr>
        <w:t xml:space="preserve"> N = </w:t>
      </w:r>
      <w:r w:rsidR="002C46A3" w:rsidRPr="002C4736">
        <w:rPr>
          <w:rFonts w:eastAsia="Times New Roman" w:cstheme="minorHAnsi"/>
          <w:sz w:val="24"/>
          <w:szCs w:val="24"/>
          <w:lang w:val="en-CA" w:eastAsia="en-CA"/>
        </w:rPr>
        <w:t>56</w:t>
      </w:r>
      <w:r w:rsidRPr="002C4736">
        <w:rPr>
          <w:rFonts w:eastAsia="Times New Roman" w:cstheme="minorHAnsi"/>
          <w:sz w:val="24"/>
          <w:szCs w:val="24"/>
          <w:lang w:val="en-CA" w:eastAsia="en-CA"/>
        </w:rPr>
        <w:t>)</w:t>
      </w:r>
      <w:r w:rsidR="00C327A0" w:rsidRPr="002C4736">
        <w:rPr>
          <w:rFonts w:eastAsia="Times New Roman" w:cstheme="minorHAnsi"/>
          <w:sz w:val="24"/>
          <w:szCs w:val="24"/>
          <w:lang w:val="en-CA" w:eastAsia="en-CA"/>
        </w:rPr>
        <w:t xml:space="preserve">. </w:t>
      </w:r>
      <w:commentRangeStart w:id="6"/>
      <w:r w:rsidR="00C327A0" w:rsidRPr="002C4736">
        <w:rPr>
          <w:rFonts w:eastAsia="Times New Roman" w:cstheme="minorHAnsi"/>
          <w:sz w:val="24"/>
          <w:szCs w:val="24"/>
          <w:lang w:val="en-CA" w:eastAsia="en-CA"/>
        </w:rPr>
        <w:t xml:space="preserve">Sea cucumbers were </w:t>
      </w:r>
      <w:r w:rsidR="00E55351" w:rsidRPr="002C4736">
        <w:rPr>
          <w:rFonts w:eastAsia="Times New Roman" w:cstheme="minorHAnsi"/>
          <w:sz w:val="24"/>
          <w:szCs w:val="24"/>
          <w:lang w:val="en-CA" w:eastAsia="en-CA"/>
        </w:rPr>
        <w:t>separated</w:t>
      </w:r>
      <w:r w:rsidR="00C327A0" w:rsidRPr="002C4736">
        <w:rPr>
          <w:rFonts w:eastAsia="Times New Roman" w:cstheme="minorHAnsi"/>
          <w:sz w:val="24"/>
          <w:szCs w:val="24"/>
          <w:lang w:val="en-CA" w:eastAsia="en-CA"/>
        </w:rPr>
        <w:t xml:space="preserve"> into </w:t>
      </w:r>
      <w:r w:rsidR="00E55351" w:rsidRPr="002C4736">
        <w:rPr>
          <w:rFonts w:eastAsia="Times New Roman" w:cstheme="minorHAnsi"/>
          <w:sz w:val="24"/>
          <w:szCs w:val="24"/>
          <w:lang w:val="en-CA" w:eastAsia="en-CA"/>
        </w:rPr>
        <w:t>30 bins</w:t>
      </w:r>
      <w:r w:rsidR="00EB2362" w:rsidRPr="002C4736">
        <w:rPr>
          <w:rFonts w:eastAsia="Times New Roman" w:cstheme="minorHAnsi"/>
          <w:sz w:val="24"/>
          <w:szCs w:val="24"/>
          <w:lang w:val="en-CA" w:eastAsia="en-CA"/>
        </w:rPr>
        <w:t xml:space="preserve"> with 2 cucumbers in each (except </w:t>
      </w:r>
      <w:r w:rsidR="00236D5E" w:rsidRPr="002C4736">
        <w:rPr>
          <w:rFonts w:eastAsia="Times New Roman" w:cstheme="minorHAnsi"/>
          <w:sz w:val="24"/>
          <w:szCs w:val="24"/>
          <w:lang w:val="en-CA" w:eastAsia="en-CA"/>
        </w:rPr>
        <w:t>4</w:t>
      </w:r>
      <w:r w:rsidR="00EB53AB" w:rsidRPr="002C4736">
        <w:rPr>
          <w:rFonts w:eastAsia="Times New Roman" w:cstheme="minorHAnsi"/>
          <w:sz w:val="24"/>
          <w:szCs w:val="24"/>
          <w:lang w:val="en-CA" w:eastAsia="en-CA"/>
        </w:rPr>
        <w:t xml:space="preserve"> bins in which only housed one cucumber)</w:t>
      </w:r>
      <w:commentRangeEnd w:id="6"/>
      <w:r w:rsidR="00C3235B">
        <w:rPr>
          <w:rStyle w:val="CommentReference"/>
        </w:rPr>
        <w:commentReference w:id="6"/>
      </w:r>
      <w:r w:rsidR="00EB53AB" w:rsidRPr="002C4736">
        <w:rPr>
          <w:rFonts w:eastAsia="Times New Roman" w:cstheme="minorHAnsi"/>
          <w:sz w:val="24"/>
          <w:szCs w:val="24"/>
          <w:lang w:val="en-CA" w:eastAsia="en-CA"/>
        </w:rPr>
        <w:t>.</w:t>
      </w:r>
      <w:r w:rsidR="00E51837" w:rsidRPr="002C4736">
        <w:rPr>
          <w:rFonts w:eastAsia="Times New Roman" w:cstheme="minorHAnsi"/>
          <w:sz w:val="24"/>
          <w:szCs w:val="24"/>
          <w:lang w:val="en-CA" w:eastAsia="en-CA"/>
        </w:rPr>
        <w:t xml:space="preserve"> Each treatment </w:t>
      </w:r>
      <w:r w:rsidR="008F1953" w:rsidRPr="002C4736">
        <w:rPr>
          <w:rFonts w:eastAsia="Times New Roman" w:cstheme="minorHAnsi"/>
          <w:sz w:val="24"/>
          <w:szCs w:val="24"/>
          <w:lang w:val="en-CA" w:eastAsia="en-CA"/>
        </w:rPr>
        <w:t xml:space="preserve">consisted of </w:t>
      </w:r>
      <w:r w:rsidR="00E07046" w:rsidRPr="002C4736">
        <w:rPr>
          <w:rFonts w:eastAsia="Times New Roman" w:cstheme="minorHAnsi"/>
          <w:sz w:val="24"/>
          <w:szCs w:val="24"/>
          <w:lang w:val="en-CA" w:eastAsia="en-CA"/>
        </w:rPr>
        <w:t>two</w:t>
      </w:r>
      <w:r w:rsidR="008F1953" w:rsidRPr="002C4736">
        <w:rPr>
          <w:rFonts w:eastAsia="Times New Roman" w:cstheme="minorHAnsi"/>
          <w:sz w:val="24"/>
          <w:szCs w:val="24"/>
          <w:lang w:val="en-CA" w:eastAsia="en-CA"/>
        </w:rPr>
        <w:t xml:space="preserve"> sea tables with</w:t>
      </w:r>
      <w:r w:rsidR="00E51837" w:rsidRPr="002C4736">
        <w:rPr>
          <w:rFonts w:eastAsia="Times New Roman" w:cstheme="minorHAnsi"/>
          <w:sz w:val="24"/>
          <w:szCs w:val="24"/>
          <w:lang w:val="en-CA" w:eastAsia="en-CA"/>
        </w:rPr>
        <w:t> a total of 10 bins.</w:t>
      </w:r>
      <w:r w:rsidR="006B6B19" w:rsidRPr="002C4736">
        <w:rPr>
          <w:rFonts w:eastAsia="Times New Roman" w:cstheme="minorHAnsi"/>
          <w:sz w:val="24"/>
          <w:szCs w:val="24"/>
          <w:lang w:val="en-CA" w:eastAsia="en-CA"/>
        </w:rPr>
        <w:t xml:space="preserve"> </w:t>
      </w:r>
      <w:r w:rsidR="00EB53AB" w:rsidRPr="002C4736">
        <w:rPr>
          <w:rFonts w:eastAsia="Times New Roman" w:cstheme="minorHAnsi"/>
          <w:sz w:val="24"/>
          <w:szCs w:val="24"/>
          <w:lang w:val="en-CA" w:eastAsia="en-CA"/>
        </w:rPr>
        <w:t>Cucumbers were randomly assigned to bins</w:t>
      </w:r>
      <w:r w:rsidR="0073504F" w:rsidRPr="002C4736">
        <w:rPr>
          <w:rFonts w:eastAsia="Times New Roman" w:cstheme="minorHAnsi"/>
          <w:sz w:val="24"/>
          <w:szCs w:val="24"/>
          <w:lang w:val="en-CA" w:eastAsia="en-CA"/>
        </w:rPr>
        <w:t>,</w:t>
      </w:r>
      <w:r w:rsidR="00EB53AB" w:rsidRPr="002C4736">
        <w:rPr>
          <w:rFonts w:eastAsia="Times New Roman" w:cstheme="minorHAnsi"/>
          <w:sz w:val="24"/>
          <w:szCs w:val="24"/>
          <w:lang w:val="en-CA" w:eastAsia="en-CA"/>
        </w:rPr>
        <w:t xml:space="preserve"> and bins were randomly assigned </w:t>
      </w:r>
      <w:r w:rsidR="000218CF" w:rsidRPr="002C4736">
        <w:rPr>
          <w:rFonts w:eastAsia="Times New Roman" w:cstheme="minorHAnsi"/>
          <w:sz w:val="24"/>
          <w:szCs w:val="24"/>
          <w:lang w:val="en-CA" w:eastAsia="en-CA"/>
        </w:rPr>
        <w:t xml:space="preserve">to sea tables. </w:t>
      </w:r>
      <w:r w:rsidR="00494ADF" w:rsidRPr="002C4736">
        <w:rPr>
          <w:rFonts w:eastAsia="Times New Roman" w:cstheme="minorHAnsi"/>
          <w:sz w:val="24"/>
          <w:szCs w:val="24"/>
          <w:lang w:val="en-CA" w:eastAsia="en-CA"/>
        </w:rPr>
        <w:t xml:space="preserve">The bins </w:t>
      </w:r>
      <w:r w:rsidR="00104C25" w:rsidRPr="002C4736">
        <w:rPr>
          <w:rFonts w:eastAsia="Times New Roman" w:cstheme="minorHAnsi"/>
          <w:sz w:val="24"/>
          <w:szCs w:val="24"/>
          <w:lang w:val="en-CA" w:eastAsia="en-CA"/>
        </w:rPr>
        <w:t>sat</w:t>
      </w:r>
      <w:r w:rsidR="00494ADF" w:rsidRPr="002C4736">
        <w:rPr>
          <w:rFonts w:eastAsia="Times New Roman" w:cstheme="minorHAnsi"/>
          <w:sz w:val="24"/>
          <w:szCs w:val="24"/>
          <w:lang w:val="en-CA" w:eastAsia="en-CA"/>
        </w:rPr>
        <w:t xml:space="preserve"> in </w:t>
      </w:r>
      <w:r w:rsidR="00184587" w:rsidRPr="002C4736">
        <w:rPr>
          <w:rFonts w:eastAsia="Times New Roman" w:cstheme="minorHAnsi"/>
          <w:sz w:val="24"/>
          <w:szCs w:val="24"/>
          <w:lang w:val="en-CA" w:eastAsia="en-CA"/>
        </w:rPr>
        <w:t>5cm</w:t>
      </w:r>
      <w:r w:rsidR="00104C25" w:rsidRPr="002C4736">
        <w:rPr>
          <w:rFonts w:eastAsia="Times New Roman" w:cstheme="minorHAnsi"/>
          <w:sz w:val="24"/>
          <w:szCs w:val="24"/>
          <w:lang w:val="en-CA" w:eastAsia="en-CA"/>
        </w:rPr>
        <w:t xml:space="preserve"> deep water baths that were either at the temperature of the sea tables’ flow through system (12ºC), standing at </w:t>
      </w:r>
      <w:r w:rsidR="00AB7F69" w:rsidRPr="002C4736">
        <w:rPr>
          <w:rFonts w:eastAsia="Times New Roman" w:cstheme="minorHAnsi"/>
          <w:sz w:val="24"/>
          <w:szCs w:val="24"/>
          <w:lang w:val="en-CA" w:eastAsia="en-CA"/>
        </w:rPr>
        <w:t>ambient (room)</w:t>
      </w:r>
      <w:r w:rsidR="00104C25" w:rsidRPr="002C4736">
        <w:rPr>
          <w:rFonts w:eastAsia="Times New Roman" w:cstheme="minorHAnsi"/>
          <w:sz w:val="24"/>
          <w:szCs w:val="24"/>
          <w:lang w:val="en-CA" w:eastAsia="en-CA"/>
        </w:rPr>
        <w:t xml:space="preserve"> </w:t>
      </w:r>
      <w:r w:rsidR="00104C25" w:rsidRPr="002C4736">
        <w:rPr>
          <w:rFonts w:eastAsia="Times New Roman" w:cstheme="minorHAnsi"/>
          <w:sz w:val="24"/>
          <w:szCs w:val="24"/>
          <w:lang w:val="en-CA" w:eastAsia="en-CA"/>
        </w:rPr>
        <w:lastRenderedPageBreak/>
        <w:t xml:space="preserve">temperature (17ºC), or heated with </w:t>
      </w:r>
      <w:r w:rsidR="00AB7F69" w:rsidRPr="002C4736">
        <w:rPr>
          <w:rFonts w:eastAsia="Times New Roman" w:cstheme="minorHAnsi"/>
          <w:sz w:val="24"/>
          <w:szCs w:val="24"/>
          <w:lang w:val="en-CA" w:eastAsia="en-CA"/>
        </w:rPr>
        <w:t>two</w:t>
      </w:r>
      <w:r w:rsidR="00104C25" w:rsidRPr="002C4736">
        <w:rPr>
          <w:rFonts w:eastAsia="Times New Roman" w:cstheme="minorHAnsi"/>
          <w:sz w:val="24"/>
          <w:szCs w:val="24"/>
          <w:lang w:val="en-CA" w:eastAsia="en-CA"/>
        </w:rPr>
        <w:t xml:space="preserve"> 800W aquarium heaters to 24ºC, to keep the bins at 22ºC.</w:t>
      </w:r>
      <w:r w:rsidR="00FE4F9A" w:rsidRPr="0020172A">
        <w:rPr>
          <w:rFonts w:eastAsia="Times New Roman" w:cstheme="minorHAnsi"/>
          <w:sz w:val="24"/>
          <w:szCs w:val="24"/>
          <w:lang w:val="en-CA" w:eastAsia="en-CA"/>
        </w:rPr>
        <w:t xml:space="preserve"> </w:t>
      </w:r>
      <w:r w:rsidR="005E03C3" w:rsidRPr="0020172A">
        <w:rPr>
          <w:rFonts w:eastAsia="Times New Roman" w:cstheme="minorHAnsi"/>
          <w:sz w:val="24"/>
          <w:szCs w:val="24"/>
          <w:lang w:val="en-CA" w:eastAsia="en-CA"/>
        </w:rPr>
        <w:t>The temperature treatments lasted from 09:00 on November 09 (Day 1) to 01:00 on November 13 (Day 5) for a total of X hours of heat exposure, and b</w:t>
      </w:r>
      <w:r w:rsidR="00FE4F9A" w:rsidRPr="0020172A">
        <w:rPr>
          <w:rFonts w:eastAsia="Times New Roman" w:cstheme="minorHAnsi"/>
          <w:sz w:val="24"/>
          <w:szCs w:val="24"/>
          <w:lang w:val="en-CA" w:eastAsia="en-CA"/>
        </w:rPr>
        <w:t>ucket temperature was ramped up over 24h on Day 1 and decreased over 8h on Day 5</w:t>
      </w:r>
      <w:r w:rsidR="005E03C3" w:rsidRPr="0020172A">
        <w:rPr>
          <w:rFonts w:eastAsia="Times New Roman" w:cstheme="minorHAnsi"/>
          <w:sz w:val="24"/>
          <w:szCs w:val="24"/>
          <w:lang w:val="en-CA" w:eastAsia="en-CA"/>
        </w:rPr>
        <w:t xml:space="preserve"> to limit temperature shock</w:t>
      </w:r>
      <w:r w:rsidR="00FE4F9A" w:rsidRPr="0020172A">
        <w:rPr>
          <w:rFonts w:eastAsia="Times New Roman" w:cstheme="minorHAnsi"/>
          <w:sz w:val="24"/>
          <w:szCs w:val="24"/>
          <w:lang w:val="en-CA" w:eastAsia="en-CA"/>
        </w:rPr>
        <w:t>.</w:t>
      </w:r>
      <w:r w:rsidR="00104C25" w:rsidRPr="002C4736">
        <w:rPr>
          <w:rFonts w:eastAsia="Times New Roman" w:cstheme="minorHAnsi"/>
          <w:sz w:val="24"/>
          <w:szCs w:val="24"/>
          <w:lang w:val="en-CA" w:eastAsia="en-CA"/>
        </w:rPr>
        <w:t xml:space="preserve"> </w:t>
      </w:r>
      <w:commentRangeStart w:id="7"/>
      <w:r w:rsidR="00104C25" w:rsidRPr="002C4736">
        <w:rPr>
          <w:rFonts w:eastAsia="Times New Roman" w:cstheme="minorHAnsi"/>
          <w:sz w:val="24"/>
          <w:szCs w:val="24"/>
          <w:lang w:val="en-CA" w:eastAsia="en-CA"/>
        </w:rPr>
        <w:t>In the 22ºC treatment, the water bath was circulated around the sea</w:t>
      </w:r>
      <w:r w:rsidR="00FC5628" w:rsidRPr="002C4736">
        <w:rPr>
          <w:rFonts w:eastAsia="Times New Roman" w:cstheme="minorHAnsi"/>
          <w:sz w:val="24"/>
          <w:szCs w:val="24"/>
          <w:lang w:val="en-CA" w:eastAsia="en-CA"/>
        </w:rPr>
        <w:t xml:space="preserve"> </w:t>
      </w:r>
      <w:r w:rsidR="00104C25" w:rsidRPr="002C4736">
        <w:rPr>
          <w:rFonts w:eastAsia="Times New Roman" w:cstheme="minorHAnsi"/>
          <w:sz w:val="24"/>
          <w:szCs w:val="24"/>
          <w:lang w:val="en-CA" w:eastAsia="en-CA"/>
        </w:rPr>
        <w:t xml:space="preserve">table with powerhead aquarium pumps to ensure </w:t>
      </w:r>
      <w:r w:rsidR="00690706" w:rsidRPr="002C4736">
        <w:rPr>
          <w:rFonts w:eastAsia="Times New Roman" w:cstheme="minorHAnsi"/>
          <w:sz w:val="24"/>
          <w:szCs w:val="24"/>
          <w:lang w:val="en-CA" w:eastAsia="en-CA"/>
        </w:rPr>
        <w:t xml:space="preserve">even </w:t>
      </w:r>
      <w:r w:rsidR="00FC5628" w:rsidRPr="002C4736">
        <w:rPr>
          <w:rFonts w:eastAsia="Times New Roman" w:cstheme="minorHAnsi"/>
          <w:sz w:val="24"/>
          <w:szCs w:val="24"/>
          <w:lang w:val="en-CA" w:eastAsia="en-CA"/>
        </w:rPr>
        <w:t>temperature distribution.</w:t>
      </w:r>
      <w:commentRangeEnd w:id="7"/>
      <w:r w:rsidR="00457B20" w:rsidRPr="0020172A">
        <w:rPr>
          <w:rStyle w:val="CommentReference"/>
          <w:rFonts w:cstheme="minorHAnsi"/>
          <w:lang w:val="en-CA"/>
        </w:rPr>
        <w:commentReference w:id="7"/>
      </w:r>
      <w:r w:rsidR="00FC5628" w:rsidRPr="002C4736">
        <w:rPr>
          <w:rFonts w:eastAsia="Times New Roman" w:cstheme="minorHAnsi"/>
          <w:sz w:val="24"/>
          <w:szCs w:val="24"/>
          <w:lang w:val="en-CA" w:eastAsia="en-CA"/>
        </w:rPr>
        <w:t xml:space="preserve"> </w:t>
      </w:r>
      <w:r w:rsidR="00457B20" w:rsidRPr="002C4736">
        <w:rPr>
          <w:rFonts w:eastAsia="Times New Roman" w:cstheme="minorHAnsi"/>
          <w:sz w:val="24"/>
          <w:szCs w:val="24"/>
          <w:lang w:val="en-CA" w:eastAsia="en-CA"/>
        </w:rPr>
        <w:t xml:space="preserve">We monitored temperature in every bin at least twice daily. </w:t>
      </w:r>
      <w:r w:rsidR="00E51837" w:rsidRPr="002C4736">
        <w:rPr>
          <w:rFonts w:eastAsia="Times New Roman" w:cstheme="minorHAnsi"/>
          <w:sz w:val="24"/>
          <w:szCs w:val="24"/>
          <w:lang w:val="en-CA" w:eastAsia="en-CA"/>
        </w:rPr>
        <w:t>We used a water</w:t>
      </w:r>
      <w:r w:rsidR="00DA2D63" w:rsidRPr="002C4736">
        <w:rPr>
          <w:rFonts w:eastAsia="Times New Roman" w:cstheme="minorHAnsi"/>
          <w:sz w:val="24"/>
          <w:szCs w:val="24"/>
          <w:lang w:val="en-CA" w:eastAsia="en-CA"/>
        </w:rPr>
        <w:t>-</w:t>
      </w:r>
      <w:r w:rsidR="00E51837" w:rsidRPr="002C4736">
        <w:rPr>
          <w:rFonts w:eastAsia="Times New Roman" w:cstheme="minorHAnsi"/>
          <w:sz w:val="24"/>
          <w:szCs w:val="24"/>
          <w:lang w:val="en-CA" w:eastAsia="en-CA"/>
        </w:rPr>
        <w:t xml:space="preserve">permeable divider to separate cucumbers within bins to allow for individual identification throughout the experiment. We did not provide sea cucumbers with food during the experiment.  </w:t>
      </w:r>
      <w:r w:rsidR="00693752" w:rsidRPr="002C4736">
        <w:rPr>
          <w:rFonts w:eastAsia="Times New Roman" w:cstheme="minorHAnsi"/>
          <w:sz w:val="24"/>
          <w:szCs w:val="24"/>
          <w:lang w:val="en-CA" w:eastAsia="en-CA"/>
        </w:rPr>
        <w:t>Water changes were done as need t</w:t>
      </w:r>
      <w:r w:rsidR="00E51837" w:rsidRPr="002C4736">
        <w:rPr>
          <w:rFonts w:eastAsia="Times New Roman" w:cstheme="minorHAnsi"/>
          <w:sz w:val="24"/>
          <w:szCs w:val="24"/>
          <w:lang w:val="en-CA" w:eastAsia="en-CA"/>
        </w:rPr>
        <w:t>o keep nitrate and ammonium levels </w:t>
      </w:r>
      <w:r w:rsidR="00693752" w:rsidRPr="002C4736">
        <w:rPr>
          <w:rFonts w:eastAsia="Times New Roman" w:cstheme="minorHAnsi"/>
          <w:sz w:val="24"/>
          <w:szCs w:val="24"/>
          <w:lang w:val="en-CA" w:eastAsia="en-CA"/>
        </w:rPr>
        <w:t xml:space="preserve">below </w:t>
      </w:r>
      <w:commentRangeStart w:id="8"/>
      <w:r w:rsidR="00693752" w:rsidRPr="002C4736">
        <w:rPr>
          <w:rFonts w:eastAsia="Times New Roman" w:cstheme="minorHAnsi"/>
          <w:sz w:val="24"/>
          <w:szCs w:val="24"/>
          <w:lang w:val="en-CA" w:eastAsia="en-CA"/>
        </w:rPr>
        <w:t>0.5</w:t>
      </w:r>
      <w:commentRangeEnd w:id="8"/>
      <w:r w:rsidR="00AC344D" w:rsidRPr="0020172A">
        <w:rPr>
          <w:rStyle w:val="CommentReference"/>
          <w:rFonts w:cstheme="minorHAnsi"/>
          <w:lang w:val="en-CA"/>
        </w:rPr>
        <w:commentReference w:id="8"/>
      </w:r>
      <w:r w:rsidR="00E51837" w:rsidRPr="002C4736">
        <w:rPr>
          <w:rFonts w:eastAsia="Times New Roman" w:cstheme="minorHAnsi"/>
          <w:sz w:val="24"/>
          <w:szCs w:val="24"/>
          <w:lang w:val="en-CA" w:eastAsia="en-CA"/>
        </w:rPr>
        <w:t>.</w:t>
      </w:r>
      <w:r w:rsidR="000737FF" w:rsidRPr="002C4736">
        <w:rPr>
          <w:rFonts w:eastAsia="Times New Roman" w:cstheme="minorHAnsi"/>
          <w:sz w:val="24"/>
          <w:szCs w:val="24"/>
          <w:lang w:val="en-CA" w:eastAsia="en-CA"/>
        </w:rPr>
        <w:t xml:space="preserve"> Fresh sea water was heated to the appropriate treatment temperature prior to water changes.</w:t>
      </w:r>
      <w:r w:rsidR="00E51837" w:rsidRPr="002C4736">
        <w:rPr>
          <w:rFonts w:eastAsia="Times New Roman" w:cstheme="minorHAnsi"/>
          <w:sz w:val="24"/>
          <w:szCs w:val="24"/>
          <w:lang w:val="en-CA" w:eastAsia="en-CA"/>
        </w:rPr>
        <w:t xml:space="preserve"> We exposed sea cucumbers to treatments for </w:t>
      </w:r>
      <w:r w:rsidR="004644ED" w:rsidRPr="002C4736">
        <w:rPr>
          <w:rFonts w:eastAsia="Times New Roman" w:cstheme="minorHAnsi"/>
          <w:sz w:val="24"/>
          <w:szCs w:val="24"/>
          <w:lang w:val="en-CA" w:eastAsia="en-CA"/>
        </w:rPr>
        <w:t>82</w:t>
      </w:r>
      <w:r w:rsidR="00E51837" w:rsidRPr="002C4736">
        <w:rPr>
          <w:rFonts w:eastAsia="Times New Roman" w:cstheme="minorHAnsi"/>
          <w:sz w:val="24"/>
          <w:szCs w:val="24"/>
          <w:lang w:val="en-CA" w:eastAsia="en-CA"/>
        </w:rPr>
        <w:t> hours and monitored them for </w:t>
      </w:r>
      <w:r w:rsidR="0034518B" w:rsidRPr="002C4736">
        <w:rPr>
          <w:rFonts w:eastAsia="Times New Roman" w:cstheme="minorHAnsi"/>
          <w:sz w:val="24"/>
          <w:szCs w:val="24"/>
          <w:lang w:val="en-CA" w:eastAsia="en-CA"/>
        </w:rPr>
        <w:t>7</w:t>
      </w:r>
      <w:r w:rsidR="00E51837" w:rsidRPr="002C4736">
        <w:rPr>
          <w:rFonts w:eastAsia="Times New Roman" w:cstheme="minorHAnsi"/>
          <w:sz w:val="24"/>
          <w:szCs w:val="24"/>
          <w:lang w:val="en-CA" w:eastAsia="en-CA"/>
        </w:rPr>
        <w:t> days afterwards for mortality and wasting symptoms.  </w:t>
      </w:r>
    </w:p>
    <w:p w14:paraId="0E6FA95D" w14:textId="2E8F251E" w:rsidR="00D91C1C" w:rsidRPr="002C4736" w:rsidRDefault="00E51837" w:rsidP="00051B99">
      <w:pPr>
        <w:spacing w:after="0" w:line="480" w:lineRule="auto"/>
        <w:textAlignment w:val="baseline"/>
        <w:rPr>
          <w:rFonts w:eastAsia="Times New Roman" w:cstheme="minorHAnsi"/>
          <w:sz w:val="18"/>
          <w:szCs w:val="18"/>
          <w:lang w:val="en-CA" w:eastAsia="en-CA"/>
        </w:rPr>
      </w:pPr>
      <w:r w:rsidRPr="002C4736">
        <w:rPr>
          <w:rFonts w:eastAsia="Times New Roman" w:cstheme="minorHAnsi"/>
          <w:i/>
          <w:iCs/>
          <w:sz w:val="24"/>
          <w:szCs w:val="24"/>
          <w:lang w:val="en-CA" w:eastAsia="en-CA"/>
        </w:rPr>
        <w:t xml:space="preserve">Measuring </w:t>
      </w:r>
      <w:r w:rsidR="00051B99" w:rsidRPr="002C4736">
        <w:rPr>
          <w:rFonts w:eastAsia="Times New Roman" w:cstheme="minorHAnsi"/>
          <w:i/>
          <w:iCs/>
          <w:sz w:val="24"/>
          <w:szCs w:val="24"/>
          <w:lang w:val="en-CA" w:eastAsia="en-CA"/>
        </w:rPr>
        <w:t>Sea Cucumber Stress &amp; Wasting</w:t>
      </w:r>
      <w:r w:rsidRPr="002C4736">
        <w:rPr>
          <w:rFonts w:eastAsia="Times New Roman" w:cstheme="minorHAnsi"/>
          <w:sz w:val="24"/>
          <w:szCs w:val="24"/>
          <w:lang w:val="en-CA" w:eastAsia="en-CA"/>
        </w:rPr>
        <w:t> </w:t>
      </w:r>
    </w:p>
    <w:p w14:paraId="13E802A9" w14:textId="10F3381D" w:rsidR="00904F48" w:rsidRPr="002C4736" w:rsidRDefault="00D91C1C" w:rsidP="00655DBB">
      <w:pPr>
        <w:spacing w:after="0" w:line="480" w:lineRule="auto"/>
        <w:ind w:firstLine="360"/>
        <w:textAlignment w:val="baseline"/>
        <w:rPr>
          <w:rFonts w:eastAsia="Times New Roman" w:cstheme="minorHAnsi"/>
          <w:sz w:val="18"/>
          <w:szCs w:val="18"/>
          <w:lang w:val="en-CA" w:eastAsia="en-CA"/>
        </w:rPr>
      </w:pPr>
      <w:commentRangeStart w:id="9"/>
      <w:r w:rsidRPr="002C4736">
        <w:rPr>
          <w:rFonts w:eastAsia="Times New Roman" w:cstheme="minorHAnsi"/>
          <w:sz w:val="24"/>
          <w:szCs w:val="24"/>
          <w:lang w:val="en-CA" w:eastAsia="en-CA"/>
        </w:rPr>
        <w:t>Sea cucumbers stiffen as a defense mechanism and for</w:t>
      </w:r>
      <w:r w:rsidR="00C2636E" w:rsidRPr="002C4736">
        <w:rPr>
          <w:rFonts w:eastAsia="Times New Roman" w:cstheme="minorHAnsi"/>
          <w:sz w:val="24"/>
          <w:szCs w:val="24"/>
          <w:lang w:val="en-CA" w:eastAsia="en-CA"/>
        </w:rPr>
        <w:t xml:space="preserve"> structural</w:t>
      </w:r>
      <w:r w:rsidRPr="002C4736">
        <w:rPr>
          <w:rFonts w:eastAsia="Times New Roman" w:cstheme="minorHAnsi"/>
          <w:sz w:val="24"/>
          <w:szCs w:val="24"/>
          <w:lang w:val="en-CA" w:eastAsia="en-CA"/>
        </w:rPr>
        <w:t xml:space="preserve"> maintenance </w:t>
      </w:r>
      <w:r w:rsidRPr="002C4736">
        <w:rPr>
          <w:rFonts w:eastAsia="Times New Roman" w:cstheme="minorHAnsi"/>
          <w:color w:val="000000"/>
          <w:sz w:val="24"/>
          <w:szCs w:val="24"/>
          <w:shd w:val="clear" w:color="auto" w:fill="E1E3E6"/>
          <w:lang w:val="en-CA" w:eastAsia="en-CA"/>
        </w:rPr>
        <w:t>(</w:t>
      </w:r>
      <w:proofErr w:type="spellStart"/>
      <w:r w:rsidRPr="002C4736">
        <w:rPr>
          <w:rFonts w:eastAsia="Times New Roman" w:cstheme="minorHAnsi"/>
          <w:color w:val="000000"/>
          <w:sz w:val="24"/>
          <w:szCs w:val="24"/>
          <w:shd w:val="clear" w:color="auto" w:fill="E1E3E6"/>
          <w:lang w:val="en-CA" w:eastAsia="en-CA"/>
        </w:rPr>
        <w:t>Motokawa</w:t>
      </w:r>
      <w:proofErr w:type="spellEnd"/>
      <w:r w:rsidRPr="002C4736">
        <w:rPr>
          <w:rFonts w:eastAsia="Times New Roman" w:cstheme="minorHAnsi"/>
          <w:color w:val="000000"/>
          <w:sz w:val="24"/>
          <w:szCs w:val="24"/>
          <w:shd w:val="clear" w:color="auto" w:fill="E1E3E6"/>
          <w:lang w:val="en-CA" w:eastAsia="en-CA"/>
        </w:rPr>
        <w:t xml:space="preserve"> &amp; </w:t>
      </w:r>
      <w:proofErr w:type="spellStart"/>
      <w:r w:rsidRPr="002C4736">
        <w:rPr>
          <w:rFonts w:eastAsia="Times New Roman" w:cstheme="minorHAnsi"/>
          <w:color w:val="000000"/>
          <w:sz w:val="24"/>
          <w:szCs w:val="24"/>
          <w:shd w:val="clear" w:color="auto" w:fill="E1E3E6"/>
          <w:lang w:val="en-CA" w:eastAsia="en-CA"/>
        </w:rPr>
        <w:t>Tsuchi</w:t>
      </w:r>
      <w:proofErr w:type="spellEnd"/>
      <w:r w:rsidRPr="002C4736">
        <w:rPr>
          <w:rFonts w:eastAsia="Times New Roman" w:cstheme="minorHAnsi"/>
          <w:color w:val="000000"/>
          <w:sz w:val="24"/>
          <w:szCs w:val="24"/>
          <w:shd w:val="clear" w:color="auto" w:fill="E1E3E6"/>
          <w:lang w:val="en-CA" w:eastAsia="en-CA"/>
        </w:rPr>
        <w:t>, 2003)</w:t>
      </w:r>
      <w:r w:rsidRPr="002C4736">
        <w:rPr>
          <w:rFonts w:eastAsia="Times New Roman" w:cstheme="minorHAnsi"/>
          <w:sz w:val="24"/>
          <w:szCs w:val="24"/>
          <w:lang w:val="en-CA" w:eastAsia="en-CA"/>
        </w:rPr>
        <w:t xml:space="preserve">. </w:t>
      </w:r>
      <w:commentRangeEnd w:id="9"/>
      <w:r w:rsidR="002F0B46" w:rsidRPr="0020172A">
        <w:rPr>
          <w:rStyle w:val="CommentReference"/>
          <w:lang w:val="en-CA"/>
        </w:rPr>
        <w:commentReference w:id="9"/>
      </w:r>
      <w:r w:rsidRPr="002C4736">
        <w:rPr>
          <w:rFonts w:eastAsia="Times New Roman" w:cstheme="minorHAnsi"/>
          <w:sz w:val="24"/>
          <w:szCs w:val="24"/>
          <w:lang w:val="en-CA" w:eastAsia="en-CA"/>
        </w:rPr>
        <w:t>We</w:t>
      </w:r>
      <w:r w:rsidR="005E4BDF" w:rsidRPr="002C4736">
        <w:rPr>
          <w:rFonts w:eastAsia="Times New Roman" w:cstheme="minorHAnsi"/>
          <w:sz w:val="24"/>
          <w:szCs w:val="24"/>
          <w:lang w:val="en-CA" w:eastAsia="en-CA"/>
        </w:rPr>
        <w:t xml:space="preserve"> determined</w:t>
      </w:r>
      <w:r w:rsidRPr="002C4736">
        <w:rPr>
          <w:rFonts w:eastAsia="Times New Roman" w:cstheme="minorHAnsi"/>
          <w:sz w:val="24"/>
          <w:szCs w:val="24"/>
          <w:lang w:val="en-CA" w:eastAsia="en-CA"/>
        </w:rPr>
        <w:t xml:space="preserve"> these two metrics of stiffness using two different ordinal scales. First, we gently palpated the cucumber </w:t>
      </w:r>
      <w:r w:rsidR="00051B99" w:rsidRPr="002C4736">
        <w:rPr>
          <w:rFonts w:eastAsia="Times New Roman" w:cstheme="minorHAnsi"/>
          <w:sz w:val="24"/>
          <w:szCs w:val="24"/>
          <w:lang w:val="en-CA" w:eastAsia="en-CA"/>
        </w:rPr>
        <w:t xml:space="preserve">for 10 seconds </w:t>
      </w:r>
      <w:r w:rsidRPr="002C4736">
        <w:rPr>
          <w:rFonts w:eastAsia="Times New Roman" w:cstheme="minorHAnsi"/>
          <w:sz w:val="24"/>
          <w:szCs w:val="24"/>
          <w:lang w:val="en-CA" w:eastAsia="en-CA"/>
        </w:rPr>
        <w:t>to mimic an attempted predation event. We assigned the cucumber a score of 0 if it failed to stiffen</w:t>
      </w:r>
      <w:r w:rsidR="00937BF8" w:rsidRPr="002C4736">
        <w:rPr>
          <w:rFonts w:eastAsia="Times New Roman" w:cstheme="minorHAnsi"/>
          <w:sz w:val="24"/>
          <w:szCs w:val="24"/>
          <w:lang w:val="en-CA" w:eastAsia="en-CA"/>
        </w:rPr>
        <w:t xml:space="preserve"> and felt like the texture of fat</w:t>
      </w:r>
      <w:r w:rsidRPr="002C4736">
        <w:rPr>
          <w:rFonts w:eastAsia="Times New Roman" w:cstheme="minorHAnsi"/>
          <w:sz w:val="24"/>
          <w:szCs w:val="24"/>
          <w:lang w:val="en-CA" w:eastAsia="en-CA"/>
        </w:rPr>
        <w:t xml:space="preserve">, a score of 1 if it </w:t>
      </w:r>
      <w:r w:rsidR="00937BF8" w:rsidRPr="002C4736">
        <w:rPr>
          <w:rFonts w:eastAsia="Times New Roman" w:cstheme="minorHAnsi"/>
          <w:sz w:val="24"/>
          <w:szCs w:val="24"/>
          <w:lang w:val="en-CA" w:eastAsia="en-CA"/>
        </w:rPr>
        <w:t xml:space="preserve">stiffened to the level of un-flexed muscle </w:t>
      </w:r>
      <w:r w:rsidRPr="002C4736">
        <w:rPr>
          <w:rFonts w:eastAsia="Times New Roman" w:cstheme="minorHAnsi"/>
          <w:sz w:val="24"/>
          <w:szCs w:val="24"/>
          <w:lang w:val="en-CA" w:eastAsia="en-CA"/>
        </w:rPr>
        <w:t xml:space="preserve">and a score of 2 if the cucumber got </w:t>
      </w:r>
      <w:r w:rsidR="00937BF8" w:rsidRPr="002C4736">
        <w:rPr>
          <w:rFonts w:eastAsia="Times New Roman" w:cstheme="minorHAnsi"/>
          <w:sz w:val="24"/>
          <w:szCs w:val="24"/>
          <w:lang w:val="en-CA" w:eastAsia="en-CA"/>
        </w:rPr>
        <w:t>comparably stiff to a flexed bicep muscle</w:t>
      </w:r>
      <w:r w:rsidRPr="002C4736">
        <w:rPr>
          <w:rFonts w:eastAsia="Times New Roman" w:cstheme="minorHAnsi"/>
          <w:sz w:val="24"/>
          <w:szCs w:val="24"/>
          <w:lang w:val="en-CA" w:eastAsia="en-CA"/>
        </w:rPr>
        <w:t xml:space="preserve">. Secondly, we removed each cucumber from their tank and placed them on a 5 cm x 5 cm elevated platform to measure their ability to maintain their </w:t>
      </w:r>
      <w:r w:rsidR="00A03DB2" w:rsidRPr="002C4736">
        <w:rPr>
          <w:rFonts w:eastAsia="Times New Roman" w:cstheme="minorHAnsi"/>
          <w:sz w:val="24"/>
          <w:szCs w:val="24"/>
          <w:lang w:val="en-CA" w:eastAsia="en-CA"/>
        </w:rPr>
        <w:t>structure</w:t>
      </w:r>
      <w:r w:rsidR="00051B99" w:rsidRPr="002C4736">
        <w:rPr>
          <w:rFonts w:eastAsia="Times New Roman" w:cstheme="minorHAnsi"/>
          <w:sz w:val="24"/>
          <w:szCs w:val="24"/>
          <w:lang w:val="en-CA" w:eastAsia="en-CA"/>
        </w:rPr>
        <w:t xml:space="preserve"> over 5 seconds</w:t>
      </w:r>
      <w:r w:rsidRPr="002C4736">
        <w:rPr>
          <w:rFonts w:eastAsia="Times New Roman" w:cstheme="minorHAnsi"/>
          <w:sz w:val="24"/>
          <w:szCs w:val="24"/>
          <w:lang w:val="en-CA" w:eastAsia="en-CA"/>
        </w:rPr>
        <w:t xml:space="preserve">. We assigned the cucumber a score of 0 if it failed to stiffen at all, a score of 1 if it failed to remain stiff when placed on the platform, </w:t>
      </w:r>
      <w:proofErr w:type="gramStart"/>
      <w:r w:rsidRPr="002C4736">
        <w:rPr>
          <w:rFonts w:eastAsia="Times New Roman" w:cstheme="minorHAnsi"/>
          <w:sz w:val="24"/>
          <w:szCs w:val="24"/>
          <w:lang w:val="en-CA" w:eastAsia="en-CA"/>
        </w:rPr>
        <w:t>a</w:t>
      </w:r>
      <w:proofErr w:type="gramEnd"/>
      <w:r w:rsidRPr="002C4736">
        <w:rPr>
          <w:rFonts w:eastAsia="Times New Roman" w:cstheme="minorHAnsi"/>
          <w:sz w:val="24"/>
          <w:szCs w:val="24"/>
          <w:lang w:val="en-CA" w:eastAsia="en-CA"/>
        </w:rPr>
        <w:t xml:space="preserve"> and a score of </w:t>
      </w:r>
      <w:r w:rsidR="006719FD" w:rsidRPr="002C4736">
        <w:rPr>
          <w:rFonts w:eastAsia="Times New Roman" w:cstheme="minorHAnsi"/>
          <w:sz w:val="24"/>
          <w:szCs w:val="24"/>
          <w:lang w:val="en-CA" w:eastAsia="en-CA"/>
        </w:rPr>
        <w:t>2</w:t>
      </w:r>
      <w:r w:rsidRPr="002C4736">
        <w:rPr>
          <w:rFonts w:eastAsia="Times New Roman" w:cstheme="minorHAnsi"/>
          <w:sz w:val="24"/>
          <w:szCs w:val="24"/>
          <w:lang w:val="en-CA" w:eastAsia="en-CA"/>
        </w:rPr>
        <w:t xml:space="preserve"> if it </w:t>
      </w:r>
      <w:r w:rsidRPr="002C4736">
        <w:rPr>
          <w:rFonts w:eastAsia="Times New Roman" w:cstheme="minorHAnsi"/>
          <w:sz w:val="24"/>
          <w:szCs w:val="24"/>
          <w:lang w:val="en-CA" w:eastAsia="en-CA"/>
        </w:rPr>
        <w:lastRenderedPageBreak/>
        <w:t xml:space="preserve">maintained its </w:t>
      </w:r>
      <w:r w:rsidR="005E3B5C" w:rsidRPr="002C4736">
        <w:rPr>
          <w:rFonts w:eastAsia="Times New Roman" w:cstheme="minorHAnsi"/>
          <w:sz w:val="24"/>
          <w:szCs w:val="24"/>
          <w:lang w:val="en-CA" w:eastAsia="en-CA"/>
        </w:rPr>
        <w:t>structure</w:t>
      </w:r>
      <w:r w:rsidRPr="002C4736">
        <w:rPr>
          <w:rFonts w:eastAsia="Times New Roman" w:cstheme="minorHAnsi"/>
          <w:sz w:val="24"/>
          <w:szCs w:val="24"/>
          <w:lang w:val="en-CA" w:eastAsia="en-CA"/>
        </w:rPr>
        <w:t xml:space="preserve"> for </w:t>
      </w:r>
      <w:r w:rsidR="006719FD" w:rsidRPr="002C4736">
        <w:rPr>
          <w:rFonts w:eastAsia="Times New Roman" w:cstheme="minorHAnsi"/>
          <w:sz w:val="24"/>
          <w:szCs w:val="24"/>
          <w:lang w:val="en-CA" w:eastAsia="en-CA"/>
        </w:rPr>
        <w:t>the entire 5 seconds</w:t>
      </w:r>
      <w:r w:rsidR="00551C5A" w:rsidRPr="002C4736">
        <w:rPr>
          <w:rFonts w:eastAsia="Times New Roman" w:cstheme="minorHAnsi"/>
          <w:sz w:val="24"/>
          <w:szCs w:val="24"/>
          <w:lang w:val="en-CA" w:eastAsia="en-CA"/>
        </w:rPr>
        <w:t xml:space="preserve"> (Figure </w:t>
      </w:r>
      <w:r w:rsidR="00C03674" w:rsidRPr="002C4736">
        <w:rPr>
          <w:rFonts w:eastAsia="Times New Roman" w:cstheme="minorHAnsi"/>
          <w:sz w:val="24"/>
          <w:szCs w:val="24"/>
          <w:lang w:val="en-CA" w:eastAsia="en-CA"/>
        </w:rPr>
        <w:t>1</w:t>
      </w:r>
      <w:r w:rsidR="00551C5A" w:rsidRPr="002C4736">
        <w:rPr>
          <w:rFonts w:eastAsia="Times New Roman" w:cstheme="minorHAnsi"/>
          <w:sz w:val="24"/>
          <w:szCs w:val="24"/>
          <w:lang w:val="en-CA" w:eastAsia="en-CA"/>
        </w:rPr>
        <w:t>)</w:t>
      </w:r>
      <w:r w:rsidRPr="002C4736">
        <w:rPr>
          <w:rFonts w:eastAsia="Times New Roman" w:cstheme="minorHAnsi"/>
          <w:sz w:val="24"/>
          <w:szCs w:val="24"/>
          <w:lang w:val="en-CA" w:eastAsia="en-CA"/>
        </w:rPr>
        <w:t xml:space="preserve">. Each stiffness test was performed </w:t>
      </w:r>
      <w:r w:rsidR="00937BF8" w:rsidRPr="002C4736">
        <w:rPr>
          <w:rFonts w:eastAsia="Times New Roman" w:cstheme="minorHAnsi"/>
          <w:sz w:val="24"/>
          <w:szCs w:val="24"/>
          <w:lang w:val="en-CA" w:eastAsia="en-CA"/>
        </w:rPr>
        <w:t xml:space="preserve">daily. </w:t>
      </w:r>
    </w:p>
    <w:p w14:paraId="69F6B72E" w14:textId="7EED3DA7" w:rsidR="00CD2457" w:rsidRPr="002C4736" w:rsidRDefault="00566B44" w:rsidP="00CD2457">
      <w:pPr>
        <w:spacing w:after="0" w:line="480" w:lineRule="auto"/>
        <w:ind w:firstLine="36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 xml:space="preserve">To measure cucumber activity, we </w:t>
      </w:r>
      <w:r w:rsidR="00E54C36" w:rsidRPr="002C4736">
        <w:rPr>
          <w:rFonts w:eastAsia="Times New Roman" w:cstheme="minorHAnsi"/>
          <w:sz w:val="24"/>
          <w:szCs w:val="24"/>
          <w:lang w:val="en-CA" w:eastAsia="en-CA"/>
        </w:rPr>
        <w:t xml:space="preserve">recorded movements each minute over a </w:t>
      </w:r>
      <w:r w:rsidR="0088631A" w:rsidRPr="002C4736">
        <w:rPr>
          <w:rFonts w:eastAsia="Times New Roman" w:cstheme="minorHAnsi"/>
          <w:sz w:val="24"/>
          <w:szCs w:val="24"/>
          <w:lang w:val="en-CA" w:eastAsia="en-CA"/>
        </w:rPr>
        <w:t>15-minute</w:t>
      </w:r>
      <w:r w:rsidR="00E54C36" w:rsidRPr="002C4736">
        <w:rPr>
          <w:rFonts w:eastAsia="Times New Roman" w:cstheme="minorHAnsi"/>
          <w:sz w:val="24"/>
          <w:szCs w:val="24"/>
          <w:lang w:val="en-CA" w:eastAsia="en-CA"/>
        </w:rPr>
        <w:t xml:space="preserve"> period for every morning </w:t>
      </w:r>
      <w:r w:rsidR="0088631A" w:rsidRPr="002C4736">
        <w:rPr>
          <w:rFonts w:eastAsia="Times New Roman" w:cstheme="minorHAnsi"/>
          <w:sz w:val="24"/>
          <w:szCs w:val="24"/>
          <w:lang w:val="en-CA" w:eastAsia="en-CA"/>
        </w:rPr>
        <w:t>of</w:t>
      </w:r>
      <w:r w:rsidR="00E54C36" w:rsidRPr="002C4736">
        <w:rPr>
          <w:rFonts w:eastAsia="Times New Roman" w:cstheme="minorHAnsi"/>
          <w:sz w:val="24"/>
          <w:szCs w:val="24"/>
          <w:lang w:val="en-CA" w:eastAsia="en-CA"/>
        </w:rPr>
        <w:t xml:space="preserve"> the experiment. </w:t>
      </w:r>
      <w:r w:rsidR="0088631A" w:rsidRPr="002C4736">
        <w:rPr>
          <w:rFonts w:eastAsia="Times New Roman" w:cstheme="minorHAnsi"/>
          <w:sz w:val="24"/>
          <w:szCs w:val="24"/>
          <w:lang w:val="en-CA" w:eastAsia="en-CA"/>
        </w:rPr>
        <w:t xml:space="preserve">We used a 5 by 5 cm grid on the bottom of the containers </w:t>
      </w:r>
      <w:r w:rsidR="00904F48" w:rsidRPr="002C4736">
        <w:rPr>
          <w:rFonts w:eastAsia="Times New Roman" w:cstheme="minorHAnsi"/>
          <w:sz w:val="24"/>
          <w:szCs w:val="24"/>
          <w:lang w:val="en-CA" w:eastAsia="en-CA"/>
        </w:rPr>
        <w:t xml:space="preserve">as a reference </w:t>
      </w:r>
      <w:r w:rsidR="0037486D" w:rsidRPr="002C4736">
        <w:rPr>
          <w:rFonts w:eastAsia="Times New Roman" w:cstheme="minorHAnsi"/>
          <w:sz w:val="24"/>
          <w:szCs w:val="24"/>
          <w:lang w:val="en-CA" w:eastAsia="en-CA"/>
        </w:rPr>
        <w:t>to standardize movement classifications</w:t>
      </w:r>
      <w:r w:rsidR="00904F48" w:rsidRPr="002C4736">
        <w:rPr>
          <w:rFonts w:eastAsia="Times New Roman" w:cstheme="minorHAnsi"/>
          <w:sz w:val="24"/>
          <w:szCs w:val="24"/>
          <w:lang w:val="en-CA" w:eastAsia="en-CA"/>
        </w:rPr>
        <w:t xml:space="preserve"> (Figure </w:t>
      </w:r>
      <w:r w:rsidR="00C03674" w:rsidRPr="002C4736">
        <w:rPr>
          <w:rFonts w:eastAsia="Times New Roman" w:cstheme="minorHAnsi"/>
          <w:sz w:val="24"/>
          <w:szCs w:val="24"/>
          <w:lang w:val="en-CA" w:eastAsia="en-CA"/>
        </w:rPr>
        <w:t>2</w:t>
      </w:r>
      <w:r w:rsidR="00904F48" w:rsidRPr="002C4736">
        <w:rPr>
          <w:rFonts w:eastAsia="Times New Roman" w:cstheme="minorHAnsi"/>
          <w:sz w:val="24"/>
          <w:szCs w:val="24"/>
          <w:lang w:val="en-CA" w:eastAsia="en-CA"/>
        </w:rPr>
        <w:t xml:space="preserve">). We considered cucumbers to have moved if their head travelled from one junction of the grid to another. </w:t>
      </w:r>
    </w:p>
    <w:p w14:paraId="422452F2" w14:textId="3981244D" w:rsidR="00CD2457" w:rsidRPr="001607D3" w:rsidRDefault="00BF066F" w:rsidP="001607D3">
      <w:pPr>
        <w:spacing w:after="0" w:line="480" w:lineRule="auto"/>
        <w:ind w:firstLine="360"/>
        <w:textAlignment w:val="baseline"/>
        <w:rPr>
          <w:rFonts w:eastAsia="Times New Roman" w:cstheme="minorHAnsi"/>
          <w:sz w:val="24"/>
          <w:szCs w:val="24"/>
          <w:lang w:val="en-CA" w:eastAsia="en-CA"/>
        </w:rPr>
      </w:pPr>
      <w:r w:rsidRPr="002C4736">
        <w:rPr>
          <w:rFonts w:eastAsia="Times New Roman" w:cstheme="minorHAnsi"/>
          <w:sz w:val="24"/>
          <w:szCs w:val="24"/>
          <w:lang w:val="en-CA" w:eastAsia="en-CA"/>
        </w:rPr>
        <w:t>We checked sea cucumber tanks every 12 hours for evisceration, an act where they partially or fully expulse their inner organs. We also determined if spawning had occurred, since heat-stress induced spawning has been reported in other sea cucumber species </w:t>
      </w:r>
      <w:r w:rsidRPr="002C4736">
        <w:rPr>
          <w:rFonts w:eastAsia="Times New Roman" w:cstheme="minorHAnsi"/>
          <w:color w:val="000000"/>
          <w:sz w:val="24"/>
          <w:szCs w:val="24"/>
          <w:shd w:val="clear" w:color="auto" w:fill="E1E3E6"/>
          <w:lang w:val="en-CA" w:eastAsia="en-CA"/>
        </w:rPr>
        <w:t>(</w:t>
      </w:r>
      <w:proofErr w:type="spellStart"/>
      <w:r w:rsidRPr="002C4736">
        <w:rPr>
          <w:rFonts w:eastAsia="Times New Roman" w:cstheme="minorHAnsi"/>
          <w:color w:val="000000"/>
          <w:sz w:val="24"/>
          <w:szCs w:val="24"/>
          <w:shd w:val="clear" w:color="auto" w:fill="E1E3E6"/>
          <w:lang w:val="en-CA" w:eastAsia="en-CA"/>
        </w:rPr>
        <w:t>Battaglene</w:t>
      </w:r>
      <w:proofErr w:type="spellEnd"/>
      <w:r w:rsidRPr="002C4736">
        <w:rPr>
          <w:rFonts w:eastAsia="Times New Roman" w:cstheme="minorHAnsi"/>
          <w:color w:val="000000"/>
          <w:sz w:val="24"/>
          <w:szCs w:val="24"/>
          <w:shd w:val="clear" w:color="auto" w:fill="E1E3E6"/>
          <w:lang w:val="en-CA" w:eastAsia="en-CA"/>
        </w:rPr>
        <w:t xml:space="preserve"> et al., 2002)</w:t>
      </w:r>
      <w:r w:rsidRPr="002C4736">
        <w:rPr>
          <w:rFonts w:eastAsia="Times New Roman" w:cstheme="minorHAnsi"/>
          <w:sz w:val="24"/>
          <w:szCs w:val="24"/>
          <w:lang w:val="en-CA" w:eastAsia="en-CA"/>
        </w:rPr>
        <w:t>. Spawning was only able to be measured</w:t>
      </w:r>
      <w:r w:rsidRPr="0020172A">
        <w:rPr>
          <w:rStyle w:val="normaltextrun"/>
          <w:rFonts w:cstheme="minorHAnsi"/>
          <w:sz w:val="24"/>
          <w:szCs w:val="24"/>
          <w:lang w:val="en-CA"/>
        </w:rPr>
        <w:t xml:space="preserve"> per-bucket instead of per-cucumber because the gametes, especially sperm, would </w:t>
      </w:r>
      <w:r w:rsidR="00B8631D" w:rsidRPr="0020172A">
        <w:rPr>
          <w:rStyle w:val="normaltextrun"/>
          <w:rFonts w:cstheme="minorHAnsi"/>
          <w:sz w:val="24"/>
          <w:szCs w:val="24"/>
          <w:lang w:val="en-CA"/>
        </w:rPr>
        <w:t>flow from one side of the bucket to the other</w:t>
      </w:r>
      <w:r w:rsidRPr="0020172A">
        <w:rPr>
          <w:rStyle w:val="normaltextrun"/>
          <w:rFonts w:cstheme="minorHAnsi"/>
          <w:sz w:val="24"/>
          <w:szCs w:val="24"/>
          <w:lang w:val="en-CA"/>
        </w:rPr>
        <w:t xml:space="preserve"> and we were unable to determine which of the cucumbers had spawned. </w:t>
      </w:r>
    </w:p>
    <w:p w14:paraId="0612D65A" w14:textId="7FA8FC89" w:rsidR="00904F48" w:rsidRPr="002C4736" w:rsidRDefault="00904F48" w:rsidP="00617719">
      <w:pPr>
        <w:spacing w:after="0" w:line="480" w:lineRule="auto"/>
        <w:ind w:firstLine="360"/>
        <w:textAlignment w:val="baseline"/>
        <w:rPr>
          <w:rFonts w:eastAsia="Times New Roman" w:cstheme="minorHAnsi"/>
          <w:sz w:val="24"/>
          <w:szCs w:val="24"/>
          <w:lang w:val="en-CA" w:eastAsia="en-CA"/>
        </w:rPr>
      </w:pPr>
      <w:r w:rsidRPr="0020172A">
        <w:rPr>
          <w:rStyle w:val="normaltextrun"/>
          <w:rFonts w:cstheme="minorHAnsi"/>
          <w:sz w:val="24"/>
          <w:szCs w:val="24"/>
          <w:lang w:val="en-CA"/>
        </w:rPr>
        <w:t xml:space="preserve">We assessed cucumbers for </w:t>
      </w:r>
      <w:r w:rsidR="00F760F7" w:rsidRPr="0020172A">
        <w:rPr>
          <w:rStyle w:val="normaltextrun"/>
          <w:rFonts w:cstheme="minorHAnsi"/>
          <w:sz w:val="24"/>
          <w:szCs w:val="24"/>
          <w:lang w:val="en-CA"/>
        </w:rPr>
        <w:t>ulcers</w:t>
      </w:r>
      <w:r w:rsidRPr="0020172A">
        <w:rPr>
          <w:rStyle w:val="normaltextrun"/>
          <w:rFonts w:cstheme="minorHAnsi"/>
          <w:sz w:val="24"/>
          <w:szCs w:val="24"/>
          <w:lang w:val="en-CA"/>
        </w:rPr>
        <w:t xml:space="preserve"> on the 4</w:t>
      </w:r>
      <w:r w:rsidRPr="0020172A">
        <w:rPr>
          <w:rStyle w:val="normaltextrun"/>
          <w:rFonts w:cstheme="minorHAnsi"/>
          <w:sz w:val="24"/>
          <w:szCs w:val="24"/>
          <w:vertAlign w:val="superscript"/>
          <w:lang w:val="en-CA"/>
        </w:rPr>
        <w:t>th</w:t>
      </w:r>
      <w:r w:rsidRPr="0020172A">
        <w:rPr>
          <w:rStyle w:val="normaltextrun"/>
          <w:rFonts w:cstheme="minorHAnsi"/>
          <w:sz w:val="24"/>
          <w:szCs w:val="24"/>
          <w:lang w:val="en-CA"/>
        </w:rPr>
        <w:t>, 5</w:t>
      </w:r>
      <w:r w:rsidRPr="0020172A">
        <w:rPr>
          <w:rStyle w:val="normaltextrun"/>
          <w:rFonts w:cstheme="minorHAnsi"/>
          <w:sz w:val="24"/>
          <w:szCs w:val="24"/>
          <w:vertAlign w:val="superscript"/>
          <w:lang w:val="en-CA"/>
        </w:rPr>
        <w:t>th</w:t>
      </w:r>
      <w:r w:rsidRPr="0020172A">
        <w:rPr>
          <w:rStyle w:val="normaltextrun"/>
          <w:rFonts w:cstheme="minorHAnsi"/>
          <w:sz w:val="24"/>
          <w:szCs w:val="24"/>
          <w:lang w:val="en-CA"/>
        </w:rPr>
        <w:t>, 6</w:t>
      </w:r>
      <w:r w:rsidRPr="0020172A">
        <w:rPr>
          <w:rStyle w:val="normaltextrun"/>
          <w:rFonts w:cstheme="minorHAnsi"/>
          <w:sz w:val="24"/>
          <w:szCs w:val="24"/>
          <w:vertAlign w:val="superscript"/>
          <w:lang w:val="en-CA"/>
        </w:rPr>
        <w:t>th</w:t>
      </w:r>
      <w:r w:rsidRPr="0020172A">
        <w:rPr>
          <w:rStyle w:val="normaltextrun"/>
          <w:rFonts w:cstheme="minorHAnsi"/>
          <w:sz w:val="24"/>
          <w:szCs w:val="24"/>
          <w:lang w:val="en-CA"/>
        </w:rPr>
        <w:t>, and 12</w:t>
      </w:r>
      <w:r w:rsidRPr="0020172A">
        <w:rPr>
          <w:rStyle w:val="normaltextrun"/>
          <w:rFonts w:cstheme="minorHAnsi"/>
          <w:sz w:val="24"/>
          <w:szCs w:val="24"/>
          <w:vertAlign w:val="superscript"/>
          <w:lang w:val="en-CA"/>
        </w:rPr>
        <w:t>th</w:t>
      </w:r>
      <w:r w:rsidRPr="0020172A">
        <w:rPr>
          <w:rStyle w:val="normaltextrun"/>
          <w:rFonts w:cstheme="minorHAnsi"/>
          <w:sz w:val="24"/>
          <w:szCs w:val="24"/>
          <w:lang w:val="en-CA"/>
        </w:rPr>
        <w:t xml:space="preserve"> days of the experiment. We classified </w:t>
      </w:r>
      <w:r w:rsidR="00F760F7" w:rsidRPr="0020172A">
        <w:rPr>
          <w:rStyle w:val="normaltextrun"/>
          <w:rFonts w:cstheme="minorHAnsi"/>
          <w:sz w:val="24"/>
          <w:szCs w:val="24"/>
          <w:lang w:val="en-CA"/>
        </w:rPr>
        <w:t>ulcers</w:t>
      </w:r>
      <w:r w:rsidRPr="0020172A">
        <w:rPr>
          <w:rStyle w:val="normaltextrun"/>
          <w:rFonts w:cstheme="minorHAnsi"/>
          <w:sz w:val="24"/>
          <w:szCs w:val="24"/>
          <w:lang w:val="en-CA"/>
        </w:rPr>
        <w:t xml:space="preserve"> as either minor or major </w:t>
      </w:r>
      <w:r w:rsidR="00F760F7" w:rsidRPr="0020172A">
        <w:rPr>
          <w:rStyle w:val="normaltextrun"/>
          <w:rFonts w:cstheme="minorHAnsi"/>
          <w:sz w:val="24"/>
          <w:szCs w:val="24"/>
          <w:lang w:val="en-CA"/>
        </w:rPr>
        <w:t>ulcers</w:t>
      </w:r>
      <w:r w:rsidRPr="0020172A">
        <w:rPr>
          <w:rStyle w:val="normaltextrun"/>
          <w:rFonts w:cstheme="minorHAnsi"/>
          <w:sz w:val="24"/>
          <w:szCs w:val="24"/>
          <w:lang w:val="en-CA"/>
        </w:rPr>
        <w:t xml:space="preserve"> based on their size and visual appearance (</w:t>
      </w:r>
      <w:commentRangeStart w:id="10"/>
      <w:r w:rsidRPr="0020172A">
        <w:rPr>
          <w:rStyle w:val="normaltextrun"/>
          <w:rFonts w:cstheme="minorHAnsi"/>
          <w:sz w:val="24"/>
          <w:szCs w:val="24"/>
          <w:lang w:val="en-CA"/>
        </w:rPr>
        <w:t xml:space="preserve">Figure </w:t>
      </w:r>
      <w:r w:rsidR="00C03674" w:rsidRPr="0020172A">
        <w:rPr>
          <w:rStyle w:val="normaltextrun"/>
          <w:rFonts w:cstheme="minorHAnsi"/>
          <w:sz w:val="24"/>
          <w:szCs w:val="24"/>
          <w:lang w:val="en-CA"/>
        </w:rPr>
        <w:t>3</w:t>
      </w:r>
      <w:commentRangeEnd w:id="10"/>
      <w:r w:rsidR="009D1640" w:rsidRPr="0020172A">
        <w:rPr>
          <w:rStyle w:val="CommentReference"/>
          <w:lang w:val="en-CA"/>
        </w:rPr>
        <w:commentReference w:id="10"/>
      </w:r>
      <w:r w:rsidRPr="0020172A">
        <w:rPr>
          <w:rStyle w:val="normaltextrun"/>
          <w:rFonts w:cstheme="minorHAnsi"/>
          <w:sz w:val="24"/>
          <w:szCs w:val="24"/>
          <w:lang w:val="en-CA"/>
        </w:rPr>
        <w:t xml:space="preserve">). </w:t>
      </w:r>
      <w:r w:rsidR="00802E83" w:rsidRPr="0020172A">
        <w:rPr>
          <w:rStyle w:val="normaltextrun"/>
          <w:rFonts w:cstheme="minorHAnsi"/>
          <w:sz w:val="24"/>
          <w:szCs w:val="24"/>
          <w:lang w:val="en-CA"/>
        </w:rPr>
        <w:t>We considered m</w:t>
      </w:r>
      <w:r w:rsidR="00B94ECD" w:rsidRPr="0020172A">
        <w:rPr>
          <w:rStyle w:val="normaltextrun"/>
          <w:rFonts w:cstheme="minorHAnsi"/>
          <w:sz w:val="24"/>
          <w:szCs w:val="24"/>
          <w:lang w:val="en-CA"/>
        </w:rPr>
        <w:t xml:space="preserve">inor ulcers </w:t>
      </w:r>
      <w:r w:rsidR="00802E83" w:rsidRPr="0020172A">
        <w:rPr>
          <w:rStyle w:val="normaltextrun"/>
          <w:rFonts w:cstheme="minorHAnsi"/>
          <w:sz w:val="24"/>
          <w:szCs w:val="24"/>
          <w:lang w:val="en-CA"/>
        </w:rPr>
        <w:t>to be</w:t>
      </w:r>
      <w:r w:rsidR="00B94ECD" w:rsidRPr="0020172A">
        <w:rPr>
          <w:rStyle w:val="normaltextrun"/>
          <w:rFonts w:cstheme="minorHAnsi"/>
          <w:sz w:val="24"/>
          <w:szCs w:val="24"/>
          <w:lang w:val="en-CA"/>
        </w:rPr>
        <w:t xml:space="preserve"> small lesions on the ends of spines, which did not have severe </w:t>
      </w:r>
      <w:r w:rsidR="00A3610E" w:rsidRPr="0020172A">
        <w:rPr>
          <w:rStyle w:val="normaltextrun"/>
          <w:rFonts w:cstheme="minorHAnsi"/>
          <w:sz w:val="24"/>
          <w:szCs w:val="24"/>
          <w:lang w:val="en-CA"/>
        </w:rPr>
        <w:t>discoloration</w:t>
      </w:r>
      <w:r w:rsidR="00B94ECD" w:rsidRPr="0020172A">
        <w:rPr>
          <w:rStyle w:val="normaltextrun"/>
          <w:rFonts w:cstheme="minorHAnsi"/>
          <w:sz w:val="24"/>
          <w:szCs w:val="24"/>
          <w:lang w:val="en-CA"/>
        </w:rPr>
        <w:t xml:space="preserve">, </w:t>
      </w:r>
      <w:r w:rsidR="00BE66B0" w:rsidRPr="0020172A">
        <w:rPr>
          <w:rStyle w:val="normaltextrun"/>
          <w:rFonts w:cstheme="minorHAnsi"/>
          <w:sz w:val="24"/>
          <w:szCs w:val="24"/>
          <w:lang w:val="en-CA"/>
        </w:rPr>
        <w:t>where</w:t>
      </w:r>
      <w:r w:rsidR="00B94ECD" w:rsidRPr="0020172A">
        <w:rPr>
          <w:rStyle w:val="normaltextrun"/>
          <w:rFonts w:cstheme="minorHAnsi"/>
          <w:sz w:val="24"/>
          <w:szCs w:val="24"/>
          <w:lang w:val="en-CA"/>
        </w:rPr>
        <w:t xml:space="preserve"> the dermis</w:t>
      </w:r>
      <w:r w:rsidR="00BE66B0" w:rsidRPr="0020172A">
        <w:rPr>
          <w:rStyle w:val="normaltextrun"/>
          <w:rFonts w:cstheme="minorHAnsi"/>
          <w:sz w:val="24"/>
          <w:szCs w:val="24"/>
          <w:lang w:val="en-CA"/>
        </w:rPr>
        <w:t xml:space="preserve"> was not fully removed</w:t>
      </w:r>
      <w:r w:rsidR="003C041B" w:rsidRPr="0020172A">
        <w:rPr>
          <w:rStyle w:val="normaltextrun"/>
          <w:rFonts w:cstheme="minorHAnsi"/>
          <w:sz w:val="24"/>
          <w:szCs w:val="24"/>
          <w:lang w:val="en-CA"/>
        </w:rPr>
        <w:t>. Scars</w:t>
      </w:r>
      <w:r w:rsidR="00571F7F" w:rsidRPr="0020172A">
        <w:rPr>
          <w:rStyle w:val="normaltextrun"/>
          <w:rFonts w:cstheme="minorHAnsi"/>
          <w:sz w:val="24"/>
          <w:szCs w:val="24"/>
          <w:lang w:val="en-CA"/>
        </w:rPr>
        <w:t xml:space="preserve"> and </w:t>
      </w:r>
      <w:r w:rsidR="003E482A" w:rsidRPr="0020172A">
        <w:rPr>
          <w:rStyle w:val="normaltextrun"/>
          <w:rFonts w:cstheme="minorHAnsi"/>
          <w:sz w:val="24"/>
          <w:szCs w:val="24"/>
          <w:lang w:val="en-CA"/>
        </w:rPr>
        <w:t>closed ulcers were not counted. We considered major</w:t>
      </w:r>
      <w:r w:rsidR="00571F7F" w:rsidRPr="0020172A">
        <w:rPr>
          <w:rStyle w:val="normaltextrun"/>
          <w:rFonts w:cstheme="minorHAnsi"/>
          <w:sz w:val="24"/>
          <w:szCs w:val="24"/>
          <w:lang w:val="en-CA"/>
        </w:rPr>
        <w:t xml:space="preserve"> </w:t>
      </w:r>
      <w:r w:rsidR="00FF7E69" w:rsidRPr="0020172A">
        <w:rPr>
          <w:rStyle w:val="normaltextrun"/>
          <w:rFonts w:cstheme="minorHAnsi"/>
          <w:sz w:val="24"/>
          <w:szCs w:val="24"/>
          <w:lang w:val="en-CA"/>
        </w:rPr>
        <w:t>ulcers</w:t>
      </w:r>
      <w:r w:rsidR="00571F7F" w:rsidRPr="0020172A">
        <w:rPr>
          <w:rStyle w:val="normaltextrun"/>
          <w:rFonts w:cstheme="minorHAnsi"/>
          <w:sz w:val="24"/>
          <w:szCs w:val="24"/>
          <w:lang w:val="en-CA"/>
        </w:rPr>
        <w:t xml:space="preserve"> </w:t>
      </w:r>
      <w:r w:rsidR="003E482A" w:rsidRPr="0020172A">
        <w:rPr>
          <w:rStyle w:val="normaltextrun"/>
          <w:rFonts w:cstheme="minorHAnsi"/>
          <w:sz w:val="24"/>
          <w:szCs w:val="24"/>
          <w:lang w:val="en-CA"/>
        </w:rPr>
        <w:t>to</w:t>
      </w:r>
      <w:r w:rsidR="00FF7E69" w:rsidRPr="0020172A">
        <w:rPr>
          <w:rStyle w:val="normaltextrun"/>
          <w:rFonts w:cstheme="minorHAnsi"/>
          <w:sz w:val="24"/>
          <w:szCs w:val="24"/>
          <w:lang w:val="en-CA"/>
        </w:rPr>
        <w:t xml:space="preserve"> be</w:t>
      </w:r>
      <w:r w:rsidR="003E482A" w:rsidRPr="0020172A">
        <w:rPr>
          <w:rStyle w:val="normaltextrun"/>
          <w:rFonts w:cstheme="minorHAnsi"/>
          <w:sz w:val="24"/>
          <w:szCs w:val="24"/>
          <w:lang w:val="en-CA"/>
        </w:rPr>
        <w:t xml:space="preserve"> </w:t>
      </w:r>
      <w:r w:rsidR="00BE66B0" w:rsidRPr="0020172A">
        <w:rPr>
          <w:rStyle w:val="normaltextrun"/>
          <w:rFonts w:cstheme="minorHAnsi"/>
          <w:sz w:val="24"/>
          <w:szCs w:val="24"/>
          <w:lang w:val="en-CA"/>
        </w:rPr>
        <w:t>open wounds that were fully through the dermis</w:t>
      </w:r>
      <w:r w:rsidR="00214A1A" w:rsidRPr="0020172A">
        <w:rPr>
          <w:rStyle w:val="normaltextrun"/>
          <w:rFonts w:cstheme="minorHAnsi"/>
          <w:sz w:val="24"/>
          <w:szCs w:val="24"/>
          <w:lang w:val="en-CA"/>
        </w:rPr>
        <w:t>,</w:t>
      </w:r>
      <w:r w:rsidR="00BE66B0" w:rsidRPr="0020172A">
        <w:rPr>
          <w:rStyle w:val="normaltextrun"/>
          <w:rFonts w:cstheme="minorHAnsi"/>
          <w:sz w:val="24"/>
          <w:szCs w:val="24"/>
          <w:lang w:val="en-CA"/>
        </w:rPr>
        <w:t xml:space="preserve"> </w:t>
      </w:r>
      <w:r w:rsidR="00BD18BB" w:rsidRPr="0020172A">
        <w:rPr>
          <w:rStyle w:val="normaltextrun"/>
          <w:rFonts w:cstheme="minorHAnsi"/>
          <w:sz w:val="24"/>
          <w:szCs w:val="24"/>
          <w:lang w:val="en-CA"/>
        </w:rPr>
        <w:t xml:space="preserve">where white tissue could be seen beneath. </w:t>
      </w:r>
      <w:r w:rsidR="00BE66B0" w:rsidRPr="0020172A">
        <w:rPr>
          <w:rStyle w:val="normaltextrun"/>
          <w:rFonts w:cstheme="minorHAnsi"/>
          <w:sz w:val="24"/>
          <w:szCs w:val="24"/>
          <w:lang w:val="en-CA"/>
        </w:rPr>
        <w:t xml:space="preserve"> </w:t>
      </w:r>
      <w:r w:rsidRPr="0020172A">
        <w:rPr>
          <w:rStyle w:val="normaltextrun"/>
          <w:rFonts w:cstheme="minorHAnsi"/>
          <w:sz w:val="24"/>
          <w:szCs w:val="24"/>
          <w:lang w:val="en-CA"/>
        </w:rPr>
        <w:t xml:space="preserve">We then determined the maximum number of minor and major </w:t>
      </w:r>
      <w:r w:rsidR="00FF7E69" w:rsidRPr="0020172A">
        <w:rPr>
          <w:rStyle w:val="normaltextrun"/>
          <w:rFonts w:cstheme="minorHAnsi"/>
          <w:sz w:val="24"/>
          <w:szCs w:val="24"/>
          <w:lang w:val="en-CA"/>
        </w:rPr>
        <w:t>ulcers</w:t>
      </w:r>
      <w:r w:rsidRPr="0020172A">
        <w:rPr>
          <w:rStyle w:val="normaltextrun"/>
          <w:rFonts w:cstheme="minorHAnsi"/>
          <w:sz w:val="24"/>
          <w:szCs w:val="24"/>
          <w:lang w:val="en-CA"/>
        </w:rPr>
        <w:t xml:space="preserve"> per cucumber</w:t>
      </w:r>
      <w:r w:rsidR="0050157E" w:rsidRPr="0020172A">
        <w:rPr>
          <w:rStyle w:val="normaltextrun"/>
          <w:rFonts w:cstheme="minorHAnsi"/>
          <w:sz w:val="24"/>
          <w:szCs w:val="24"/>
          <w:lang w:val="en-CA"/>
        </w:rPr>
        <w:t xml:space="preserve"> across the experiment’s duration. </w:t>
      </w:r>
    </w:p>
    <w:p w14:paraId="5BC6E289" w14:textId="3543D9CE" w:rsidR="00976AF2" w:rsidRPr="002C4736" w:rsidRDefault="00976AF2" w:rsidP="00680565">
      <w:pPr>
        <w:pStyle w:val="paragraph"/>
        <w:spacing w:before="0" w:beforeAutospacing="0" w:after="0" w:afterAutospacing="0"/>
        <w:textAlignment w:val="baseline"/>
        <w:rPr>
          <w:rStyle w:val="normaltextrun"/>
          <w:rFonts w:asciiTheme="minorHAnsi" w:hAnsiTheme="minorHAnsi" w:cstheme="minorHAnsi"/>
          <w:i/>
          <w:iCs/>
        </w:rPr>
      </w:pPr>
    </w:p>
    <w:p w14:paraId="2423B903" w14:textId="3AE205A6" w:rsidR="00680565" w:rsidRPr="002C4736" w:rsidRDefault="00265688" w:rsidP="00265688">
      <w:pPr>
        <w:pStyle w:val="paragraph"/>
        <w:spacing w:before="0" w:beforeAutospacing="0" w:after="0" w:afterAutospacing="0" w:line="480" w:lineRule="auto"/>
        <w:textAlignment w:val="baseline"/>
        <w:rPr>
          <w:rFonts w:asciiTheme="minorHAnsi" w:hAnsiTheme="minorHAnsi" w:cstheme="minorHAnsi"/>
          <w:i/>
        </w:rPr>
      </w:pPr>
      <w:r w:rsidRPr="002C4736">
        <w:rPr>
          <w:rStyle w:val="normaltextrun"/>
          <w:rFonts w:asciiTheme="minorHAnsi" w:hAnsiTheme="minorHAnsi" w:cstheme="minorHAnsi"/>
          <w:i/>
          <w:iCs/>
        </w:rPr>
        <w:t>Statistical Methods</w:t>
      </w:r>
    </w:p>
    <w:p w14:paraId="0925C175" w14:textId="45E44A2B" w:rsidR="000329C1" w:rsidRDefault="000329C1" w:rsidP="000329C1">
      <w:pPr>
        <w:pStyle w:val="paragraph"/>
        <w:spacing w:before="0" w:beforeAutospacing="0" w:after="0" w:afterAutospacing="0" w:line="480" w:lineRule="auto"/>
        <w:ind w:firstLine="720"/>
        <w:textAlignment w:val="baseline"/>
        <w:rPr>
          <w:rStyle w:val="normaltextrun"/>
          <w:rFonts w:asciiTheme="minorHAnsi" w:hAnsiTheme="minorHAnsi" w:cstheme="minorBidi"/>
        </w:rPr>
      </w:pPr>
      <w:r w:rsidRPr="002C4736">
        <w:rPr>
          <w:rStyle w:val="normaltextrun"/>
          <w:rFonts w:asciiTheme="minorHAnsi" w:hAnsiTheme="minorHAnsi" w:cstheme="minorBidi"/>
        </w:rPr>
        <w:t>To assess which variables</w:t>
      </w:r>
      <w:r w:rsidRPr="002C4736" w:rsidDel="00FB17B4">
        <w:rPr>
          <w:rStyle w:val="normaltextrun"/>
          <w:rFonts w:asciiTheme="minorHAnsi" w:hAnsiTheme="minorHAnsi" w:cstheme="minorBidi"/>
        </w:rPr>
        <w:t xml:space="preserve"> </w:t>
      </w:r>
      <w:r w:rsidRPr="002C4736">
        <w:rPr>
          <w:rStyle w:val="normaltextrun"/>
          <w:rFonts w:asciiTheme="minorHAnsi" w:hAnsiTheme="minorHAnsi" w:cstheme="minorBidi"/>
        </w:rPr>
        <w:t>affected the maximum number of minor ulcers, we used a generalized additive model</w:t>
      </w:r>
      <w:r>
        <w:rPr>
          <w:rStyle w:val="normaltextrun"/>
          <w:rFonts w:asciiTheme="minorHAnsi" w:hAnsiTheme="minorHAnsi" w:cstheme="minorBidi"/>
        </w:rPr>
        <w:t xml:space="preserve">. We determined that the number of minor ulcers best fit a </w:t>
      </w:r>
      <w:r w:rsidRPr="002C4736">
        <w:rPr>
          <w:rStyle w:val="normaltextrun"/>
          <w:rFonts w:asciiTheme="minorHAnsi" w:hAnsiTheme="minorHAnsi" w:cstheme="minorBidi"/>
        </w:rPr>
        <w:lastRenderedPageBreak/>
        <w:t>geometric distribution. We modelled the maximum number of minor ulcers as a function of treatment, weight, evisceration, and defecation status. We included sea table and bucket as random effects. </w:t>
      </w:r>
      <w:r w:rsidRPr="0020172A">
        <w:rPr>
          <w:rStyle w:val="eop"/>
          <w:rFonts w:asciiTheme="minorHAnsi" w:hAnsiTheme="minorHAnsi" w:cstheme="minorBidi"/>
        </w:rPr>
        <w:t> </w:t>
      </w:r>
    </w:p>
    <w:p w14:paraId="6E526E55" w14:textId="5DA34246" w:rsidR="00976AF2" w:rsidRPr="002C4736" w:rsidRDefault="00680565" w:rsidP="00265688">
      <w:pPr>
        <w:pStyle w:val="paragraph"/>
        <w:spacing w:before="0" w:beforeAutospacing="0" w:after="0" w:afterAutospacing="0" w:line="480" w:lineRule="auto"/>
        <w:ind w:firstLine="720"/>
        <w:textAlignment w:val="baseline"/>
        <w:rPr>
          <w:rStyle w:val="normaltextrun"/>
          <w:rFonts w:asciiTheme="minorHAnsi" w:hAnsiTheme="minorHAnsi" w:cstheme="minorBidi"/>
        </w:rPr>
      </w:pPr>
      <w:r w:rsidRPr="002C4736">
        <w:rPr>
          <w:rStyle w:val="normaltextrun"/>
          <w:rFonts w:asciiTheme="minorHAnsi" w:hAnsiTheme="minorHAnsi" w:cstheme="minorBidi"/>
        </w:rPr>
        <w:t xml:space="preserve">To examine </w:t>
      </w:r>
      <w:r w:rsidR="00194558" w:rsidRPr="002C4736">
        <w:rPr>
          <w:rStyle w:val="normaltextrun"/>
          <w:rFonts w:asciiTheme="minorHAnsi" w:hAnsiTheme="minorHAnsi" w:cstheme="minorBidi"/>
        </w:rPr>
        <w:t>how sea cucumber mortality varied across treatments</w:t>
      </w:r>
      <w:r w:rsidRPr="002C4736">
        <w:rPr>
          <w:rStyle w:val="normaltextrun"/>
          <w:rFonts w:asciiTheme="minorHAnsi" w:hAnsiTheme="minorHAnsi" w:cstheme="minorBidi"/>
        </w:rPr>
        <w:t xml:space="preserve">, </w:t>
      </w:r>
      <w:commentRangeStart w:id="11"/>
      <w:r w:rsidRPr="002C4736">
        <w:rPr>
          <w:rStyle w:val="normaltextrun"/>
          <w:rFonts w:asciiTheme="minorHAnsi" w:hAnsiTheme="minorHAnsi" w:cstheme="minorBidi"/>
        </w:rPr>
        <w:t>we</w:t>
      </w:r>
      <w:r w:rsidR="00194558" w:rsidRPr="002C4736">
        <w:rPr>
          <w:rStyle w:val="normaltextrun"/>
          <w:rFonts w:asciiTheme="minorHAnsi" w:hAnsiTheme="minorHAnsi" w:cstheme="minorBidi"/>
        </w:rPr>
        <w:t xml:space="preserve"> </w:t>
      </w:r>
      <w:r w:rsidR="002140D4" w:rsidRPr="002C4736">
        <w:rPr>
          <w:rStyle w:val="normaltextrun"/>
          <w:rFonts w:asciiTheme="minorHAnsi" w:hAnsiTheme="minorHAnsi" w:cstheme="minorBidi"/>
        </w:rPr>
        <w:t xml:space="preserve">tested the data for parametric assumptions </w:t>
      </w:r>
      <w:commentRangeEnd w:id="11"/>
      <w:r w:rsidR="004D704D" w:rsidRPr="0020172A">
        <w:rPr>
          <w:rStyle w:val="CommentReference"/>
          <w:rFonts w:asciiTheme="minorHAnsi" w:eastAsiaTheme="minorHAnsi" w:hAnsiTheme="minorHAnsi" w:cstheme="minorBidi"/>
          <w:lang w:eastAsia="en-US"/>
        </w:rPr>
        <w:commentReference w:id="11"/>
      </w:r>
      <w:r w:rsidR="002140D4" w:rsidRPr="002C4736">
        <w:rPr>
          <w:rStyle w:val="normaltextrun"/>
          <w:rFonts w:asciiTheme="minorHAnsi" w:hAnsiTheme="minorHAnsi" w:cstheme="minorBidi"/>
        </w:rPr>
        <w:t xml:space="preserve">and then </w:t>
      </w:r>
      <w:r w:rsidR="00194558" w:rsidRPr="002C4736">
        <w:rPr>
          <w:rStyle w:val="normaltextrun"/>
          <w:rFonts w:asciiTheme="minorHAnsi" w:hAnsiTheme="minorHAnsi" w:cstheme="minorBidi"/>
        </w:rPr>
        <w:t xml:space="preserve">used </w:t>
      </w:r>
      <w:r w:rsidRPr="002C4736">
        <w:rPr>
          <w:rStyle w:val="normaltextrun"/>
          <w:rFonts w:asciiTheme="minorHAnsi" w:hAnsiTheme="minorHAnsi" w:cstheme="minorBidi"/>
        </w:rPr>
        <w:t>a</w:t>
      </w:r>
      <w:r w:rsidR="00976AF2" w:rsidRPr="002C4736">
        <w:rPr>
          <w:rStyle w:val="normaltextrun"/>
          <w:rFonts w:asciiTheme="minorHAnsi" w:hAnsiTheme="minorHAnsi" w:cstheme="minorBidi"/>
        </w:rPr>
        <w:t xml:space="preserve"> Kruskal-</w:t>
      </w:r>
      <w:r w:rsidR="00D1236D" w:rsidRPr="002C4736">
        <w:rPr>
          <w:rStyle w:val="normaltextrun"/>
          <w:rFonts w:asciiTheme="minorHAnsi" w:hAnsiTheme="minorHAnsi" w:cstheme="minorBidi"/>
        </w:rPr>
        <w:t>W</w:t>
      </w:r>
      <w:r w:rsidR="00976AF2" w:rsidRPr="002C4736">
        <w:rPr>
          <w:rStyle w:val="normaltextrun"/>
          <w:rFonts w:asciiTheme="minorHAnsi" w:hAnsiTheme="minorHAnsi" w:cstheme="minorBidi"/>
        </w:rPr>
        <w:t xml:space="preserve">allis </w:t>
      </w:r>
      <w:r w:rsidR="009A5933" w:rsidRPr="002C4736">
        <w:rPr>
          <w:rStyle w:val="normaltextrun"/>
          <w:rFonts w:asciiTheme="minorHAnsi" w:hAnsiTheme="minorHAnsi" w:cstheme="minorBidi"/>
        </w:rPr>
        <w:t>(K-W)</w:t>
      </w:r>
      <w:r w:rsidR="00976AF2" w:rsidRPr="002C4736">
        <w:rPr>
          <w:rStyle w:val="normaltextrun"/>
          <w:rFonts w:asciiTheme="minorHAnsi" w:hAnsiTheme="minorHAnsi" w:cstheme="minorBidi"/>
        </w:rPr>
        <w:t xml:space="preserve"> test followed by a Dunn</w:t>
      </w:r>
      <w:r w:rsidR="009A5933" w:rsidRPr="002C4736">
        <w:rPr>
          <w:rStyle w:val="normaltextrun"/>
          <w:rFonts w:asciiTheme="minorHAnsi" w:hAnsiTheme="minorHAnsi" w:cstheme="minorBidi"/>
        </w:rPr>
        <w:t>’s</w:t>
      </w:r>
      <w:r w:rsidR="00976AF2" w:rsidRPr="002C4736">
        <w:rPr>
          <w:rStyle w:val="normaltextrun"/>
          <w:rFonts w:asciiTheme="minorHAnsi" w:hAnsiTheme="minorHAnsi" w:cstheme="minorBidi"/>
        </w:rPr>
        <w:t xml:space="preserve"> </w:t>
      </w:r>
      <w:r w:rsidR="00203268" w:rsidRPr="002C4736">
        <w:rPr>
          <w:rStyle w:val="normaltextrun"/>
          <w:rFonts w:asciiTheme="minorHAnsi" w:hAnsiTheme="minorHAnsi" w:cstheme="minorBidi"/>
        </w:rPr>
        <w:t>Kruskal</w:t>
      </w:r>
      <w:r w:rsidR="009A5933" w:rsidRPr="002C4736">
        <w:rPr>
          <w:rStyle w:val="normaltextrun"/>
          <w:rFonts w:asciiTheme="minorHAnsi" w:hAnsiTheme="minorHAnsi" w:cstheme="minorBidi"/>
        </w:rPr>
        <w:t>-</w:t>
      </w:r>
      <w:r w:rsidR="00203268" w:rsidRPr="002C4736">
        <w:rPr>
          <w:rStyle w:val="normaltextrun"/>
          <w:rFonts w:asciiTheme="minorHAnsi" w:hAnsiTheme="minorHAnsi" w:cstheme="minorBidi"/>
        </w:rPr>
        <w:t xml:space="preserve"> Wallis</w:t>
      </w:r>
      <w:r w:rsidR="00976AF2" w:rsidRPr="002C4736">
        <w:rPr>
          <w:rStyle w:val="normaltextrun"/>
          <w:rFonts w:asciiTheme="minorHAnsi" w:hAnsiTheme="minorHAnsi" w:cstheme="minorBidi"/>
        </w:rPr>
        <w:t xml:space="preserve"> </w:t>
      </w:r>
      <w:r w:rsidR="009A5933" w:rsidRPr="002C4736">
        <w:rPr>
          <w:rStyle w:val="normaltextrun"/>
          <w:rFonts w:asciiTheme="minorHAnsi" w:hAnsiTheme="minorHAnsi" w:cstheme="minorBidi"/>
        </w:rPr>
        <w:t xml:space="preserve">(Dunn’s K-W) </w:t>
      </w:r>
      <w:r w:rsidR="00976AF2" w:rsidRPr="002C4736">
        <w:rPr>
          <w:rStyle w:val="normaltextrun"/>
          <w:rFonts w:asciiTheme="minorHAnsi" w:hAnsiTheme="minorHAnsi" w:cstheme="minorBidi"/>
        </w:rPr>
        <w:t>test for multiple comparisons</w:t>
      </w:r>
      <w:r w:rsidR="00194558" w:rsidRPr="002C4736">
        <w:rPr>
          <w:rStyle w:val="normaltextrun"/>
          <w:rFonts w:asciiTheme="minorHAnsi" w:hAnsiTheme="minorHAnsi" w:cstheme="minorBidi"/>
        </w:rPr>
        <w:t xml:space="preserve">. </w:t>
      </w:r>
      <w:r w:rsidR="00EC3ACA" w:rsidRPr="002C4736">
        <w:rPr>
          <w:rStyle w:val="normaltextrun"/>
          <w:rFonts w:asciiTheme="minorHAnsi" w:hAnsiTheme="minorHAnsi" w:cstheme="minorBidi"/>
        </w:rPr>
        <w:t xml:space="preserve">We then built a logistic regression model with cucumber mortality as the response variable and </w:t>
      </w:r>
      <w:r w:rsidR="00030BB3" w:rsidRPr="002C4736">
        <w:rPr>
          <w:rStyle w:val="normaltextrun"/>
          <w:rFonts w:asciiTheme="minorHAnsi" w:hAnsiTheme="minorHAnsi" w:cstheme="minorBidi"/>
        </w:rPr>
        <w:t xml:space="preserve">evisceration, defecation status, initial droop and squeeze scores, and initial weight </w:t>
      </w:r>
      <w:r w:rsidR="00EC3ACA" w:rsidRPr="002C4736">
        <w:rPr>
          <w:rStyle w:val="normaltextrun"/>
          <w:rFonts w:asciiTheme="minorHAnsi" w:hAnsiTheme="minorHAnsi" w:cstheme="minorBidi"/>
        </w:rPr>
        <w:t xml:space="preserve">as explanatory variables. </w:t>
      </w:r>
      <w:commentRangeStart w:id="12"/>
      <w:r w:rsidR="00194558" w:rsidRPr="002C4736">
        <w:rPr>
          <w:rStyle w:val="normaltextrun"/>
          <w:rFonts w:asciiTheme="minorHAnsi" w:hAnsiTheme="minorHAnsi" w:cstheme="minorBidi"/>
        </w:rPr>
        <w:t>The objective of this analysis was to understand what factors, other than temperature treatment, affected mortality</w:t>
      </w:r>
      <w:commentRangeEnd w:id="12"/>
      <w:r w:rsidR="00AD7FA8" w:rsidRPr="002C4736">
        <w:rPr>
          <w:rStyle w:val="CommentReference"/>
          <w:rFonts w:eastAsiaTheme="minorHAnsi"/>
        </w:rPr>
        <w:commentReference w:id="12"/>
      </w:r>
      <w:r w:rsidR="00194558" w:rsidRPr="002C4736">
        <w:rPr>
          <w:rStyle w:val="normaltextrun"/>
          <w:rFonts w:asciiTheme="minorHAnsi" w:hAnsiTheme="minorHAnsi" w:cstheme="minorBidi"/>
        </w:rPr>
        <w:t xml:space="preserve">. </w:t>
      </w:r>
      <w:r w:rsidR="00EC3ACA" w:rsidRPr="002C4736">
        <w:rPr>
          <w:rStyle w:val="normaltextrun"/>
          <w:rFonts w:asciiTheme="minorHAnsi" w:hAnsiTheme="minorHAnsi" w:cstheme="minorBidi"/>
        </w:rPr>
        <w:t xml:space="preserve">We used </w:t>
      </w:r>
      <w:commentRangeStart w:id="13"/>
      <w:r w:rsidR="00EC3ACA" w:rsidRPr="002C4736">
        <w:rPr>
          <w:rStyle w:val="normaltextrun"/>
          <w:rFonts w:asciiTheme="minorHAnsi" w:hAnsiTheme="minorHAnsi" w:cstheme="minorBidi"/>
        </w:rPr>
        <w:t xml:space="preserve">forward </w:t>
      </w:r>
      <w:r w:rsidR="003A3F12" w:rsidRPr="002C4736">
        <w:rPr>
          <w:rStyle w:val="normaltextrun"/>
          <w:rFonts w:asciiTheme="minorHAnsi" w:hAnsiTheme="minorHAnsi" w:cstheme="minorBidi"/>
        </w:rPr>
        <w:t>G</w:t>
      </w:r>
      <w:r w:rsidR="00EC3ACA" w:rsidRPr="002C4736">
        <w:rPr>
          <w:rStyle w:val="normaltextrun"/>
          <w:rFonts w:asciiTheme="minorHAnsi" w:hAnsiTheme="minorHAnsi" w:cstheme="minorBidi"/>
        </w:rPr>
        <w:t xml:space="preserve">AIC model selection </w:t>
      </w:r>
      <w:commentRangeEnd w:id="13"/>
      <w:r w:rsidR="003F1053" w:rsidRPr="0020172A">
        <w:rPr>
          <w:rStyle w:val="CommentReference"/>
          <w:rFonts w:asciiTheme="minorHAnsi" w:eastAsiaTheme="minorHAnsi" w:hAnsiTheme="minorHAnsi" w:cstheme="minorBidi"/>
          <w:lang w:eastAsia="en-US"/>
        </w:rPr>
        <w:commentReference w:id="13"/>
      </w:r>
      <w:r w:rsidR="00EC3ACA" w:rsidRPr="002C4736">
        <w:rPr>
          <w:rStyle w:val="normaltextrun"/>
          <w:rFonts w:asciiTheme="minorHAnsi" w:hAnsiTheme="minorHAnsi" w:cstheme="minorBidi"/>
        </w:rPr>
        <w:t xml:space="preserve">to </w:t>
      </w:r>
      <w:r w:rsidR="00812E4A" w:rsidRPr="002C4736">
        <w:rPr>
          <w:rStyle w:val="normaltextrun"/>
          <w:rFonts w:asciiTheme="minorHAnsi" w:hAnsiTheme="minorHAnsi" w:cstheme="minorBidi"/>
        </w:rPr>
        <w:t xml:space="preserve">investigate which combination of these variables best explained the variation in sea cucumber mortality. </w:t>
      </w:r>
    </w:p>
    <w:p w14:paraId="78F8012D" w14:textId="5660F058" w:rsidR="00194558" w:rsidRPr="002C4736" w:rsidRDefault="001A1286" w:rsidP="00265688">
      <w:pPr>
        <w:pStyle w:val="paragraph"/>
        <w:spacing w:before="0" w:beforeAutospacing="0" w:after="0" w:afterAutospacing="0" w:line="480" w:lineRule="auto"/>
        <w:ind w:firstLine="720"/>
        <w:textAlignment w:val="baseline"/>
        <w:rPr>
          <w:rStyle w:val="normaltextrun"/>
          <w:rFonts w:asciiTheme="minorHAnsi" w:hAnsiTheme="minorHAnsi" w:cstheme="minorBidi"/>
        </w:rPr>
      </w:pPr>
      <w:r w:rsidRPr="002C4736">
        <w:rPr>
          <w:rStyle w:val="normaltextrun"/>
          <w:rFonts w:asciiTheme="minorHAnsi" w:hAnsiTheme="minorHAnsi" w:cstheme="minorBidi"/>
        </w:rPr>
        <w:t xml:space="preserve"> We determined if the two sea cucumber stiffness metrics (antipredator response and structure maintenance) were correlated using spearman’s rank correlation coefficient. We assumed that these </w:t>
      </w:r>
      <w:r w:rsidR="00387610" w:rsidRPr="002C4736">
        <w:rPr>
          <w:rStyle w:val="normaltextrun"/>
          <w:rFonts w:asciiTheme="minorHAnsi" w:hAnsiTheme="minorHAnsi" w:cstheme="minorBidi"/>
        </w:rPr>
        <w:t xml:space="preserve">metrics represent two different types of stiffening behaviour, regardless of correlation strength, and modelled them </w:t>
      </w:r>
      <w:r w:rsidR="00D715E1" w:rsidRPr="002C4736">
        <w:rPr>
          <w:rStyle w:val="normaltextrun"/>
          <w:rFonts w:asciiTheme="minorHAnsi" w:hAnsiTheme="minorHAnsi" w:cstheme="minorBidi"/>
        </w:rPr>
        <w:t xml:space="preserve">separately. </w:t>
      </w:r>
      <w:r w:rsidR="00680565" w:rsidRPr="002C4736">
        <w:rPr>
          <w:rStyle w:val="normaltextrun"/>
          <w:rFonts w:asciiTheme="minorHAnsi" w:hAnsiTheme="minorHAnsi" w:cstheme="minorBidi"/>
        </w:rPr>
        <w:t>For both response variables, we constructed full</w:t>
      </w:r>
      <w:r w:rsidR="000B461D" w:rsidRPr="002C4736">
        <w:rPr>
          <w:rStyle w:val="normaltextrun"/>
          <w:rFonts w:asciiTheme="minorHAnsi" w:hAnsiTheme="minorHAnsi" w:cstheme="minorBidi"/>
        </w:rPr>
        <w:t xml:space="preserve"> </w:t>
      </w:r>
      <w:r w:rsidR="00680565" w:rsidRPr="002C4736">
        <w:rPr>
          <w:rStyle w:val="normaltextrun"/>
          <w:rFonts w:asciiTheme="minorHAnsi" w:hAnsiTheme="minorHAnsi" w:cstheme="minorBidi"/>
        </w:rPr>
        <w:t xml:space="preserve">ordinal regression models with the following predictor variables: </w:t>
      </w:r>
      <w:r w:rsidR="00F3199F" w:rsidRPr="002C4736">
        <w:rPr>
          <w:rStyle w:val="normaltextrun"/>
          <w:rFonts w:asciiTheme="minorHAnsi" w:hAnsiTheme="minorHAnsi" w:cstheme="minorBidi"/>
        </w:rPr>
        <w:t>temperature treatment</w:t>
      </w:r>
      <w:r w:rsidR="00680565" w:rsidRPr="002C4736">
        <w:rPr>
          <w:rStyle w:val="normaltextrun"/>
          <w:rFonts w:asciiTheme="minorHAnsi" w:hAnsiTheme="minorHAnsi" w:cstheme="minorBidi"/>
        </w:rPr>
        <w:t>, date as a categorical variable for each individual date, and the interaction term between treatment and date. We restricted our measurement period to the days preceding (</w:t>
      </w:r>
      <w:r w:rsidR="00A227FE" w:rsidRPr="002C4736">
        <w:rPr>
          <w:rStyle w:val="normaltextrun"/>
          <w:rFonts w:asciiTheme="minorHAnsi" w:hAnsiTheme="minorHAnsi" w:cstheme="minorBidi"/>
        </w:rPr>
        <w:t>Day 1</w:t>
      </w:r>
      <w:r w:rsidR="00680565" w:rsidRPr="002C4736">
        <w:rPr>
          <w:rStyle w:val="normaltextrun"/>
          <w:rFonts w:asciiTheme="minorHAnsi" w:hAnsiTheme="minorHAnsi" w:cstheme="minorBidi"/>
        </w:rPr>
        <w:t>), during (</w:t>
      </w:r>
      <w:r w:rsidR="00A227FE" w:rsidRPr="002C4736">
        <w:rPr>
          <w:rStyle w:val="normaltextrun"/>
          <w:rFonts w:asciiTheme="minorHAnsi" w:hAnsiTheme="minorHAnsi" w:cstheme="minorBidi"/>
        </w:rPr>
        <w:t>Day 2-4</w:t>
      </w:r>
      <w:r w:rsidR="00680565" w:rsidRPr="002C4736">
        <w:rPr>
          <w:rStyle w:val="normaltextrun"/>
          <w:rFonts w:asciiTheme="minorHAnsi" w:hAnsiTheme="minorHAnsi" w:cstheme="minorBidi"/>
        </w:rPr>
        <w:t>) and immediately after the heat treatment (</w:t>
      </w:r>
      <w:r w:rsidR="00A227FE" w:rsidRPr="002C4736">
        <w:rPr>
          <w:rStyle w:val="normaltextrun"/>
          <w:rFonts w:asciiTheme="minorHAnsi" w:hAnsiTheme="minorHAnsi" w:cstheme="minorBidi"/>
        </w:rPr>
        <w:t>Day 5</w:t>
      </w:r>
      <w:r w:rsidR="00680565" w:rsidRPr="002C4736">
        <w:rPr>
          <w:rStyle w:val="normaltextrun"/>
          <w:rFonts w:asciiTheme="minorHAnsi" w:hAnsiTheme="minorHAnsi" w:cstheme="minorBidi"/>
        </w:rPr>
        <w:t>). We included individual cucumber identity as a random effect to account for repeated measures on the same individuals over time. We also included bucket ID and sea table ID as random effects to account for our paired (two cucumbers per bucket) and blocked (five buckets per </w:t>
      </w:r>
      <w:proofErr w:type="spellStart"/>
      <w:r w:rsidR="00680565" w:rsidRPr="002C4736">
        <w:rPr>
          <w:rStyle w:val="normaltextrun"/>
          <w:rFonts w:asciiTheme="minorHAnsi" w:hAnsiTheme="minorHAnsi" w:cstheme="minorBidi"/>
        </w:rPr>
        <w:t>sea</w:t>
      </w:r>
      <w:proofErr w:type="spellEnd"/>
      <w:r w:rsidR="00680565" w:rsidRPr="002C4736">
        <w:rPr>
          <w:rStyle w:val="normaltextrun"/>
          <w:rFonts w:asciiTheme="minorHAnsi" w:hAnsiTheme="minorHAnsi" w:cstheme="minorBidi"/>
        </w:rPr>
        <w:t xml:space="preserve"> table) </w:t>
      </w:r>
      <w:r w:rsidR="00680565" w:rsidRPr="002C4736">
        <w:rPr>
          <w:rStyle w:val="normaltextrun"/>
          <w:rFonts w:asciiTheme="minorHAnsi" w:hAnsiTheme="minorHAnsi" w:cstheme="minorBidi"/>
        </w:rPr>
        <w:lastRenderedPageBreak/>
        <w:t xml:space="preserve">experimental design. We </w:t>
      </w:r>
      <w:r w:rsidR="00D45095" w:rsidRPr="002C4736">
        <w:rPr>
          <w:rStyle w:val="normaltextrun"/>
          <w:rFonts w:asciiTheme="minorHAnsi" w:hAnsiTheme="minorHAnsi" w:cstheme="minorBidi"/>
        </w:rPr>
        <w:t xml:space="preserve">used </w:t>
      </w:r>
      <w:r w:rsidR="00680565" w:rsidRPr="002C4736">
        <w:rPr>
          <w:rStyle w:val="normaltextrun"/>
          <w:rFonts w:asciiTheme="minorHAnsi" w:hAnsiTheme="minorHAnsi" w:cstheme="minorBidi"/>
        </w:rPr>
        <w:t xml:space="preserve">AIC model </w:t>
      </w:r>
      <w:r w:rsidR="00167FB0" w:rsidRPr="002C4736">
        <w:rPr>
          <w:rStyle w:val="normaltextrun"/>
          <w:rFonts w:asciiTheme="minorHAnsi" w:hAnsiTheme="minorHAnsi" w:cstheme="minorBidi"/>
        </w:rPr>
        <w:t>selection</w:t>
      </w:r>
      <w:r w:rsidR="00680565" w:rsidRPr="002C4736">
        <w:rPr>
          <w:rStyle w:val="normaltextrun"/>
          <w:rFonts w:asciiTheme="minorHAnsi" w:hAnsiTheme="minorHAnsi" w:cstheme="minorBidi"/>
        </w:rPr>
        <w:t xml:space="preserve"> to determine the most parsimonious models (</w:t>
      </w:r>
      <w:r w:rsidR="00680565" w:rsidRPr="0020172A">
        <w:rPr>
          <w:rStyle w:val="normaltextrun"/>
          <w:rFonts w:asciiTheme="minorHAnsi" w:hAnsiTheme="minorHAnsi" w:cstheme="minorBidi"/>
        </w:rPr>
        <w:t>Δ</w:t>
      </w:r>
      <w:r w:rsidR="00680565" w:rsidRPr="002C4736">
        <w:rPr>
          <w:rStyle w:val="normaltextrun"/>
          <w:rFonts w:asciiTheme="minorHAnsi" w:hAnsiTheme="minorHAnsi" w:cstheme="minorBidi"/>
        </w:rPr>
        <w:t>AIC &gt; 2). From top selected models we calculated 95% confidence intervals and considered effects to be significant if confidence intervals did not overlap zero. </w:t>
      </w:r>
    </w:p>
    <w:p w14:paraId="780D37E6" w14:textId="7C54E54B" w:rsidR="00A227FE" w:rsidRPr="002C4736" w:rsidRDefault="00A227FE" w:rsidP="00265688">
      <w:pPr>
        <w:pStyle w:val="paragraph"/>
        <w:spacing w:before="0" w:beforeAutospacing="0" w:after="0" w:afterAutospacing="0" w:line="480" w:lineRule="auto"/>
        <w:ind w:firstLine="720"/>
        <w:textAlignment w:val="baseline"/>
        <w:rPr>
          <w:rStyle w:val="normaltextrun"/>
          <w:rFonts w:asciiTheme="minorHAnsi" w:hAnsiTheme="minorHAnsi" w:cstheme="minorHAnsi"/>
        </w:rPr>
      </w:pPr>
      <w:r w:rsidRPr="002C4736">
        <w:rPr>
          <w:rStyle w:val="normaltextrun"/>
          <w:rFonts w:asciiTheme="minorHAnsi" w:hAnsiTheme="minorHAnsi" w:cstheme="minorHAnsi"/>
        </w:rPr>
        <w:t>We</w:t>
      </w:r>
      <w:r w:rsidR="00BC1231" w:rsidRPr="002C4736">
        <w:rPr>
          <w:rStyle w:val="normaltextrun"/>
          <w:rFonts w:asciiTheme="minorHAnsi" w:hAnsiTheme="minorHAnsi" w:cstheme="minorHAnsi"/>
        </w:rPr>
        <w:t xml:space="preserve"> compared activity scores between treatments on specific days</w:t>
      </w:r>
      <w:r w:rsidR="004436C9" w:rsidRPr="002C4736">
        <w:rPr>
          <w:rStyle w:val="normaltextrun"/>
          <w:rFonts w:asciiTheme="minorHAnsi" w:hAnsiTheme="minorHAnsi" w:cstheme="minorHAnsi"/>
        </w:rPr>
        <w:t xml:space="preserve"> of interest</w:t>
      </w:r>
      <w:r w:rsidR="003915F3" w:rsidRPr="002C4736">
        <w:rPr>
          <w:rStyle w:val="normaltextrun"/>
          <w:rFonts w:asciiTheme="minorHAnsi" w:hAnsiTheme="minorHAnsi" w:cstheme="minorHAnsi"/>
        </w:rPr>
        <w:t xml:space="preserve"> with</w:t>
      </w:r>
      <w:r w:rsidRPr="002C4736">
        <w:rPr>
          <w:rStyle w:val="normaltextrun"/>
          <w:rFonts w:asciiTheme="minorHAnsi" w:hAnsiTheme="minorHAnsi" w:cstheme="minorHAnsi"/>
        </w:rPr>
        <w:t xml:space="preserve"> </w:t>
      </w:r>
      <w:r w:rsidR="00B40A26" w:rsidRPr="002C4736">
        <w:rPr>
          <w:rStyle w:val="normaltextrun"/>
          <w:rFonts w:asciiTheme="minorHAnsi" w:hAnsiTheme="minorHAnsi" w:cstheme="minorHAnsi"/>
        </w:rPr>
        <w:t>K-W and Dunn’s K-W</w:t>
      </w:r>
      <w:r w:rsidRPr="002C4736">
        <w:rPr>
          <w:rStyle w:val="normaltextrun"/>
          <w:rFonts w:asciiTheme="minorHAnsi" w:hAnsiTheme="minorHAnsi" w:cstheme="minorHAnsi"/>
        </w:rPr>
        <w:t xml:space="preserve"> tests</w:t>
      </w:r>
      <w:r w:rsidR="003915F3" w:rsidRPr="002C4736">
        <w:rPr>
          <w:rStyle w:val="normaltextrun"/>
          <w:rFonts w:asciiTheme="minorHAnsi" w:hAnsiTheme="minorHAnsi" w:cstheme="minorHAnsi"/>
        </w:rPr>
        <w:t xml:space="preserve">. </w:t>
      </w:r>
      <w:r w:rsidR="00E06359" w:rsidRPr="002C4736">
        <w:rPr>
          <w:rStyle w:val="normaltextrun"/>
          <w:rFonts w:asciiTheme="minorHAnsi" w:hAnsiTheme="minorHAnsi" w:cstheme="minorHAnsi"/>
        </w:rPr>
        <w:t>We looked at Day 1 (</w:t>
      </w:r>
      <w:r w:rsidRPr="002C4736">
        <w:rPr>
          <w:rStyle w:val="normaltextrun"/>
          <w:rFonts w:asciiTheme="minorHAnsi" w:hAnsiTheme="minorHAnsi" w:cstheme="minorHAnsi"/>
        </w:rPr>
        <w:t>pre-</w:t>
      </w:r>
      <w:r w:rsidR="005C33D4" w:rsidRPr="002C4736">
        <w:rPr>
          <w:rStyle w:val="normaltextrun"/>
          <w:rFonts w:asciiTheme="minorHAnsi" w:hAnsiTheme="minorHAnsi" w:cstheme="minorHAnsi"/>
        </w:rPr>
        <w:t>experiment), Day 2</w:t>
      </w:r>
      <w:r w:rsidRPr="002C4736">
        <w:rPr>
          <w:rStyle w:val="normaltextrun"/>
          <w:rFonts w:asciiTheme="minorHAnsi" w:hAnsiTheme="minorHAnsi" w:cstheme="minorHAnsi"/>
        </w:rPr>
        <w:t xml:space="preserve"> initial heat shock</w:t>
      </w:r>
      <w:r w:rsidR="009B4C80" w:rsidRPr="002C4736">
        <w:rPr>
          <w:rStyle w:val="normaltextrun"/>
          <w:rFonts w:asciiTheme="minorHAnsi" w:hAnsiTheme="minorHAnsi" w:cstheme="minorHAnsi"/>
        </w:rPr>
        <w:t xml:space="preserve"> and </w:t>
      </w:r>
      <w:r w:rsidR="005C33D4" w:rsidRPr="002C4736">
        <w:rPr>
          <w:rStyle w:val="normaltextrun"/>
          <w:rFonts w:asciiTheme="minorHAnsi" w:hAnsiTheme="minorHAnsi" w:cstheme="minorHAnsi"/>
        </w:rPr>
        <w:t>Day 12 (</w:t>
      </w:r>
      <w:r w:rsidRPr="002C4736">
        <w:rPr>
          <w:rStyle w:val="normaltextrun"/>
          <w:rFonts w:asciiTheme="minorHAnsi" w:hAnsiTheme="minorHAnsi" w:cstheme="minorHAnsi"/>
        </w:rPr>
        <w:t>long-term recovery</w:t>
      </w:r>
      <w:r w:rsidR="005C33D4" w:rsidRPr="002C4736">
        <w:rPr>
          <w:rStyle w:val="normaltextrun"/>
          <w:rFonts w:asciiTheme="minorHAnsi" w:hAnsiTheme="minorHAnsi" w:cstheme="minorHAnsi"/>
        </w:rPr>
        <w:t>).</w:t>
      </w:r>
      <w:r w:rsidR="00FC37A1" w:rsidRPr="002C4736">
        <w:rPr>
          <w:rStyle w:val="normaltextrun"/>
          <w:rFonts w:asciiTheme="minorHAnsi" w:hAnsiTheme="minorHAnsi" w:cstheme="minorHAnsi"/>
        </w:rPr>
        <w:t xml:space="preserve"> </w:t>
      </w:r>
      <w:r w:rsidRPr="002C4736">
        <w:rPr>
          <w:rStyle w:val="normaltextrun"/>
          <w:rFonts w:asciiTheme="minorHAnsi" w:hAnsiTheme="minorHAnsi" w:cstheme="minorHAnsi"/>
        </w:rPr>
        <w:t xml:space="preserve">We then fit a generalized additive model </w:t>
      </w:r>
      <w:r w:rsidR="007E29C0">
        <w:rPr>
          <w:rStyle w:val="normaltextrun"/>
          <w:rFonts w:asciiTheme="minorHAnsi" w:hAnsiTheme="minorHAnsi" w:cstheme="minorHAnsi"/>
        </w:rPr>
        <w:t xml:space="preserve">to activity score, which we identified as having </w:t>
      </w:r>
      <w:r w:rsidRPr="002C4736">
        <w:rPr>
          <w:rStyle w:val="normaltextrun"/>
          <w:rFonts w:asciiTheme="minorHAnsi" w:hAnsiTheme="minorHAnsi" w:cstheme="minorHAnsi"/>
        </w:rPr>
        <w:t>a zero-adjusted negative binomial distribution</w:t>
      </w:r>
      <w:r w:rsidR="00940D60">
        <w:rPr>
          <w:rStyle w:val="normaltextrun"/>
          <w:rFonts w:asciiTheme="minorHAnsi" w:hAnsiTheme="minorHAnsi" w:cstheme="minorHAnsi"/>
        </w:rPr>
        <w:t xml:space="preserve">. </w:t>
      </w:r>
      <w:r w:rsidRPr="002C4736">
        <w:rPr>
          <w:rStyle w:val="normaltextrun"/>
          <w:rFonts w:asciiTheme="minorHAnsi" w:hAnsiTheme="minorHAnsi" w:cstheme="minorHAnsi"/>
        </w:rPr>
        <w:t xml:space="preserve">We included </w:t>
      </w:r>
      <w:r w:rsidR="00D8599F" w:rsidRPr="002C4736">
        <w:rPr>
          <w:rStyle w:val="normaltextrun"/>
          <w:rFonts w:asciiTheme="minorHAnsi" w:hAnsiTheme="minorHAnsi" w:cstheme="minorHAnsi"/>
        </w:rPr>
        <w:t xml:space="preserve">temperature </w:t>
      </w:r>
      <w:r w:rsidRPr="002C4736">
        <w:rPr>
          <w:rStyle w:val="normaltextrun"/>
          <w:rFonts w:asciiTheme="minorHAnsi" w:hAnsiTheme="minorHAnsi" w:cstheme="minorHAnsi"/>
        </w:rPr>
        <w:t>treatment, date (measured as categorical) and the interaction between treatment and date as fixed effects</w:t>
      </w:r>
      <w:r w:rsidR="00AD3AE5" w:rsidRPr="002C4736">
        <w:rPr>
          <w:rStyle w:val="normaltextrun"/>
          <w:rFonts w:asciiTheme="minorHAnsi" w:hAnsiTheme="minorHAnsi" w:cstheme="minorHAnsi"/>
        </w:rPr>
        <w:t xml:space="preserve"> in the full model</w:t>
      </w:r>
      <w:r w:rsidRPr="002C4736">
        <w:rPr>
          <w:rStyle w:val="normaltextrun"/>
          <w:rFonts w:asciiTheme="minorHAnsi" w:hAnsiTheme="minorHAnsi" w:cstheme="minorHAnsi"/>
        </w:rPr>
        <w:t xml:space="preserve">. </w:t>
      </w:r>
      <w:r w:rsidR="000B461D" w:rsidRPr="002C4736">
        <w:rPr>
          <w:rStyle w:val="normaltextrun"/>
          <w:rFonts w:asciiTheme="minorHAnsi" w:hAnsiTheme="minorHAnsi" w:cstheme="minorHAnsi"/>
        </w:rPr>
        <w:t>W</w:t>
      </w:r>
      <w:r w:rsidRPr="002C4736">
        <w:rPr>
          <w:rStyle w:val="normaltextrun"/>
          <w:rFonts w:asciiTheme="minorHAnsi" w:hAnsiTheme="minorHAnsi" w:cstheme="minorHAnsi"/>
        </w:rPr>
        <w:t xml:space="preserve">e included individual, sea table and bucket ID as random effects. We used backward </w:t>
      </w:r>
      <w:r w:rsidR="00287E79" w:rsidRPr="002C4736">
        <w:rPr>
          <w:rStyle w:val="normaltextrun"/>
          <w:rFonts w:asciiTheme="minorHAnsi" w:hAnsiTheme="minorHAnsi" w:cstheme="minorHAnsi"/>
        </w:rPr>
        <w:t xml:space="preserve">AIC </w:t>
      </w:r>
      <w:r w:rsidRPr="002C4736">
        <w:rPr>
          <w:rStyle w:val="normaltextrun"/>
          <w:rFonts w:asciiTheme="minorHAnsi" w:hAnsiTheme="minorHAnsi" w:cstheme="minorHAnsi"/>
        </w:rPr>
        <w:t xml:space="preserve">step-selection to find the </w:t>
      </w:r>
      <w:r w:rsidR="00287E79" w:rsidRPr="002C4736">
        <w:rPr>
          <w:rStyle w:val="normaltextrun"/>
          <w:rFonts w:asciiTheme="minorHAnsi" w:hAnsiTheme="minorHAnsi" w:cstheme="minorHAnsi"/>
        </w:rPr>
        <w:t xml:space="preserve">variables that best explained the variation in activity scores. </w:t>
      </w:r>
    </w:p>
    <w:p w14:paraId="3BB1F08A" w14:textId="19357583" w:rsidR="00680565" w:rsidRPr="002C4736" w:rsidRDefault="00A51B41" w:rsidP="00265688">
      <w:pPr>
        <w:pStyle w:val="paragraph"/>
        <w:spacing w:before="0" w:beforeAutospacing="0" w:after="0" w:afterAutospacing="0" w:line="480" w:lineRule="auto"/>
        <w:ind w:firstLine="720"/>
        <w:textAlignment w:val="baseline"/>
        <w:rPr>
          <w:rFonts w:asciiTheme="minorHAnsi" w:hAnsiTheme="minorHAnsi" w:cstheme="minorHAnsi"/>
        </w:rPr>
      </w:pPr>
      <w:r w:rsidRPr="002C4736">
        <w:rPr>
          <w:rStyle w:val="normaltextrun"/>
          <w:rFonts w:asciiTheme="minorHAnsi" w:hAnsiTheme="minorHAnsi" w:cstheme="minorHAnsi"/>
        </w:rPr>
        <w:t xml:space="preserve">We used a Kruskal-Wallis rank sum test to compare </w:t>
      </w:r>
      <w:r w:rsidR="005B51B9" w:rsidRPr="002C4736">
        <w:rPr>
          <w:rStyle w:val="normaltextrun"/>
          <w:rFonts w:asciiTheme="minorHAnsi" w:hAnsiTheme="minorHAnsi" w:cstheme="minorHAnsi"/>
        </w:rPr>
        <w:t>the number of buckets with spawning cucumbers across temperature treatments</w:t>
      </w:r>
      <w:r w:rsidR="00063FA9" w:rsidRPr="002C4736">
        <w:rPr>
          <w:rStyle w:val="normaltextrun"/>
          <w:rFonts w:asciiTheme="minorHAnsi" w:hAnsiTheme="minorHAnsi" w:cstheme="minorHAnsi"/>
        </w:rPr>
        <w:t xml:space="preserve">. </w:t>
      </w:r>
      <w:r w:rsidR="006806B0" w:rsidRPr="002C4736">
        <w:rPr>
          <w:rStyle w:val="normaltextrun"/>
          <w:rFonts w:asciiTheme="minorHAnsi" w:hAnsiTheme="minorHAnsi" w:cstheme="minorHAnsi"/>
        </w:rPr>
        <w:t xml:space="preserve">To examine the effect of temperature on the likelihood of a cucumber eviscerating, we </w:t>
      </w:r>
      <w:r w:rsidR="00B668EA" w:rsidRPr="002C4736">
        <w:rPr>
          <w:rStyle w:val="normaltextrun"/>
          <w:rFonts w:asciiTheme="minorHAnsi" w:hAnsiTheme="minorHAnsi" w:cstheme="minorHAnsi"/>
        </w:rPr>
        <w:t>created</w:t>
      </w:r>
      <w:r w:rsidR="006806B0" w:rsidRPr="002C4736">
        <w:rPr>
          <w:rStyle w:val="normaltextrun"/>
          <w:rFonts w:asciiTheme="minorHAnsi" w:hAnsiTheme="minorHAnsi" w:cstheme="minorHAnsi"/>
        </w:rPr>
        <w:t xml:space="preserve"> a logistic regression model with treatment, weight, and </w:t>
      </w:r>
      <w:r w:rsidR="002E24B6" w:rsidRPr="002C4736">
        <w:rPr>
          <w:rStyle w:val="normaltextrun"/>
          <w:rFonts w:asciiTheme="minorHAnsi" w:hAnsiTheme="minorHAnsi" w:cstheme="minorHAnsi"/>
        </w:rPr>
        <w:t>defecation</w:t>
      </w:r>
      <w:r w:rsidR="006806B0" w:rsidRPr="002C4736">
        <w:rPr>
          <w:rStyle w:val="normaltextrun"/>
          <w:rFonts w:asciiTheme="minorHAnsi" w:hAnsiTheme="minorHAnsi" w:cstheme="minorHAnsi"/>
        </w:rPr>
        <w:t xml:space="preserve"> status as explanatory variables in the full model, and sea table as a random effect. We</w:t>
      </w:r>
      <w:r w:rsidR="00B668EA" w:rsidRPr="002C4736">
        <w:rPr>
          <w:rStyle w:val="normaltextrun"/>
          <w:rFonts w:asciiTheme="minorHAnsi" w:hAnsiTheme="minorHAnsi" w:cstheme="minorHAnsi"/>
        </w:rPr>
        <w:t xml:space="preserve"> conducted forward AIC model </w:t>
      </w:r>
      <w:r w:rsidR="0032098E" w:rsidRPr="002C4736">
        <w:rPr>
          <w:rStyle w:val="normaltextrun"/>
          <w:rFonts w:asciiTheme="minorHAnsi" w:hAnsiTheme="minorHAnsi" w:cstheme="minorHAnsi"/>
        </w:rPr>
        <w:t>s</w:t>
      </w:r>
      <w:r w:rsidR="00B668EA" w:rsidRPr="002C4736">
        <w:rPr>
          <w:rStyle w:val="normaltextrun"/>
          <w:rFonts w:asciiTheme="minorHAnsi" w:hAnsiTheme="minorHAnsi" w:cstheme="minorHAnsi"/>
        </w:rPr>
        <w:t>election</w:t>
      </w:r>
      <w:r w:rsidR="006806B0" w:rsidRPr="002C4736">
        <w:rPr>
          <w:rStyle w:val="normaltextrun"/>
          <w:rFonts w:asciiTheme="minorHAnsi" w:hAnsiTheme="minorHAnsi" w:cstheme="minorHAnsi"/>
        </w:rPr>
        <w:t xml:space="preserve"> </w:t>
      </w:r>
      <w:r w:rsidR="0032098E" w:rsidRPr="002C4736">
        <w:rPr>
          <w:rStyle w:val="normaltextrun"/>
          <w:rFonts w:asciiTheme="minorHAnsi" w:hAnsiTheme="minorHAnsi" w:cstheme="minorHAnsi"/>
        </w:rPr>
        <w:t>to determine</w:t>
      </w:r>
      <w:r w:rsidR="00F22699" w:rsidRPr="002C4736">
        <w:rPr>
          <w:rStyle w:val="normaltextrun"/>
          <w:rFonts w:asciiTheme="minorHAnsi" w:hAnsiTheme="minorHAnsi" w:cstheme="minorHAnsi"/>
        </w:rPr>
        <w:t xml:space="preserve"> appropriate explanatory variables.</w:t>
      </w:r>
    </w:p>
    <w:p w14:paraId="0D35B67F" w14:textId="16DC9395" w:rsidR="009D6D5F" w:rsidRPr="0020172A" w:rsidRDefault="000B461D" w:rsidP="00265688">
      <w:pPr>
        <w:pStyle w:val="paragraph"/>
        <w:spacing w:before="0" w:beforeAutospacing="0" w:after="0" w:afterAutospacing="0" w:line="480" w:lineRule="auto"/>
        <w:ind w:firstLine="720"/>
        <w:textAlignment w:val="baseline"/>
        <w:rPr>
          <w:rStyle w:val="eop"/>
          <w:rFonts w:asciiTheme="minorHAnsi" w:hAnsiTheme="minorHAnsi" w:cstheme="minorHAnsi"/>
        </w:rPr>
      </w:pPr>
      <w:r w:rsidRPr="0020172A">
        <w:rPr>
          <w:rStyle w:val="eop"/>
          <w:rFonts w:asciiTheme="minorHAnsi" w:hAnsiTheme="minorHAnsi" w:cstheme="minorHAnsi"/>
        </w:rPr>
        <w:t>All statistical analyses were conducted in R version 4.0.3.</w:t>
      </w:r>
      <w:r w:rsidR="008D30B3" w:rsidRPr="0020172A">
        <w:rPr>
          <w:rStyle w:val="eop"/>
          <w:rFonts w:asciiTheme="minorHAnsi" w:hAnsiTheme="minorHAnsi" w:cstheme="minorHAnsi"/>
        </w:rPr>
        <w:t xml:space="preserve"> </w:t>
      </w:r>
      <w:r w:rsidR="00156ADA" w:rsidRPr="0020172A">
        <w:rPr>
          <w:rStyle w:val="eop"/>
          <w:rFonts w:asciiTheme="minorHAnsi" w:hAnsiTheme="minorHAnsi" w:cstheme="minorHAnsi"/>
        </w:rPr>
        <w:t>Dunn</w:t>
      </w:r>
      <w:r w:rsidR="00DD459D" w:rsidRPr="0020172A">
        <w:rPr>
          <w:rStyle w:val="eop"/>
          <w:rFonts w:asciiTheme="minorHAnsi" w:hAnsiTheme="minorHAnsi" w:cstheme="minorHAnsi"/>
        </w:rPr>
        <w:t>’s</w:t>
      </w:r>
      <w:r w:rsidR="008D30B3" w:rsidRPr="0020172A">
        <w:rPr>
          <w:rStyle w:val="eop"/>
          <w:rFonts w:asciiTheme="minorHAnsi" w:hAnsiTheme="minorHAnsi" w:cstheme="minorHAnsi"/>
        </w:rPr>
        <w:t xml:space="preserve"> K</w:t>
      </w:r>
      <w:r w:rsidR="002E24B6" w:rsidRPr="0020172A">
        <w:rPr>
          <w:rStyle w:val="eop"/>
          <w:rFonts w:asciiTheme="minorHAnsi" w:hAnsiTheme="minorHAnsi" w:cstheme="minorHAnsi"/>
        </w:rPr>
        <w:t>-</w:t>
      </w:r>
      <w:r w:rsidR="008D30B3" w:rsidRPr="0020172A">
        <w:rPr>
          <w:rStyle w:val="eop"/>
          <w:rFonts w:asciiTheme="minorHAnsi" w:hAnsiTheme="minorHAnsi" w:cstheme="minorHAnsi"/>
        </w:rPr>
        <w:t>W</w:t>
      </w:r>
      <w:r w:rsidR="00156ADA" w:rsidRPr="0020172A">
        <w:rPr>
          <w:rStyle w:val="eop"/>
          <w:rFonts w:asciiTheme="minorHAnsi" w:hAnsiTheme="minorHAnsi" w:cstheme="minorHAnsi"/>
        </w:rPr>
        <w:t xml:space="preserve"> tests</w:t>
      </w:r>
      <w:r w:rsidR="008D30B3" w:rsidRPr="0020172A">
        <w:rPr>
          <w:rStyle w:val="eop"/>
          <w:rFonts w:asciiTheme="minorHAnsi" w:hAnsiTheme="minorHAnsi" w:cstheme="minorHAnsi"/>
        </w:rPr>
        <w:t xml:space="preserve"> </w:t>
      </w:r>
      <w:r w:rsidR="002E24B6" w:rsidRPr="0020172A">
        <w:rPr>
          <w:rStyle w:val="eop"/>
          <w:rFonts w:asciiTheme="minorHAnsi" w:hAnsiTheme="minorHAnsi" w:cstheme="minorHAnsi"/>
        </w:rPr>
        <w:t>were done</w:t>
      </w:r>
      <w:r w:rsidR="00156ADA" w:rsidRPr="0020172A">
        <w:rPr>
          <w:rStyle w:val="eop"/>
          <w:rFonts w:asciiTheme="minorHAnsi" w:hAnsiTheme="minorHAnsi" w:cstheme="minorHAnsi"/>
        </w:rPr>
        <w:t xml:space="preserve"> using the </w:t>
      </w:r>
      <w:proofErr w:type="spellStart"/>
      <w:r w:rsidR="0032098E" w:rsidRPr="0020172A">
        <w:rPr>
          <w:rStyle w:val="eop"/>
          <w:rFonts w:asciiTheme="minorHAnsi" w:hAnsiTheme="minorHAnsi" w:cstheme="minorHAnsi"/>
          <w:i/>
          <w:iCs/>
        </w:rPr>
        <w:t>d</w:t>
      </w:r>
      <w:r w:rsidR="00156ADA" w:rsidRPr="0020172A">
        <w:rPr>
          <w:rStyle w:val="eop"/>
          <w:rFonts w:asciiTheme="minorHAnsi" w:hAnsiTheme="minorHAnsi" w:cstheme="minorHAnsi"/>
          <w:i/>
          <w:iCs/>
        </w:rPr>
        <w:t>unn</w:t>
      </w:r>
      <w:r w:rsidR="0032098E" w:rsidRPr="0020172A">
        <w:rPr>
          <w:rStyle w:val="eop"/>
          <w:rFonts w:asciiTheme="minorHAnsi" w:hAnsiTheme="minorHAnsi" w:cstheme="minorHAnsi"/>
          <w:i/>
          <w:iCs/>
        </w:rPr>
        <w:t>T</w:t>
      </w:r>
      <w:r w:rsidR="00156ADA" w:rsidRPr="0020172A">
        <w:rPr>
          <w:rStyle w:val="eop"/>
          <w:rFonts w:asciiTheme="minorHAnsi" w:hAnsiTheme="minorHAnsi" w:cstheme="minorHAnsi"/>
          <w:i/>
          <w:iCs/>
        </w:rPr>
        <w:t>est</w:t>
      </w:r>
      <w:proofErr w:type="spellEnd"/>
      <w:r w:rsidR="00156ADA" w:rsidRPr="0020172A">
        <w:rPr>
          <w:rStyle w:val="eop"/>
          <w:rFonts w:asciiTheme="minorHAnsi" w:hAnsiTheme="minorHAnsi" w:cstheme="minorHAnsi"/>
        </w:rPr>
        <w:t xml:space="preserve"> function </w:t>
      </w:r>
      <w:r w:rsidR="0032098E" w:rsidRPr="0020172A">
        <w:rPr>
          <w:rStyle w:val="eop"/>
          <w:rFonts w:asciiTheme="minorHAnsi" w:hAnsiTheme="minorHAnsi" w:cstheme="minorHAnsi"/>
        </w:rPr>
        <w:t>in package FSA</w:t>
      </w:r>
      <w:r w:rsidR="00E243C5" w:rsidRPr="0020172A">
        <w:rPr>
          <w:rStyle w:val="eop"/>
          <w:rFonts w:asciiTheme="minorHAnsi" w:hAnsiTheme="minorHAnsi" w:cstheme="minorHAnsi"/>
        </w:rPr>
        <w:t xml:space="preserve"> </w:t>
      </w:r>
      <w:r w:rsidR="00E243C5" w:rsidRPr="0020172A">
        <w:rPr>
          <w:rStyle w:val="eop"/>
          <w:rFonts w:asciiTheme="minorHAnsi" w:hAnsiTheme="minorHAnsi" w:cstheme="minorHAnsi"/>
        </w:rPr>
        <w:fldChar w:fldCharType="begin" w:fldLock="1"/>
      </w:r>
      <w:r w:rsidR="00920381" w:rsidRPr="0020172A">
        <w:rPr>
          <w:rStyle w:val="eop"/>
          <w:rFonts w:asciiTheme="minorHAnsi" w:hAnsiTheme="minorHAnsi" w:cstheme="minorHAnsi"/>
        </w:rPr>
        <w:instrText>ADDIN CSL_CITATION {"citationItems":[{"id":"ITEM-1","itemData":{"author":[{"dropping-particle":"","family":"Derek","given":"Author","non-dropping-particle":"","parse-names":false,"suffix":""},{"dropping-particle":"","family":"Doll","given":"Jason","non-dropping-particle":"","parse-names":false,"suffix":""},{"dropping-particle":"","family":"Wheeler","given":"Powell","non-dropping-particle":"","parse-names":false,"suffix":""}],"id":"ITEM-1","issued":{"date-parts":[["2021"]]},"number":"0.9.1","title":"Package FSA: Simple fisheries stock assessment methods","type":"article"},"uris":["http://www.mendeley.com/documents/?uuid=b096db76-d8a8-4d08-b9fe-d999f0ff256e"]}],"mendeley":{"formattedCitation":"(Derek et al., 2021)","plainTextFormattedCitation":"(Derek et al., 2021)","previouslyFormattedCitation":"(Derek et al., 2021)"},"properties":{"noteIndex":0},"schema":"https://github.com/citation-style-language/schema/raw/master/csl-citation.json"}</w:instrText>
      </w:r>
      <w:r w:rsidR="00E243C5" w:rsidRPr="0020172A">
        <w:rPr>
          <w:rStyle w:val="eop"/>
          <w:rFonts w:asciiTheme="minorHAnsi" w:hAnsiTheme="minorHAnsi" w:cstheme="minorHAnsi"/>
        </w:rPr>
        <w:fldChar w:fldCharType="separate"/>
      </w:r>
      <w:r w:rsidR="00E243C5" w:rsidRPr="0020172A">
        <w:rPr>
          <w:rStyle w:val="eop"/>
          <w:rFonts w:asciiTheme="minorHAnsi" w:hAnsiTheme="minorHAnsi" w:cstheme="minorHAnsi"/>
          <w:noProof/>
        </w:rPr>
        <w:t>(Derek et al., 2021)</w:t>
      </w:r>
      <w:r w:rsidR="00E243C5" w:rsidRPr="0020172A">
        <w:rPr>
          <w:rStyle w:val="eop"/>
          <w:rFonts w:asciiTheme="minorHAnsi" w:hAnsiTheme="minorHAnsi" w:cstheme="minorHAnsi"/>
        </w:rPr>
        <w:fldChar w:fldCharType="end"/>
      </w:r>
      <w:r w:rsidR="0032098E" w:rsidRPr="0020172A">
        <w:rPr>
          <w:rStyle w:val="eop"/>
          <w:rFonts w:asciiTheme="minorHAnsi" w:hAnsiTheme="minorHAnsi" w:cstheme="minorHAnsi"/>
        </w:rPr>
        <w:t xml:space="preserve">. </w:t>
      </w:r>
      <w:r w:rsidR="00FB4B4A" w:rsidRPr="0020172A">
        <w:rPr>
          <w:rStyle w:val="eop"/>
          <w:rFonts w:asciiTheme="minorHAnsi" w:hAnsiTheme="minorHAnsi" w:cstheme="minorHAnsi"/>
        </w:rPr>
        <w:t>Models for mortality effects, activity score, evisceration</w:t>
      </w:r>
      <w:r w:rsidR="00AA3ECF" w:rsidRPr="0020172A">
        <w:rPr>
          <w:rStyle w:val="eop"/>
          <w:rFonts w:asciiTheme="minorHAnsi" w:hAnsiTheme="minorHAnsi" w:cstheme="minorHAnsi"/>
        </w:rPr>
        <w:t>,</w:t>
      </w:r>
      <w:r w:rsidR="00FB4B4A" w:rsidRPr="0020172A">
        <w:rPr>
          <w:rStyle w:val="eop"/>
          <w:rFonts w:asciiTheme="minorHAnsi" w:hAnsiTheme="minorHAnsi" w:cstheme="minorHAnsi"/>
        </w:rPr>
        <w:t xml:space="preserve"> and </w:t>
      </w:r>
      <w:r w:rsidR="00AA3ECF" w:rsidRPr="0020172A">
        <w:rPr>
          <w:rStyle w:val="eop"/>
          <w:rFonts w:asciiTheme="minorHAnsi" w:hAnsiTheme="minorHAnsi" w:cstheme="minorHAnsi"/>
        </w:rPr>
        <w:t xml:space="preserve">minor </w:t>
      </w:r>
      <w:r w:rsidR="00A656D5" w:rsidRPr="0020172A">
        <w:rPr>
          <w:rStyle w:val="eop"/>
          <w:rFonts w:asciiTheme="minorHAnsi" w:hAnsiTheme="minorHAnsi" w:cstheme="minorHAnsi"/>
        </w:rPr>
        <w:t>ulcers</w:t>
      </w:r>
      <w:r w:rsidR="00FB4B4A" w:rsidRPr="0020172A">
        <w:rPr>
          <w:rStyle w:val="eop"/>
          <w:rFonts w:asciiTheme="minorHAnsi" w:hAnsiTheme="minorHAnsi" w:cstheme="minorHAnsi"/>
        </w:rPr>
        <w:t xml:space="preserve"> were </w:t>
      </w:r>
      <w:r w:rsidR="00AA3ECF" w:rsidRPr="0020172A">
        <w:rPr>
          <w:rStyle w:val="eop"/>
          <w:rFonts w:asciiTheme="minorHAnsi" w:hAnsiTheme="minorHAnsi" w:cstheme="minorHAnsi"/>
        </w:rPr>
        <w:t xml:space="preserve">conducted </w:t>
      </w:r>
      <w:r w:rsidRPr="0020172A">
        <w:rPr>
          <w:rStyle w:val="eop"/>
          <w:rFonts w:asciiTheme="minorHAnsi" w:hAnsiTheme="minorHAnsi" w:cstheme="minorHAnsi"/>
        </w:rPr>
        <w:t xml:space="preserve">using the </w:t>
      </w:r>
      <w:proofErr w:type="spellStart"/>
      <w:r w:rsidRPr="0020172A">
        <w:rPr>
          <w:rStyle w:val="eop"/>
          <w:rFonts w:asciiTheme="minorHAnsi" w:hAnsiTheme="minorHAnsi" w:cstheme="minorHAnsi"/>
          <w:i/>
          <w:iCs/>
        </w:rPr>
        <w:t>gamlss</w:t>
      </w:r>
      <w:proofErr w:type="spellEnd"/>
      <w:r w:rsidRPr="0020172A">
        <w:rPr>
          <w:rStyle w:val="eop"/>
          <w:rFonts w:asciiTheme="minorHAnsi" w:hAnsiTheme="minorHAnsi" w:cstheme="minorHAnsi"/>
        </w:rPr>
        <w:t xml:space="preserve"> function</w:t>
      </w:r>
      <w:r w:rsidR="008076FA" w:rsidRPr="0020172A">
        <w:rPr>
          <w:rStyle w:val="eop"/>
          <w:rFonts w:asciiTheme="minorHAnsi" w:hAnsiTheme="minorHAnsi" w:cstheme="minorHAnsi"/>
        </w:rPr>
        <w:t xml:space="preserve">, and model selection was done using the </w:t>
      </w:r>
      <w:proofErr w:type="spellStart"/>
      <w:r w:rsidR="00144B5F" w:rsidRPr="0020172A">
        <w:rPr>
          <w:rStyle w:val="eop"/>
          <w:rFonts w:asciiTheme="minorHAnsi" w:hAnsiTheme="minorHAnsi" w:cstheme="minorHAnsi"/>
          <w:i/>
          <w:iCs/>
        </w:rPr>
        <w:t>stepGAIC</w:t>
      </w:r>
      <w:proofErr w:type="spellEnd"/>
      <w:r w:rsidR="00144B5F" w:rsidRPr="0020172A">
        <w:rPr>
          <w:rStyle w:val="eop"/>
          <w:rFonts w:asciiTheme="minorHAnsi" w:hAnsiTheme="minorHAnsi" w:cstheme="minorHAnsi"/>
        </w:rPr>
        <w:t xml:space="preserve"> function, both</w:t>
      </w:r>
      <w:r w:rsidRPr="0020172A">
        <w:rPr>
          <w:rStyle w:val="eop"/>
          <w:rFonts w:asciiTheme="minorHAnsi" w:hAnsiTheme="minorHAnsi" w:cstheme="minorHAnsi"/>
        </w:rPr>
        <w:t xml:space="preserve"> </w:t>
      </w:r>
      <w:r w:rsidR="00920381" w:rsidRPr="0020172A">
        <w:rPr>
          <w:rStyle w:val="eop"/>
          <w:rFonts w:asciiTheme="minorHAnsi" w:hAnsiTheme="minorHAnsi" w:cstheme="minorHAnsi"/>
        </w:rPr>
        <w:t>from</w:t>
      </w:r>
      <w:r w:rsidRPr="0020172A">
        <w:rPr>
          <w:rStyle w:val="eop"/>
          <w:rFonts w:asciiTheme="minorHAnsi" w:hAnsiTheme="minorHAnsi" w:cstheme="minorHAnsi"/>
        </w:rPr>
        <w:t xml:space="preserve"> package GAMLSS</w:t>
      </w:r>
      <w:r w:rsidR="00920381" w:rsidRPr="0020172A">
        <w:rPr>
          <w:rStyle w:val="eop"/>
          <w:rFonts w:asciiTheme="minorHAnsi" w:hAnsiTheme="minorHAnsi" w:cstheme="minorHAnsi"/>
        </w:rPr>
        <w:t xml:space="preserve"> </w:t>
      </w:r>
      <w:r w:rsidR="00920381" w:rsidRPr="0020172A">
        <w:rPr>
          <w:rStyle w:val="eop"/>
          <w:rFonts w:asciiTheme="minorHAnsi" w:hAnsiTheme="minorHAnsi" w:cstheme="minorHAnsi"/>
        </w:rPr>
        <w:fldChar w:fldCharType="begin" w:fldLock="1"/>
      </w:r>
      <w:r w:rsidR="00920381" w:rsidRPr="0020172A">
        <w:rPr>
          <w:rStyle w:val="eop"/>
          <w:rFonts w:asciiTheme="minorHAnsi" w:hAnsiTheme="minorHAnsi" w:cstheme="minorHAnsi"/>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00920381" w:rsidRPr="0020172A">
        <w:rPr>
          <w:rStyle w:val="eop"/>
          <w:rFonts w:asciiTheme="minorHAnsi" w:hAnsiTheme="minorHAnsi" w:cstheme="minorHAnsi"/>
        </w:rPr>
        <w:fldChar w:fldCharType="separate"/>
      </w:r>
      <w:r w:rsidR="00920381" w:rsidRPr="0020172A">
        <w:rPr>
          <w:rStyle w:val="eop"/>
          <w:rFonts w:asciiTheme="minorHAnsi" w:hAnsiTheme="minorHAnsi" w:cstheme="minorHAnsi"/>
          <w:noProof/>
        </w:rPr>
        <w:t>(Rigby et al., 2021)</w:t>
      </w:r>
      <w:r w:rsidR="00920381" w:rsidRPr="0020172A">
        <w:rPr>
          <w:rStyle w:val="eop"/>
          <w:rFonts w:asciiTheme="minorHAnsi" w:hAnsiTheme="minorHAnsi" w:cstheme="minorHAnsi"/>
        </w:rPr>
        <w:fldChar w:fldCharType="end"/>
      </w:r>
      <w:r w:rsidRPr="0020172A">
        <w:rPr>
          <w:rStyle w:val="eop"/>
          <w:rFonts w:asciiTheme="minorHAnsi" w:hAnsiTheme="minorHAnsi" w:cstheme="minorHAnsi"/>
        </w:rPr>
        <w:t xml:space="preserve">. </w:t>
      </w:r>
      <w:r w:rsidR="00AA6D36">
        <w:rPr>
          <w:rStyle w:val="eop"/>
          <w:rFonts w:asciiTheme="minorHAnsi" w:hAnsiTheme="minorHAnsi" w:cstheme="minorHAnsi"/>
        </w:rPr>
        <w:t xml:space="preserve">We determined the most appropriate distribution for activity scores and the number </w:t>
      </w:r>
      <w:r w:rsidR="00AA6D36">
        <w:rPr>
          <w:rStyle w:val="eop"/>
          <w:rFonts w:asciiTheme="minorHAnsi" w:hAnsiTheme="minorHAnsi" w:cstheme="minorHAnsi"/>
        </w:rPr>
        <w:lastRenderedPageBreak/>
        <w:t xml:space="preserve">of minor ulcers using the </w:t>
      </w:r>
      <w:proofErr w:type="spellStart"/>
      <w:r w:rsidR="00AA6D36">
        <w:rPr>
          <w:rStyle w:val="eop"/>
          <w:rFonts w:asciiTheme="minorHAnsi" w:hAnsiTheme="minorHAnsi" w:cstheme="minorHAnsi"/>
          <w:i/>
          <w:iCs/>
        </w:rPr>
        <w:t>fitDist</w:t>
      </w:r>
      <w:proofErr w:type="spellEnd"/>
      <w:r w:rsidR="00AA6D36">
        <w:rPr>
          <w:rStyle w:val="eop"/>
          <w:rFonts w:asciiTheme="minorHAnsi" w:hAnsiTheme="minorHAnsi" w:cstheme="minorHAnsi"/>
          <w:i/>
          <w:iCs/>
        </w:rPr>
        <w:t xml:space="preserve"> </w:t>
      </w:r>
      <w:r w:rsidR="00AA6D36">
        <w:rPr>
          <w:rStyle w:val="eop"/>
          <w:rFonts w:asciiTheme="minorHAnsi" w:hAnsiTheme="minorHAnsi" w:cstheme="minorHAnsi"/>
        </w:rPr>
        <w:t>function in package GAMLSS</w:t>
      </w:r>
      <w:r w:rsidR="00637A42">
        <w:rPr>
          <w:rStyle w:val="eop"/>
          <w:rFonts w:asciiTheme="minorHAnsi" w:hAnsiTheme="minorHAnsi" w:cstheme="minorHAnsi"/>
        </w:rPr>
        <w:t xml:space="preserve"> </w:t>
      </w:r>
      <w:r w:rsidR="00637A42" w:rsidRPr="0020172A">
        <w:rPr>
          <w:rStyle w:val="eop"/>
          <w:rFonts w:asciiTheme="minorHAnsi" w:hAnsiTheme="minorHAnsi" w:cstheme="minorHAnsi"/>
        </w:rPr>
        <w:fldChar w:fldCharType="begin" w:fldLock="1"/>
      </w:r>
      <w:r w:rsidR="00637A42" w:rsidRPr="0020172A">
        <w:rPr>
          <w:rStyle w:val="eop"/>
          <w:rFonts w:asciiTheme="minorHAnsi" w:hAnsiTheme="minorHAnsi" w:cstheme="minorHAnsi"/>
        </w:rPr>
        <w:instrText>ADDIN CSL_CITATION {"citationItems":[{"id":"ITEM-1","itemData":{"DOI":"10.1111/j.1467-9876.2005.00510.x","ISSN":"00359254","abstract":"A general class of statistical models for a univariate response variable is presented which we call the generalized additive model for location, scale and shape (GAMLSS). The model assumes independent observations of the response variable y given the parameters, the explanatory variables and the values of the random effects. The distribution for the response variable in the GAMLSS can be selected from a very general family of distributions including highly skew or kurtotic continuous and discrete distributions. The systematic part of the model is expanded to allow modelling not only of the mean (or location) but also of the other parameters of the distribution of y, as parametric and/or additive nonparametric (smooth) functions of explanatory variables and/or random-effects terms. Maximum (penalized) likelihood estimation is used to fit the (non)parametric models. A Newton-Raphson or Fisher scoring algorithm is used to maximize the (penalized) likelihood. The additive terms in the model are fitted by using a backfilling algorithm. Censored data are easily incorporated into the framework. Five data sets from different fields of application are analysed to emphasize the generality of the GAMLSS class of models. © 2005 Royal Statistical Society.","author":[{"dropping-particle":"","family":"Rigby","given":"R. A.","non-dropping-particle":"","parse-names":false,"suffix":""},{"dropping-particle":"","family":"Stasinopoulos","given":"D. M.","non-dropping-particle":"","parse-names":false,"suffix":""},{"dropping-particle":"","family":"Lane","given":"Peter W.","non-dropping-particle":"","parse-names":false,"suffix":""}],"container-title":"Journal of the Royal Statistical Society. Series C: Applied Statistics","id":"ITEM-1","issued":{"date-parts":[["2021"]]},"number":"5.3-4","title":"Package gamlss: Generalized additive models for location, scale and shape","type":"article"},"uris":["http://www.mendeley.com/documents/?uuid=7f4182e4-13bf-4e5f-a924-74efcd7197b0"]}],"mendeley":{"formattedCitation":"(Rigby et al., 2021)","plainTextFormattedCitation":"(Rigby et al., 2021)","previouslyFormattedCitation":"(Rigby et al., 2021)"},"properties":{"noteIndex":0},"schema":"https://github.com/citation-style-language/schema/raw/master/csl-citation.json"}</w:instrText>
      </w:r>
      <w:r w:rsidR="00637A42" w:rsidRPr="0020172A">
        <w:rPr>
          <w:rStyle w:val="eop"/>
          <w:rFonts w:asciiTheme="minorHAnsi" w:hAnsiTheme="minorHAnsi" w:cstheme="minorHAnsi"/>
        </w:rPr>
        <w:fldChar w:fldCharType="separate"/>
      </w:r>
      <w:r w:rsidR="00637A42" w:rsidRPr="0020172A">
        <w:rPr>
          <w:rStyle w:val="eop"/>
          <w:rFonts w:asciiTheme="minorHAnsi" w:hAnsiTheme="minorHAnsi" w:cstheme="minorHAnsi"/>
          <w:noProof/>
        </w:rPr>
        <w:t>(Rigby et al., 2021)</w:t>
      </w:r>
      <w:r w:rsidR="00637A42" w:rsidRPr="0020172A">
        <w:rPr>
          <w:rStyle w:val="eop"/>
          <w:rFonts w:asciiTheme="minorHAnsi" w:hAnsiTheme="minorHAnsi" w:cstheme="minorHAnsi"/>
        </w:rPr>
        <w:fldChar w:fldCharType="end"/>
      </w:r>
      <w:r w:rsidR="00637A42" w:rsidRPr="0020172A">
        <w:rPr>
          <w:rStyle w:val="eop"/>
          <w:rFonts w:asciiTheme="minorHAnsi" w:hAnsiTheme="minorHAnsi" w:cstheme="minorHAnsi"/>
        </w:rPr>
        <w:t>.</w:t>
      </w:r>
      <w:r w:rsidR="00AA6D36">
        <w:rPr>
          <w:rStyle w:val="eop"/>
          <w:rFonts w:asciiTheme="minorHAnsi" w:hAnsiTheme="minorHAnsi" w:cstheme="minorHAnsi"/>
        </w:rPr>
        <w:t xml:space="preserve"> </w:t>
      </w:r>
      <w:r w:rsidRPr="0020172A">
        <w:rPr>
          <w:rStyle w:val="eop"/>
          <w:rFonts w:asciiTheme="minorHAnsi" w:hAnsiTheme="minorHAnsi" w:cstheme="minorHAnsi"/>
        </w:rPr>
        <w:t xml:space="preserve">Ordinal regression models were conducted using the </w:t>
      </w:r>
      <w:proofErr w:type="spellStart"/>
      <w:r w:rsidRPr="0020172A">
        <w:rPr>
          <w:rStyle w:val="eop"/>
          <w:rFonts w:asciiTheme="minorHAnsi" w:hAnsiTheme="minorHAnsi" w:cstheme="minorHAnsi"/>
          <w:i/>
          <w:iCs/>
        </w:rPr>
        <w:t>clmm</w:t>
      </w:r>
      <w:proofErr w:type="spellEnd"/>
      <w:r w:rsidRPr="0020172A">
        <w:rPr>
          <w:rStyle w:val="eop"/>
          <w:rFonts w:asciiTheme="minorHAnsi" w:hAnsiTheme="minorHAnsi" w:cstheme="minorHAnsi"/>
        </w:rPr>
        <w:t xml:space="preserve"> function in package </w:t>
      </w:r>
      <w:r w:rsidR="003C65F7" w:rsidRPr="0020172A">
        <w:rPr>
          <w:rStyle w:val="eop"/>
          <w:rFonts w:asciiTheme="minorHAnsi" w:hAnsiTheme="minorHAnsi" w:cstheme="minorHAnsi"/>
        </w:rPr>
        <w:t>ordinal</w:t>
      </w:r>
      <w:r w:rsidR="00920381" w:rsidRPr="0020172A">
        <w:rPr>
          <w:rStyle w:val="eop"/>
          <w:rFonts w:asciiTheme="minorHAnsi" w:hAnsiTheme="minorHAnsi" w:cstheme="minorHAnsi"/>
        </w:rPr>
        <w:t xml:space="preserve"> </w:t>
      </w:r>
      <w:r w:rsidR="00920381" w:rsidRPr="0020172A">
        <w:rPr>
          <w:rStyle w:val="eop"/>
          <w:rFonts w:asciiTheme="minorHAnsi" w:hAnsiTheme="minorHAnsi" w:cstheme="minorHAnsi"/>
        </w:rPr>
        <w:fldChar w:fldCharType="begin" w:fldLock="1"/>
      </w:r>
      <w:r w:rsidR="00920381" w:rsidRPr="0020172A">
        <w:rPr>
          <w:rStyle w:val="eop"/>
          <w:rFonts w:asciiTheme="minorHAnsi" w:hAnsiTheme="minorHAnsi" w:cstheme="minorHAnsi"/>
        </w:rPr>
        <w:instrText>ADDIN CSL_CITATION {"citationItems":[{"id":"ITEM-1","itemData":{"abstract":"LazyData true ByteCompile yes Depends R (&gt;= 2.13.0), stats, methods Imports ucminf, MASS, Matrix, numDeriv Suggests lme4, nnet, xtable, testthat (&gt;= 0.8), tools Description Implementation of cumulative link (mixed) models also known as ordered regression models, proportional odds models, proportional hazards models for grouped survival times and ordered logit/probit/... models. Estimation is via maximum likelihood and mixed models are fitted with the Laplace approximation and adaptive Gauss-Hermite quadrature. Multiple random effect terms are allowed and they may be nested, crossed or partially nested/crossed. Restrictions of symmetry and equidistance can be imposed on the thresholds (cut-points/intercepts). Standard model methods are available (summary, anova, drop-methods, step, confint, predict etc.) in addition to profile methods and slice methods for visualizing the likelihood function and checking convergence. License GPL (&gt;= 2) NeedsCompilation yes","author":[{"dropping-particle":"","family":"Christensen","given":"Rune Haubo Bojesen","non-dropping-particle":"","parse-names":false,"suffix":""}],"id":"ITEM-1","issued":{"date-parts":[["2019"]]},"number":"2019.12-10","title":"Package ordinal: Regression models for ordinal data","type":"article"},"uris":["http://www.mendeley.com/documents/?uuid=46c49cb2-4899-4b9c-abda-f5725c87ddce"]}],"mendeley":{"formattedCitation":"(Christensen, 2019)","plainTextFormattedCitation":"(Christensen, 2019)","previouslyFormattedCitation":"(Christensen, 2019)"},"properties":{"noteIndex":0},"schema":"https://github.com/citation-style-language/schema/raw/master/csl-citation.json"}</w:instrText>
      </w:r>
      <w:r w:rsidR="00920381" w:rsidRPr="0020172A">
        <w:rPr>
          <w:rStyle w:val="eop"/>
          <w:rFonts w:asciiTheme="minorHAnsi" w:hAnsiTheme="minorHAnsi" w:cstheme="minorHAnsi"/>
        </w:rPr>
        <w:fldChar w:fldCharType="separate"/>
      </w:r>
      <w:r w:rsidR="00920381" w:rsidRPr="0020172A">
        <w:rPr>
          <w:rStyle w:val="eop"/>
          <w:rFonts w:asciiTheme="minorHAnsi" w:hAnsiTheme="minorHAnsi" w:cstheme="minorHAnsi"/>
          <w:noProof/>
        </w:rPr>
        <w:t>(Christensen, 2019)</w:t>
      </w:r>
      <w:r w:rsidR="00920381" w:rsidRPr="0020172A">
        <w:rPr>
          <w:rStyle w:val="eop"/>
          <w:rFonts w:asciiTheme="minorHAnsi" w:hAnsiTheme="minorHAnsi" w:cstheme="minorHAnsi"/>
        </w:rPr>
        <w:fldChar w:fldCharType="end"/>
      </w:r>
      <w:r w:rsidR="0085196F" w:rsidRPr="0020172A">
        <w:rPr>
          <w:rStyle w:val="eop"/>
          <w:rFonts w:asciiTheme="minorHAnsi" w:hAnsiTheme="minorHAnsi" w:cstheme="minorHAnsi"/>
        </w:rPr>
        <w:t xml:space="preserve">; model selection for these models was conducted using the </w:t>
      </w:r>
      <w:r w:rsidR="00167FB0" w:rsidRPr="0020172A">
        <w:rPr>
          <w:rStyle w:val="eop"/>
          <w:rFonts w:asciiTheme="minorHAnsi" w:hAnsiTheme="minorHAnsi" w:cstheme="minorHAnsi"/>
          <w:i/>
          <w:iCs/>
        </w:rPr>
        <w:t>dredge</w:t>
      </w:r>
      <w:r w:rsidR="00167FB0" w:rsidRPr="0020172A">
        <w:rPr>
          <w:rStyle w:val="eop"/>
          <w:rFonts w:asciiTheme="minorHAnsi" w:hAnsiTheme="minorHAnsi" w:cstheme="minorHAnsi"/>
        </w:rPr>
        <w:t xml:space="preserve"> function in package </w:t>
      </w:r>
      <w:proofErr w:type="spellStart"/>
      <w:r w:rsidR="00167FB0" w:rsidRPr="0020172A">
        <w:rPr>
          <w:rStyle w:val="eop"/>
          <w:rFonts w:asciiTheme="minorHAnsi" w:hAnsiTheme="minorHAnsi" w:cstheme="minorHAnsi"/>
        </w:rPr>
        <w:t>MuMIN</w:t>
      </w:r>
      <w:proofErr w:type="spellEnd"/>
      <w:r w:rsidR="00920381" w:rsidRPr="0020172A">
        <w:rPr>
          <w:rStyle w:val="eop"/>
          <w:rFonts w:asciiTheme="minorHAnsi" w:hAnsiTheme="minorHAnsi" w:cstheme="minorHAnsi"/>
        </w:rPr>
        <w:t xml:space="preserve"> </w:t>
      </w:r>
      <w:r w:rsidR="00920381" w:rsidRPr="0020172A">
        <w:rPr>
          <w:rStyle w:val="eop"/>
          <w:rFonts w:asciiTheme="minorHAnsi" w:hAnsiTheme="minorHAnsi" w:cstheme="minorHAnsi"/>
        </w:rPr>
        <w:fldChar w:fldCharType="begin" w:fldLock="1"/>
      </w:r>
      <w:r w:rsidR="00920381" w:rsidRPr="0020172A">
        <w:rPr>
          <w:rStyle w:val="eop"/>
          <w:rFonts w:asciiTheme="minorHAnsi" w:hAnsiTheme="minorHAnsi" w:cstheme="minorHAnsi"/>
        </w:rPr>
        <w:instrText>ADDIN CSL_CITATION {"citationItems":[{"id":"ITEM-1","itemData":{"author":[{"dropping-particle":"","family":"Barton","given":"Kamil","non-dropping-particle":"","parse-names":false,"suffix":""},{"dropping-particle":"","family":"Barton","given":"Maintainer Kamil","non-dropping-particle":"","parse-names":false,"suffix":""}],"id":"ITEM-1","issue":"1","issued":{"date-parts":[["2020"]]},"number":"1.43.17","page":"18","title":"Package MuMIn: Multi-model inference","type":"article","volume":"1"},"uris":["http://www.mendeley.com/documents/?uuid=bef2a53a-87d5-442a-ad85-1029a761de7a"]}],"mendeley":{"formattedCitation":"(Barton &amp; Barton, 2020)","plainTextFormattedCitation":"(Barton &amp; Barton, 2020)","previouslyFormattedCitation":"(Barton &amp; Barton, 2020)"},"properties":{"noteIndex":0},"schema":"https://github.com/citation-style-language/schema/raw/master/csl-citation.json"}</w:instrText>
      </w:r>
      <w:r w:rsidR="00920381" w:rsidRPr="0020172A">
        <w:rPr>
          <w:rStyle w:val="eop"/>
          <w:rFonts w:asciiTheme="minorHAnsi" w:hAnsiTheme="minorHAnsi" w:cstheme="minorHAnsi"/>
        </w:rPr>
        <w:fldChar w:fldCharType="separate"/>
      </w:r>
      <w:r w:rsidR="00920381" w:rsidRPr="0020172A">
        <w:rPr>
          <w:rStyle w:val="eop"/>
          <w:rFonts w:asciiTheme="minorHAnsi" w:hAnsiTheme="minorHAnsi" w:cstheme="minorHAnsi"/>
          <w:noProof/>
        </w:rPr>
        <w:t>(Barton &amp; Barton, 2020)</w:t>
      </w:r>
      <w:r w:rsidR="00920381" w:rsidRPr="0020172A">
        <w:rPr>
          <w:rStyle w:val="eop"/>
          <w:rFonts w:asciiTheme="minorHAnsi" w:hAnsiTheme="minorHAnsi" w:cstheme="minorHAnsi"/>
        </w:rPr>
        <w:fldChar w:fldCharType="end"/>
      </w:r>
      <w:r w:rsidRPr="0020172A">
        <w:rPr>
          <w:rStyle w:val="eop"/>
          <w:rFonts w:asciiTheme="minorHAnsi" w:hAnsiTheme="minorHAnsi" w:cstheme="minorHAnsi"/>
        </w:rPr>
        <w:t>. W</w:t>
      </w:r>
      <w:r w:rsidR="00AE0741" w:rsidRPr="0020172A">
        <w:rPr>
          <w:rStyle w:val="eop"/>
          <w:rFonts w:asciiTheme="minorHAnsi" w:hAnsiTheme="minorHAnsi" w:cstheme="minorHAnsi"/>
        </w:rPr>
        <w:t xml:space="preserve">e considered results to be significant at P &lt; 0.05 or if 95 % confidence intervals did not overlap zero. </w:t>
      </w:r>
    </w:p>
    <w:p w14:paraId="79146615" w14:textId="4478F7E2" w:rsidR="00265688" w:rsidRPr="002C4736" w:rsidRDefault="00265688" w:rsidP="00D1236D">
      <w:pPr>
        <w:pStyle w:val="paragraph"/>
        <w:spacing w:before="0" w:beforeAutospacing="0" w:after="0" w:afterAutospacing="0" w:line="480" w:lineRule="auto"/>
        <w:textAlignment w:val="baseline"/>
        <w:rPr>
          <w:rFonts w:asciiTheme="minorHAnsi" w:hAnsiTheme="minorHAnsi" w:cstheme="minorHAnsi"/>
          <w:b/>
        </w:rPr>
      </w:pPr>
      <w:r w:rsidRPr="002C4736">
        <w:rPr>
          <w:rFonts w:asciiTheme="minorHAnsi" w:hAnsiTheme="minorHAnsi" w:cstheme="minorHAnsi"/>
          <w:b/>
        </w:rPr>
        <w:t>Results</w:t>
      </w:r>
      <w:r w:rsidRPr="002C4736">
        <w:rPr>
          <w:rFonts w:asciiTheme="minorHAnsi" w:hAnsiTheme="minorHAnsi" w:cstheme="minorHAnsi"/>
          <w:b/>
        </w:rPr>
        <w:tab/>
      </w:r>
    </w:p>
    <w:p w14:paraId="77C40D9B" w14:textId="47ABFBC6" w:rsidR="00860CED" w:rsidRPr="0020172A" w:rsidRDefault="00487061" w:rsidP="00232949">
      <w:pPr>
        <w:spacing w:after="0" w:line="480" w:lineRule="auto"/>
        <w:ind w:firstLine="720"/>
        <w:textAlignment w:val="baseline"/>
        <w:rPr>
          <w:rFonts w:eastAsia="Times New Roman" w:cstheme="minorHAnsi"/>
          <w:sz w:val="24"/>
          <w:szCs w:val="24"/>
          <w:lang w:val="en-CA" w:eastAsia="en-CA"/>
        </w:rPr>
      </w:pPr>
      <w:r w:rsidRPr="0020172A">
        <w:rPr>
          <w:rFonts w:eastAsia="Times New Roman" w:cstheme="minorHAnsi"/>
          <w:sz w:val="24"/>
          <w:szCs w:val="24"/>
          <w:lang w:val="en-CA" w:eastAsia="en-CA"/>
        </w:rPr>
        <w:t xml:space="preserve">The </w:t>
      </w:r>
      <w:r w:rsidR="00743B5A" w:rsidRPr="0020172A">
        <w:rPr>
          <w:rFonts w:eastAsia="Times New Roman" w:cstheme="minorHAnsi"/>
          <w:sz w:val="24"/>
          <w:szCs w:val="24"/>
          <w:lang w:val="en-CA" w:eastAsia="en-CA"/>
        </w:rPr>
        <w:t xml:space="preserve">temperature </w:t>
      </w:r>
      <w:r w:rsidRPr="0020172A">
        <w:rPr>
          <w:rFonts w:eastAsia="Times New Roman" w:cstheme="minorHAnsi"/>
          <w:sz w:val="24"/>
          <w:szCs w:val="24"/>
          <w:lang w:val="en-CA" w:eastAsia="en-CA"/>
        </w:rPr>
        <w:t>treatments</w:t>
      </w:r>
      <w:r w:rsidR="00662A01" w:rsidRPr="0020172A">
        <w:rPr>
          <w:rFonts w:eastAsia="Times New Roman" w:cstheme="minorHAnsi"/>
          <w:sz w:val="24"/>
          <w:szCs w:val="24"/>
          <w:lang w:val="en-CA" w:eastAsia="en-CA"/>
        </w:rPr>
        <w:t xml:space="preserve"> </w:t>
      </w:r>
      <w:r w:rsidRPr="0020172A">
        <w:rPr>
          <w:rFonts w:eastAsia="Times New Roman" w:cstheme="minorHAnsi"/>
          <w:sz w:val="24"/>
          <w:szCs w:val="24"/>
          <w:lang w:val="en-CA" w:eastAsia="en-CA"/>
        </w:rPr>
        <w:t xml:space="preserve">for </w:t>
      </w:r>
      <w:r w:rsidR="00B85E83" w:rsidRPr="0020172A">
        <w:rPr>
          <w:rFonts w:eastAsia="Times New Roman" w:cstheme="minorHAnsi"/>
          <w:sz w:val="24"/>
          <w:szCs w:val="24"/>
          <w:lang w:val="en-CA" w:eastAsia="en-CA"/>
        </w:rPr>
        <w:t>the experimental heatwaves</w:t>
      </w:r>
      <w:r w:rsidR="00662A01" w:rsidRPr="0020172A">
        <w:rPr>
          <w:rFonts w:eastAsia="Times New Roman" w:cstheme="minorHAnsi"/>
          <w:sz w:val="24"/>
          <w:szCs w:val="24"/>
          <w:lang w:val="en-CA" w:eastAsia="en-CA"/>
        </w:rPr>
        <w:t xml:space="preserve"> </w:t>
      </w:r>
      <w:r w:rsidRPr="0020172A">
        <w:rPr>
          <w:rFonts w:eastAsia="Times New Roman" w:cstheme="minorHAnsi"/>
          <w:sz w:val="24"/>
          <w:szCs w:val="24"/>
          <w:lang w:val="en-CA" w:eastAsia="en-CA"/>
        </w:rPr>
        <w:t>var</w:t>
      </w:r>
      <w:r w:rsidR="00662A01" w:rsidRPr="0020172A">
        <w:rPr>
          <w:rFonts w:eastAsia="Times New Roman" w:cstheme="minorHAnsi"/>
          <w:sz w:val="24"/>
          <w:szCs w:val="24"/>
          <w:lang w:val="en-CA" w:eastAsia="en-CA"/>
        </w:rPr>
        <w:t xml:space="preserve">ied </w:t>
      </w:r>
      <w:r w:rsidRPr="0020172A">
        <w:rPr>
          <w:rFonts w:eastAsia="Times New Roman" w:cstheme="minorHAnsi"/>
          <w:sz w:val="24"/>
          <w:szCs w:val="24"/>
          <w:lang w:val="en-CA" w:eastAsia="en-CA"/>
        </w:rPr>
        <w:t xml:space="preserve">slightly from the target temperatures (Figure </w:t>
      </w:r>
      <w:r w:rsidR="00C222B4" w:rsidRPr="0020172A">
        <w:rPr>
          <w:rFonts w:eastAsia="Times New Roman" w:cstheme="minorHAnsi"/>
          <w:sz w:val="24"/>
          <w:szCs w:val="24"/>
          <w:lang w:val="en-CA" w:eastAsia="en-CA"/>
        </w:rPr>
        <w:t>4</w:t>
      </w:r>
      <w:r w:rsidRPr="0020172A">
        <w:rPr>
          <w:rFonts w:eastAsia="Times New Roman" w:cstheme="minorHAnsi"/>
          <w:sz w:val="24"/>
          <w:szCs w:val="24"/>
          <w:lang w:val="en-CA" w:eastAsia="en-CA"/>
        </w:rPr>
        <w:t xml:space="preserve">). The mean temperature of the 12°C </w:t>
      </w:r>
      <w:r w:rsidR="00B03D68" w:rsidRPr="0020172A">
        <w:rPr>
          <w:rFonts w:eastAsia="Times New Roman" w:cstheme="minorHAnsi"/>
          <w:sz w:val="24"/>
          <w:szCs w:val="24"/>
          <w:lang w:val="en-CA" w:eastAsia="en-CA"/>
        </w:rPr>
        <w:t>treatment</w:t>
      </w:r>
      <w:r w:rsidRPr="0020172A">
        <w:rPr>
          <w:rFonts w:eastAsia="Times New Roman" w:cstheme="minorHAnsi"/>
          <w:sz w:val="24"/>
          <w:szCs w:val="24"/>
          <w:lang w:val="en-CA" w:eastAsia="en-CA"/>
        </w:rPr>
        <w:t xml:space="preserve"> was 12.5°C</w:t>
      </w:r>
      <w:r w:rsidR="00B03D68" w:rsidRPr="0020172A">
        <w:rPr>
          <w:rFonts w:eastAsia="Times New Roman" w:cstheme="minorHAnsi"/>
          <w:sz w:val="24"/>
          <w:szCs w:val="24"/>
          <w:lang w:val="en-CA" w:eastAsia="en-CA"/>
        </w:rPr>
        <w:t>,</w:t>
      </w:r>
      <w:r w:rsidRPr="0020172A">
        <w:rPr>
          <w:rFonts w:eastAsia="Times New Roman" w:cstheme="minorHAnsi"/>
          <w:sz w:val="24"/>
          <w:szCs w:val="24"/>
          <w:lang w:val="en-CA" w:eastAsia="en-CA"/>
        </w:rPr>
        <w:t xml:space="preserve"> but varied from 11.2-14.0°C</w:t>
      </w:r>
      <w:r w:rsidR="00A2469E" w:rsidRPr="0020172A">
        <w:rPr>
          <w:rFonts w:eastAsia="Times New Roman" w:cstheme="minorHAnsi"/>
          <w:sz w:val="24"/>
          <w:szCs w:val="24"/>
          <w:lang w:val="en-CA" w:eastAsia="en-CA"/>
        </w:rPr>
        <w:t>;</w:t>
      </w:r>
      <w:r w:rsidRPr="0020172A">
        <w:rPr>
          <w:rFonts w:eastAsia="Times New Roman" w:cstheme="minorHAnsi"/>
          <w:sz w:val="24"/>
          <w:szCs w:val="24"/>
          <w:lang w:val="en-CA" w:eastAsia="en-CA"/>
        </w:rPr>
        <w:t xml:space="preserve"> the mean of the 17°C treatment was 16.8°C but ranged from </w:t>
      </w:r>
      <w:r w:rsidR="00A2469E" w:rsidRPr="0020172A">
        <w:rPr>
          <w:rFonts w:eastAsia="Times New Roman" w:cstheme="minorHAnsi"/>
          <w:sz w:val="24"/>
          <w:szCs w:val="24"/>
          <w:lang w:val="en-CA" w:eastAsia="en-CA"/>
        </w:rPr>
        <w:t>14.9</w:t>
      </w:r>
      <w:r w:rsidRPr="0020172A">
        <w:rPr>
          <w:rFonts w:eastAsia="Times New Roman" w:cstheme="minorHAnsi"/>
          <w:sz w:val="24"/>
          <w:szCs w:val="24"/>
          <w:lang w:val="en-CA" w:eastAsia="en-CA"/>
        </w:rPr>
        <w:t>°C to 17.9°C</w:t>
      </w:r>
      <w:r w:rsidR="00A2469E" w:rsidRPr="0020172A">
        <w:rPr>
          <w:rFonts w:eastAsia="Times New Roman" w:cstheme="minorHAnsi"/>
          <w:sz w:val="24"/>
          <w:szCs w:val="24"/>
          <w:lang w:val="en-CA" w:eastAsia="en-CA"/>
        </w:rPr>
        <w:t>;</w:t>
      </w:r>
      <w:r w:rsidRPr="0020172A">
        <w:rPr>
          <w:rFonts w:eastAsia="Times New Roman" w:cstheme="minorHAnsi"/>
          <w:sz w:val="24"/>
          <w:szCs w:val="24"/>
          <w:lang w:val="en-CA" w:eastAsia="en-CA"/>
        </w:rPr>
        <w:t xml:space="preserve"> the </w:t>
      </w:r>
      <w:r w:rsidR="00285385" w:rsidRPr="0020172A">
        <w:rPr>
          <w:rFonts w:eastAsia="Times New Roman" w:cstheme="minorHAnsi"/>
          <w:sz w:val="24"/>
          <w:szCs w:val="24"/>
          <w:lang w:val="en-CA" w:eastAsia="en-CA"/>
        </w:rPr>
        <w:t xml:space="preserve">mean of </w:t>
      </w:r>
      <w:r w:rsidRPr="0020172A">
        <w:rPr>
          <w:rFonts w:eastAsia="Times New Roman" w:cstheme="minorHAnsi"/>
          <w:sz w:val="24"/>
          <w:szCs w:val="24"/>
          <w:lang w:val="en-CA" w:eastAsia="en-CA"/>
        </w:rPr>
        <w:t xml:space="preserve">the 22°C treatment </w:t>
      </w:r>
      <w:r w:rsidR="00285385" w:rsidRPr="0020172A">
        <w:rPr>
          <w:rFonts w:eastAsia="Times New Roman" w:cstheme="minorHAnsi"/>
          <w:sz w:val="24"/>
          <w:szCs w:val="24"/>
          <w:lang w:val="en-CA" w:eastAsia="en-CA"/>
        </w:rPr>
        <w:t>was</w:t>
      </w:r>
      <w:r w:rsidRPr="0020172A">
        <w:rPr>
          <w:rFonts w:eastAsia="Times New Roman" w:cstheme="minorHAnsi"/>
          <w:sz w:val="24"/>
          <w:szCs w:val="24"/>
          <w:lang w:val="en-CA" w:eastAsia="en-CA"/>
        </w:rPr>
        <w:t xml:space="preserve"> 21.9°C but varied from 20.0°C to 23.3°C.</w:t>
      </w:r>
      <w:r w:rsidR="002A5678" w:rsidRPr="002A5678">
        <w:rPr>
          <w:lang w:val="en-CA"/>
        </w:rPr>
        <w:t xml:space="preserve"> </w:t>
      </w:r>
    </w:p>
    <w:p w14:paraId="2722EE0F" w14:textId="4704757F" w:rsidR="00E10CAA" w:rsidRPr="00EC5074" w:rsidRDefault="00265688" w:rsidP="00B03FCC">
      <w:pPr>
        <w:spacing w:after="0" w:line="480" w:lineRule="auto"/>
        <w:ind w:firstLine="720"/>
        <w:textAlignment w:val="baseline"/>
        <w:rPr>
          <w:rStyle w:val="normaltextrun"/>
          <w:rFonts w:cstheme="minorHAnsi"/>
          <w:lang w:val="en-CA"/>
        </w:rPr>
      </w:pPr>
      <w:r w:rsidRPr="0020172A">
        <w:rPr>
          <w:rFonts w:eastAsia="Times New Roman" w:cstheme="minorHAnsi"/>
          <w:sz w:val="24"/>
          <w:szCs w:val="24"/>
          <w:lang w:val="en-CA" w:eastAsia="en-CA"/>
        </w:rPr>
        <w:t>Five</w:t>
      </w:r>
      <w:r w:rsidR="00487061" w:rsidRPr="0020172A">
        <w:rPr>
          <w:rFonts w:eastAsia="Times New Roman" w:cstheme="minorHAnsi"/>
          <w:sz w:val="24"/>
          <w:szCs w:val="24"/>
          <w:lang w:val="en-CA" w:eastAsia="en-CA"/>
        </w:rPr>
        <w:t xml:space="preserve"> mortalities occurred in the </w:t>
      </w:r>
      <w:r w:rsidR="0090174A" w:rsidRPr="0020172A">
        <w:rPr>
          <w:rFonts w:eastAsia="Times New Roman" w:cstheme="minorHAnsi"/>
          <w:sz w:val="24"/>
          <w:szCs w:val="24"/>
          <w:lang w:val="en-CA" w:eastAsia="en-CA"/>
        </w:rPr>
        <w:t>22°C</w:t>
      </w:r>
      <w:r w:rsidR="00487061" w:rsidRPr="0020172A">
        <w:rPr>
          <w:rFonts w:eastAsia="Times New Roman" w:cstheme="minorHAnsi"/>
          <w:sz w:val="24"/>
          <w:szCs w:val="24"/>
          <w:lang w:val="en-CA" w:eastAsia="en-CA"/>
        </w:rPr>
        <w:t xml:space="preserve"> treatment</w:t>
      </w:r>
      <w:r w:rsidR="002C4736">
        <w:rPr>
          <w:rFonts w:eastAsia="Times New Roman" w:cstheme="minorHAnsi"/>
          <w:sz w:val="24"/>
          <w:szCs w:val="24"/>
          <w:lang w:val="en-CA" w:eastAsia="en-CA"/>
        </w:rPr>
        <w:t xml:space="preserve"> </w:t>
      </w:r>
      <w:r w:rsidR="00487061" w:rsidRPr="00EC5074">
        <w:rPr>
          <w:rFonts w:eastAsia="Times New Roman" w:cstheme="minorHAnsi"/>
          <w:sz w:val="24"/>
          <w:szCs w:val="24"/>
          <w:lang w:val="en-CA" w:eastAsia="en-CA"/>
        </w:rPr>
        <w:t>on day 3 (</w:t>
      </w:r>
      <w:r w:rsidR="00487061" w:rsidRPr="00EC5074">
        <w:rPr>
          <w:rFonts w:eastAsia="Times New Roman" w:cstheme="minorHAnsi"/>
          <w:i/>
          <w:iCs/>
          <w:sz w:val="24"/>
          <w:szCs w:val="24"/>
          <w:lang w:val="en-CA" w:eastAsia="en-CA"/>
        </w:rPr>
        <w:t>N</w:t>
      </w:r>
      <w:r w:rsidR="00487061" w:rsidRPr="00EC5074">
        <w:rPr>
          <w:rFonts w:eastAsia="Times New Roman" w:cstheme="minorHAnsi"/>
          <w:sz w:val="24"/>
          <w:szCs w:val="24"/>
          <w:lang w:val="en-CA" w:eastAsia="en-CA"/>
        </w:rPr>
        <w:t>=2), day 4 (</w:t>
      </w:r>
      <w:r w:rsidR="00487061" w:rsidRPr="00EC5074">
        <w:rPr>
          <w:rFonts w:eastAsia="Times New Roman" w:cstheme="minorHAnsi"/>
          <w:i/>
          <w:iCs/>
          <w:sz w:val="24"/>
          <w:szCs w:val="24"/>
          <w:lang w:val="en-CA" w:eastAsia="en-CA"/>
        </w:rPr>
        <w:t>N</w:t>
      </w:r>
      <w:r w:rsidR="00487061" w:rsidRPr="00EC5074">
        <w:rPr>
          <w:rFonts w:eastAsia="Times New Roman" w:cstheme="minorHAnsi"/>
          <w:sz w:val="24"/>
          <w:szCs w:val="24"/>
          <w:lang w:val="en-CA" w:eastAsia="en-CA"/>
        </w:rPr>
        <w:t>=1), day 6 (</w:t>
      </w:r>
      <w:r w:rsidR="00487061" w:rsidRPr="00EC5074">
        <w:rPr>
          <w:rFonts w:eastAsia="Times New Roman" w:cstheme="minorHAnsi"/>
          <w:i/>
          <w:iCs/>
          <w:sz w:val="24"/>
          <w:szCs w:val="24"/>
          <w:lang w:val="en-CA" w:eastAsia="en-CA"/>
        </w:rPr>
        <w:t>N</w:t>
      </w:r>
      <w:r w:rsidR="00487061" w:rsidRPr="00EC5074">
        <w:rPr>
          <w:rFonts w:eastAsia="Times New Roman" w:cstheme="minorHAnsi"/>
          <w:sz w:val="24"/>
          <w:szCs w:val="24"/>
          <w:lang w:val="en-CA" w:eastAsia="en-CA"/>
        </w:rPr>
        <w:t>=1) and day 7 (</w:t>
      </w:r>
      <w:r w:rsidR="00487061" w:rsidRPr="00EC5074">
        <w:rPr>
          <w:rFonts w:eastAsia="Times New Roman" w:cstheme="minorHAnsi"/>
          <w:i/>
          <w:iCs/>
          <w:sz w:val="24"/>
          <w:szCs w:val="24"/>
          <w:lang w:val="en-CA" w:eastAsia="en-CA"/>
        </w:rPr>
        <w:t>N</w:t>
      </w:r>
      <w:r w:rsidR="00487061" w:rsidRPr="00EC5074">
        <w:rPr>
          <w:rFonts w:eastAsia="Times New Roman" w:cstheme="minorHAnsi"/>
          <w:sz w:val="24"/>
          <w:szCs w:val="24"/>
          <w:lang w:val="en-CA" w:eastAsia="en-CA"/>
        </w:rPr>
        <w:t xml:space="preserve">=1) of the experiment (Figure </w:t>
      </w:r>
      <w:r w:rsidR="00C222B4" w:rsidRPr="00EC5074">
        <w:rPr>
          <w:rFonts w:eastAsia="Times New Roman" w:cstheme="minorHAnsi"/>
          <w:sz w:val="24"/>
          <w:szCs w:val="24"/>
          <w:lang w:val="en-CA" w:eastAsia="en-CA"/>
        </w:rPr>
        <w:t>4</w:t>
      </w:r>
      <w:r w:rsidR="00487061" w:rsidRPr="00EC5074">
        <w:rPr>
          <w:rFonts w:eastAsia="Times New Roman" w:cstheme="minorHAnsi"/>
          <w:sz w:val="24"/>
          <w:szCs w:val="24"/>
          <w:lang w:val="en-CA" w:eastAsia="en-CA"/>
        </w:rPr>
        <w:t>).</w:t>
      </w:r>
      <w:r w:rsidR="009E31A5">
        <w:rPr>
          <w:rFonts w:eastAsia="Times New Roman" w:cstheme="minorHAnsi"/>
          <w:sz w:val="24"/>
          <w:szCs w:val="24"/>
          <w:lang w:val="en-CA" w:eastAsia="en-CA"/>
        </w:rPr>
        <w:t xml:space="preserve"> </w:t>
      </w:r>
      <w:r w:rsidR="00EA186F">
        <w:rPr>
          <w:rFonts w:eastAsia="Times New Roman" w:cstheme="minorHAnsi"/>
          <w:sz w:val="24"/>
          <w:szCs w:val="24"/>
          <w:lang w:val="en-CA" w:eastAsia="en-CA"/>
        </w:rPr>
        <w:t>These mortalitie</w:t>
      </w:r>
      <w:r w:rsidR="00A7568A">
        <w:rPr>
          <w:rFonts w:eastAsia="Times New Roman" w:cstheme="minorHAnsi"/>
          <w:sz w:val="24"/>
          <w:szCs w:val="24"/>
          <w:lang w:val="en-CA" w:eastAsia="en-CA"/>
        </w:rPr>
        <w:t>s all occurred in different buckets</w:t>
      </w:r>
      <w:r w:rsidR="00BD4F48">
        <w:rPr>
          <w:rFonts w:eastAsia="Times New Roman" w:cstheme="minorHAnsi"/>
          <w:sz w:val="24"/>
          <w:szCs w:val="24"/>
          <w:lang w:val="en-CA" w:eastAsia="en-CA"/>
        </w:rPr>
        <w:t xml:space="preserve"> and in no cases did both sea cucumbers in a shared bucket die</w:t>
      </w:r>
      <w:r w:rsidR="00117F8D">
        <w:rPr>
          <w:rFonts w:eastAsia="Times New Roman" w:cstheme="minorHAnsi"/>
          <w:sz w:val="24"/>
          <w:szCs w:val="24"/>
          <w:lang w:val="en-CA" w:eastAsia="en-CA"/>
        </w:rPr>
        <w:t xml:space="preserve">. </w:t>
      </w:r>
      <w:r w:rsidR="00C12E1B" w:rsidRPr="00EC5074">
        <w:rPr>
          <w:rFonts w:eastAsia="Times New Roman" w:cstheme="minorHAnsi"/>
          <w:sz w:val="24"/>
          <w:szCs w:val="24"/>
          <w:lang w:val="en-CA" w:eastAsia="en-CA"/>
        </w:rPr>
        <w:t>M</w:t>
      </w:r>
      <w:r w:rsidR="00221E85" w:rsidRPr="00EC5074">
        <w:rPr>
          <w:rFonts w:eastAsia="Times New Roman" w:cstheme="minorHAnsi"/>
          <w:sz w:val="24"/>
          <w:szCs w:val="24"/>
          <w:lang w:val="en-CA" w:eastAsia="en-CA"/>
        </w:rPr>
        <w:t xml:space="preserve">ortality </w:t>
      </w:r>
      <w:r w:rsidR="00487061" w:rsidRPr="00EC5074">
        <w:rPr>
          <w:rFonts w:eastAsia="Times New Roman" w:cstheme="minorHAnsi"/>
          <w:sz w:val="24"/>
          <w:szCs w:val="24"/>
          <w:lang w:val="en-CA" w:eastAsia="en-CA"/>
        </w:rPr>
        <w:t>was significant</w:t>
      </w:r>
      <w:r w:rsidR="00221E85" w:rsidRPr="00EC5074">
        <w:rPr>
          <w:rFonts w:eastAsia="Times New Roman" w:cstheme="minorHAnsi"/>
          <w:sz w:val="24"/>
          <w:szCs w:val="24"/>
          <w:lang w:val="en-CA" w:eastAsia="en-CA"/>
        </w:rPr>
        <w:t>ly different across temperature treatments</w:t>
      </w:r>
      <w:r w:rsidR="00487061" w:rsidRPr="00EC5074">
        <w:rPr>
          <w:rFonts w:eastAsia="Times New Roman" w:cstheme="minorHAnsi"/>
          <w:sz w:val="24"/>
          <w:szCs w:val="24"/>
          <w:lang w:val="en-CA" w:eastAsia="en-CA"/>
        </w:rPr>
        <w:t> (</w:t>
      </w:r>
      <w:r w:rsidR="00D53D9C" w:rsidRPr="00EC5074">
        <w:rPr>
          <w:rFonts w:eastAsia="Times New Roman" w:cstheme="minorHAnsi"/>
          <w:sz w:val="24"/>
          <w:szCs w:val="24"/>
          <w:lang w:val="en-CA" w:eastAsia="en-CA"/>
        </w:rPr>
        <w:t>K-W</w:t>
      </w:r>
      <w:r w:rsidR="00221E85" w:rsidRPr="00EC5074">
        <w:rPr>
          <w:rFonts w:eastAsia="Times New Roman" w:cstheme="minorHAnsi"/>
          <w:sz w:val="24"/>
          <w:szCs w:val="24"/>
          <w:lang w:val="en-CA" w:eastAsia="en-CA"/>
        </w:rPr>
        <w:t xml:space="preserve"> </w:t>
      </w:r>
      <w:r w:rsidR="00487061" w:rsidRPr="00EC5074">
        <w:rPr>
          <w:rFonts w:eastAsia="Times New Roman" w:cstheme="minorHAnsi"/>
          <w:sz w:val="24"/>
          <w:szCs w:val="24"/>
          <w:lang w:val="en-CA" w:eastAsia="en-CA"/>
        </w:rPr>
        <w:t>χ</w:t>
      </w:r>
      <w:r w:rsidR="00487061" w:rsidRPr="00EC5074">
        <w:rPr>
          <w:rFonts w:eastAsia="Times New Roman" w:cstheme="minorHAnsi"/>
          <w:sz w:val="24"/>
          <w:szCs w:val="24"/>
          <w:vertAlign w:val="superscript"/>
          <w:lang w:val="en-CA" w:eastAsia="en-CA"/>
        </w:rPr>
        <w:t>2</w:t>
      </w:r>
      <w:r w:rsidR="00221E85" w:rsidRPr="00EC5074">
        <w:rPr>
          <w:rFonts w:eastAsia="Times New Roman" w:cstheme="minorHAnsi"/>
          <w:sz w:val="24"/>
          <w:szCs w:val="24"/>
          <w:lang w:val="en-CA" w:eastAsia="en-CA"/>
        </w:rPr>
        <w:t xml:space="preserve"> </w:t>
      </w:r>
      <w:r w:rsidR="00487061" w:rsidRPr="00EC5074">
        <w:rPr>
          <w:rFonts w:eastAsia="Times New Roman" w:cstheme="minorHAnsi"/>
          <w:sz w:val="24"/>
          <w:szCs w:val="24"/>
          <w:lang w:val="en-CA" w:eastAsia="en-CA"/>
        </w:rPr>
        <w:t xml:space="preserve">= </w:t>
      </w:r>
      <w:r w:rsidR="009E3ABF" w:rsidRPr="00EC5074">
        <w:rPr>
          <w:rFonts w:eastAsia="Times New Roman" w:cstheme="minorHAnsi"/>
          <w:sz w:val="24"/>
          <w:szCs w:val="24"/>
          <w:lang w:val="en-CA" w:eastAsia="en-CA"/>
        </w:rPr>
        <w:t>11.383</w:t>
      </w:r>
      <w:r w:rsidR="00811679" w:rsidRPr="00EC5074">
        <w:rPr>
          <w:rFonts w:eastAsia="Times New Roman" w:cstheme="minorHAnsi"/>
          <w:sz w:val="24"/>
          <w:szCs w:val="24"/>
          <w:lang w:val="en-CA" w:eastAsia="en-CA"/>
        </w:rPr>
        <w:t xml:space="preserve">, </w:t>
      </w:r>
      <w:r w:rsidR="00221E85" w:rsidRPr="00EC5074">
        <w:rPr>
          <w:rFonts w:eastAsia="Times New Roman" w:cstheme="minorHAnsi"/>
          <w:sz w:val="24"/>
          <w:szCs w:val="24"/>
          <w:lang w:val="en-CA" w:eastAsia="en-CA"/>
        </w:rPr>
        <w:t xml:space="preserve">df = 2, </w:t>
      </w:r>
      <w:r w:rsidR="00811679" w:rsidRPr="00EC5074">
        <w:rPr>
          <w:rFonts w:eastAsia="Times New Roman" w:cstheme="minorHAnsi"/>
          <w:sz w:val="24"/>
          <w:szCs w:val="24"/>
          <w:lang w:val="en-CA" w:eastAsia="en-CA"/>
        </w:rPr>
        <w:t>p</w:t>
      </w:r>
      <w:r w:rsidR="00487061" w:rsidRPr="00EC5074">
        <w:rPr>
          <w:rFonts w:eastAsia="Times New Roman" w:cstheme="minorHAnsi"/>
          <w:sz w:val="24"/>
          <w:szCs w:val="24"/>
          <w:lang w:val="en-CA" w:eastAsia="en-CA"/>
        </w:rPr>
        <w:t> = 0.00337)</w:t>
      </w:r>
      <w:r w:rsidR="00A962BF" w:rsidRPr="00EC5074">
        <w:rPr>
          <w:rFonts w:eastAsia="Times New Roman" w:cstheme="minorHAnsi"/>
          <w:sz w:val="24"/>
          <w:szCs w:val="24"/>
          <w:lang w:val="en-CA" w:eastAsia="en-CA"/>
        </w:rPr>
        <w:t>. T</w:t>
      </w:r>
      <w:r w:rsidR="00B327C8" w:rsidRPr="00EC5074">
        <w:rPr>
          <w:rFonts w:eastAsia="Times New Roman" w:cstheme="minorHAnsi"/>
          <w:sz w:val="24"/>
          <w:szCs w:val="24"/>
          <w:lang w:val="en-CA" w:eastAsia="en-CA"/>
        </w:rPr>
        <w:t xml:space="preserve">here was no significant difference between </w:t>
      </w:r>
      <w:r w:rsidR="00901DDF" w:rsidRPr="00EC5074">
        <w:rPr>
          <w:rFonts w:eastAsia="Times New Roman" w:cstheme="minorHAnsi"/>
          <w:sz w:val="24"/>
          <w:szCs w:val="24"/>
          <w:lang w:val="en-CA" w:eastAsia="en-CA"/>
        </w:rPr>
        <w:t xml:space="preserve">the </w:t>
      </w:r>
      <w:r w:rsidR="00B327C8" w:rsidRPr="00EC5074">
        <w:rPr>
          <w:rFonts w:eastAsia="Times New Roman" w:cstheme="minorHAnsi"/>
          <w:sz w:val="24"/>
          <w:szCs w:val="24"/>
          <w:lang w:val="en-CA" w:eastAsia="en-CA"/>
        </w:rPr>
        <w:t xml:space="preserve">12°C and 17°C </w:t>
      </w:r>
      <w:r w:rsidR="00901DDF" w:rsidRPr="00EC5074">
        <w:rPr>
          <w:rFonts w:eastAsia="Times New Roman" w:cstheme="minorHAnsi"/>
          <w:sz w:val="24"/>
          <w:szCs w:val="24"/>
          <w:lang w:val="en-CA" w:eastAsia="en-CA"/>
        </w:rPr>
        <w:t xml:space="preserve">treatments </w:t>
      </w:r>
      <w:r w:rsidR="00B327C8" w:rsidRPr="00EC5074">
        <w:rPr>
          <w:rFonts w:eastAsia="Times New Roman" w:cstheme="minorHAnsi"/>
          <w:sz w:val="24"/>
          <w:szCs w:val="24"/>
          <w:lang w:val="en-CA" w:eastAsia="en-CA"/>
        </w:rPr>
        <w:t>(</w:t>
      </w:r>
      <w:r w:rsidR="00C722C1" w:rsidRPr="00EC5074">
        <w:rPr>
          <w:rFonts w:eastAsia="Times New Roman" w:cstheme="minorHAnsi"/>
          <w:sz w:val="24"/>
          <w:szCs w:val="24"/>
          <w:lang w:val="en-CA" w:eastAsia="en-CA"/>
        </w:rPr>
        <w:t xml:space="preserve">Dunn’s </w:t>
      </w:r>
      <w:r w:rsidR="00D53D9C" w:rsidRPr="00EC5074">
        <w:rPr>
          <w:rFonts w:eastAsia="Times New Roman" w:cstheme="minorHAnsi"/>
          <w:sz w:val="24"/>
          <w:szCs w:val="24"/>
          <w:lang w:val="en-CA" w:eastAsia="en-CA"/>
        </w:rPr>
        <w:t>K-W</w:t>
      </w:r>
      <w:r w:rsidR="00C722C1" w:rsidRPr="00EC5074">
        <w:rPr>
          <w:rFonts w:eastAsia="Times New Roman" w:cstheme="minorHAnsi"/>
          <w:sz w:val="24"/>
          <w:szCs w:val="24"/>
          <w:lang w:val="en-CA" w:eastAsia="en-CA"/>
        </w:rPr>
        <w:t xml:space="preserve"> </w:t>
      </w:r>
      <w:r w:rsidR="003C22CA" w:rsidRPr="00EC5074">
        <w:rPr>
          <w:rFonts w:eastAsia="Times New Roman" w:cstheme="minorHAnsi"/>
          <w:sz w:val="24"/>
          <w:szCs w:val="24"/>
          <w:lang w:val="en-CA" w:eastAsia="en-CA"/>
        </w:rPr>
        <w:t xml:space="preserve">Z </w:t>
      </w:r>
      <w:r w:rsidR="00C722C1" w:rsidRPr="00EC5074">
        <w:rPr>
          <w:rFonts w:eastAsia="Times New Roman" w:cstheme="minorHAnsi"/>
          <w:sz w:val="24"/>
          <w:szCs w:val="24"/>
          <w:lang w:val="en-CA" w:eastAsia="en-CA"/>
        </w:rPr>
        <w:t>= 0, p = 1), but the 22°C tr</w:t>
      </w:r>
      <w:r w:rsidR="00A5430E" w:rsidRPr="00EC5074">
        <w:rPr>
          <w:rFonts w:eastAsia="Times New Roman" w:cstheme="minorHAnsi"/>
          <w:sz w:val="24"/>
          <w:szCs w:val="24"/>
          <w:lang w:val="en-CA" w:eastAsia="en-CA"/>
        </w:rPr>
        <w:t>eatment</w:t>
      </w:r>
      <w:r w:rsidR="00C722C1" w:rsidRPr="00EC5074">
        <w:rPr>
          <w:rFonts w:eastAsia="Times New Roman" w:cstheme="minorHAnsi"/>
          <w:sz w:val="24"/>
          <w:szCs w:val="24"/>
          <w:lang w:val="en-CA" w:eastAsia="en-CA"/>
        </w:rPr>
        <w:t xml:space="preserve"> had significantly higher mortality than the </w:t>
      </w:r>
      <w:r w:rsidR="00D91160" w:rsidRPr="00EC5074">
        <w:rPr>
          <w:rFonts w:eastAsia="Times New Roman" w:cstheme="minorHAnsi"/>
          <w:sz w:val="24"/>
          <w:szCs w:val="24"/>
          <w:lang w:val="en-CA" w:eastAsia="en-CA"/>
        </w:rPr>
        <w:t xml:space="preserve">12°C </w:t>
      </w:r>
      <w:r w:rsidR="00A5430E" w:rsidRPr="00EC5074">
        <w:rPr>
          <w:rFonts w:eastAsia="Times New Roman" w:cstheme="minorHAnsi"/>
          <w:sz w:val="24"/>
          <w:szCs w:val="24"/>
          <w:lang w:val="en-CA" w:eastAsia="en-CA"/>
        </w:rPr>
        <w:t xml:space="preserve">(Dunn’s </w:t>
      </w:r>
      <w:r w:rsidR="00D53D9C" w:rsidRPr="00EC5074">
        <w:rPr>
          <w:rFonts w:eastAsia="Times New Roman" w:cstheme="minorHAnsi"/>
          <w:sz w:val="24"/>
          <w:szCs w:val="24"/>
          <w:lang w:val="en-CA" w:eastAsia="en-CA"/>
        </w:rPr>
        <w:t>K-W</w:t>
      </w:r>
      <w:r w:rsidR="00A5430E" w:rsidRPr="00EC5074">
        <w:rPr>
          <w:rFonts w:eastAsia="Times New Roman" w:cstheme="minorHAnsi"/>
          <w:sz w:val="24"/>
          <w:szCs w:val="24"/>
          <w:lang w:val="en-CA" w:eastAsia="en-CA"/>
        </w:rPr>
        <w:t xml:space="preserve"> </w:t>
      </w:r>
      <w:r w:rsidR="003C22CA" w:rsidRPr="00EC5074">
        <w:rPr>
          <w:rFonts w:eastAsia="Times New Roman" w:cstheme="minorHAnsi"/>
          <w:sz w:val="24"/>
          <w:szCs w:val="24"/>
          <w:lang w:val="en-CA" w:eastAsia="en-CA"/>
        </w:rPr>
        <w:t xml:space="preserve">Z </w:t>
      </w:r>
      <w:r w:rsidR="00A5430E" w:rsidRPr="00EC5074">
        <w:rPr>
          <w:rFonts w:eastAsia="Times New Roman" w:cstheme="minorHAnsi"/>
          <w:sz w:val="24"/>
          <w:szCs w:val="24"/>
          <w:lang w:val="en-CA" w:eastAsia="en-CA"/>
        </w:rPr>
        <w:t xml:space="preserve">= </w:t>
      </w:r>
      <w:r w:rsidR="00D139A0" w:rsidRPr="00EC5074">
        <w:rPr>
          <w:rFonts w:eastAsia="Times New Roman" w:cstheme="minorHAnsi"/>
          <w:sz w:val="24"/>
          <w:szCs w:val="24"/>
          <w:lang w:val="en-CA" w:eastAsia="en-CA"/>
        </w:rPr>
        <w:t>2.935, adj. p = 0.00334)</w:t>
      </w:r>
      <w:r w:rsidR="00B03FCC" w:rsidRPr="00EC5074">
        <w:rPr>
          <w:rFonts w:eastAsia="Times New Roman" w:cstheme="minorHAnsi"/>
          <w:sz w:val="24"/>
          <w:szCs w:val="24"/>
          <w:lang w:val="en-CA" w:eastAsia="en-CA"/>
        </w:rPr>
        <w:t xml:space="preserve"> </w:t>
      </w:r>
      <w:r w:rsidR="00A5430E" w:rsidRPr="00EC5074">
        <w:rPr>
          <w:rFonts w:eastAsia="Times New Roman" w:cstheme="minorHAnsi"/>
          <w:sz w:val="24"/>
          <w:szCs w:val="24"/>
          <w:lang w:val="en-CA" w:eastAsia="en-CA"/>
        </w:rPr>
        <w:t>and 17°C</w:t>
      </w:r>
      <w:r w:rsidR="00B03FCC" w:rsidRPr="00EC5074">
        <w:rPr>
          <w:rFonts w:eastAsia="Times New Roman" w:cstheme="minorHAnsi"/>
          <w:sz w:val="24"/>
          <w:szCs w:val="24"/>
          <w:lang w:val="en-CA" w:eastAsia="en-CA"/>
        </w:rPr>
        <w:t xml:space="preserve"> (Dunn’s </w:t>
      </w:r>
      <w:r w:rsidR="00D53D9C" w:rsidRPr="00EC5074">
        <w:rPr>
          <w:rFonts w:eastAsia="Times New Roman" w:cstheme="minorHAnsi"/>
          <w:sz w:val="24"/>
          <w:szCs w:val="24"/>
          <w:lang w:val="en-CA" w:eastAsia="en-CA"/>
        </w:rPr>
        <w:t>K-W</w:t>
      </w:r>
      <w:r w:rsidR="00B03FCC" w:rsidRPr="00EC5074">
        <w:rPr>
          <w:rFonts w:eastAsia="Times New Roman" w:cstheme="minorHAnsi"/>
          <w:sz w:val="24"/>
          <w:szCs w:val="24"/>
          <w:lang w:val="en-CA" w:eastAsia="en-CA"/>
        </w:rPr>
        <w:t xml:space="preserve"> </w:t>
      </w:r>
      <w:r w:rsidR="003C22CA" w:rsidRPr="00EC5074">
        <w:rPr>
          <w:rFonts w:eastAsia="Times New Roman" w:cstheme="minorHAnsi"/>
          <w:sz w:val="24"/>
          <w:szCs w:val="24"/>
          <w:lang w:val="en-CA" w:eastAsia="en-CA"/>
        </w:rPr>
        <w:t xml:space="preserve">Z </w:t>
      </w:r>
      <w:r w:rsidR="00B03FCC" w:rsidRPr="00EC5074">
        <w:rPr>
          <w:rFonts w:eastAsia="Times New Roman" w:cstheme="minorHAnsi"/>
          <w:sz w:val="24"/>
          <w:szCs w:val="24"/>
          <w:lang w:val="en-CA" w:eastAsia="en-CA"/>
        </w:rPr>
        <w:t>= -2.935, adj. p = 0.00334)</w:t>
      </w:r>
      <w:r w:rsidR="00A5430E" w:rsidRPr="00EC5074">
        <w:rPr>
          <w:rFonts w:eastAsia="Times New Roman" w:cstheme="minorHAnsi"/>
          <w:sz w:val="24"/>
          <w:szCs w:val="24"/>
          <w:lang w:val="en-CA" w:eastAsia="en-CA"/>
        </w:rPr>
        <w:t xml:space="preserve"> treatments. </w:t>
      </w:r>
      <w:r w:rsidR="0077675F" w:rsidRPr="00EC5074">
        <w:rPr>
          <w:rFonts w:eastAsia="Times New Roman" w:cstheme="minorHAnsi"/>
          <w:sz w:val="24"/>
          <w:szCs w:val="24"/>
          <w:lang w:val="en-CA" w:eastAsia="en-CA"/>
        </w:rPr>
        <w:t xml:space="preserve">Based on forward AIC selection, our null model was the best fit, </w:t>
      </w:r>
      <w:r w:rsidR="007F5822" w:rsidRPr="002C4736">
        <w:rPr>
          <w:rFonts w:eastAsia="Times New Roman" w:cstheme="minorHAnsi"/>
          <w:sz w:val="24"/>
          <w:szCs w:val="24"/>
          <w:lang w:val="en-CA" w:eastAsia="en-CA"/>
        </w:rPr>
        <w:t xml:space="preserve">indicating </w:t>
      </w:r>
      <w:r w:rsidR="00192996" w:rsidRPr="002C4736">
        <w:rPr>
          <w:rFonts w:eastAsia="Times New Roman" w:cstheme="minorHAnsi"/>
          <w:sz w:val="24"/>
          <w:szCs w:val="24"/>
          <w:lang w:val="en-CA" w:eastAsia="en-CA"/>
        </w:rPr>
        <w:t xml:space="preserve">that </w:t>
      </w:r>
      <w:r w:rsidR="00192996" w:rsidRPr="00EC5074">
        <w:rPr>
          <w:rStyle w:val="normaltextrun"/>
          <w:rFonts w:cstheme="minorHAnsi"/>
          <w:sz w:val="24"/>
          <w:szCs w:val="24"/>
          <w:lang w:val="en-CA"/>
        </w:rPr>
        <w:t>evisceration, defecation status, initial droop and squeeze score, and weight</w:t>
      </w:r>
      <w:r w:rsidR="00D31BEC" w:rsidRPr="00EC5074">
        <w:rPr>
          <w:rStyle w:val="normaltextrun"/>
          <w:rFonts w:cstheme="minorHAnsi"/>
          <w:sz w:val="24"/>
          <w:szCs w:val="24"/>
          <w:lang w:val="en-CA"/>
        </w:rPr>
        <w:t xml:space="preserve"> </w:t>
      </w:r>
      <w:r w:rsidR="00192996" w:rsidRPr="00EC5074">
        <w:rPr>
          <w:rStyle w:val="normaltextrun"/>
          <w:rFonts w:cstheme="minorHAnsi"/>
          <w:sz w:val="24"/>
          <w:szCs w:val="24"/>
          <w:lang w:val="en-CA"/>
        </w:rPr>
        <w:t xml:space="preserve">did not significantly </w:t>
      </w:r>
      <w:r w:rsidR="00232949" w:rsidRPr="00EC5074">
        <w:rPr>
          <w:rStyle w:val="normaltextrun"/>
          <w:rFonts w:cstheme="minorHAnsi"/>
          <w:sz w:val="24"/>
          <w:szCs w:val="24"/>
          <w:lang w:val="en-CA"/>
        </w:rPr>
        <w:t>predict</w:t>
      </w:r>
      <w:r w:rsidR="00192996" w:rsidRPr="00EC5074">
        <w:rPr>
          <w:rStyle w:val="normaltextrun"/>
          <w:rFonts w:cstheme="minorHAnsi"/>
          <w:sz w:val="24"/>
          <w:szCs w:val="24"/>
          <w:lang w:val="en-CA"/>
        </w:rPr>
        <w:t xml:space="preserve"> mortality</w:t>
      </w:r>
      <w:r w:rsidR="00B03FCC" w:rsidRPr="00EC5074">
        <w:rPr>
          <w:rStyle w:val="normaltextrun"/>
          <w:rFonts w:cstheme="minorHAnsi"/>
          <w:sz w:val="24"/>
          <w:szCs w:val="24"/>
          <w:lang w:val="en-CA"/>
        </w:rPr>
        <w:t xml:space="preserve"> in the 22</w:t>
      </w:r>
      <w:r w:rsidR="00B03FCC" w:rsidRPr="00EC5074">
        <w:rPr>
          <w:rFonts w:eastAsia="Times New Roman" w:cstheme="minorHAnsi"/>
          <w:sz w:val="24"/>
          <w:szCs w:val="24"/>
          <w:lang w:val="en-CA" w:eastAsia="en-CA"/>
        </w:rPr>
        <w:t>°C treatment</w:t>
      </w:r>
      <w:r w:rsidR="00192996" w:rsidRPr="00EC5074">
        <w:rPr>
          <w:rStyle w:val="normaltextrun"/>
          <w:rFonts w:cstheme="minorHAnsi"/>
          <w:sz w:val="24"/>
          <w:szCs w:val="24"/>
          <w:lang w:val="en-CA"/>
        </w:rPr>
        <w:t>.</w:t>
      </w:r>
      <w:r w:rsidR="007F5822" w:rsidRPr="00EC5074">
        <w:rPr>
          <w:rStyle w:val="normaltextrun"/>
          <w:rFonts w:cstheme="minorHAnsi"/>
          <w:lang w:val="en-CA"/>
        </w:rPr>
        <w:t xml:space="preserve"> </w:t>
      </w:r>
    </w:p>
    <w:p w14:paraId="008D0396" w14:textId="743F8A82" w:rsidR="001D3AFF" w:rsidRPr="00721090" w:rsidRDefault="007215FA" w:rsidP="00505167">
      <w:pPr>
        <w:spacing w:after="0" w:line="480" w:lineRule="auto"/>
        <w:ind w:firstLine="720"/>
        <w:textAlignment w:val="baseline"/>
        <w:rPr>
          <w:rFonts w:eastAsia="Times New Roman" w:cstheme="minorHAnsi"/>
          <w:sz w:val="24"/>
          <w:szCs w:val="24"/>
          <w:lang w:val="en-CA" w:eastAsia="en-CA"/>
        </w:rPr>
      </w:pPr>
      <w:r w:rsidRPr="00EC5074">
        <w:rPr>
          <w:rFonts w:eastAsia="Times New Roman" w:cstheme="minorHAnsi"/>
          <w:sz w:val="24"/>
          <w:szCs w:val="24"/>
          <w:lang w:val="en-CA" w:eastAsia="en-CA"/>
        </w:rPr>
        <w:lastRenderedPageBreak/>
        <w:t>Over the course of the experiment</w:t>
      </w:r>
      <w:r w:rsidR="009966F6" w:rsidRPr="00EC5074">
        <w:rPr>
          <w:rFonts w:eastAsia="Times New Roman" w:cstheme="minorHAnsi"/>
          <w:sz w:val="24"/>
          <w:szCs w:val="24"/>
          <w:lang w:val="en-CA" w:eastAsia="en-CA"/>
        </w:rPr>
        <w:t>,</w:t>
      </w:r>
      <w:r w:rsidRPr="00EC5074">
        <w:rPr>
          <w:rFonts w:eastAsia="Times New Roman" w:cstheme="minorHAnsi"/>
          <w:sz w:val="24"/>
          <w:szCs w:val="24"/>
          <w:lang w:val="en-CA" w:eastAsia="en-CA"/>
        </w:rPr>
        <w:t xml:space="preserve"> </w:t>
      </w:r>
      <w:r w:rsidR="00330E8A" w:rsidRPr="00EC5074">
        <w:rPr>
          <w:rFonts w:eastAsia="Times New Roman" w:cstheme="minorHAnsi"/>
          <w:sz w:val="24"/>
          <w:szCs w:val="24"/>
          <w:lang w:val="en-CA" w:eastAsia="en-CA"/>
        </w:rPr>
        <w:t xml:space="preserve">skin ulcers </w:t>
      </w:r>
      <w:r w:rsidR="0055737D" w:rsidRPr="00EC5074">
        <w:rPr>
          <w:rFonts w:eastAsia="Times New Roman" w:cstheme="minorHAnsi"/>
          <w:sz w:val="24"/>
          <w:szCs w:val="24"/>
          <w:lang w:val="en-CA" w:eastAsia="en-CA"/>
        </w:rPr>
        <w:t>occurred in</w:t>
      </w:r>
      <w:r w:rsidR="00127AA8" w:rsidRPr="00EC5074">
        <w:rPr>
          <w:rFonts w:eastAsia="Times New Roman" w:cstheme="minorHAnsi"/>
          <w:sz w:val="24"/>
          <w:szCs w:val="24"/>
          <w:lang w:val="en-CA" w:eastAsia="en-CA"/>
        </w:rPr>
        <w:t xml:space="preserve"> all </w:t>
      </w:r>
      <w:r w:rsidR="0055737D">
        <w:rPr>
          <w:rFonts w:eastAsia="Times New Roman" w:cstheme="minorHAnsi"/>
          <w:sz w:val="24"/>
          <w:szCs w:val="24"/>
          <w:lang w:val="en-CA" w:eastAsia="en-CA"/>
        </w:rPr>
        <w:t xml:space="preserve">three </w:t>
      </w:r>
      <w:r w:rsidR="00127AA8" w:rsidRPr="00EC5074">
        <w:rPr>
          <w:rFonts w:eastAsia="Times New Roman" w:cstheme="minorHAnsi"/>
          <w:sz w:val="24"/>
          <w:szCs w:val="24"/>
          <w:lang w:val="en-CA" w:eastAsia="en-CA"/>
        </w:rPr>
        <w:t>treatments</w:t>
      </w:r>
      <w:r w:rsidR="00F40414" w:rsidRPr="00EC5074">
        <w:rPr>
          <w:rFonts w:eastAsia="Times New Roman" w:cstheme="minorHAnsi"/>
          <w:sz w:val="24"/>
          <w:szCs w:val="24"/>
          <w:lang w:val="en-CA" w:eastAsia="en-CA"/>
        </w:rPr>
        <w:t xml:space="preserve">. </w:t>
      </w:r>
      <w:r w:rsidR="00B95CCC" w:rsidRPr="00EC5074">
        <w:rPr>
          <w:rFonts w:eastAsia="Times New Roman" w:cstheme="minorHAnsi"/>
          <w:sz w:val="24"/>
          <w:szCs w:val="24"/>
          <w:lang w:val="en-CA" w:eastAsia="en-CA"/>
        </w:rPr>
        <w:t>Minor</w:t>
      </w:r>
      <w:r w:rsidR="00734F83" w:rsidRPr="00EC5074">
        <w:rPr>
          <w:rFonts w:eastAsia="Times New Roman" w:cstheme="minorHAnsi"/>
          <w:sz w:val="24"/>
          <w:szCs w:val="24"/>
          <w:lang w:val="en-CA" w:eastAsia="en-CA"/>
        </w:rPr>
        <w:t xml:space="preserve"> </w:t>
      </w:r>
      <w:r w:rsidR="00A656D5" w:rsidRPr="00EC5074">
        <w:rPr>
          <w:rFonts w:eastAsia="Times New Roman" w:cstheme="minorHAnsi"/>
          <w:sz w:val="24"/>
          <w:szCs w:val="24"/>
          <w:lang w:val="en-CA" w:eastAsia="en-CA"/>
        </w:rPr>
        <w:t>ulcers</w:t>
      </w:r>
      <w:r w:rsidR="00734F83" w:rsidRPr="00EC5074">
        <w:rPr>
          <w:rFonts w:eastAsia="Times New Roman" w:cstheme="minorHAnsi"/>
          <w:sz w:val="24"/>
          <w:szCs w:val="24"/>
          <w:lang w:val="en-CA" w:eastAsia="en-CA"/>
        </w:rPr>
        <w:t xml:space="preserve"> </w:t>
      </w:r>
      <w:r w:rsidR="00B95CCC" w:rsidRPr="00EC5074">
        <w:rPr>
          <w:rFonts w:eastAsia="Times New Roman" w:cstheme="minorHAnsi"/>
          <w:sz w:val="24"/>
          <w:szCs w:val="24"/>
          <w:lang w:val="en-CA" w:eastAsia="en-CA"/>
        </w:rPr>
        <w:t xml:space="preserve">were observed </w:t>
      </w:r>
      <w:r w:rsidR="00734F83" w:rsidRPr="00EC5074">
        <w:rPr>
          <w:rFonts w:eastAsia="Times New Roman" w:cstheme="minorHAnsi"/>
          <w:sz w:val="24"/>
          <w:szCs w:val="24"/>
          <w:lang w:val="en-CA" w:eastAsia="en-CA"/>
        </w:rPr>
        <w:t xml:space="preserve">on </w:t>
      </w:r>
      <w:r w:rsidR="00734F83" w:rsidRPr="00EC5074">
        <w:rPr>
          <w:sz w:val="24"/>
          <w:szCs w:val="24"/>
          <w:lang w:val="en-CA"/>
        </w:rPr>
        <w:t>17 cucumbers in the 12ºC treatment, 15 cucumbers in the 17ºC treatment, and 10 individuals in the 22ºC treatment</w:t>
      </w:r>
      <w:r w:rsidR="00993F64" w:rsidRPr="00EC5074">
        <w:rPr>
          <w:sz w:val="24"/>
          <w:szCs w:val="24"/>
          <w:lang w:val="en-CA"/>
        </w:rPr>
        <w:t xml:space="preserve"> (Figure S</w:t>
      </w:r>
      <w:r w:rsidR="003668A1" w:rsidRPr="00EC5074">
        <w:rPr>
          <w:sz w:val="24"/>
          <w:szCs w:val="24"/>
          <w:lang w:val="en-CA"/>
        </w:rPr>
        <w:t>1</w:t>
      </w:r>
      <w:r w:rsidR="00993F64" w:rsidRPr="00EC5074">
        <w:rPr>
          <w:sz w:val="24"/>
          <w:szCs w:val="24"/>
          <w:lang w:val="en-CA"/>
        </w:rPr>
        <w:t>)</w:t>
      </w:r>
      <w:r w:rsidR="00734F83" w:rsidRPr="00EC5074">
        <w:rPr>
          <w:sz w:val="24"/>
          <w:szCs w:val="24"/>
          <w:lang w:val="en-CA"/>
        </w:rPr>
        <w:t>.</w:t>
      </w:r>
      <w:r w:rsidR="00091378" w:rsidRPr="00EC5074">
        <w:rPr>
          <w:rFonts w:eastAsia="Times New Roman" w:cstheme="minorHAnsi"/>
          <w:sz w:val="24"/>
          <w:szCs w:val="24"/>
          <w:lang w:val="en-CA" w:eastAsia="en-CA"/>
        </w:rPr>
        <w:t xml:space="preserve"> </w:t>
      </w:r>
      <w:r w:rsidR="008664AA" w:rsidRPr="00EC5074">
        <w:rPr>
          <w:rFonts w:eastAsia="Times New Roman" w:cstheme="minorHAnsi"/>
          <w:sz w:val="24"/>
          <w:szCs w:val="24"/>
          <w:lang w:val="en-CA" w:eastAsia="en-CA"/>
        </w:rPr>
        <w:t>Major </w:t>
      </w:r>
      <w:r w:rsidR="00A656D5" w:rsidRPr="00EC5074">
        <w:rPr>
          <w:rFonts w:eastAsia="Times New Roman" w:cstheme="minorHAnsi"/>
          <w:sz w:val="24"/>
          <w:szCs w:val="24"/>
          <w:lang w:val="en-CA" w:eastAsia="en-CA"/>
        </w:rPr>
        <w:t>ulcers</w:t>
      </w:r>
      <w:r w:rsidR="008664AA" w:rsidRPr="00EC5074">
        <w:rPr>
          <w:rFonts w:eastAsia="Times New Roman" w:cstheme="minorHAnsi"/>
          <w:sz w:val="24"/>
          <w:szCs w:val="24"/>
          <w:lang w:val="en-CA" w:eastAsia="en-CA"/>
        </w:rPr>
        <w:t> were observed in</w:t>
      </w:r>
      <w:r w:rsidR="000F0BFB" w:rsidRPr="00EC5074">
        <w:rPr>
          <w:rFonts w:eastAsia="Times New Roman" w:cstheme="minorHAnsi"/>
          <w:sz w:val="24"/>
          <w:szCs w:val="24"/>
          <w:lang w:val="en-CA" w:eastAsia="en-CA"/>
        </w:rPr>
        <w:t xml:space="preserve"> only</w:t>
      </w:r>
      <w:r w:rsidR="008664AA" w:rsidRPr="00EC5074">
        <w:rPr>
          <w:rFonts w:eastAsia="Times New Roman" w:cstheme="minorHAnsi"/>
          <w:sz w:val="24"/>
          <w:szCs w:val="24"/>
          <w:lang w:val="en-CA" w:eastAsia="en-CA"/>
        </w:rPr>
        <w:t xml:space="preserve"> the heat treatment</w:t>
      </w:r>
      <w:r w:rsidR="00A14E38" w:rsidRPr="00EC5074">
        <w:rPr>
          <w:rFonts w:eastAsia="Times New Roman" w:cstheme="minorHAnsi"/>
          <w:sz w:val="24"/>
          <w:szCs w:val="24"/>
          <w:lang w:val="en-CA" w:eastAsia="en-CA"/>
        </w:rPr>
        <w:t>: on the final day of the treatment,</w:t>
      </w:r>
      <w:r w:rsidR="008664AA" w:rsidRPr="00EC5074">
        <w:rPr>
          <w:rFonts w:eastAsia="Times New Roman" w:cstheme="minorHAnsi"/>
          <w:sz w:val="24"/>
          <w:szCs w:val="24"/>
          <w:lang w:val="en-CA" w:eastAsia="en-CA"/>
        </w:rPr>
        <w:t> </w:t>
      </w:r>
      <w:r w:rsidR="000F0BFB" w:rsidRPr="00EC5074">
        <w:rPr>
          <w:rFonts w:eastAsia="Times New Roman" w:cstheme="minorHAnsi"/>
          <w:sz w:val="24"/>
          <w:szCs w:val="24"/>
          <w:lang w:val="en-CA" w:eastAsia="en-CA"/>
        </w:rPr>
        <w:t>two cucumbers</w:t>
      </w:r>
      <w:r w:rsidR="008664AA" w:rsidRPr="00EC5074">
        <w:rPr>
          <w:rFonts w:eastAsia="Times New Roman" w:cstheme="minorHAnsi"/>
          <w:sz w:val="24"/>
          <w:szCs w:val="24"/>
          <w:lang w:val="en-CA" w:eastAsia="en-CA"/>
        </w:rPr>
        <w:t xml:space="preserve"> had </w:t>
      </w:r>
      <w:r w:rsidR="00446FBE" w:rsidRPr="00EC5074">
        <w:rPr>
          <w:rFonts w:eastAsia="Times New Roman" w:cstheme="minorHAnsi"/>
          <w:sz w:val="24"/>
          <w:szCs w:val="24"/>
          <w:lang w:val="en-CA" w:eastAsia="en-CA"/>
        </w:rPr>
        <w:t>1</w:t>
      </w:r>
      <w:r w:rsidR="008664AA" w:rsidRPr="00EC5074">
        <w:rPr>
          <w:rFonts w:eastAsia="Times New Roman" w:cstheme="minorHAnsi"/>
          <w:sz w:val="24"/>
          <w:szCs w:val="24"/>
          <w:lang w:val="en-CA" w:eastAsia="en-CA"/>
        </w:rPr>
        <w:t xml:space="preserve"> and </w:t>
      </w:r>
      <w:r w:rsidR="00446FBE" w:rsidRPr="00EC5074">
        <w:rPr>
          <w:rFonts w:eastAsia="Times New Roman" w:cstheme="minorHAnsi"/>
          <w:sz w:val="24"/>
          <w:szCs w:val="24"/>
          <w:lang w:val="en-CA" w:eastAsia="en-CA"/>
        </w:rPr>
        <w:t>4</w:t>
      </w:r>
      <w:r w:rsidR="008664AA" w:rsidRPr="00EC5074">
        <w:rPr>
          <w:rFonts w:eastAsia="Times New Roman" w:cstheme="minorHAnsi"/>
          <w:sz w:val="24"/>
          <w:szCs w:val="24"/>
          <w:lang w:val="en-CA" w:eastAsia="en-CA"/>
        </w:rPr>
        <w:t> </w:t>
      </w:r>
      <w:r w:rsidR="005F5F65" w:rsidRPr="00EC5074">
        <w:rPr>
          <w:rFonts w:eastAsia="Times New Roman" w:cstheme="minorHAnsi"/>
          <w:sz w:val="24"/>
          <w:szCs w:val="24"/>
          <w:lang w:val="en-CA" w:eastAsia="en-CA"/>
        </w:rPr>
        <w:t>ulcers</w:t>
      </w:r>
      <w:r w:rsidR="008664AA" w:rsidRPr="00EC5074">
        <w:rPr>
          <w:rFonts w:eastAsia="Times New Roman" w:cstheme="minorHAnsi"/>
          <w:sz w:val="24"/>
          <w:szCs w:val="24"/>
          <w:lang w:val="en-CA" w:eastAsia="en-CA"/>
        </w:rPr>
        <w:t> respectively. Neither of these individuals died</w:t>
      </w:r>
      <w:r w:rsidR="000708BA" w:rsidRPr="00EC5074">
        <w:rPr>
          <w:rFonts w:eastAsia="Times New Roman" w:cstheme="minorHAnsi"/>
          <w:sz w:val="24"/>
          <w:szCs w:val="24"/>
          <w:lang w:val="en-CA" w:eastAsia="en-CA"/>
        </w:rPr>
        <w:t>,</w:t>
      </w:r>
      <w:r w:rsidR="008664AA" w:rsidRPr="00EC5074">
        <w:rPr>
          <w:rFonts w:eastAsia="Times New Roman" w:cstheme="minorHAnsi"/>
          <w:sz w:val="24"/>
          <w:szCs w:val="24"/>
          <w:lang w:val="en-CA" w:eastAsia="en-CA"/>
        </w:rPr>
        <w:t xml:space="preserve"> and </w:t>
      </w:r>
      <w:r w:rsidR="0090429C" w:rsidRPr="00EC5074">
        <w:rPr>
          <w:rFonts w:eastAsia="Times New Roman" w:cstheme="minorHAnsi"/>
          <w:sz w:val="24"/>
          <w:szCs w:val="24"/>
          <w:lang w:val="en-CA" w:eastAsia="en-CA"/>
        </w:rPr>
        <w:t xml:space="preserve">after the heat treatment stopped </w:t>
      </w:r>
      <w:r w:rsidR="008664AA" w:rsidRPr="00EC5074">
        <w:rPr>
          <w:rFonts w:eastAsia="Times New Roman" w:cstheme="minorHAnsi"/>
          <w:sz w:val="24"/>
          <w:szCs w:val="24"/>
          <w:lang w:val="en-CA" w:eastAsia="en-CA"/>
        </w:rPr>
        <w:t>their </w:t>
      </w:r>
      <w:r w:rsidR="0090429C" w:rsidRPr="00EC5074">
        <w:rPr>
          <w:rFonts w:eastAsia="Times New Roman" w:cstheme="minorHAnsi"/>
          <w:sz w:val="24"/>
          <w:szCs w:val="24"/>
          <w:lang w:val="en-CA" w:eastAsia="en-CA"/>
        </w:rPr>
        <w:t xml:space="preserve">major </w:t>
      </w:r>
      <w:r w:rsidR="005F5F65" w:rsidRPr="00EC5074">
        <w:rPr>
          <w:rFonts w:eastAsia="Times New Roman" w:cstheme="minorHAnsi"/>
          <w:sz w:val="24"/>
          <w:szCs w:val="24"/>
          <w:lang w:val="en-CA" w:eastAsia="en-CA"/>
        </w:rPr>
        <w:t>ulcers</w:t>
      </w:r>
      <w:r w:rsidR="008664AA" w:rsidRPr="00EC5074">
        <w:rPr>
          <w:rFonts w:eastAsia="Times New Roman" w:cstheme="minorHAnsi"/>
          <w:sz w:val="24"/>
          <w:szCs w:val="24"/>
          <w:lang w:val="en-CA" w:eastAsia="en-CA"/>
        </w:rPr>
        <w:t> appeared to heal</w:t>
      </w:r>
      <w:r w:rsidR="00706FF2" w:rsidRPr="00EC5074">
        <w:rPr>
          <w:rFonts w:eastAsia="Times New Roman" w:cstheme="minorHAnsi"/>
          <w:sz w:val="24"/>
          <w:szCs w:val="24"/>
          <w:lang w:val="en-CA" w:eastAsia="en-CA"/>
        </w:rPr>
        <w:t xml:space="preserve"> and were re-classified as minor ulcers on day 12 of the experiment.</w:t>
      </w:r>
      <w:r w:rsidR="008664AA" w:rsidRPr="00EC5074">
        <w:rPr>
          <w:rFonts w:eastAsia="Times New Roman" w:cstheme="minorHAnsi"/>
          <w:sz w:val="24"/>
          <w:szCs w:val="24"/>
          <w:lang w:val="en-CA" w:eastAsia="en-CA"/>
        </w:rPr>
        <w:t> </w:t>
      </w:r>
      <w:r w:rsidR="008664AA" w:rsidRPr="00721090">
        <w:rPr>
          <w:rFonts w:eastAsia="Times New Roman" w:cstheme="minorHAnsi"/>
          <w:sz w:val="24"/>
          <w:szCs w:val="24"/>
          <w:lang w:val="en-CA" w:eastAsia="en-CA"/>
        </w:rPr>
        <w:t xml:space="preserve">The maximum number of minor </w:t>
      </w:r>
      <w:r w:rsidR="005F5F65" w:rsidRPr="00721090">
        <w:rPr>
          <w:rFonts w:eastAsia="Times New Roman" w:cstheme="minorHAnsi"/>
          <w:sz w:val="24"/>
          <w:szCs w:val="24"/>
          <w:lang w:val="en-CA" w:eastAsia="en-CA"/>
        </w:rPr>
        <w:t>ulcers</w:t>
      </w:r>
      <w:r w:rsidR="008664AA" w:rsidRPr="00721090">
        <w:rPr>
          <w:rFonts w:eastAsia="Times New Roman" w:cstheme="minorHAnsi"/>
          <w:sz w:val="24"/>
          <w:szCs w:val="24"/>
          <w:lang w:val="en-CA" w:eastAsia="en-CA"/>
        </w:rPr>
        <w:t xml:space="preserve"> per individual was not significantly explained by treatment, weight, evisceration, or defecation status</w:t>
      </w:r>
      <w:r w:rsidR="002E1211" w:rsidRPr="00721090">
        <w:rPr>
          <w:rFonts w:eastAsia="Times New Roman" w:cstheme="minorHAnsi"/>
          <w:sz w:val="24"/>
          <w:szCs w:val="24"/>
          <w:lang w:val="en-CA" w:eastAsia="en-CA"/>
        </w:rPr>
        <w:t>,</w:t>
      </w:r>
      <w:r w:rsidR="008664AA" w:rsidRPr="00721090">
        <w:rPr>
          <w:rFonts w:eastAsia="Times New Roman" w:cstheme="minorHAnsi"/>
          <w:sz w:val="24"/>
          <w:szCs w:val="24"/>
          <w:lang w:val="en-CA" w:eastAsia="en-CA"/>
        </w:rPr>
        <w:t xml:space="preserve"> </w:t>
      </w:r>
      <w:r w:rsidR="006E6EA4" w:rsidRPr="00721090">
        <w:rPr>
          <w:rFonts w:eastAsia="Times New Roman" w:cstheme="minorHAnsi"/>
          <w:sz w:val="24"/>
          <w:szCs w:val="24"/>
          <w:lang w:val="en-CA" w:eastAsia="en-CA"/>
        </w:rPr>
        <w:t>because</w:t>
      </w:r>
      <w:r w:rsidR="008664AA" w:rsidRPr="00721090">
        <w:rPr>
          <w:rFonts w:eastAsia="Times New Roman" w:cstheme="minorHAnsi"/>
          <w:sz w:val="24"/>
          <w:szCs w:val="24"/>
          <w:lang w:val="en-CA" w:eastAsia="en-CA"/>
        </w:rPr>
        <w:t xml:space="preserve"> all explanatory variables were excluded from the final backward-selected model (Table S</w:t>
      </w:r>
      <w:r w:rsidR="003668A1" w:rsidRPr="00721090">
        <w:rPr>
          <w:rFonts w:eastAsia="Times New Roman" w:cstheme="minorHAnsi"/>
          <w:sz w:val="24"/>
          <w:szCs w:val="24"/>
          <w:lang w:val="en-CA" w:eastAsia="en-CA"/>
        </w:rPr>
        <w:t>1</w:t>
      </w:r>
      <w:r w:rsidR="008664AA" w:rsidRPr="00721090">
        <w:rPr>
          <w:rFonts w:eastAsia="Times New Roman" w:cstheme="minorHAnsi"/>
          <w:sz w:val="24"/>
          <w:szCs w:val="24"/>
          <w:lang w:val="en-CA" w:eastAsia="en-CA"/>
        </w:rPr>
        <w:t xml:space="preserve">). </w:t>
      </w:r>
    </w:p>
    <w:p w14:paraId="2221C49B" w14:textId="54CD2C62" w:rsidR="002A5678" w:rsidRDefault="00487061" w:rsidP="005F30DF">
      <w:pPr>
        <w:spacing w:after="0" w:line="480" w:lineRule="auto"/>
        <w:ind w:firstLine="720"/>
        <w:textAlignment w:val="baseline"/>
        <w:rPr>
          <w:rFonts w:eastAsia="Times New Roman" w:cstheme="minorHAnsi"/>
          <w:sz w:val="24"/>
          <w:szCs w:val="24"/>
          <w:lang w:val="en-CA" w:eastAsia="en-CA"/>
        </w:rPr>
      </w:pPr>
      <w:r w:rsidRPr="00721090">
        <w:rPr>
          <w:rFonts w:eastAsia="Times New Roman" w:cstheme="minorHAnsi"/>
          <w:sz w:val="24"/>
          <w:szCs w:val="24"/>
          <w:lang w:val="en-CA" w:eastAsia="en-CA"/>
        </w:rPr>
        <w:t xml:space="preserve">Sea cucumber stiffness, as measured by antipredator response and structure maintenance, </w:t>
      </w:r>
      <w:r w:rsidR="004E5F60" w:rsidRPr="00721090">
        <w:rPr>
          <w:rFonts w:eastAsia="Times New Roman" w:cstheme="minorHAnsi"/>
          <w:sz w:val="24"/>
          <w:szCs w:val="24"/>
          <w:lang w:val="en-CA" w:eastAsia="en-CA"/>
        </w:rPr>
        <w:t>was lower</w:t>
      </w:r>
      <w:r w:rsidR="00174E1D" w:rsidRPr="00721090">
        <w:rPr>
          <w:rFonts w:eastAsia="Times New Roman" w:cstheme="minorHAnsi"/>
          <w:sz w:val="24"/>
          <w:szCs w:val="24"/>
          <w:lang w:val="en-CA" w:eastAsia="en-CA"/>
        </w:rPr>
        <w:t xml:space="preserve"> in the 22ºC and 17ºC treatments compared to the 12ºC treatment</w:t>
      </w:r>
      <w:r w:rsidR="00596E05" w:rsidRPr="00721090">
        <w:rPr>
          <w:rFonts w:eastAsia="Times New Roman" w:cstheme="minorHAnsi"/>
          <w:sz w:val="24"/>
          <w:szCs w:val="24"/>
          <w:lang w:val="en-CA" w:eastAsia="en-CA"/>
        </w:rPr>
        <w:t xml:space="preserve"> </w:t>
      </w:r>
      <w:r w:rsidR="00174E1D" w:rsidRPr="00721090">
        <w:rPr>
          <w:rFonts w:eastAsia="Times New Roman" w:cstheme="minorHAnsi"/>
          <w:sz w:val="24"/>
          <w:szCs w:val="24"/>
          <w:lang w:val="en-CA" w:eastAsia="en-CA"/>
        </w:rPr>
        <w:t>(Figures 5, 6</w:t>
      </w:r>
      <w:r w:rsidR="00174E1D" w:rsidRPr="00BB3749">
        <w:rPr>
          <w:rFonts w:eastAsia="Times New Roman" w:cstheme="minorHAnsi"/>
          <w:sz w:val="24"/>
          <w:szCs w:val="24"/>
          <w:lang w:val="en-CA" w:eastAsia="en-CA"/>
        </w:rPr>
        <w:t>).</w:t>
      </w:r>
      <w:r w:rsidRPr="00BB3749">
        <w:rPr>
          <w:rFonts w:eastAsia="Times New Roman" w:cstheme="minorHAnsi"/>
          <w:sz w:val="24"/>
          <w:szCs w:val="24"/>
          <w:lang w:val="en-CA" w:eastAsia="en-CA"/>
        </w:rPr>
        <w:t xml:space="preserve"> </w:t>
      </w:r>
      <w:r w:rsidR="00A3422B" w:rsidRPr="00BB3749">
        <w:rPr>
          <w:rFonts w:eastAsia="Times New Roman" w:cstheme="minorHAnsi"/>
          <w:sz w:val="24"/>
          <w:szCs w:val="24"/>
          <w:lang w:val="en-CA" w:eastAsia="en-CA"/>
        </w:rPr>
        <w:t>Antipredator response and structure maintenance</w:t>
      </w:r>
      <w:r w:rsidRPr="00BB3749">
        <w:rPr>
          <w:rFonts w:eastAsia="Times New Roman" w:cstheme="minorHAnsi"/>
          <w:sz w:val="24"/>
          <w:szCs w:val="24"/>
          <w:lang w:val="en-CA" w:eastAsia="en-CA"/>
        </w:rPr>
        <w:t xml:space="preserve"> were significantly positively correlated </w:t>
      </w:r>
      <w:r w:rsidR="00A3422B" w:rsidRPr="00BB3749">
        <w:rPr>
          <w:rFonts w:eastAsia="Times New Roman" w:cstheme="minorHAnsi"/>
          <w:sz w:val="24"/>
          <w:szCs w:val="24"/>
          <w:lang w:val="en-CA" w:eastAsia="en-CA"/>
        </w:rPr>
        <w:t>with each other</w:t>
      </w:r>
      <w:r w:rsidRPr="00BB3749">
        <w:rPr>
          <w:rFonts w:eastAsia="Times New Roman" w:cstheme="minorHAnsi"/>
          <w:sz w:val="24"/>
          <w:szCs w:val="24"/>
          <w:lang w:val="en-CA" w:eastAsia="en-CA"/>
        </w:rPr>
        <w:t xml:space="preserve"> (</w:t>
      </w:r>
      <w:proofErr w:type="spellStart"/>
      <w:r w:rsidR="00F21D51" w:rsidRPr="00BB3749">
        <w:rPr>
          <w:rFonts w:eastAsia="Times New Roman" w:cstheme="minorHAnsi"/>
          <w:sz w:val="24"/>
          <w:szCs w:val="24"/>
          <w:lang w:val="en-CA" w:eastAsia="en-CA"/>
        </w:rPr>
        <w:t>r</w:t>
      </w:r>
      <w:r w:rsidR="00F21D51" w:rsidRPr="00BB3749">
        <w:rPr>
          <w:rFonts w:eastAsia="Times New Roman" w:cstheme="minorHAnsi"/>
          <w:sz w:val="24"/>
          <w:szCs w:val="24"/>
          <w:vertAlign w:val="subscript"/>
          <w:lang w:val="en-CA" w:eastAsia="en-CA"/>
        </w:rPr>
        <w:t>s</w:t>
      </w:r>
      <w:proofErr w:type="spellEnd"/>
      <w:r w:rsidRPr="00BB3749">
        <w:rPr>
          <w:rFonts w:eastAsia="Times New Roman" w:cstheme="minorHAnsi"/>
          <w:sz w:val="24"/>
          <w:szCs w:val="24"/>
          <w:lang w:val="en-CA" w:eastAsia="en-CA"/>
        </w:rPr>
        <w:t xml:space="preserve"> = 0.53, p &lt; 0.001; Figure S</w:t>
      </w:r>
      <w:r w:rsidR="003668A1" w:rsidRPr="00BB3749">
        <w:rPr>
          <w:rFonts w:eastAsia="Times New Roman" w:cstheme="minorHAnsi"/>
          <w:sz w:val="24"/>
          <w:szCs w:val="24"/>
          <w:lang w:val="en-CA" w:eastAsia="en-CA"/>
        </w:rPr>
        <w:t>2</w:t>
      </w:r>
      <w:r w:rsidRPr="00BB3749">
        <w:rPr>
          <w:rFonts w:eastAsia="Times New Roman" w:cstheme="minorHAnsi"/>
          <w:sz w:val="24"/>
          <w:szCs w:val="24"/>
          <w:lang w:val="en-CA" w:eastAsia="en-CA"/>
        </w:rPr>
        <w:t xml:space="preserve">). </w:t>
      </w:r>
      <w:r w:rsidR="005F1FA1" w:rsidRPr="00BB3749">
        <w:rPr>
          <w:rFonts w:eastAsia="Times New Roman" w:cstheme="minorHAnsi"/>
          <w:sz w:val="24"/>
          <w:szCs w:val="24"/>
          <w:lang w:val="en-CA" w:eastAsia="en-CA"/>
        </w:rPr>
        <w:t xml:space="preserve">Backward-selected models indicated that temperature treatment and </w:t>
      </w:r>
      <w:r w:rsidR="00C2636E" w:rsidRPr="00BB3749">
        <w:rPr>
          <w:rFonts w:eastAsia="Times New Roman" w:cstheme="minorHAnsi"/>
          <w:sz w:val="24"/>
          <w:szCs w:val="24"/>
          <w:lang w:val="en-CA" w:eastAsia="en-CA"/>
        </w:rPr>
        <w:t xml:space="preserve">day </w:t>
      </w:r>
      <w:r w:rsidR="00790482" w:rsidRPr="00BB3749">
        <w:rPr>
          <w:rFonts w:eastAsia="Times New Roman" w:cstheme="minorHAnsi"/>
          <w:sz w:val="24"/>
          <w:szCs w:val="24"/>
          <w:lang w:val="en-CA" w:eastAsia="en-CA"/>
        </w:rPr>
        <w:t>affected</w:t>
      </w:r>
      <w:r w:rsidR="00C2636E" w:rsidRPr="00BB3749">
        <w:rPr>
          <w:rFonts w:eastAsia="Times New Roman" w:cstheme="minorHAnsi"/>
          <w:sz w:val="24"/>
          <w:szCs w:val="24"/>
          <w:lang w:val="en-CA" w:eastAsia="en-CA"/>
        </w:rPr>
        <w:t xml:space="preserve"> both stiffness metrics</w:t>
      </w:r>
      <w:r w:rsidR="003668A1" w:rsidRPr="00BB3749">
        <w:rPr>
          <w:rFonts w:eastAsia="Times New Roman" w:cstheme="minorHAnsi"/>
          <w:sz w:val="24"/>
          <w:szCs w:val="24"/>
          <w:lang w:val="en-CA" w:eastAsia="en-CA"/>
        </w:rPr>
        <w:t xml:space="preserve"> (Table S2, S3)</w:t>
      </w:r>
      <w:r w:rsidR="00C2636E" w:rsidRPr="00BB3749">
        <w:rPr>
          <w:rFonts w:eastAsia="Times New Roman" w:cstheme="minorHAnsi"/>
          <w:sz w:val="24"/>
          <w:szCs w:val="24"/>
          <w:lang w:val="en-CA" w:eastAsia="en-CA"/>
        </w:rPr>
        <w:t xml:space="preserve">. </w:t>
      </w:r>
      <w:r w:rsidR="00876F7E" w:rsidRPr="00BB3749">
        <w:rPr>
          <w:rFonts w:eastAsia="Times New Roman" w:cstheme="minorHAnsi"/>
          <w:sz w:val="24"/>
          <w:szCs w:val="24"/>
          <w:lang w:val="en-CA" w:eastAsia="en-CA"/>
        </w:rPr>
        <w:t>There</w:t>
      </w:r>
      <w:r w:rsidR="001C3471" w:rsidRPr="00BB3749">
        <w:rPr>
          <w:rFonts w:eastAsia="Times New Roman" w:cstheme="minorHAnsi"/>
          <w:sz w:val="24"/>
          <w:szCs w:val="24"/>
          <w:lang w:val="en-CA" w:eastAsia="en-CA"/>
        </w:rPr>
        <w:t xml:space="preserve"> was a significantly lower likelihood of high </w:t>
      </w:r>
      <w:r w:rsidR="00876F7E" w:rsidRPr="00BB3749">
        <w:rPr>
          <w:rFonts w:eastAsia="Times New Roman" w:cstheme="minorHAnsi"/>
          <w:sz w:val="24"/>
          <w:szCs w:val="24"/>
          <w:lang w:val="en-CA" w:eastAsia="en-CA"/>
        </w:rPr>
        <w:t>antipredator</w:t>
      </w:r>
      <w:r w:rsidR="001C3471" w:rsidRPr="00BB3749">
        <w:rPr>
          <w:rFonts w:eastAsia="Times New Roman" w:cstheme="minorHAnsi"/>
          <w:sz w:val="24"/>
          <w:szCs w:val="24"/>
          <w:lang w:val="en-CA" w:eastAsia="en-CA"/>
        </w:rPr>
        <w:t xml:space="preserve"> stiffness values for the 17</w:t>
      </w:r>
      <w:r w:rsidR="003C4F5C" w:rsidRPr="00BB3749">
        <w:rPr>
          <w:rFonts w:eastAsia="Times New Roman" w:cstheme="minorHAnsi"/>
          <w:sz w:val="24"/>
          <w:szCs w:val="24"/>
          <w:lang w:val="en-CA" w:eastAsia="en-CA"/>
        </w:rPr>
        <w:t>°C (p = 4.80 x 10</w:t>
      </w:r>
      <w:r w:rsidR="003C4F5C" w:rsidRPr="00BB3749">
        <w:rPr>
          <w:rFonts w:eastAsia="Times New Roman" w:cstheme="minorHAnsi"/>
          <w:sz w:val="24"/>
          <w:szCs w:val="24"/>
          <w:vertAlign w:val="superscript"/>
          <w:lang w:val="en-CA" w:eastAsia="en-CA"/>
        </w:rPr>
        <w:t>-5</w:t>
      </w:r>
      <w:r w:rsidR="003C4F5C" w:rsidRPr="00BB3749">
        <w:rPr>
          <w:rFonts w:eastAsia="Times New Roman" w:cstheme="minorHAnsi"/>
          <w:sz w:val="24"/>
          <w:szCs w:val="24"/>
          <w:lang w:val="en-CA" w:eastAsia="en-CA"/>
        </w:rPr>
        <w:t>) and 22°C (p = 5.88 x 10</w:t>
      </w:r>
      <w:r w:rsidR="003C4F5C" w:rsidRPr="00BB3749">
        <w:rPr>
          <w:rFonts w:eastAsia="Times New Roman" w:cstheme="minorHAnsi"/>
          <w:sz w:val="24"/>
          <w:szCs w:val="24"/>
          <w:lang w:val="en-CA" w:eastAsia="en-CA"/>
        </w:rPr>
        <w:softHyphen/>
      </w:r>
      <w:r w:rsidR="003C4F5C" w:rsidRPr="00BB3749">
        <w:rPr>
          <w:rFonts w:eastAsia="Times New Roman" w:cstheme="minorHAnsi"/>
          <w:sz w:val="24"/>
          <w:szCs w:val="24"/>
          <w:vertAlign w:val="superscript"/>
          <w:lang w:val="en-CA" w:eastAsia="en-CA"/>
        </w:rPr>
        <w:t>-9</w:t>
      </w:r>
      <w:r w:rsidR="003C4F5C" w:rsidRPr="00BB3749">
        <w:rPr>
          <w:rFonts w:eastAsia="Times New Roman" w:cstheme="minorHAnsi"/>
          <w:sz w:val="24"/>
          <w:szCs w:val="24"/>
          <w:lang w:val="en-CA" w:eastAsia="en-CA"/>
        </w:rPr>
        <w:t>) treatments</w:t>
      </w:r>
      <w:r w:rsidR="006D3FCD" w:rsidRPr="00BB3749">
        <w:rPr>
          <w:rFonts w:eastAsia="Times New Roman" w:cstheme="minorHAnsi"/>
          <w:sz w:val="24"/>
          <w:szCs w:val="24"/>
          <w:lang w:val="en-CA" w:eastAsia="en-CA"/>
        </w:rPr>
        <w:t xml:space="preserve"> relative to the control</w:t>
      </w:r>
      <w:r w:rsidR="003C4F5C" w:rsidRPr="00BB3749">
        <w:rPr>
          <w:rFonts w:eastAsia="Times New Roman" w:cstheme="minorHAnsi"/>
          <w:sz w:val="24"/>
          <w:szCs w:val="24"/>
          <w:lang w:val="en-CA" w:eastAsia="en-CA"/>
        </w:rPr>
        <w:t xml:space="preserve">. </w:t>
      </w:r>
      <w:r w:rsidR="00E032F9" w:rsidRPr="00BB3749">
        <w:rPr>
          <w:rFonts w:eastAsia="Times New Roman" w:cstheme="minorHAnsi"/>
          <w:sz w:val="24"/>
          <w:szCs w:val="24"/>
          <w:lang w:val="en-CA" w:eastAsia="en-CA"/>
        </w:rPr>
        <w:t>S</w:t>
      </w:r>
      <w:r w:rsidR="00E90C92" w:rsidRPr="00BB3749">
        <w:rPr>
          <w:rFonts w:eastAsia="Times New Roman" w:cstheme="minorHAnsi"/>
          <w:sz w:val="24"/>
          <w:szCs w:val="24"/>
          <w:lang w:val="en-CA" w:eastAsia="en-CA"/>
        </w:rPr>
        <w:t>ea cucumber</w:t>
      </w:r>
      <w:r w:rsidR="00E032F9" w:rsidRPr="00BB3749">
        <w:rPr>
          <w:rFonts w:eastAsia="Times New Roman" w:cstheme="minorHAnsi"/>
          <w:sz w:val="24"/>
          <w:szCs w:val="24"/>
          <w:lang w:val="en-CA" w:eastAsia="en-CA"/>
        </w:rPr>
        <w:t xml:space="preserve"> </w:t>
      </w:r>
      <w:r w:rsidR="00F27FEE" w:rsidRPr="00BB3749">
        <w:rPr>
          <w:rFonts w:eastAsia="Times New Roman" w:cstheme="minorHAnsi"/>
          <w:sz w:val="24"/>
          <w:szCs w:val="24"/>
          <w:lang w:val="en-CA" w:eastAsia="en-CA"/>
        </w:rPr>
        <w:t>antipredator stiffness</w:t>
      </w:r>
      <w:r w:rsidR="00E032F9" w:rsidRPr="00BB3749">
        <w:rPr>
          <w:rFonts w:eastAsia="Times New Roman" w:cstheme="minorHAnsi"/>
          <w:sz w:val="24"/>
          <w:szCs w:val="24"/>
          <w:lang w:val="en-CA" w:eastAsia="en-CA"/>
        </w:rPr>
        <w:t xml:space="preserve"> </w:t>
      </w:r>
      <w:r w:rsidR="00D13CC7" w:rsidRPr="00BB3749">
        <w:rPr>
          <w:rFonts w:eastAsia="Times New Roman" w:cstheme="minorHAnsi"/>
          <w:sz w:val="24"/>
          <w:szCs w:val="24"/>
          <w:lang w:val="en-CA" w:eastAsia="en-CA"/>
        </w:rPr>
        <w:t>scores</w:t>
      </w:r>
      <w:r w:rsidR="00E032F9" w:rsidRPr="00BB3749">
        <w:rPr>
          <w:rFonts w:eastAsia="Times New Roman" w:cstheme="minorHAnsi"/>
          <w:sz w:val="24"/>
          <w:szCs w:val="24"/>
          <w:lang w:val="en-CA" w:eastAsia="en-CA"/>
        </w:rPr>
        <w:t xml:space="preserve"> were significantly likely to </w:t>
      </w:r>
      <w:r w:rsidR="00445E84" w:rsidRPr="00BB3749">
        <w:rPr>
          <w:rFonts w:eastAsia="Times New Roman" w:cstheme="minorHAnsi"/>
          <w:sz w:val="24"/>
          <w:szCs w:val="24"/>
          <w:lang w:val="en-CA" w:eastAsia="en-CA"/>
        </w:rPr>
        <w:t>be</w:t>
      </w:r>
      <w:r w:rsidR="00E032F9" w:rsidRPr="00BB3749">
        <w:rPr>
          <w:rFonts w:eastAsia="Times New Roman" w:cstheme="minorHAnsi"/>
          <w:sz w:val="24"/>
          <w:szCs w:val="24"/>
          <w:lang w:val="en-CA" w:eastAsia="en-CA"/>
        </w:rPr>
        <w:t xml:space="preserve"> </w:t>
      </w:r>
      <w:r w:rsidR="00B413FC" w:rsidRPr="00BB3749">
        <w:rPr>
          <w:rFonts w:eastAsia="Times New Roman" w:cstheme="minorHAnsi"/>
          <w:sz w:val="24"/>
          <w:szCs w:val="24"/>
          <w:lang w:val="en-CA" w:eastAsia="en-CA"/>
        </w:rPr>
        <w:t>lower</w:t>
      </w:r>
      <w:r w:rsidR="00E032F9" w:rsidRPr="00BB3749">
        <w:rPr>
          <w:rFonts w:eastAsia="Times New Roman" w:cstheme="minorHAnsi"/>
          <w:sz w:val="24"/>
          <w:szCs w:val="24"/>
          <w:lang w:val="en-CA" w:eastAsia="en-CA"/>
        </w:rPr>
        <w:t xml:space="preserve"> </w:t>
      </w:r>
      <w:r w:rsidR="00F27FEE" w:rsidRPr="00C16FF2">
        <w:rPr>
          <w:rFonts w:eastAsia="Times New Roman" w:cstheme="minorHAnsi"/>
          <w:sz w:val="24"/>
          <w:szCs w:val="24"/>
          <w:lang w:val="en-CA" w:eastAsia="en-CA"/>
        </w:rPr>
        <w:t>on</w:t>
      </w:r>
      <w:r w:rsidR="004A4E36" w:rsidRPr="00C16FF2">
        <w:rPr>
          <w:rFonts w:eastAsia="Times New Roman" w:cstheme="minorHAnsi"/>
          <w:sz w:val="24"/>
          <w:szCs w:val="24"/>
          <w:lang w:val="en-CA" w:eastAsia="en-CA"/>
        </w:rPr>
        <w:t xml:space="preserve"> day 2 (p = 1.16 x 10</w:t>
      </w:r>
      <w:r w:rsidR="004A4E36" w:rsidRPr="00C16FF2">
        <w:rPr>
          <w:rFonts w:eastAsia="Times New Roman" w:cstheme="minorHAnsi"/>
          <w:sz w:val="24"/>
          <w:szCs w:val="24"/>
          <w:lang w:val="en-CA" w:eastAsia="en-CA"/>
        </w:rPr>
        <w:softHyphen/>
      </w:r>
      <w:r w:rsidR="004A4E36" w:rsidRPr="00C16FF2">
        <w:rPr>
          <w:rFonts w:eastAsia="Times New Roman" w:cstheme="minorHAnsi"/>
          <w:sz w:val="24"/>
          <w:szCs w:val="24"/>
          <w:vertAlign w:val="superscript"/>
          <w:lang w:val="en-CA" w:eastAsia="en-CA"/>
        </w:rPr>
        <w:t>-6</w:t>
      </w:r>
      <w:r w:rsidR="004A4E36" w:rsidRPr="00C16FF2">
        <w:rPr>
          <w:rFonts w:eastAsia="Times New Roman" w:cstheme="minorHAnsi"/>
          <w:sz w:val="24"/>
          <w:szCs w:val="24"/>
          <w:lang w:val="en-CA" w:eastAsia="en-CA"/>
        </w:rPr>
        <w:t>), day 3 (p = 1.33 x 10</w:t>
      </w:r>
      <w:r w:rsidR="004A4E36" w:rsidRPr="00C16FF2">
        <w:rPr>
          <w:rFonts w:eastAsia="Times New Roman" w:cstheme="minorHAnsi"/>
          <w:sz w:val="24"/>
          <w:szCs w:val="24"/>
          <w:lang w:val="en-CA" w:eastAsia="en-CA"/>
        </w:rPr>
        <w:softHyphen/>
      </w:r>
      <w:r w:rsidR="004A4E36" w:rsidRPr="00C16FF2">
        <w:rPr>
          <w:rFonts w:eastAsia="Times New Roman" w:cstheme="minorHAnsi"/>
          <w:sz w:val="24"/>
          <w:szCs w:val="24"/>
          <w:vertAlign w:val="superscript"/>
          <w:lang w:val="en-CA" w:eastAsia="en-CA"/>
        </w:rPr>
        <w:t>-7</w:t>
      </w:r>
      <w:r w:rsidR="004A4E36" w:rsidRPr="00C16FF2">
        <w:rPr>
          <w:rFonts w:eastAsia="Times New Roman" w:cstheme="minorHAnsi"/>
          <w:sz w:val="24"/>
          <w:szCs w:val="24"/>
          <w:lang w:val="en-CA" w:eastAsia="en-CA"/>
        </w:rPr>
        <w:t>), day 4 (p = 2.06 x 10</w:t>
      </w:r>
      <w:r w:rsidR="004A4E36" w:rsidRPr="00C16FF2">
        <w:rPr>
          <w:rFonts w:eastAsia="Times New Roman" w:cstheme="minorHAnsi"/>
          <w:sz w:val="24"/>
          <w:szCs w:val="24"/>
          <w:lang w:val="en-CA" w:eastAsia="en-CA"/>
        </w:rPr>
        <w:softHyphen/>
      </w:r>
      <w:r w:rsidR="004A4E36" w:rsidRPr="00C16FF2">
        <w:rPr>
          <w:rFonts w:eastAsia="Times New Roman" w:cstheme="minorHAnsi"/>
          <w:sz w:val="24"/>
          <w:szCs w:val="24"/>
          <w:vertAlign w:val="superscript"/>
          <w:lang w:val="en-CA" w:eastAsia="en-CA"/>
        </w:rPr>
        <w:t>-6</w:t>
      </w:r>
      <w:r w:rsidR="004A4E36" w:rsidRPr="00C16FF2">
        <w:rPr>
          <w:rFonts w:eastAsia="Times New Roman" w:cstheme="minorHAnsi"/>
          <w:sz w:val="24"/>
          <w:szCs w:val="24"/>
          <w:lang w:val="en-CA" w:eastAsia="en-CA"/>
        </w:rPr>
        <w:t>) and day 5 (p = 5.05 x 10</w:t>
      </w:r>
      <w:r w:rsidR="004A4E36" w:rsidRPr="00C16FF2">
        <w:rPr>
          <w:rFonts w:eastAsia="Times New Roman" w:cstheme="minorHAnsi"/>
          <w:sz w:val="24"/>
          <w:szCs w:val="24"/>
          <w:lang w:val="en-CA" w:eastAsia="en-CA"/>
        </w:rPr>
        <w:softHyphen/>
      </w:r>
      <w:r w:rsidR="004A4E36" w:rsidRPr="00C16FF2">
        <w:rPr>
          <w:rFonts w:eastAsia="Times New Roman" w:cstheme="minorHAnsi"/>
          <w:sz w:val="24"/>
          <w:szCs w:val="24"/>
          <w:vertAlign w:val="superscript"/>
          <w:lang w:val="en-CA" w:eastAsia="en-CA"/>
        </w:rPr>
        <w:t>-8</w:t>
      </w:r>
      <w:r w:rsidR="008F4ED9">
        <w:rPr>
          <w:rFonts w:eastAsia="Times New Roman" w:cstheme="minorHAnsi"/>
          <w:sz w:val="24"/>
          <w:szCs w:val="24"/>
          <w:lang w:val="en-CA" w:eastAsia="en-CA"/>
        </w:rPr>
        <w:t xml:space="preserve">) </w:t>
      </w:r>
      <w:r w:rsidR="00BA5BD5" w:rsidRPr="00C16FF2">
        <w:rPr>
          <w:rFonts w:eastAsia="Times New Roman" w:cstheme="minorHAnsi"/>
          <w:sz w:val="24"/>
          <w:szCs w:val="24"/>
          <w:lang w:val="en-CA" w:eastAsia="en-CA"/>
        </w:rPr>
        <w:t>than</w:t>
      </w:r>
      <w:r w:rsidR="008F4ED9">
        <w:rPr>
          <w:rFonts w:eastAsia="Times New Roman" w:cstheme="minorHAnsi"/>
          <w:sz w:val="24"/>
          <w:szCs w:val="24"/>
          <w:lang w:val="en-CA" w:eastAsia="en-CA"/>
        </w:rPr>
        <w:t xml:space="preserve"> on</w:t>
      </w:r>
      <w:r w:rsidR="00BA5BD5" w:rsidRPr="00C16FF2">
        <w:rPr>
          <w:rFonts w:eastAsia="Times New Roman" w:cstheme="minorHAnsi"/>
          <w:sz w:val="24"/>
          <w:szCs w:val="24"/>
          <w:lang w:val="en-CA" w:eastAsia="en-CA"/>
        </w:rPr>
        <w:t xml:space="preserve"> day 1</w:t>
      </w:r>
      <w:r w:rsidR="008F4ED9">
        <w:rPr>
          <w:rFonts w:eastAsia="Times New Roman" w:cstheme="minorHAnsi"/>
          <w:sz w:val="24"/>
          <w:szCs w:val="24"/>
          <w:lang w:val="en-CA" w:eastAsia="en-CA"/>
        </w:rPr>
        <w:t xml:space="preserve"> (Table S2)</w:t>
      </w:r>
      <w:r w:rsidR="00C16FF2">
        <w:rPr>
          <w:rFonts w:eastAsia="Times New Roman" w:cstheme="minorHAnsi"/>
          <w:sz w:val="24"/>
          <w:szCs w:val="24"/>
          <w:lang w:val="en-CA" w:eastAsia="en-CA"/>
        </w:rPr>
        <w:t>.</w:t>
      </w:r>
      <w:r w:rsidR="004A4E36" w:rsidRPr="00C16FF2">
        <w:rPr>
          <w:rFonts w:eastAsia="Times New Roman" w:cstheme="minorHAnsi"/>
          <w:sz w:val="24"/>
          <w:szCs w:val="24"/>
          <w:lang w:val="en-CA" w:eastAsia="en-CA"/>
        </w:rPr>
        <w:t xml:space="preserve"> </w:t>
      </w:r>
      <w:r w:rsidR="007B7462" w:rsidRPr="00C16FF2">
        <w:rPr>
          <w:rFonts w:eastAsia="Times New Roman" w:cstheme="minorHAnsi"/>
          <w:sz w:val="24"/>
          <w:szCs w:val="24"/>
          <w:lang w:val="en-CA" w:eastAsia="en-CA"/>
        </w:rPr>
        <w:t>For structural stiffness, cucumbers were significantly less likely to</w:t>
      </w:r>
      <w:r w:rsidR="000C01FF" w:rsidRPr="00C16FF2">
        <w:rPr>
          <w:rFonts w:eastAsia="Times New Roman" w:cstheme="minorHAnsi"/>
          <w:sz w:val="24"/>
          <w:szCs w:val="24"/>
          <w:lang w:val="en-CA" w:eastAsia="en-CA"/>
        </w:rPr>
        <w:t xml:space="preserve"> have high stiffness scores</w:t>
      </w:r>
      <w:r w:rsidR="00522D3F" w:rsidRPr="00C16FF2">
        <w:rPr>
          <w:rFonts w:eastAsia="Times New Roman" w:cstheme="minorHAnsi"/>
          <w:sz w:val="24"/>
          <w:szCs w:val="24"/>
          <w:lang w:val="en-CA" w:eastAsia="en-CA"/>
        </w:rPr>
        <w:t xml:space="preserve"> relative to the control treatment</w:t>
      </w:r>
      <w:r w:rsidR="007B7462" w:rsidRPr="00C16FF2">
        <w:rPr>
          <w:rFonts w:eastAsia="Times New Roman" w:cstheme="minorHAnsi"/>
          <w:sz w:val="24"/>
          <w:szCs w:val="24"/>
          <w:lang w:val="en-CA" w:eastAsia="en-CA"/>
        </w:rPr>
        <w:t xml:space="preserve"> </w:t>
      </w:r>
      <w:r w:rsidR="00851B36" w:rsidRPr="00965F2E">
        <w:rPr>
          <w:rFonts w:eastAsia="Times New Roman" w:cstheme="minorHAnsi"/>
          <w:sz w:val="24"/>
          <w:szCs w:val="24"/>
          <w:lang w:val="en-CA" w:eastAsia="en-CA"/>
        </w:rPr>
        <w:t>i</w:t>
      </w:r>
      <w:r w:rsidR="007B7462" w:rsidRPr="00965F2E">
        <w:rPr>
          <w:rFonts w:eastAsia="Times New Roman" w:cstheme="minorHAnsi"/>
          <w:sz w:val="24"/>
          <w:szCs w:val="24"/>
          <w:lang w:val="en-CA" w:eastAsia="en-CA"/>
        </w:rPr>
        <w:t>n the 17°C (p = 1.99 x 10</w:t>
      </w:r>
      <w:r w:rsidR="007B7462" w:rsidRPr="00965F2E">
        <w:rPr>
          <w:rFonts w:eastAsia="Times New Roman" w:cstheme="minorHAnsi"/>
          <w:sz w:val="24"/>
          <w:szCs w:val="24"/>
          <w:vertAlign w:val="superscript"/>
          <w:lang w:val="en-CA" w:eastAsia="en-CA"/>
        </w:rPr>
        <w:t>-7</w:t>
      </w:r>
      <w:r w:rsidR="007B7462" w:rsidRPr="00965F2E">
        <w:rPr>
          <w:rFonts w:eastAsia="Times New Roman" w:cstheme="minorHAnsi"/>
          <w:sz w:val="24"/>
          <w:szCs w:val="24"/>
          <w:lang w:val="en-CA" w:eastAsia="en-CA"/>
        </w:rPr>
        <w:t>) and 22°C (p = 2.44 x 10</w:t>
      </w:r>
      <w:r w:rsidR="007B7462" w:rsidRPr="00965F2E">
        <w:rPr>
          <w:rFonts w:eastAsia="Times New Roman" w:cstheme="minorHAnsi"/>
          <w:sz w:val="24"/>
          <w:szCs w:val="24"/>
          <w:lang w:val="en-CA" w:eastAsia="en-CA"/>
        </w:rPr>
        <w:softHyphen/>
      </w:r>
      <w:r w:rsidR="007B7462" w:rsidRPr="00965F2E">
        <w:rPr>
          <w:rFonts w:eastAsia="Times New Roman" w:cstheme="minorHAnsi"/>
          <w:sz w:val="24"/>
          <w:szCs w:val="24"/>
          <w:vertAlign w:val="superscript"/>
          <w:lang w:val="en-CA" w:eastAsia="en-CA"/>
        </w:rPr>
        <w:t>-11</w:t>
      </w:r>
      <w:r w:rsidR="007B7462" w:rsidRPr="00965F2E">
        <w:rPr>
          <w:rFonts w:eastAsia="Times New Roman" w:cstheme="minorHAnsi"/>
          <w:sz w:val="24"/>
          <w:szCs w:val="24"/>
          <w:lang w:val="en-CA" w:eastAsia="en-CA"/>
        </w:rPr>
        <w:t>) treatments</w:t>
      </w:r>
      <w:r w:rsidR="00003792" w:rsidRPr="00965F2E">
        <w:rPr>
          <w:rFonts w:eastAsia="Times New Roman" w:cstheme="minorHAnsi"/>
          <w:sz w:val="24"/>
          <w:szCs w:val="24"/>
          <w:lang w:val="en-CA" w:eastAsia="en-CA"/>
        </w:rPr>
        <w:t>.</w:t>
      </w:r>
      <w:r w:rsidR="00475C90" w:rsidRPr="00965F2E">
        <w:rPr>
          <w:rFonts w:eastAsia="Times New Roman" w:cstheme="minorHAnsi"/>
          <w:sz w:val="24"/>
          <w:szCs w:val="24"/>
          <w:lang w:val="en-CA" w:eastAsia="en-CA"/>
        </w:rPr>
        <w:t xml:space="preserve"> </w:t>
      </w:r>
      <w:r w:rsidR="007B3F9C" w:rsidRPr="00965F2E">
        <w:rPr>
          <w:rFonts w:eastAsia="Times New Roman" w:cstheme="minorHAnsi"/>
          <w:sz w:val="24"/>
          <w:szCs w:val="24"/>
          <w:lang w:val="en-CA" w:eastAsia="en-CA"/>
        </w:rPr>
        <w:t>Structural stiffness values were significantly likely to be lower than day 1 on day 3 (p = 1.37 x 10</w:t>
      </w:r>
      <w:r w:rsidR="007B3F9C" w:rsidRPr="00965F2E">
        <w:rPr>
          <w:rFonts w:eastAsia="Times New Roman" w:cstheme="minorHAnsi"/>
          <w:sz w:val="24"/>
          <w:szCs w:val="24"/>
          <w:lang w:val="en-CA" w:eastAsia="en-CA"/>
        </w:rPr>
        <w:softHyphen/>
      </w:r>
      <w:r w:rsidR="007B3F9C" w:rsidRPr="00965F2E">
        <w:rPr>
          <w:rFonts w:eastAsia="Times New Roman" w:cstheme="minorHAnsi"/>
          <w:sz w:val="24"/>
          <w:szCs w:val="24"/>
          <w:vertAlign w:val="superscript"/>
          <w:lang w:val="en-CA" w:eastAsia="en-CA"/>
        </w:rPr>
        <w:t>-5</w:t>
      </w:r>
      <w:r w:rsidR="007B3F9C" w:rsidRPr="00965F2E">
        <w:rPr>
          <w:rFonts w:eastAsia="Times New Roman" w:cstheme="minorHAnsi"/>
          <w:sz w:val="24"/>
          <w:szCs w:val="24"/>
          <w:lang w:val="en-CA" w:eastAsia="en-CA"/>
        </w:rPr>
        <w:t>), day 4</w:t>
      </w:r>
      <w:r w:rsidR="00B33C9E">
        <w:rPr>
          <w:rFonts w:eastAsia="Times New Roman" w:cstheme="minorHAnsi"/>
          <w:sz w:val="24"/>
          <w:szCs w:val="24"/>
          <w:lang w:val="en-CA" w:eastAsia="en-CA"/>
        </w:rPr>
        <w:t xml:space="preserve"> </w:t>
      </w:r>
      <w:r w:rsidR="007B3F9C" w:rsidRPr="00965F2E">
        <w:rPr>
          <w:rFonts w:eastAsia="Times New Roman" w:cstheme="minorHAnsi"/>
          <w:sz w:val="24"/>
          <w:szCs w:val="24"/>
          <w:lang w:val="en-CA" w:eastAsia="en-CA"/>
        </w:rPr>
        <w:t>(p = 2.50 x 10</w:t>
      </w:r>
      <w:r w:rsidR="007B3F9C" w:rsidRPr="00965F2E">
        <w:rPr>
          <w:rFonts w:eastAsia="Times New Roman" w:cstheme="minorHAnsi"/>
          <w:sz w:val="24"/>
          <w:szCs w:val="24"/>
          <w:lang w:val="en-CA" w:eastAsia="en-CA"/>
        </w:rPr>
        <w:softHyphen/>
      </w:r>
      <w:r w:rsidR="007B3F9C" w:rsidRPr="00965F2E">
        <w:rPr>
          <w:rFonts w:eastAsia="Times New Roman" w:cstheme="minorHAnsi"/>
          <w:sz w:val="24"/>
          <w:szCs w:val="24"/>
          <w:vertAlign w:val="superscript"/>
          <w:lang w:val="en-CA" w:eastAsia="en-CA"/>
        </w:rPr>
        <w:t>-5</w:t>
      </w:r>
      <w:r w:rsidR="007B3F9C" w:rsidRPr="00965F2E">
        <w:rPr>
          <w:rFonts w:eastAsia="Times New Roman" w:cstheme="minorHAnsi"/>
          <w:sz w:val="24"/>
          <w:szCs w:val="24"/>
          <w:lang w:val="en-CA" w:eastAsia="en-CA"/>
        </w:rPr>
        <w:t>) and day 5 (p = 8.66 x 10</w:t>
      </w:r>
      <w:r w:rsidR="007B3F9C" w:rsidRPr="00965F2E">
        <w:rPr>
          <w:rFonts w:eastAsia="Times New Roman" w:cstheme="minorHAnsi"/>
          <w:sz w:val="24"/>
          <w:szCs w:val="24"/>
          <w:lang w:val="en-CA" w:eastAsia="en-CA"/>
        </w:rPr>
        <w:softHyphen/>
      </w:r>
      <w:r w:rsidR="007B3F9C" w:rsidRPr="00965F2E">
        <w:rPr>
          <w:rFonts w:eastAsia="Times New Roman" w:cstheme="minorHAnsi"/>
          <w:sz w:val="24"/>
          <w:szCs w:val="24"/>
          <w:vertAlign w:val="superscript"/>
          <w:lang w:val="en-CA" w:eastAsia="en-CA"/>
        </w:rPr>
        <w:t>-5</w:t>
      </w:r>
      <w:r w:rsidR="007B3F9C" w:rsidRPr="00965F2E">
        <w:rPr>
          <w:rFonts w:eastAsia="Times New Roman" w:cstheme="minorHAnsi"/>
          <w:sz w:val="24"/>
          <w:szCs w:val="24"/>
          <w:lang w:val="en-CA" w:eastAsia="en-CA"/>
        </w:rPr>
        <w:t>), but not on day 2 (p = 0.0627</w:t>
      </w:r>
      <w:r w:rsidR="00003792" w:rsidRPr="00965F2E">
        <w:rPr>
          <w:rFonts w:eastAsia="Times New Roman" w:cstheme="minorHAnsi"/>
          <w:sz w:val="24"/>
          <w:szCs w:val="24"/>
          <w:lang w:val="en-CA" w:eastAsia="en-CA"/>
        </w:rPr>
        <w:t>; Table S</w:t>
      </w:r>
      <w:r w:rsidR="0089092F" w:rsidRPr="00965F2E">
        <w:rPr>
          <w:rFonts w:eastAsia="Times New Roman" w:cstheme="minorHAnsi"/>
          <w:sz w:val="24"/>
          <w:szCs w:val="24"/>
          <w:lang w:val="en-CA" w:eastAsia="en-CA"/>
        </w:rPr>
        <w:t>3</w:t>
      </w:r>
      <w:r w:rsidR="00003792" w:rsidRPr="00965F2E">
        <w:rPr>
          <w:rFonts w:eastAsia="Times New Roman" w:cstheme="minorHAnsi"/>
          <w:sz w:val="24"/>
          <w:szCs w:val="24"/>
          <w:lang w:val="en-CA" w:eastAsia="en-CA"/>
        </w:rPr>
        <w:t>).</w:t>
      </w:r>
      <w:r w:rsidR="006C0D73" w:rsidRPr="00965F2E">
        <w:rPr>
          <w:rFonts w:eastAsia="Times New Roman" w:cstheme="minorHAnsi"/>
          <w:sz w:val="24"/>
          <w:szCs w:val="24"/>
          <w:lang w:val="en-CA" w:eastAsia="en-CA"/>
        </w:rPr>
        <w:t xml:space="preserve"> </w:t>
      </w:r>
      <w:r w:rsidR="002E4A75" w:rsidRPr="00965F2E">
        <w:rPr>
          <w:rFonts w:eastAsia="Times New Roman" w:cstheme="minorHAnsi"/>
          <w:sz w:val="24"/>
          <w:szCs w:val="24"/>
          <w:lang w:val="en-CA" w:eastAsia="en-CA"/>
        </w:rPr>
        <w:t>In both</w:t>
      </w:r>
      <w:r w:rsidR="00B33C9E">
        <w:rPr>
          <w:rFonts w:eastAsia="Times New Roman" w:cstheme="minorHAnsi"/>
          <w:sz w:val="24"/>
          <w:szCs w:val="24"/>
          <w:lang w:val="en-CA" w:eastAsia="en-CA"/>
        </w:rPr>
        <w:t xml:space="preserve"> </w:t>
      </w:r>
      <w:r w:rsidR="002E4A75" w:rsidRPr="00965F2E">
        <w:rPr>
          <w:rFonts w:eastAsia="Times New Roman" w:cstheme="minorHAnsi"/>
          <w:sz w:val="24"/>
          <w:szCs w:val="24"/>
          <w:lang w:val="en-CA" w:eastAsia="en-CA"/>
        </w:rPr>
        <w:lastRenderedPageBreak/>
        <w:t xml:space="preserve">antipredator and structural stiffness metrics, </w:t>
      </w:r>
      <w:r w:rsidRPr="00965F2E">
        <w:rPr>
          <w:rFonts w:eastAsia="Times New Roman" w:cstheme="minorHAnsi"/>
          <w:sz w:val="24"/>
          <w:szCs w:val="24"/>
          <w:lang w:val="en-CA" w:eastAsia="en-CA"/>
        </w:rPr>
        <w:t xml:space="preserve">there were no significant differences in </w:t>
      </w:r>
      <w:r w:rsidR="00662A01" w:rsidRPr="00965F2E">
        <w:rPr>
          <w:rFonts w:eastAsia="Times New Roman" w:cstheme="minorHAnsi"/>
          <w:sz w:val="24"/>
          <w:szCs w:val="24"/>
          <w:lang w:val="en-CA" w:eastAsia="en-CA"/>
        </w:rPr>
        <w:t>the</w:t>
      </w:r>
      <w:r w:rsidR="00AD5411" w:rsidRPr="00965F2E">
        <w:rPr>
          <w:rFonts w:eastAsia="Times New Roman" w:cstheme="minorHAnsi"/>
          <w:sz w:val="24"/>
          <w:szCs w:val="24"/>
          <w:lang w:val="en-CA" w:eastAsia="en-CA"/>
        </w:rPr>
        <w:t xml:space="preserve"> likelihood of low stiffness values</w:t>
      </w:r>
      <w:r w:rsidR="00662A01" w:rsidRPr="00965F2E">
        <w:rPr>
          <w:rFonts w:eastAsia="Times New Roman" w:cstheme="minorHAnsi"/>
          <w:sz w:val="24"/>
          <w:szCs w:val="24"/>
          <w:lang w:val="en-CA" w:eastAsia="en-CA"/>
        </w:rPr>
        <w:t xml:space="preserve"> </w:t>
      </w:r>
      <w:r w:rsidR="00C34FA5">
        <w:rPr>
          <w:rFonts w:eastAsia="Times New Roman" w:cstheme="minorHAnsi"/>
          <w:sz w:val="24"/>
          <w:szCs w:val="24"/>
          <w:lang w:val="en-CA" w:eastAsia="en-CA"/>
        </w:rPr>
        <w:t>b</w:t>
      </w:r>
      <w:r w:rsidRPr="00C34FA5">
        <w:rPr>
          <w:rFonts w:eastAsia="Times New Roman" w:cstheme="minorHAnsi"/>
          <w:sz w:val="24"/>
          <w:szCs w:val="24"/>
          <w:lang w:val="en-CA" w:eastAsia="en-CA"/>
        </w:rPr>
        <w:t>etween 17°C and 22°C treatments</w:t>
      </w:r>
      <w:r w:rsidR="002E4A75" w:rsidRPr="00C34FA5">
        <w:rPr>
          <w:rFonts w:eastAsia="Times New Roman" w:cstheme="minorHAnsi"/>
          <w:sz w:val="24"/>
          <w:szCs w:val="24"/>
          <w:lang w:val="en-CA" w:eastAsia="en-CA"/>
        </w:rPr>
        <w:t>,</w:t>
      </w:r>
      <w:r w:rsidRPr="00C34FA5">
        <w:rPr>
          <w:rFonts w:eastAsia="Times New Roman" w:cstheme="minorHAnsi"/>
          <w:sz w:val="24"/>
          <w:szCs w:val="24"/>
          <w:lang w:val="en-CA" w:eastAsia="en-CA"/>
        </w:rPr>
        <w:t xml:space="preserve"> as indicated by the high degree of overlap in 95% confidence intervals</w:t>
      </w:r>
      <w:r w:rsidR="002E4A75" w:rsidRPr="00C34FA5">
        <w:rPr>
          <w:rFonts w:eastAsia="Times New Roman" w:cstheme="minorHAnsi"/>
          <w:sz w:val="24"/>
          <w:szCs w:val="24"/>
          <w:lang w:val="en-CA" w:eastAsia="en-CA"/>
        </w:rPr>
        <w:t xml:space="preserve"> (Figure </w:t>
      </w:r>
      <w:r w:rsidR="00904986">
        <w:rPr>
          <w:rFonts w:eastAsia="Times New Roman" w:cstheme="minorHAnsi"/>
          <w:sz w:val="24"/>
          <w:szCs w:val="24"/>
          <w:lang w:val="en-CA" w:eastAsia="en-CA"/>
        </w:rPr>
        <w:t>S3).</w:t>
      </w:r>
    </w:p>
    <w:p w14:paraId="5FCE8051" w14:textId="7B822228" w:rsidR="00381DA5" w:rsidRDefault="008D5443" w:rsidP="00636FB9">
      <w:pPr>
        <w:spacing w:after="0" w:line="480" w:lineRule="auto"/>
        <w:ind w:firstLine="720"/>
        <w:textAlignment w:val="baseline"/>
        <w:rPr>
          <w:rFonts w:eastAsia="Times New Roman" w:cstheme="minorHAnsi"/>
          <w:sz w:val="24"/>
          <w:szCs w:val="24"/>
          <w:lang w:val="en-CA" w:eastAsia="en-CA"/>
        </w:rPr>
      </w:pPr>
      <w:r w:rsidRPr="00C34FA5">
        <w:rPr>
          <w:rFonts w:eastAsia="Times New Roman" w:cstheme="minorHAnsi"/>
          <w:sz w:val="24"/>
          <w:szCs w:val="24"/>
          <w:lang w:val="en-CA" w:eastAsia="en-CA"/>
        </w:rPr>
        <w:t>Minor differences in activity scores were observed</w:t>
      </w:r>
      <w:r w:rsidR="008C6FA5" w:rsidRPr="00C34FA5">
        <w:rPr>
          <w:rFonts w:eastAsia="Times New Roman" w:cstheme="minorHAnsi"/>
          <w:sz w:val="24"/>
          <w:szCs w:val="24"/>
          <w:lang w:val="en-CA" w:eastAsia="en-CA"/>
        </w:rPr>
        <w:t xml:space="preserve"> between treatments over the duration of the experiment</w:t>
      </w:r>
      <w:r w:rsidR="005B08D3" w:rsidRPr="00C34FA5">
        <w:rPr>
          <w:rFonts w:eastAsia="Times New Roman" w:cstheme="minorHAnsi"/>
          <w:sz w:val="24"/>
          <w:szCs w:val="24"/>
          <w:lang w:val="en-CA" w:eastAsia="en-CA"/>
        </w:rPr>
        <w:t>, and overall,</w:t>
      </w:r>
      <w:r w:rsidR="00D2641D" w:rsidRPr="00C34FA5">
        <w:rPr>
          <w:rFonts w:eastAsia="Times New Roman" w:cstheme="minorHAnsi"/>
          <w:sz w:val="24"/>
          <w:szCs w:val="24"/>
          <w:lang w:val="en-CA" w:eastAsia="en-CA"/>
        </w:rPr>
        <w:t xml:space="preserve"> they decrease</w:t>
      </w:r>
      <w:r w:rsidR="00DA5DF3" w:rsidRPr="00C34FA5">
        <w:rPr>
          <w:rFonts w:eastAsia="Times New Roman" w:cstheme="minorHAnsi"/>
          <w:sz w:val="24"/>
          <w:szCs w:val="24"/>
          <w:lang w:val="en-CA" w:eastAsia="en-CA"/>
        </w:rPr>
        <w:t>d</w:t>
      </w:r>
      <w:r w:rsidR="00D2641D" w:rsidRPr="00C34FA5">
        <w:rPr>
          <w:rFonts w:eastAsia="Times New Roman" w:cstheme="minorHAnsi"/>
          <w:sz w:val="24"/>
          <w:szCs w:val="24"/>
          <w:lang w:val="en-CA" w:eastAsia="en-CA"/>
        </w:rPr>
        <w:t xml:space="preserve"> compared to day 1</w:t>
      </w:r>
      <w:r w:rsidR="00221CC2" w:rsidRPr="00C34FA5">
        <w:rPr>
          <w:rFonts w:eastAsia="Times New Roman" w:cstheme="minorHAnsi"/>
          <w:sz w:val="24"/>
          <w:szCs w:val="24"/>
          <w:lang w:val="en-CA" w:eastAsia="en-CA"/>
        </w:rPr>
        <w:t xml:space="preserve"> (Figure </w:t>
      </w:r>
      <w:r w:rsidR="00CA2EDD" w:rsidRPr="00C34FA5">
        <w:rPr>
          <w:rFonts w:eastAsia="Times New Roman" w:cstheme="minorHAnsi"/>
          <w:sz w:val="24"/>
          <w:szCs w:val="24"/>
          <w:lang w:val="en-CA" w:eastAsia="en-CA"/>
        </w:rPr>
        <w:t>7</w:t>
      </w:r>
      <w:r w:rsidR="00221CC2" w:rsidRPr="00C34FA5">
        <w:rPr>
          <w:rFonts w:eastAsia="Times New Roman" w:cstheme="minorHAnsi"/>
          <w:sz w:val="24"/>
          <w:szCs w:val="24"/>
          <w:lang w:val="en-CA" w:eastAsia="en-CA"/>
        </w:rPr>
        <w:t>)</w:t>
      </w:r>
      <w:r w:rsidR="00D2641D" w:rsidRPr="00C34FA5">
        <w:rPr>
          <w:rFonts w:eastAsia="Times New Roman" w:cstheme="minorHAnsi"/>
          <w:sz w:val="24"/>
          <w:szCs w:val="24"/>
          <w:lang w:val="en-CA" w:eastAsia="en-CA"/>
        </w:rPr>
        <w:t>.</w:t>
      </w:r>
      <w:r w:rsidR="008A2EC2" w:rsidRPr="00C34FA5">
        <w:rPr>
          <w:rFonts w:eastAsia="Times New Roman" w:cstheme="minorHAnsi"/>
          <w:sz w:val="24"/>
          <w:szCs w:val="24"/>
          <w:lang w:val="en-CA" w:eastAsia="en-CA"/>
        </w:rPr>
        <w:t xml:space="preserve"> </w:t>
      </w:r>
      <w:r w:rsidR="009E7B3C" w:rsidRPr="00C34FA5">
        <w:rPr>
          <w:rFonts w:eastAsia="Times New Roman" w:cstheme="minorHAnsi"/>
          <w:sz w:val="24"/>
          <w:szCs w:val="24"/>
          <w:lang w:val="en-CA" w:eastAsia="en-CA"/>
        </w:rPr>
        <w:t xml:space="preserve">Seven days after the heat treatment ended </w:t>
      </w:r>
      <w:r w:rsidR="00494237" w:rsidRPr="00C34FA5">
        <w:rPr>
          <w:rFonts w:eastAsia="Times New Roman" w:cstheme="minorHAnsi"/>
          <w:sz w:val="24"/>
          <w:szCs w:val="24"/>
          <w:lang w:val="en-CA" w:eastAsia="en-CA"/>
        </w:rPr>
        <w:t>(day 12)</w:t>
      </w:r>
      <w:r w:rsidR="00F42A3E" w:rsidRPr="00C34FA5">
        <w:rPr>
          <w:rFonts w:eastAsia="Times New Roman" w:cstheme="minorHAnsi"/>
          <w:sz w:val="24"/>
          <w:szCs w:val="24"/>
          <w:lang w:val="en-CA" w:eastAsia="en-CA"/>
        </w:rPr>
        <w:t>,</w:t>
      </w:r>
      <w:r w:rsidR="009E7B3C" w:rsidRPr="00C34FA5">
        <w:rPr>
          <w:rFonts w:eastAsia="Times New Roman" w:cstheme="minorHAnsi"/>
          <w:sz w:val="24"/>
          <w:szCs w:val="24"/>
          <w:lang w:val="en-CA" w:eastAsia="en-CA"/>
        </w:rPr>
        <w:t xml:space="preserve"> activity scores</w:t>
      </w:r>
      <w:r w:rsidR="004B17C4" w:rsidRPr="00C34FA5">
        <w:rPr>
          <w:rFonts w:eastAsia="Times New Roman" w:cstheme="minorHAnsi"/>
          <w:sz w:val="24"/>
          <w:szCs w:val="24"/>
          <w:lang w:val="en-CA" w:eastAsia="en-CA"/>
        </w:rPr>
        <w:t xml:space="preserve"> </w:t>
      </w:r>
      <w:r w:rsidR="009E7B3C" w:rsidRPr="00C34FA5">
        <w:rPr>
          <w:rFonts w:eastAsia="Times New Roman" w:cstheme="minorHAnsi"/>
          <w:sz w:val="24"/>
          <w:szCs w:val="24"/>
          <w:lang w:val="en-CA" w:eastAsia="en-CA"/>
        </w:rPr>
        <w:t>appeared</w:t>
      </w:r>
      <w:r w:rsidR="004B17C4" w:rsidRPr="00C34FA5">
        <w:rPr>
          <w:rFonts w:eastAsia="Times New Roman" w:cstheme="minorHAnsi"/>
          <w:sz w:val="24"/>
          <w:szCs w:val="24"/>
          <w:lang w:val="en-CA" w:eastAsia="en-CA"/>
        </w:rPr>
        <w:t xml:space="preserve"> comparable to those observed on day 1. </w:t>
      </w:r>
      <w:r w:rsidR="00CD5AC9" w:rsidRPr="00C34FA5">
        <w:rPr>
          <w:rFonts w:eastAsia="Times New Roman" w:cstheme="minorHAnsi"/>
          <w:sz w:val="24"/>
          <w:szCs w:val="24"/>
          <w:lang w:val="en-CA" w:eastAsia="en-CA"/>
        </w:rPr>
        <w:t>Notably, on</w:t>
      </w:r>
      <w:r w:rsidR="00221CC2" w:rsidRPr="00C34FA5">
        <w:rPr>
          <w:rFonts w:eastAsia="Times New Roman" w:cstheme="minorHAnsi"/>
          <w:sz w:val="24"/>
          <w:szCs w:val="24"/>
          <w:lang w:val="en-CA" w:eastAsia="en-CA"/>
        </w:rPr>
        <w:t xml:space="preserve"> </w:t>
      </w:r>
      <w:r w:rsidR="0000268F" w:rsidRPr="00C34FA5">
        <w:rPr>
          <w:rFonts w:eastAsia="Times New Roman" w:cstheme="minorHAnsi"/>
          <w:sz w:val="24"/>
          <w:szCs w:val="24"/>
          <w:lang w:val="en-CA" w:eastAsia="en-CA"/>
        </w:rPr>
        <w:t>day 2 (</w:t>
      </w:r>
      <w:r w:rsidR="00221CC2" w:rsidRPr="00C34FA5">
        <w:rPr>
          <w:rFonts w:eastAsia="Times New Roman" w:cstheme="minorHAnsi"/>
          <w:sz w:val="24"/>
          <w:szCs w:val="24"/>
          <w:lang w:val="en-CA" w:eastAsia="en-CA"/>
        </w:rPr>
        <w:t>the first day of the heat treatment</w:t>
      </w:r>
      <w:r w:rsidR="0000268F" w:rsidRPr="00C34FA5">
        <w:rPr>
          <w:rFonts w:eastAsia="Times New Roman" w:cstheme="minorHAnsi"/>
          <w:sz w:val="24"/>
          <w:szCs w:val="24"/>
          <w:lang w:val="en-CA" w:eastAsia="en-CA"/>
        </w:rPr>
        <w:t>)</w:t>
      </w:r>
      <w:r w:rsidR="008420DA" w:rsidRPr="00C34FA5">
        <w:rPr>
          <w:rFonts w:eastAsia="Times New Roman" w:cstheme="minorHAnsi"/>
          <w:sz w:val="24"/>
          <w:szCs w:val="24"/>
          <w:lang w:val="en-CA" w:eastAsia="en-CA"/>
        </w:rPr>
        <w:t>, activity scores in the 22</w:t>
      </w:r>
      <w:r w:rsidR="00221CC2" w:rsidRPr="00C34FA5">
        <w:rPr>
          <w:rFonts w:eastAsia="Times New Roman" w:cstheme="minorHAnsi"/>
          <w:sz w:val="24"/>
          <w:szCs w:val="24"/>
          <w:lang w:val="en-CA" w:eastAsia="en-CA"/>
        </w:rPr>
        <w:t>º</w:t>
      </w:r>
      <w:r w:rsidR="008420DA" w:rsidRPr="00C34FA5">
        <w:rPr>
          <w:rFonts w:eastAsia="Times New Roman" w:cstheme="minorHAnsi"/>
          <w:sz w:val="24"/>
          <w:szCs w:val="24"/>
          <w:lang w:val="en-CA" w:eastAsia="en-CA"/>
        </w:rPr>
        <w:t xml:space="preserve">C treatment </w:t>
      </w:r>
      <w:r w:rsidR="004B53DE" w:rsidRPr="00C34FA5">
        <w:rPr>
          <w:rFonts w:eastAsia="Times New Roman" w:cstheme="minorHAnsi"/>
          <w:sz w:val="24"/>
          <w:szCs w:val="24"/>
          <w:lang w:val="en-CA" w:eastAsia="en-CA"/>
        </w:rPr>
        <w:t xml:space="preserve">were </w:t>
      </w:r>
      <w:r w:rsidR="008420DA" w:rsidRPr="00C34FA5">
        <w:rPr>
          <w:rFonts w:eastAsia="Times New Roman" w:cstheme="minorHAnsi"/>
          <w:sz w:val="24"/>
          <w:szCs w:val="24"/>
          <w:lang w:val="en-CA" w:eastAsia="en-CA"/>
        </w:rPr>
        <w:t xml:space="preserve">much lower </w:t>
      </w:r>
      <w:r w:rsidR="004B53DE" w:rsidRPr="00C34FA5">
        <w:rPr>
          <w:rFonts w:eastAsia="Times New Roman" w:cstheme="minorHAnsi"/>
          <w:sz w:val="24"/>
          <w:szCs w:val="24"/>
          <w:lang w:val="en-CA" w:eastAsia="en-CA"/>
        </w:rPr>
        <w:t xml:space="preserve">(median = 0) </w:t>
      </w:r>
      <w:r w:rsidR="008420DA" w:rsidRPr="00C34FA5">
        <w:rPr>
          <w:rFonts w:eastAsia="Times New Roman" w:cstheme="minorHAnsi"/>
          <w:sz w:val="24"/>
          <w:szCs w:val="24"/>
          <w:lang w:val="en-CA" w:eastAsia="en-CA"/>
        </w:rPr>
        <w:t>than the 12</w:t>
      </w:r>
      <w:r w:rsidR="006D05C0" w:rsidRPr="00C34FA5">
        <w:rPr>
          <w:rFonts w:eastAsia="Times New Roman" w:cstheme="minorHAnsi"/>
          <w:sz w:val="24"/>
          <w:szCs w:val="24"/>
          <w:lang w:val="en-CA" w:eastAsia="en-CA"/>
        </w:rPr>
        <w:t>°</w:t>
      </w:r>
      <w:r w:rsidR="008420DA" w:rsidRPr="00C34FA5">
        <w:rPr>
          <w:rFonts w:eastAsia="Times New Roman" w:cstheme="minorHAnsi"/>
          <w:sz w:val="24"/>
          <w:szCs w:val="24"/>
          <w:lang w:val="en-CA" w:eastAsia="en-CA"/>
        </w:rPr>
        <w:t xml:space="preserve">C </w:t>
      </w:r>
      <w:r w:rsidR="004B53DE" w:rsidRPr="00C34FA5">
        <w:rPr>
          <w:rFonts w:eastAsia="Times New Roman" w:cstheme="minorHAnsi"/>
          <w:sz w:val="24"/>
          <w:szCs w:val="24"/>
          <w:lang w:val="en-CA" w:eastAsia="en-CA"/>
        </w:rPr>
        <w:t xml:space="preserve">(median = </w:t>
      </w:r>
      <w:r w:rsidR="00F24A9C" w:rsidRPr="00C34FA5">
        <w:rPr>
          <w:rFonts w:eastAsia="Times New Roman" w:cstheme="minorHAnsi"/>
          <w:sz w:val="24"/>
          <w:szCs w:val="24"/>
          <w:lang w:val="en-CA" w:eastAsia="en-CA"/>
        </w:rPr>
        <w:t xml:space="preserve">2.5) </w:t>
      </w:r>
      <w:r w:rsidR="008420DA" w:rsidRPr="00C34FA5">
        <w:rPr>
          <w:rFonts w:eastAsia="Times New Roman" w:cstheme="minorHAnsi"/>
          <w:sz w:val="24"/>
          <w:szCs w:val="24"/>
          <w:lang w:val="en-CA" w:eastAsia="en-CA"/>
        </w:rPr>
        <w:t>or 17</w:t>
      </w:r>
      <w:r w:rsidR="006D05C0" w:rsidRPr="00C34FA5">
        <w:rPr>
          <w:rFonts w:eastAsia="Times New Roman" w:cstheme="minorHAnsi"/>
          <w:sz w:val="24"/>
          <w:szCs w:val="24"/>
          <w:lang w:val="en-CA" w:eastAsia="en-CA"/>
        </w:rPr>
        <w:t>°</w:t>
      </w:r>
      <w:r w:rsidR="008420DA" w:rsidRPr="00C34FA5">
        <w:rPr>
          <w:rFonts w:eastAsia="Times New Roman" w:cstheme="minorHAnsi"/>
          <w:sz w:val="24"/>
          <w:szCs w:val="24"/>
          <w:lang w:val="en-CA" w:eastAsia="en-CA"/>
        </w:rPr>
        <w:t xml:space="preserve">C </w:t>
      </w:r>
      <w:r w:rsidR="00F24A9C" w:rsidRPr="00C34FA5">
        <w:rPr>
          <w:rFonts w:eastAsia="Times New Roman" w:cstheme="minorHAnsi"/>
          <w:sz w:val="24"/>
          <w:szCs w:val="24"/>
          <w:lang w:val="en-CA" w:eastAsia="en-CA"/>
        </w:rPr>
        <w:t xml:space="preserve">(median = 3) </w:t>
      </w:r>
      <w:r w:rsidR="00221CC2" w:rsidRPr="00C34FA5">
        <w:rPr>
          <w:rFonts w:eastAsia="Times New Roman" w:cstheme="minorHAnsi"/>
          <w:sz w:val="24"/>
          <w:szCs w:val="24"/>
          <w:lang w:val="en-CA" w:eastAsia="en-CA"/>
        </w:rPr>
        <w:t>treatments</w:t>
      </w:r>
      <w:r w:rsidR="008420DA" w:rsidRPr="00C34FA5">
        <w:rPr>
          <w:rFonts w:eastAsia="Times New Roman" w:cstheme="minorHAnsi"/>
          <w:sz w:val="24"/>
          <w:szCs w:val="24"/>
          <w:lang w:val="en-CA" w:eastAsia="en-CA"/>
        </w:rPr>
        <w:t>.</w:t>
      </w:r>
      <w:r w:rsidR="00B457C7" w:rsidRPr="00C34FA5">
        <w:rPr>
          <w:rFonts w:eastAsia="Times New Roman" w:cstheme="minorHAnsi"/>
          <w:sz w:val="24"/>
          <w:szCs w:val="24"/>
          <w:lang w:val="en-CA" w:eastAsia="en-CA"/>
        </w:rPr>
        <w:t xml:space="preserve"> </w:t>
      </w:r>
      <w:r w:rsidR="00272AB8" w:rsidRPr="00C34FA5">
        <w:rPr>
          <w:rFonts w:eastAsia="Times New Roman" w:cstheme="minorHAnsi"/>
          <w:sz w:val="24"/>
          <w:szCs w:val="24"/>
          <w:lang w:val="en-CA" w:eastAsia="en-CA"/>
        </w:rPr>
        <w:t xml:space="preserve">Differences </w:t>
      </w:r>
      <w:r w:rsidR="003076AC" w:rsidRPr="00C34FA5">
        <w:rPr>
          <w:rFonts w:eastAsia="Times New Roman" w:cstheme="minorHAnsi"/>
          <w:sz w:val="24"/>
          <w:szCs w:val="24"/>
          <w:lang w:val="en-CA" w:eastAsia="en-CA"/>
        </w:rPr>
        <w:t xml:space="preserve">between </w:t>
      </w:r>
      <w:r w:rsidR="00272AB8" w:rsidRPr="00C34FA5">
        <w:rPr>
          <w:rFonts w:eastAsia="Times New Roman" w:cstheme="minorHAnsi"/>
          <w:sz w:val="24"/>
          <w:szCs w:val="24"/>
          <w:lang w:val="en-CA" w:eastAsia="en-CA"/>
        </w:rPr>
        <w:t xml:space="preserve">treatments </w:t>
      </w:r>
      <w:r w:rsidR="0090398B" w:rsidRPr="00C34FA5">
        <w:rPr>
          <w:rFonts w:eastAsia="Times New Roman" w:cstheme="minorHAnsi"/>
          <w:sz w:val="24"/>
          <w:szCs w:val="24"/>
          <w:lang w:val="en-CA" w:eastAsia="en-CA"/>
        </w:rPr>
        <w:t>were not statistically significant on day 1 (</w:t>
      </w:r>
      <w:r w:rsidR="00A71EDF" w:rsidRPr="00C34FA5">
        <w:rPr>
          <w:rFonts w:eastAsia="Times New Roman" w:cstheme="minorHAnsi"/>
          <w:sz w:val="24"/>
          <w:szCs w:val="24"/>
          <w:lang w:val="en-CA" w:eastAsia="en-CA"/>
        </w:rPr>
        <w:t>K-W</w:t>
      </w:r>
      <w:r w:rsidR="0090398B" w:rsidRPr="00C34FA5">
        <w:rPr>
          <w:rFonts w:eastAsia="Times New Roman" w:cstheme="minorHAnsi"/>
          <w:sz w:val="24"/>
          <w:szCs w:val="24"/>
          <w:lang w:val="en-CA" w:eastAsia="en-CA"/>
        </w:rPr>
        <w:t xml:space="preserve"> χ</w:t>
      </w:r>
      <w:r w:rsidR="00AE6C43" w:rsidRPr="002C4736">
        <w:rPr>
          <w:rFonts w:eastAsia="Times New Roman" w:cstheme="minorHAnsi"/>
          <w:sz w:val="24"/>
          <w:szCs w:val="24"/>
          <w:vertAlign w:val="superscript"/>
          <w:lang w:val="en-CA" w:eastAsia="en-CA"/>
        </w:rPr>
        <w:t>2</w:t>
      </w:r>
      <w:r w:rsidR="00AE6C43" w:rsidRPr="002C4736">
        <w:rPr>
          <w:rFonts w:eastAsia="Times New Roman" w:cstheme="minorHAnsi"/>
          <w:sz w:val="24"/>
          <w:szCs w:val="24"/>
          <w:lang w:val="en-CA" w:eastAsia="en-CA"/>
        </w:rPr>
        <w:t xml:space="preserve"> = </w:t>
      </w:r>
      <w:r w:rsidR="00360253" w:rsidRPr="002C4736">
        <w:rPr>
          <w:rFonts w:eastAsia="Times New Roman" w:cstheme="minorHAnsi"/>
          <w:sz w:val="24"/>
          <w:szCs w:val="24"/>
          <w:lang w:val="en-CA" w:eastAsia="en-CA"/>
        </w:rPr>
        <w:t>2.28</w:t>
      </w:r>
      <w:r w:rsidR="00177BE2" w:rsidRPr="002C4736">
        <w:rPr>
          <w:rFonts w:eastAsia="Times New Roman" w:cstheme="minorHAnsi"/>
          <w:sz w:val="24"/>
          <w:szCs w:val="24"/>
          <w:lang w:val="en-CA" w:eastAsia="en-CA"/>
        </w:rPr>
        <w:t xml:space="preserve">, df = 2, p = </w:t>
      </w:r>
      <w:r w:rsidR="00360253" w:rsidRPr="002C4736">
        <w:rPr>
          <w:rFonts w:eastAsia="Times New Roman" w:cstheme="minorHAnsi"/>
          <w:sz w:val="24"/>
          <w:szCs w:val="24"/>
          <w:lang w:val="en-CA" w:eastAsia="en-CA"/>
        </w:rPr>
        <w:t>0.319</w:t>
      </w:r>
      <w:r w:rsidR="00177BE2" w:rsidRPr="002C4736">
        <w:rPr>
          <w:rFonts w:eastAsia="Times New Roman" w:cstheme="minorHAnsi"/>
          <w:sz w:val="24"/>
          <w:szCs w:val="24"/>
          <w:lang w:val="en-CA" w:eastAsia="en-CA"/>
        </w:rPr>
        <w:t>)</w:t>
      </w:r>
      <w:r w:rsidR="00C46C23" w:rsidRPr="002C4736">
        <w:rPr>
          <w:rFonts w:eastAsia="Times New Roman" w:cstheme="minorHAnsi"/>
          <w:sz w:val="24"/>
          <w:szCs w:val="24"/>
          <w:lang w:val="en-CA" w:eastAsia="en-CA"/>
        </w:rPr>
        <w:t xml:space="preserve"> </w:t>
      </w:r>
      <w:r w:rsidR="00847438" w:rsidRPr="002C4736">
        <w:rPr>
          <w:rFonts w:eastAsia="Times New Roman" w:cstheme="minorHAnsi"/>
          <w:sz w:val="24"/>
          <w:szCs w:val="24"/>
          <w:lang w:val="en-CA" w:eastAsia="en-CA"/>
        </w:rPr>
        <w:t>or day 12</w:t>
      </w:r>
      <w:r w:rsidR="00D604FC" w:rsidRPr="002C4736">
        <w:rPr>
          <w:rFonts w:eastAsia="Times New Roman" w:cstheme="minorHAnsi"/>
          <w:sz w:val="24"/>
          <w:szCs w:val="24"/>
          <w:lang w:val="en-CA" w:eastAsia="en-CA"/>
        </w:rPr>
        <w:t xml:space="preserve"> </w:t>
      </w:r>
      <w:r w:rsidR="00D604FC" w:rsidRPr="006E1EDD">
        <w:rPr>
          <w:rFonts w:eastAsia="Times New Roman" w:cstheme="minorHAnsi"/>
          <w:sz w:val="24"/>
          <w:szCs w:val="24"/>
          <w:lang w:val="en-CA" w:eastAsia="en-CA"/>
        </w:rPr>
        <w:t>(</w:t>
      </w:r>
      <w:r w:rsidR="00A71EDF" w:rsidRPr="006E1EDD">
        <w:rPr>
          <w:rFonts w:eastAsia="Times New Roman" w:cstheme="minorHAnsi"/>
          <w:sz w:val="24"/>
          <w:szCs w:val="24"/>
          <w:lang w:val="en-CA" w:eastAsia="en-CA"/>
        </w:rPr>
        <w:t>K-W</w:t>
      </w:r>
      <w:r w:rsidR="00D604FC" w:rsidRPr="006E1EDD">
        <w:rPr>
          <w:rFonts w:eastAsia="Times New Roman" w:cstheme="minorHAnsi"/>
          <w:sz w:val="24"/>
          <w:szCs w:val="24"/>
          <w:lang w:val="en-CA" w:eastAsia="en-CA"/>
        </w:rPr>
        <w:t xml:space="preserve"> χ</w:t>
      </w:r>
      <w:r w:rsidR="00D604FC" w:rsidRPr="002C4736">
        <w:rPr>
          <w:rFonts w:eastAsia="Times New Roman" w:cstheme="minorHAnsi"/>
          <w:sz w:val="24"/>
          <w:szCs w:val="24"/>
          <w:vertAlign w:val="superscript"/>
          <w:lang w:val="en-CA" w:eastAsia="en-CA"/>
        </w:rPr>
        <w:t>2</w:t>
      </w:r>
      <w:r w:rsidR="00D604FC" w:rsidRPr="002C4736">
        <w:rPr>
          <w:rFonts w:eastAsia="Times New Roman" w:cstheme="minorHAnsi"/>
          <w:sz w:val="24"/>
          <w:szCs w:val="24"/>
          <w:lang w:val="en-CA" w:eastAsia="en-CA"/>
        </w:rPr>
        <w:t xml:space="preserve"> = </w:t>
      </w:r>
      <w:r w:rsidR="00AE075F" w:rsidRPr="002C4736">
        <w:rPr>
          <w:rFonts w:eastAsia="Times New Roman" w:cstheme="minorHAnsi"/>
          <w:sz w:val="24"/>
          <w:szCs w:val="24"/>
          <w:lang w:val="en-CA" w:eastAsia="en-CA"/>
        </w:rPr>
        <w:t>1.81</w:t>
      </w:r>
      <w:r w:rsidR="00D604FC" w:rsidRPr="002C4736">
        <w:rPr>
          <w:rFonts w:eastAsia="Times New Roman" w:cstheme="minorHAnsi"/>
          <w:sz w:val="24"/>
          <w:szCs w:val="24"/>
          <w:lang w:val="en-CA" w:eastAsia="en-CA"/>
        </w:rPr>
        <w:t xml:space="preserve">, df = 2, p = </w:t>
      </w:r>
      <w:r w:rsidR="00AE075F" w:rsidRPr="002C4736">
        <w:rPr>
          <w:rFonts w:eastAsia="Times New Roman" w:cstheme="minorHAnsi"/>
          <w:sz w:val="24"/>
          <w:szCs w:val="24"/>
          <w:lang w:val="en-CA" w:eastAsia="en-CA"/>
        </w:rPr>
        <w:t>16</w:t>
      </w:r>
      <w:r w:rsidR="00D604FC" w:rsidRPr="002C4736">
        <w:rPr>
          <w:rFonts w:eastAsia="Times New Roman" w:cstheme="minorHAnsi"/>
          <w:sz w:val="24"/>
          <w:szCs w:val="24"/>
          <w:lang w:val="en-CA" w:eastAsia="en-CA"/>
        </w:rPr>
        <w:t xml:space="preserve">). </w:t>
      </w:r>
      <w:r w:rsidR="007302AB" w:rsidRPr="002C4736">
        <w:rPr>
          <w:rFonts w:eastAsia="Times New Roman" w:cstheme="minorHAnsi"/>
          <w:sz w:val="24"/>
          <w:szCs w:val="24"/>
          <w:lang w:val="en-CA" w:eastAsia="en-CA"/>
        </w:rPr>
        <w:t xml:space="preserve">On </w:t>
      </w:r>
      <w:r w:rsidR="00431493" w:rsidRPr="002C4736">
        <w:rPr>
          <w:rFonts w:eastAsia="Times New Roman" w:cstheme="minorHAnsi"/>
          <w:sz w:val="24"/>
          <w:szCs w:val="24"/>
          <w:lang w:val="en-CA" w:eastAsia="en-CA"/>
        </w:rPr>
        <w:t>day 2</w:t>
      </w:r>
      <w:r w:rsidR="003076AC" w:rsidRPr="002C4736">
        <w:rPr>
          <w:rFonts w:eastAsia="Times New Roman" w:cstheme="minorHAnsi"/>
          <w:sz w:val="24"/>
          <w:szCs w:val="24"/>
          <w:lang w:val="en-CA" w:eastAsia="en-CA"/>
        </w:rPr>
        <w:t xml:space="preserve"> </w:t>
      </w:r>
      <w:r w:rsidR="007302AB" w:rsidRPr="002C4736">
        <w:rPr>
          <w:rFonts w:eastAsia="Times New Roman" w:cstheme="minorHAnsi"/>
          <w:sz w:val="24"/>
          <w:szCs w:val="24"/>
          <w:lang w:val="en-CA" w:eastAsia="en-CA"/>
        </w:rPr>
        <w:t>the</w:t>
      </w:r>
      <w:r w:rsidR="00431493" w:rsidRPr="002C4736">
        <w:rPr>
          <w:rFonts w:eastAsia="Times New Roman" w:cstheme="minorHAnsi"/>
          <w:sz w:val="24"/>
          <w:szCs w:val="24"/>
          <w:lang w:val="en-CA" w:eastAsia="en-CA"/>
        </w:rPr>
        <w:t xml:space="preserve"> difference </w:t>
      </w:r>
      <w:r w:rsidR="003076AC" w:rsidRPr="002C4736">
        <w:rPr>
          <w:rFonts w:eastAsia="Times New Roman" w:cstheme="minorHAnsi"/>
          <w:sz w:val="24"/>
          <w:szCs w:val="24"/>
          <w:lang w:val="en-CA" w:eastAsia="en-CA"/>
        </w:rPr>
        <w:t>was significant</w:t>
      </w:r>
      <w:r w:rsidR="00431493" w:rsidRPr="002C4736">
        <w:rPr>
          <w:rFonts w:eastAsia="Times New Roman" w:cstheme="minorHAnsi"/>
          <w:sz w:val="24"/>
          <w:szCs w:val="24"/>
          <w:lang w:val="en-CA" w:eastAsia="en-CA"/>
        </w:rPr>
        <w:t xml:space="preserve"> </w:t>
      </w:r>
      <w:r w:rsidR="00604E2E" w:rsidRPr="006E1EDD">
        <w:rPr>
          <w:rFonts w:eastAsia="Times New Roman" w:cstheme="minorHAnsi"/>
          <w:sz w:val="24"/>
          <w:szCs w:val="24"/>
          <w:lang w:val="en-CA" w:eastAsia="en-CA"/>
        </w:rPr>
        <w:t>(</w:t>
      </w:r>
      <w:r w:rsidR="00A71EDF" w:rsidRPr="006E1EDD">
        <w:rPr>
          <w:rFonts w:eastAsia="Times New Roman" w:cstheme="minorHAnsi"/>
          <w:sz w:val="24"/>
          <w:szCs w:val="24"/>
          <w:lang w:val="en-CA" w:eastAsia="en-CA"/>
        </w:rPr>
        <w:t>K-W</w:t>
      </w:r>
      <w:r w:rsidR="00604E2E" w:rsidRPr="006E1EDD">
        <w:rPr>
          <w:rFonts w:eastAsia="Times New Roman" w:cstheme="minorHAnsi"/>
          <w:sz w:val="24"/>
          <w:szCs w:val="24"/>
          <w:lang w:val="en-CA" w:eastAsia="en-CA"/>
        </w:rPr>
        <w:t xml:space="preserve"> χ</w:t>
      </w:r>
      <w:r w:rsidR="00604E2E" w:rsidRPr="002C4736">
        <w:rPr>
          <w:rFonts w:eastAsia="Times New Roman" w:cstheme="minorHAnsi"/>
          <w:sz w:val="24"/>
          <w:szCs w:val="24"/>
          <w:vertAlign w:val="superscript"/>
          <w:lang w:val="en-CA" w:eastAsia="en-CA"/>
        </w:rPr>
        <w:t>2</w:t>
      </w:r>
      <w:r w:rsidR="00604E2E" w:rsidRPr="002C4736">
        <w:rPr>
          <w:rFonts w:eastAsia="Times New Roman" w:cstheme="minorHAnsi"/>
          <w:sz w:val="24"/>
          <w:szCs w:val="24"/>
          <w:lang w:val="en-CA" w:eastAsia="en-CA"/>
        </w:rPr>
        <w:t xml:space="preserve"> = </w:t>
      </w:r>
      <w:r w:rsidR="00837F78" w:rsidRPr="002C4736">
        <w:rPr>
          <w:rFonts w:eastAsia="Times New Roman" w:cstheme="minorHAnsi"/>
          <w:sz w:val="24"/>
          <w:szCs w:val="24"/>
          <w:lang w:val="en-CA" w:eastAsia="en-CA"/>
        </w:rPr>
        <w:t>6.21</w:t>
      </w:r>
      <w:r w:rsidR="00604E2E" w:rsidRPr="002C4736">
        <w:rPr>
          <w:rFonts w:eastAsia="Times New Roman" w:cstheme="minorHAnsi"/>
          <w:sz w:val="24"/>
          <w:szCs w:val="24"/>
          <w:lang w:val="en-CA" w:eastAsia="en-CA"/>
        </w:rPr>
        <w:t xml:space="preserve">, df = 2, p = </w:t>
      </w:r>
      <w:r w:rsidR="00837F78" w:rsidRPr="002C4736">
        <w:rPr>
          <w:rFonts w:eastAsia="Times New Roman" w:cstheme="minorHAnsi"/>
          <w:sz w:val="24"/>
          <w:szCs w:val="24"/>
          <w:lang w:val="en-CA" w:eastAsia="en-CA"/>
        </w:rPr>
        <w:t>0.0448</w:t>
      </w:r>
      <w:r w:rsidR="00431493" w:rsidRPr="002C4736">
        <w:rPr>
          <w:rFonts w:eastAsia="Times New Roman" w:cstheme="minorHAnsi"/>
          <w:sz w:val="24"/>
          <w:szCs w:val="24"/>
          <w:lang w:val="en-CA" w:eastAsia="en-CA"/>
        </w:rPr>
        <w:t>)</w:t>
      </w:r>
      <w:r w:rsidR="007302AB" w:rsidRPr="002C4736">
        <w:rPr>
          <w:rFonts w:eastAsia="Times New Roman" w:cstheme="minorHAnsi"/>
          <w:sz w:val="24"/>
          <w:szCs w:val="24"/>
          <w:lang w:val="en-CA" w:eastAsia="en-CA"/>
        </w:rPr>
        <w:t>,</w:t>
      </w:r>
      <w:r w:rsidR="00431493" w:rsidRPr="002C4736">
        <w:rPr>
          <w:rFonts w:eastAsia="Times New Roman" w:cstheme="minorHAnsi"/>
          <w:sz w:val="24"/>
          <w:szCs w:val="24"/>
          <w:lang w:val="en-CA" w:eastAsia="en-CA"/>
        </w:rPr>
        <w:t xml:space="preserve"> </w:t>
      </w:r>
      <w:r w:rsidR="008848C9" w:rsidRPr="002C4736">
        <w:rPr>
          <w:rFonts w:eastAsia="Times New Roman" w:cstheme="minorHAnsi"/>
          <w:sz w:val="24"/>
          <w:szCs w:val="24"/>
          <w:lang w:val="en-CA" w:eastAsia="en-CA"/>
        </w:rPr>
        <w:t>but</w:t>
      </w:r>
      <w:r w:rsidR="007E3A98" w:rsidRPr="002C4736">
        <w:rPr>
          <w:rFonts w:eastAsia="Times New Roman" w:cstheme="minorHAnsi"/>
          <w:sz w:val="24"/>
          <w:szCs w:val="24"/>
          <w:lang w:val="en-CA" w:eastAsia="en-CA"/>
        </w:rPr>
        <w:t xml:space="preserve"> not between treatment</w:t>
      </w:r>
      <w:r w:rsidR="00EE528D" w:rsidRPr="002C4736">
        <w:rPr>
          <w:rFonts w:eastAsia="Times New Roman" w:cstheme="minorHAnsi"/>
          <w:sz w:val="24"/>
          <w:szCs w:val="24"/>
          <w:lang w:val="en-CA" w:eastAsia="en-CA"/>
        </w:rPr>
        <w:t xml:space="preserve"> pairwise comparisons</w:t>
      </w:r>
      <w:r w:rsidR="00431493" w:rsidRPr="002C4736">
        <w:rPr>
          <w:rFonts w:eastAsia="Times New Roman" w:cstheme="minorHAnsi"/>
          <w:sz w:val="24"/>
          <w:szCs w:val="24"/>
          <w:lang w:val="en-CA" w:eastAsia="en-CA"/>
        </w:rPr>
        <w:t xml:space="preserve"> </w:t>
      </w:r>
      <w:r w:rsidR="00EE528D" w:rsidRPr="002C4736">
        <w:rPr>
          <w:rFonts w:eastAsia="Times New Roman" w:cstheme="minorHAnsi"/>
          <w:sz w:val="24"/>
          <w:szCs w:val="24"/>
          <w:lang w:val="en-CA" w:eastAsia="en-CA"/>
        </w:rPr>
        <w:t xml:space="preserve">of </w:t>
      </w:r>
      <w:r w:rsidR="001910C2" w:rsidRPr="002C4736">
        <w:rPr>
          <w:rFonts w:eastAsia="Times New Roman" w:cstheme="minorHAnsi"/>
          <w:sz w:val="24"/>
          <w:szCs w:val="24"/>
          <w:lang w:val="en-CA" w:eastAsia="en-CA"/>
        </w:rPr>
        <w:t>12</w:t>
      </w:r>
      <w:r w:rsidR="00781E56" w:rsidRPr="002A6FA3">
        <w:rPr>
          <w:rFonts w:eastAsia="Times New Roman" w:cstheme="minorHAnsi"/>
          <w:sz w:val="24"/>
          <w:szCs w:val="24"/>
          <w:lang w:val="en-CA" w:eastAsia="en-CA"/>
        </w:rPr>
        <w:t>°</w:t>
      </w:r>
      <w:r w:rsidR="001910C2" w:rsidRPr="002C4736">
        <w:rPr>
          <w:rFonts w:eastAsia="Times New Roman" w:cstheme="minorHAnsi"/>
          <w:sz w:val="24"/>
          <w:szCs w:val="24"/>
          <w:lang w:val="en-CA" w:eastAsia="en-CA"/>
        </w:rPr>
        <w:t>C and 17</w:t>
      </w:r>
      <w:r w:rsidR="00781E56" w:rsidRPr="002A6FA3">
        <w:rPr>
          <w:rFonts w:eastAsia="Times New Roman" w:cstheme="minorHAnsi"/>
          <w:sz w:val="24"/>
          <w:szCs w:val="24"/>
          <w:lang w:val="en-CA" w:eastAsia="en-CA"/>
        </w:rPr>
        <w:t>°</w:t>
      </w:r>
      <w:r w:rsidR="00E725B0" w:rsidRPr="002C4736">
        <w:rPr>
          <w:rFonts w:eastAsia="Times New Roman" w:cstheme="minorHAnsi"/>
          <w:sz w:val="24"/>
          <w:szCs w:val="24"/>
          <w:lang w:val="en-CA" w:eastAsia="en-CA"/>
        </w:rPr>
        <w:t>C</w:t>
      </w:r>
      <w:r w:rsidR="00431493" w:rsidRPr="002C4736">
        <w:rPr>
          <w:rFonts w:eastAsia="Times New Roman" w:cstheme="minorHAnsi"/>
          <w:sz w:val="24"/>
          <w:szCs w:val="24"/>
          <w:lang w:val="en-CA" w:eastAsia="en-CA"/>
        </w:rPr>
        <w:t xml:space="preserve"> </w:t>
      </w:r>
      <w:r w:rsidR="00431493" w:rsidRPr="002A6FA3">
        <w:rPr>
          <w:rFonts w:eastAsia="Times New Roman" w:cstheme="minorHAnsi"/>
          <w:sz w:val="24"/>
          <w:szCs w:val="24"/>
          <w:lang w:val="en-CA" w:eastAsia="en-CA"/>
        </w:rPr>
        <w:t xml:space="preserve">(Dunn’s </w:t>
      </w:r>
      <w:r w:rsidR="00A71EDF" w:rsidRPr="002A6FA3">
        <w:rPr>
          <w:rFonts w:eastAsia="Times New Roman" w:cstheme="minorHAnsi"/>
          <w:sz w:val="24"/>
          <w:szCs w:val="24"/>
          <w:lang w:val="en-CA" w:eastAsia="en-CA"/>
        </w:rPr>
        <w:t>K-W</w:t>
      </w:r>
      <w:r w:rsidR="00D0451C" w:rsidRPr="002A6FA3">
        <w:rPr>
          <w:rFonts w:eastAsia="Times New Roman" w:cstheme="minorHAnsi"/>
          <w:sz w:val="24"/>
          <w:szCs w:val="24"/>
          <w:lang w:val="en-CA" w:eastAsia="en-CA"/>
        </w:rPr>
        <w:t>,</w:t>
      </w:r>
      <w:r w:rsidR="00431493" w:rsidRPr="002A6FA3">
        <w:rPr>
          <w:rFonts w:eastAsia="Times New Roman" w:cstheme="minorHAnsi"/>
          <w:sz w:val="24"/>
          <w:szCs w:val="24"/>
          <w:lang w:val="en-CA" w:eastAsia="en-CA"/>
        </w:rPr>
        <w:t xml:space="preserve"> </w:t>
      </w:r>
      <w:r w:rsidR="00360253" w:rsidRPr="002C4736">
        <w:rPr>
          <w:rFonts w:eastAsia="Times New Roman" w:cstheme="minorHAnsi"/>
          <w:sz w:val="24"/>
          <w:szCs w:val="24"/>
          <w:lang w:val="en-CA" w:eastAsia="en-CA"/>
        </w:rPr>
        <w:t>Z</w:t>
      </w:r>
      <w:r w:rsidR="00431493" w:rsidRPr="002C4736">
        <w:rPr>
          <w:rFonts w:eastAsia="Times New Roman" w:cstheme="minorHAnsi"/>
          <w:sz w:val="24"/>
          <w:szCs w:val="24"/>
          <w:lang w:val="en-CA" w:eastAsia="en-CA"/>
        </w:rPr>
        <w:t xml:space="preserve"> = </w:t>
      </w:r>
      <w:r w:rsidR="00F7786B" w:rsidRPr="002C4736">
        <w:rPr>
          <w:rFonts w:eastAsia="Times New Roman" w:cstheme="minorHAnsi"/>
          <w:sz w:val="24"/>
          <w:szCs w:val="24"/>
          <w:lang w:val="en-CA" w:eastAsia="en-CA"/>
        </w:rPr>
        <w:t>0.540</w:t>
      </w:r>
      <w:r w:rsidR="00431493" w:rsidRPr="002C4736">
        <w:rPr>
          <w:rFonts w:eastAsia="Times New Roman" w:cstheme="minorHAnsi"/>
          <w:sz w:val="24"/>
          <w:szCs w:val="24"/>
          <w:lang w:val="en-CA" w:eastAsia="en-CA"/>
        </w:rPr>
        <w:t xml:space="preserve">, p = </w:t>
      </w:r>
      <w:r w:rsidR="00F7786B" w:rsidRPr="002C4736">
        <w:rPr>
          <w:rFonts w:eastAsia="Times New Roman" w:cstheme="minorHAnsi"/>
          <w:sz w:val="24"/>
          <w:szCs w:val="24"/>
          <w:lang w:val="en-CA" w:eastAsia="en-CA"/>
        </w:rPr>
        <w:t>0.589</w:t>
      </w:r>
      <w:r w:rsidR="00431493" w:rsidRPr="002C4736">
        <w:rPr>
          <w:rFonts w:eastAsia="Times New Roman" w:cstheme="minorHAnsi"/>
          <w:sz w:val="24"/>
          <w:szCs w:val="24"/>
          <w:lang w:val="en-CA" w:eastAsia="en-CA"/>
        </w:rPr>
        <w:t xml:space="preserve">), </w:t>
      </w:r>
      <w:r w:rsidR="001910C2" w:rsidRPr="002C4736">
        <w:rPr>
          <w:rFonts w:eastAsia="Times New Roman" w:cstheme="minorHAnsi"/>
          <w:sz w:val="24"/>
          <w:szCs w:val="24"/>
          <w:lang w:val="en-CA" w:eastAsia="en-CA"/>
        </w:rPr>
        <w:t>12</w:t>
      </w:r>
      <w:r w:rsidR="00781E56" w:rsidRPr="002A6FA3">
        <w:rPr>
          <w:rFonts w:eastAsia="Times New Roman" w:cstheme="minorHAnsi"/>
          <w:sz w:val="24"/>
          <w:szCs w:val="24"/>
          <w:lang w:val="en-CA" w:eastAsia="en-CA"/>
        </w:rPr>
        <w:t>°</w:t>
      </w:r>
      <w:r w:rsidR="001910C2" w:rsidRPr="002C4736">
        <w:rPr>
          <w:rFonts w:eastAsia="Times New Roman" w:cstheme="minorHAnsi"/>
          <w:sz w:val="24"/>
          <w:szCs w:val="24"/>
          <w:lang w:val="en-CA" w:eastAsia="en-CA"/>
        </w:rPr>
        <w:t>C and 22</w:t>
      </w:r>
      <w:r w:rsidR="00781E56" w:rsidRPr="002A6FA3">
        <w:rPr>
          <w:rFonts w:eastAsia="Times New Roman" w:cstheme="minorHAnsi"/>
          <w:sz w:val="24"/>
          <w:szCs w:val="24"/>
          <w:lang w:val="en-CA" w:eastAsia="en-CA"/>
        </w:rPr>
        <w:t>°</w:t>
      </w:r>
      <w:r w:rsidR="001910C2" w:rsidRPr="002C4736">
        <w:rPr>
          <w:rFonts w:eastAsia="Times New Roman" w:cstheme="minorHAnsi"/>
          <w:sz w:val="24"/>
          <w:szCs w:val="24"/>
          <w:lang w:val="en-CA" w:eastAsia="en-CA"/>
        </w:rPr>
        <w:t>C</w:t>
      </w:r>
      <w:r w:rsidR="005656D8" w:rsidRPr="002C4736">
        <w:rPr>
          <w:rFonts w:eastAsia="Times New Roman" w:cstheme="minorHAnsi"/>
          <w:sz w:val="24"/>
          <w:szCs w:val="24"/>
          <w:lang w:val="en-CA" w:eastAsia="en-CA"/>
        </w:rPr>
        <w:t xml:space="preserve"> </w:t>
      </w:r>
      <w:r w:rsidR="005656D8" w:rsidRPr="002A6FA3">
        <w:rPr>
          <w:rFonts w:eastAsia="Times New Roman" w:cstheme="minorHAnsi"/>
          <w:sz w:val="24"/>
          <w:szCs w:val="24"/>
          <w:lang w:val="en-CA" w:eastAsia="en-CA"/>
        </w:rPr>
        <w:t xml:space="preserve">(Dunn’s </w:t>
      </w:r>
      <w:r w:rsidR="00D0451C" w:rsidRPr="002A6FA3">
        <w:rPr>
          <w:rFonts w:eastAsia="Times New Roman" w:cstheme="minorHAnsi"/>
          <w:sz w:val="24"/>
          <w:szCs w:val="24"/>
          <w:lang w:val="en-CA" w:eastAsia="en-CA"/>
        </w:rPr>
        <w:t>K-W</w:t>
      </w:r>
      <w:r w:rsidR="005656D8" w:rsidRPr="002A6FA3">
        <w:rPr>
          <w:rFonts w:eastAsia="Times New Roman" w:cstheme="minorHAnsi"/>
          <w:sz w:val="24"/>
          <w:szCs w:val="24"/>
          <w:lang w:val="en-CA" w:eastAsia="en-CA"/>
        </w:rPr>
        <w:t xml:space="preserve"> </w:t>
      </w:r>
      <w:r w:rsidR="00360253" w:rsidRPr="002C4736">
        <w:rPr>
          <w:rFonts w:eastAsia="Times New Roman" w:cstheme="minorHAnsi"/>
          <w:sz w:val="24"/>
          <w:szCs w:val="24"/>
          <w:lang w:val="en-CA" w:eastAsia="en-CA"/>
        </w:rPr>
        <w:t>Z</w:t>
      </w:r>
      <w:r w:rsidR="005656D8" w:rsidRPr="002C4736">
        <w:rPr>
          <w:rFonts w:eastAsia="Times New Roman" w:cstheme="minorHAnsi"/>
          <w:sz w:val="24"/>
          <w:szCs w:val="24"/>
          <w:lang w:val="en-CA" w:eastAsia="en-CA"/>
        </w:rPr>
        <w:t xml:space="preserve"> = </w:t>
      </w:r>
      <w:r w:rsidR="008448E5" w:rsidRPr="002C4736">
        <w:rPr>
          <w:rFonts w:eastAsia="Times New Roman" w:cstheme="minorHAnsi"/>
          <w:sz w:val="24"/>
          <w:szCs w:val="24"/>
          <w:lang w:val="en-CA" w:eastAsia="en-CA"/>
        </w:rPr>
        <w:t>2.39</w:t>
      </w:r>
      <w:r w:rsidR="005656D8" w:rsidRPr="002C4736">
        <w:rPr>
          <w:rFonts w:eastAsia="Times New Roman" w:cstheme="minorHAnsi"/>
          <w:sz w:val="24"/>
          <w:szCs w:val="24"/>
          <w:lang w:val="en-CA" w:eastAsia="en-CA"/>
        </w:rPr>
        <w:t xml:space="preserve">, p = </w:t>
      </w:r>
      <w:r w:rsidR="008448E5" w:rsidRPr="002C4736">
        <w:rPr>
          <w:rFonts w:eastAsia="Times New Roman" w:cstheme="minorHAnsi"/>
          <w:sz w:val="24"/>
          <w:szCs w:val="24"/>
          <w:lang w:val="en-CA" w:eastAsia="en-CA"/>
        </w:rPr>
        <w:t>0.0</w:t>
      </w:r>
      <w:r w:rsidR="00573FCD" w:rsidRPr="002C4736">
        <w:rPr>
          <w:rFonts w:eastAsia="Times New Roman" w:cstheme="minorHAnsi"/>
          <w:sz w:val="24"/>
          <w:szCs w:val="24"/>
          <w:lang w:val="en-CA" w:eastAsia="en-CA"/>
        </w:rPr>
        <w:t>506</w:t>
      </w:r>
      <w:r w:rsidR="005656D8" w:rsidRPr="002C4736">
        <w:rPr>
          <w:rFonts w:eastAsia="Times New Roman" w:cstheme="minorHAnsi"/>
          <w:sz w:val="24"/>
          <w:szCs w:val="24"/>
          <w:lang w:val="en-CA" w:eastAsia="en-CA"/>
        </w:rPr>
        <w:t>)</w:t>
      </w:r>
      <w:r w:rsidR="00B4671D" w:rsidRPr="002C4736">
        <w:rPr>
          <w:rFonts w:eastAsia="Times New Roman" w:cstheme="minorHAnsi"/>
          <w:sz w:val="24"/>
          <w:szCs w:val="24"/>
          <w:lang w:val="en-CA" w:eastAsia="en-CA"/>
        </w:rPr>
        <w:t xml:space="preserve"> or 17</w:t>
      </w:r>
      <w:r w:rsidR="00781E56" w:rsidRPr="002A6FA3">
        <w:rPr>
          <w:rFonts w:eastAsia="Times New Roman" w:cstheme="minorHAnsi"/>
          <w:sz w:val="24"/>
          <w:szCs w:val="24"/>
          <w:lang w:val="en-CA" w:eastAsia="en-CA"/>
        </w:rPr>
        <w:t>°</w:t>
      </w:r>
      <w:r w:rsidR="00B4671D" w:rsidRPr="002C4736">
        <w:rPr>
          <w:rFonts w:eastAsia="Times New Roman" w:cstheme="minorHAnsi"/>
          <w:sz w:val="24"/>
          <w:szCs w:val="24"/>
          <w:lang w:val="en-CA" w:eastAsia="en-CA"/>
        </w:rPr>
        <w:t>C and 22</w:t>
      </w:r>
      <w:r w:rsidR="00781E56" w:rsidRPr="002A6FA3">
        <w:rPr>
          <w:rFonts w:eastAsia="Times New Roman" w:cstheme="minorHAnsi"/>
          <w:sz w:val="24"/>
          <w:szCs w:val="24"/>
          <w:lang w:val="en-CA" w:eastAsia="en-CA"/>
        </w:rPr>
        <w:t>°</w:t>
      </w:r>
      <w:r w:rsidR="00B4671D" w:rsidRPr="002C4736">
        <w:rPr>
          <w:rFonts w:eastAsia="Times New Roman" w:cstheme="minorHAnsi"/>
          <w:sz w:val="24"/>
          <w:szCs w:val="24"/>
          <w:lang w:val="en-CA" w:eastAsia="en-CA"/>
        </w:rPr>
        <w:t xml:space="preserve">C </w:t>
      </w:r>
      <w:r w:rsidR="005656D8" w:rsidRPr="002A6FA3">
        <w:rPr>
          <w:rFonts w:eastAsia="Times New Roman" w:cstheme="minorHAnsi"/>
          <w:sz w:val="24"/>
          <w:szCs w:val="24"/>
          <w:lang w:val="en-CA" w:eastAsia="en-CA"/>
        </w:rPr>
        <w:t xml:space="preserve">(Dunn’s </w:t>
      </w:r>
      <w:r w:rsidR="00D0451C" w:rsidRPr="002A6FA3">
        <w:rPr>
          <w:rFonts w:eastAsia="Times New Roman" w:cstheme="minorHAnsi"/>
          <w:sz w:val="24"/>
          <w:szCs w:val="24"/>
          <w:lang w:val="en-CA" w:eastAsia="en-CA"/>
        </w:rPr>
        <w:t>K-W</w:t>
      </w:r>
      <w:r w:rsidR="005656D8" w:rsidRPr="002A6FA3">
        <w:rPr>
          <w:rFonts w:eastAsia="Times New Roman" w:cstheme="minorHAnsi"/>
          <w:sz w:val="24"/>
          <w:szCs w:val="24"/>
          <w:lang w:val="en-CA" w:eastAsia="en-CA"/>
        </w:rPr>
        <w:t xml:space="preserve"> </w:t>
      </w:r>
      <w:r w:rsidR="00360253" w:rsidRPr="002C4736">
        <w:rPr>
          <w:rFonts w:eastAsia="Times New Roman" w:cstheme="minorHAnsi"/>
          <w:sz w:val="24"/>
          <w:szCs w:val="24"/>
          <w:lang w:val="en-CA" w:eastAsia="en-CA"/>
        </w:rPr>
        <w:t>Z</w:t>
      </w:r>
      <w:r w:rsidR="005656D8" w:rsidRPr="002C4736">
        <w:rPr>
          <w:rFonts w:eastAsia="Times New Roman" w:cstheme="minorHAnsi"/>
          <w:sz w:val="24"/>
          <w:szCs w:val="24"/>
          <w:lang w:val="en-CA" w:eastAsia="en-CA"/>
        </w:rPr>
        <w:t xml:space="preserve"> = </w:t>
      </w:r>
      <w:r w:rsidR="00CD1583" w:rsidRPr="002C4736">
        <w:rPr>
          <w:rFonts w:eastAsia="Times New Roman" w:cstheme="minorHAnsi"/>
          <w:sz w:val="24"/>
          <w:szCs w:val="24"/>
          <w:lang w:val="en-CA" w:eastAsia="en-CA"/>
        </w:rPr>
        <w:t>-1.87</w:t>
      </w:r>
      <w:r w:rsidR="005656D8" w:rsidRPr="002C4736">
        <w:rPr>
          <w:rFonts w:eastAsia="Times New Roman" w:cstheme="minorHAnsi"/>
          <w:sz w:val="24"/>
          <w:szCs w:val="24"/>
          <w:lang w:val="en-CA" w:eastAsia="en-CA"/>
        </w:rPr>
        <w:t xml:space="preserve">, p = </w:t>
      </w:r>
      <w:r w:rsidR="00217078" w:rsidRPr="002C4736">
        <w:rPr>
          <w:rFonts w:eastAsia="Times New Roman" w:cstheme="minorHAnsi"/>
          <w:sz w:val="24"/>
          <w:szCs w:val="24"/>
          <w:lang w:val="en-CA" w:eastAsia="en-CA"/>
        </w:rPr>
        <w:t>0.124</w:t>
      </w:r>
      <w:r w:rsidR="005656D8" w:rsidRPr="002C4736">
        <w:rPr>
          <w:rFonts w:eastAsia="Times New Roman" w:cstheme="minorHAnsi"/>
          <w:sz w:val="24"/>
          <w:szCs w:val="24"/>
          <w:lang w:val="en-CA" w:eastAsia="en-CA"/>
        </w:rPr>
        <w:t xml:space="preserve">). </w:t>
      </w:r>
      <w:r w:rsidR="005B3923" w:rsidRPr="002C4736">
        <w:rPr>
          <w:rFonts w:eastAsia="Times New Roman" w:cstheme="minorHAnsi"/>
          <w:sz w:val="24"/>
          <w:szCs w:val="24"/>
          <w:lang w:val="en-CA" w:eastAsia="en-CA"/>
        </w:rPr>
        <w:t>Model results indicated that treatment did not have a significant</w:t>
      </w:r>
      <w:r w:rsidR="007E2EB9" w:rsidRPr="002C4736">
        <w:rPr>
          <w:rFonts w:eastAsia="Times New Roman" w:cstheme="minorHAnsi"/>
          <w:sz w:val="24"/>
          <w:szCs w:val="24"/>
          <w:lang w:val="en-CA" w:eastAsia="en-CA"/>
        </w:rPr>
        <w:t xml:space="preserve"> overall</w:t>
      </w:r>
      <w:r w:rsidR="005B3923" w:rsidRPr="002C4736">
        <w:rPr>
          <w:rFonts w:eastAsia="Times New Roman" w:cstheme="minorHAnsi"/>
          <w:sz w:val="24"/>
          <w:szCs w:val="24"/>
          <w:lang w:val="en-CA" w:eastAsia="en-CA"/>
        </w:rPr>
        <w:t xml:space="preserve"> effect on activity scores</w:t>
      </w:r>
      <w:r w:rsidR="00413FDA" w:rsidRPr="002C4736">
        <w:rPr>
          <w:rFonts w:eastAsia="Times New Roman" w:cstheme="minorHAnsi"/>
          <w:sz w:val="24"/>
          <w:szCs w:val="24"/>
          <w:lang w:val="en-CA" w:eastAsia="en-CA"/>
        </w:rPr>
        <w:t xml:space="preserve">, but </w:t>
      </w:r>
      <w:r w:rsidR="00784B96" w:rsidRPr="002C4736">
        <w:rPr>
          <w:rFonts w:eastAsia="Times New Roman" w:cstheme="minorHAnsi"/>
          <w:sz w:val="24"/>
          <w:szCs w:val="24"/>
          <w:lang w:val="en-CA" w:eastAsia="en-CA"/>
        </w:rPr>
        <w:t xml:space="preserve">elapsed treatment </w:t>
      </w:r>
      <w:r w:rsidR="007D7CCE" w:rsidRPr="002C4736">
        <w:rPr>
          <w:rFonts w:eastAsia="Times New Roman" w:cstheme="minorHAnsi"/>
          <w:sz w:val="24"/>
          <w:szCs w:val="24"/>
          <w:lang w:val="en-CA" w:eastAsia="en-CA"/>
        </w:rPr>
        <w:t>days</w:t>
      </w:r>
      <w:r w:rsidR="00A70341" w:rsidRPr="002C4736">
        <w:rPr>
          <w:rFonts w:eastAsia="Times New Roman" w:cstheme="minorHAnsi"/>
          <w:sz w:val="24"/>
          <w:szCs w:val="24"/>
          <w:lang w:val="en-CA" w:eastAsia="en-CA"/>
        </w:rPr>
        <w:t xml:space="preserve"> </w:t>
      </w:r>
      <w:r w:rsidR="003A399F" w:rsidRPr="002C4736">
        <w:rPr>
          <w:rFonts w:eastAsia="Times New Roman" w:cstheme="minorHAnsi"/>
          <w:sz w:val="24"/>
          <w:szCs w:val="24"/>
          <w:lang w:val="en-CA" w:eastAsia="en-CA"/>
        </w:rPr>
        <w:t>did</w:t>
      </w:r>
      <w:r w:rsidR="005B3923" w:rsidRPr="002C4736">
        <w:rPr>
          <w:rFonts w:eastAsia="Times New Roman" w:cstheme="minorHAnsi"/>
          <w:sz w:val="24"/>
          <w:szCs w:val="24"/>
          <w:lang w:val="en-CA" w:eastAsia="en-CA"/>
        </w:rPr>
        <w:t xml:space="preserve"> (Table S</w:t>
      </w:r>
      <w:r w:rsidR="0089092F" w:rsidRPr="002C4736">
        <w:rPr>
          <w:rFonts w:eastAsia="Times New Roman" w:cstheme="minorHAnsi"/>
          <w:sz w:val="24"/>
          <w:szCs w:val="24"/>
          <w:lang w:val="en-CA" w:eastAsia="en-CA"/>
        </w:rPr>
        <w:t>4</w:t>
      </w:r>
      <w:r w:rsidR="005B3923" w:rsidRPr="002C4736">
        <w:rPr>
          <w:rFonts w:eastAsia="Times New Roman" w:cstheme="minorHAnsi"/>
          <w:sz w:val="24"/>
          <w:szCs w:val="24"/>
          <w:lang w:val="en-CA" w:eastAsia="en-CA"/>
        </w:rPr>
        <w:t>).</w:t>
      </w:r>
      <w:r w:rsidR="00FF5205" w:rsidRPr="002C4736">
        <w:rPr>
          <w:rFonts w:eastAsia="Times New Roman" w:cstheme="minorHAnsi"/>
          <w:sz w:val="24"/>
          <w:szCs w:val="24"/>
          <w:lang w:val="en-CA" w:eastAsia="en-CA"/>
        </w:rPr>
        <w:t xml:space="preserve"> </w:t>
      </w:r>
      <w:r w:rsidR="00242A79" w:rsidRPr="002C4736">
        <w:rPr>
          <w:rFonts w:eastAsia="Times New Roman" w:cstheme="minorHAnsi"/>
          <w:sz w:val="24"/>
          <w:szCs w:val="24"/>
          <w:lang w:val="en-CA" w:eastAsia="en-CA"/>
        </w:rPr>
        <w:t>Activity scores on day 3 (</w:t>
      </w:r>
      <w:r w:rsidR="003E5D86" w:rsidRPr="002C4736">
        <w:rPr>
          <w:rFonts w:eastAsia="Times New Roman" w:cstheme="minorHAnsi"/>
          <w:sz w:val="24"/>
          <w:szCs w:val="24"/>
          <w:lang w:val="en-CA" w:eastAsia="en-CA"/>
        </w:rPr>
        <w:t>p = 0.0105</w:t>
      </w:r>
      <w:r w:rsidR="00242A79" w:rsidRPr="002C4736">
        <w:rPr>
          <w:rFonts w:eastAsia="Times New Roman" w:cstheme="minorHAnsi"/>
          <w:sz w:val="24"/>
          <w:szCs w:val="24"/>
          <w:lang w:val="en-CA" w:eastAsia="en-CA"/>
        </w:rPr>
        <w:t>), 4 (</w:t>
      </w:r>
      <w:r w:rsidR="003E5D86" w:rsidRPr="002C4736">
        <w:rPr>
          <w:rFonts w:eastAsia="Times New Roman" w:cstheme="minorHAnsi"/>
          <w:sz w:val="24"/>
          <w:szCs w:val="24"/>
          <w:lang w:val="en-CA" w:eastAsia="en-CA"/>
        </w:rPr>
        <w:t>p = 0.00274</w:t>
      </w:r>
      <w:r w:rsidR="00242A79" w:rsidRPr="002C4736">
        <w:rPr>
          <w:rFonts w:eastAsia="Times New Roman" w:cstheme="minorHAnsi"/>
          <w:sz w:val="24"/>
          <w:szCs w:val="24"/>
          <w:lang w:val="en-CA" w:eastAsia="en-CA"/>
        </w:rPr>
        <w:t>) and 5 (</w:t>
      </w:r>
      <w:r w:rsidR="00D93EB7" w:rsidRPr="002C4736">
        <w:rPr>
          <w:rFonts w:eastAsia="Times New Roman" w:cstheme="minorHAnsi"/>
          <w:sz w:val="24"/>
          <w:szCs w:val="24"/>
          <w:lang w:val="en-CA" w:eastAsia="en-CA"/>
        </w:rPr>
        <w:t xml:space="preserve">p = </w:t>
      </w:r>
      <w:r w:rsidR="00F348D6" w:rsidRPr="002C4736">
        <w:rPr>
          <w:rFonts w:eastAsia="Times New Roman" w:cstheme="minorHAnsi"/>
          <w:sz w:val="24"/>
          <w:szCs w:val="24"/>
          <w:lang w:val="en-CA" w:eastAsia="en-CA"/>
        </w:rPr>
        <w:t>0.00</w:t>
      </w:r>
      <w:r w:rsidR="00EA2236" w:rsidRPr="002C4736">
        <w:rPr>
          <w:rFonts w:eastAsia="Times New Roman" w:cstheme="minorHAnsi"/>
          <w:sz w:val="24"/>
          <w:szCs w:val="24"/>
          <w:lang w:val="en-CA" w:eastAsia="en-CA"/>
        </w:rPr>
        <w:t>991</w:t>
      </w:r>
      <w:r w:rsidR="00242A79" w:rsidRPr="002C4736">
        <w:rPr>
          <w:rFonts w:eastAsia="Times New Roman" w:cstheme="minorHAnsi"/>
          <w:sz w:val="24"/>
          <w:szCs w:val="24"/>
          <w:lang w:val="en-CA" w:eastAsia="en-CA"/>
        </w:rPr>
        <w:t xml:space="preserve">) were all significantly lower than </w:t>
      </w:r>
      <w:r w:rsidR="00974F8D" w:rsidRPr="002C4736">
        <w:rPr>
          <w:rFonts w:eastAsia="Times New Roman" w:cstheme="minorHAnsi"/>
          <w:sz w:val="24"/>
          <w:szCs w:val="24"/>
          <w:lang w:val="en-CA" w:eastAsia="en-CA"/>
        </w:rPr>
        <w:t>on</w:t>
      </w:r>
      <w:r w:rsidR="00242A79" w:rsidRPr="002C4736">
        <w:rPr>
          <w:rFonts w:eastAsia="Times New Roman" w:cstheme="minorHAnsi"/>
          <w:sz w:val="24"/>
          <w:szCs w:val="24"/>
          <w:lang w:val="en-CA" w:eastAsia="en-CA"/>
        </w:rPr>
        <w:t xml:space="preserve"> day 1. Day 2 was not significantly </w:t>
      </w:r>
      <w:r w:rsidR="00974F8D" w:rsidRPr="002C4736">
        <w:rPr>
          <w:rFonts w:eastAsia="Times New Roman" w:cstheme="minorHAnsi"/>
          <w:sz w:val="24"/>
          <w:szCs w:val="24"/>
          <w:lang w:val="en-CA" w:eastAsia="en-CA"/>
        </w:rPr>
        <w:t>lower</w:t>
      </w:r>
      <w:r w:rsidR="00242A79" w:rsidRPr="002C4736">
        <w:rPr>
          <w:rFonts w:eastAsia="Times New Roman" w:cstheme="minorHAnsi"/>
          <w:sz w:val="24"/>
          <w:szCs w:val="24"/>
          <w:lang w:val="en-CA" w:eastAsia="en-CA"/>
        </w:rPr>
        <w:t xml:space="preserve"> (</w:t>
      </w:r>
      <w:r w:rsidR="00DE2A7E" w:rsidRPr="002C4736">
        <w:rPr>
          <w:rFonts w:eastAsia="Times New Roman" w:cstheme="minorHAnsi"/>
          <w:sz w:val="24"/>
          <w:szCs w:val="24"/>
          <w:lang w:val="en-CA" w:eastAsia="en-CA"/>
        </w:rPr>
        <w:t xml:space="preserve">p = </w:t>
      </w:r>
      <w:r w:rsidR="00D93EB7" w:rsidRPr="002C4736">
        <w:rPr>
          <w:rFonts w:eastAsia="Times New Roman" w:cstheme="minorHAnsi"/>
          <w:sz w:val="24"/>
          <w:szCs w:val="24"/>
          <w:lang w:val="en-CA" w:eastAsia="en-CA"/>
        </w:rPr>
        <w:t>0.797</w:t>
      </w:r>
      <w:r w:rsidR="00623CAD" w:rsidRPr="002C4736">
        <w:rPr>
          <w:rFonts w:eastAsia="Times New Roman" w:cstheme="minorHAnsi"/>
          <w:sz w:val="24"/>
          <w:szCs w:val="24"/>
          <w:lang w:val="en-CA" w:eastAsia="en-CA"/>
        </w:rPr>
        <w:t>).</w:t>
      </w:r>
      <w:r w:rsidR="003E5D86" w:rsidRPr="002C4736">
        <w:rPr>
          <w:rFonts w:eastAsia="Times New Roman" w:cstheme="minorHAnsi"/>
          <w:sz w:val="24"/>
          <w:szCs w:val="24"/>
          <w:lang w:val="en-CA" w:eastAsia="en-CA"/>
        </w:rPr>
        <w:t xml:space="preserve"> </w:t>
      </w:r>
      <w:r w:rsidR="00904986" w:rsidRPr="00904986">
        <w:rPr>
          <w:rFonts w:eastAsia="Times New Roman" w:cstheme="minorHAnsi"/>
          <w:sz w:val="24"/>
          <w:szCs w:val="24"/>
          <w:lang w:val="en-CA" w:eastAsia="en-CA"/>
        </w:rPr>
        <w:t xml:space="preserve"> </w:t>
      </w:r>
    </w:p>
    <w:p w14:paraId="6E561E2E" w14:textId="5F0299E1" w:rsidR="007651E8" w:rsidRPr="002C4736" w:rsidRDefault="00904986" w:rsidP="6F70AF39">
      <w:pPr>
        <w:spacing w:after="0" w:line="480" w:lineRule="auto"/>
        <w:ind w:firstLine="720"/>
        <w:textAlignment w:val="baseline"/>
        <w:rPr>
          <w:rFonts w:eastAsia="Times New Roman"/>
          <w:sz w:val="24"/>
          <w:szCs w:val="24"/>
          <w:lang w:val="en-CA" w:eastAsia="en-CA"/>
        </w:rPr>
      </w:pPr>
      <w:r w:rsidRPr="6F70AF39">
        <w:rPr>
          <w:rFonts w:eastAsia="Times New Roman"/>
          <w:sz w:val="24"/>
          <w:szCs w:val="24"/>
          <w:lang w:val="en-CA" w:eastAsia="en-CA"/>
        </w:rPr>
        <w:t>Over the course of the experiment, evidence of stress spawning (eggs or sperm) occurred in 11 buckets. Nine of these buckets were in the 17ºC and 22ºC treatments. There was no significant difference in per-bucket spawning between temperature treatments (K-W χ</w:t>
      </w:r>
      <w:r w:rsidRPr="6F70AF39">
        <w:rPr>
          <w:rFonts w:eastAsia="Times New Roman"/>
          <w:sz w:val="24"/>
          <w:szCs w:val="24"/>
          <w:vertAlign w:val="superscript"/>
          <w:lang w:val="en-CA" w:eastAsia="en-CA"/>
        </w:rPr>
        <w:t>2</w:t>
      </w:r>
      <w:r w:rsidRPr="6F70AF39">
        <w:rPr>
          <w:rFonts w:eastAsia="Times New Roman"/>
          <w:sz w:val="24"/>
          <w:szCs w:val="24"/>
          <w:lang w:val="en-CA" w:eastAsia="en-CA"/>
        </w:rPr>
        <w:t xml:space="preserve"> = 1.94, df = 2, p = 0.379). </w:t>
      </w:r>
      <w:commentRangeStart w:id="14"/>
      <w:r w:rsidRPr="6F70AF39">
        <w:rPr>
          <w:rFonts w:eastAsia="Times New Roman"/>
          <w:sz w:val="24"/>
          <w:szCs w:val="24"/>
          <w:lang w:val="en-CA" w:eastAsia="en-CA"/>
        </w:rPr>
        <w:t xml:space="preserve">We also observed </w:t>
      </w:r>
      <w:r w:rsidR="00140311">
        <w:rPr>
          <w:rFonts w:eastAsia="Times New Roman"/>
          <w:i/>
          <w:iCs/>
          <w:sz w:val="24"/>
          <w:szCs w:val="24"/>
          <w:lang w:val="en-CA" w:eastAsia="en-CA"/>
        </w:rPr>
        <w:t>N</w:t>
      </w:r>
      <w:r w:rsidR="00140311">
        <w:rPr>
          <w:rFonts w:eastAsia="Times New Roman"/>
          <w:sz w:val="24"/>
          <w:szCs w:val="24"/>
          <w:lang w:val="en-CA" w:eastAsia="en-CA"/>
        </w:rPr>
        <w:t xml:space="preserve"> = 13</w:t>
      </w:r>
      <w:r w:rsidRPr="6F70AF39">
        <w:rPr>
          <w:rFonts w:eastAsia="Times New Roman"/>
          <w:sz w:val="24"/>
          <w:szCs w:val="24"/>
          <w:lang w:val="en-CA" w:eastAsia="en-CA"/>
        </w:rPr>
        <w:t xml:space="preserve"> cucumbers eviscerate their digestive organs</w:t>
      </w:r>
      <w:commentRangeEnd w:id="14"/>
      <w:r w:rsidR="003A68EB">
        <w:rPr>
          <w:rFonts w:eastAsia="Times New Roman"/>
          <w:sz w:val="24"/>
          <w:szCs w:val="24"/>
          <w:lang w:val="en-CA" w:eastAsia="en-CA"/>
        </w:rPr>
        <w:t xml:space="preserve"> in the </w:t>
      </w:r>
      <w:r w:rsidR="00140311">
        <w:rPr>
          <w:rFonts w:eastAsia="Times New Roman"/>
          <w:sz w:val="24"/>
          <w:szCs w:val="24"/>
          <w:lang w:val="en-CA" w:eastAsia="en-CA"/>
        </w:rPr>
        <w:t>12</w:t>
      </w:r>
      <w:r w:rsidR="00140311" w:rsidRPr="00140311">
        <w:rPr>
          <w:rFonts w:eastAsia="Times New Roman"/>
          <w:sz w:val="24"/>
          <w:szCs w:val="24"/>
          <w:lang w:val="en-CA" w:eastAsia="en-CA"/>
        </w:rPr>
        <w:t xml:space="preserve"> </w:t>
      </w:r>
      <w:r w:rsidR="00140311" w:rsidRPr="6F70AF39">
        <w:rPr>
          <w:rFonts w:eastAsia="Times New Roman"/>
          <w:sz w:val="24"/>
          <w:szCs w:val="24"/>
          <w:lang w:val="en-CA" w:eastAsia="en-CA"/>
        </w:rPr>
        <w:t>ºC</w:t>
      </w:r>
      <w:r w:rsidR="003A68EB">
        <w:rPr>
          <w:rFonts w:eastAsia="Times New Roman"/>
          <w:sz w:val="24"/>
          <w:szCs w:val="24"/>
          <w:lang w:val="en-CA" w:eastAsia="en-CA"/>
        </w:rPr>
        <w:t xml:space="preserve"> (n = </w:t>
      </w:r>
      <w:r w:rsidR="00140311">
        <w:rPr>
          <w:rFonts w:eastAsia="Times New Roman"/>
          <w:sz w:val="24"/>
          <w:szCs w:val="24"/>
          <w:lang w:val="en-CA" w:eastAsia="en-CA"/>
        </w:rPr>
        <w:t xml:space="preserve">3), </w:t>
      </w:r>
      <w:r w:rsidRPr="0078554F">
        <w:rPr>
          <w:rStyle w:val="CommentReference"/>
          <w:lang w:val="en-CA"/>
        </w:rPr>
        <w:commentReference w:id="14"/>
      </w:r>
      <w:r w:rsidR="0051492C">
        <w:rPr>
          <w:rFonts w:eastAsia="Times New Roman"/>
          <w:sz w:val="24"/>
          <w:szCs w:val="24"/>
          <w:lang w:val="en-CA" w:eastAsia="en-CA"/>
        </w:rPr>
        <w:t>17</w:t>
      </w:r>
      <w:r w:rsidR="0051492C" w:rsidRPr="6F70AF39">
        <w:rPr>
          <w:rFonts w:eastAsia="Times New Roman"/>
          <w:sz w:val="24"/>
          <w:szCs w:val="24"/>
          <w:lang w:val="en-CA" w:eastAsia="en-CA"/>
        </w:rPr>
        <w:t>ºC</w:t>
      </w:r>
      <w:r w:rsidR="0051492C">
        <w:rPr>
          <w:rFonts w:eastAsia="Times New Roman"/>
          <w:sz w:val="24"/>
          <w:szCs w:val="24"/>
          <w:lang w:val="en-CA" w:eastAsia="en-CA"/>
        </w:rPr>
        <w:t xml:space="preserve"> (n = 5) and 22</w:t>
      </w:r>
      <w:r w:rsidR="0051492C" w:rsidRPr="6F70AF39">
        <w:rPr>
          <w:rFonts w:eastAsia="Times New Roman"/>
          <w:sz w:val="24"/>
          <w:szCs w:val="24"/>
          <w:lang w:val="en-CA" w:eastAsia="en-CA"/>
        </w:rPr>
        <w:t>ºC</w:t>
      </w:r>
      <w:r w:rsidR="0051492C">
        <w:rPr>
          <w:rFonts w:eastAsia="Times New Roman"/>
          <w:sz w:val="24"/>
          <w:szCs w:val="24"/>
          <w:lang w:val="en-CA" w:eastAsia="en-CA"/>
        </w:rPr>
        <w:t xml:space="preserve"> (n=5) treatments</w:t>
      </w:r>
      <w:r w:rsidRPr="6F70AF39">
        <w:rPr>
          <w:rFonts w:eastAsia="Times New Roman"/>
          <w:sz w:val="24"/>
          <w:szCs w:val="24"/>
          <w:lang w:val="en-CA" w:eastAsia="en-CA"/>
        </w:rPr>
        <w:t xml:space="preserve">. Logistic regression results indicated that treatment temperature does not explain a significant amount of the variance </w:t>
      </w:r>
      <w:r w:rsidRPr="6F70AF39">
        <w:rPr>
          <w:rFonts w:eastAsia="Times New Roman"/>
          <w:sz w:val="24"/>
          <w:szCs w:val="24"/>
          <w:lang w:val="en-CA" w:eastAsia="en-CA"/>
        </w:rPr>
        <w:lastRenderedPageBreak/>
        <w:t xml:space="preserve">in evisceration data because it was excluded from our forward selected model (Table S5). However, weight (p = 0.0383) and defecation status (p = 0.0163) were </w:t>
      </w:r>
      <w:r w:rsidR="00487061" w:rsidRPr="6F70AF39">
        <w:rPr>
          <w:rFonts w:eastAsia="Times New Roman"/>
          <w:sz w:val="24"/>
          <w:szCs w:val="24"/>
          <w:lang w:val="en-CA" w:eastAsia="en-CA"/>
        </w:rPr>
        <w:t xml:space="preserve">included in the top model as significant predictors of evisceration (Table </w:t>
      </w:r>
      <w:r w:rsidR="00F42519" w:rsidRPr="6F70AF39">
        <w:rPr>
          <w:rFonts w:eastAsia="Times New Roman"/>
          <w:sz w:val="24"/>
          <w:szCs w:val="24"/>
          <w:lang w:val="en-CA" w:eastAsia="en-CA"/>
        </w:rPr>
        <w:t>S</w:t>
      </w:r>
      <w:r w:rsidR="00292E98" w:rsidRPr="6F70AF39">
        <w:rPr>
          <w:rFonts w:eastAsia="Times New Roman"/>
          <w:sz w:val="24"/>
          <w:szCs w:val="24"/>
          <w:lang w:val="en-CA" w:eastAsia="en-CA"/>
        </w:rPr>
        <w:t>5</w:t>
      </w:r>
      <w:r w:rsidR="00487061" w:rsidRPr="6F70AF39">
        <w:rPr>
          <w:rFonts w:eastAsia="Times New Roman"/>
          <w:sz w:val="24"/>
          <w:szCs w:val="24"/>
          <w:lang w:val="en-CA" w:eastAsia="en-CA"/>
        </w:rPr>
        <w:t xml:space="preserve">). Two cucumbers in the heat treatment eviscerated their respiratory trees in addition to their internal organs (Figure </w:t>
      </w:r>
      <w:r w:rsidR="008C5CCE" w:rsidRPr="6F70AF39">
        <w:rPr>
          <w:rFonts w:eastAsia="Times New Roman"/>
          <w:sz w:val="24"/>
          <w:szCs w:val="24"/>
          <w:lang w:val="en-CA" w:eastAsia="en-CA"/>
        </w:rPr>
        <w:t>8)</w:t>
      </w:r>
      <w:r w:rsidR="00487061" w:rsidRPr="6F70AF39">
        <w:rPr>
          <w:rFonts w:eastAsia="Times New Roman"/>
          <w:sz w:val="24"/>
          <w:szCs w:val="24"/>
          <w:lang w:val="en-CA" w:eastAsia="en-CA"/>
        </w:rPr>
        <w:t>. One cucumber died 12</w:t>
      </w:r>
      <w:r w:rsidR="00133521" w:rsidRPr="6F70AF39">
        <w:rPr>
          <w:rFonts w:eastAsia="Times New Roman"/>
          <w:sz w:val="24"/>
          <w:szCs w:val="24"/>
          <w:lang w:val="en-CA" w:eastAsia="en-CA"/>
        </w:rPr>
        <w:t xml:space="preserve"> hours</w:t>
      </w:r>
      <w:r w:rsidR="005F4923" w:rsidRPr="6F70AF39">
        <w:rPr>
          <w:rFonts w:eastAsia="Times New Roman"/>
          <w:sz w:val="24"/>
          <w:szCs w:val="24"/>
          <w:lang w:val="en-CA" w:eastAsia="en-CA"/>
        </w:rPr>
        <w:t xml:space="preserve"> after </w:t>
      </w:r>
      <w:r w:rsidR="001477CA" w:rsidRPr="6F70AF39">
        <w:rPr>
          <w:rFonts w:eastAsia="Times New Roman"/>
          <w:sz w:val="24"/>
          <w:szCs w:val="24"/>
          <w:lang w:val="en-CA" w:eastAsia="en-CA"/>
        </w:rPr>
        <w:t>respiratory evisceration</w:t>
      </w:r>
      <w:r w:rsidR="00487061" w:rsidRPr="6F70AF39">
        <w:rPr>
          <w:rFonts w:eastAsia="Times New Roman"/>
          <w:sz w:val="24"/>
          <w:szCs w:val="24"/>
          <w:lang w:val="en-CA" w:eastAsia="en-CA"/>
        </w:rPr>
        <w:t xml:space="preserve">, the other </w:t>
      </w:r>
      <w:r w:rsidR="002651CC" w:rsidRPr="6F70AF39">
        <w:rPr>
          <w:rFonts w:eastAsia="Times New Roman"/>
          <w:sz w:val="24"/>
          <w:szCs w:val="24"/>
          <w:lang w:val="en-CA" w:eastAsia="en-CA"/>
        </w:rPr>
        <w:t xml:space="preserve">was observed to have died </w:t>
      </w:r>
      <w:r w:rsidR="005F4923" w:rsidRPr="6F70AF39">
        <w:rPr>
          <w:rFonts w:eastAsia="Times New Roman"/>
          <w:sz w:val="24"/>
          <w:szCs w:val="24"/>
          <w:lang w:val="en-CA" w:eastAsia="en-CA"/>
        </w:rPr>
        <w:t>68</w:t>
      </w:r>
      <w:r w:rsidR="00487061" w:rsidRPr="6F70AF39">
        <w:rPr>
          <w:rFonts w:eastAsia="Times New Roman"/>
          <w:sz w:val="24"/>
          <w:szCs w:val="24"/>
          <w:lang w:val="en-CA" w:eastAsia="en-CA"/>
        </w:rPr>
        <w:t xml:space="preserve"> hours</w:t>
      </w:r>
      <w:r w:rsidR="00BF15D8" w:rsidRPr="6F70AF39">
        <w:rPr>
          <w:rFonts w:eastAsia="Times New Roman"/>
          <w:sz w:val="24"/>
          <w:szCs w:val="24"/>
          <w:lang w:val="en-CA" w:eastAsia="en-CA"/>
        </w:rPr>
        <w:t xml:space="preserve"> </w:t>
      </w:r>
      <w:r w:rsidR="005F4923" w:rsidRPr="6F70AF39">
        <w:rPr>
          <w:rFonts w:eastAsia="Times New Roman"/>
          <w:sz w:val="24"/>
          <w:szCs w:val="24"/>
          <w:lang w:val="en-CA" w:eastAsia="en-CA"/>
        </w:rPr>
        <w:t>after.</w:t>
      </w:r>
      <w:r w:rsidR="00487061" w:rsidRPr="6F70AF39">
        <w:rPr>
          <w:rFonts w:eastAsia="Times New Roman"/>
          <w:sz w:val="24"/>
          <w:szCs w:val="24"/>
          <w:lang w:val="en-CA" w:eastAsia="en-CA"/>
        </w:rPr>
        <w:t xml:space="preserve"> The latter cucumber was severely impacted by eviscerating its respiratory tree</w:t>
      </w:r>
      <w:r w:rsidR="002A6FA3" w:rsidRPr="6F70AF39">
        <w:rPr>
          <w:rFonts w:eastAsia="Times New Roman"/>
          <w:sz w:val="24"/>
          <w:szCs w:val="24"/>
          <w:lang w:val="en-CA" w:eastAsia="en-CA"/>
        </w:rPr>
        <w:t>; s</w:t>
      </w:r>
      <w:r w:rsidR="00487061" w:rsidRPr="6F70AF39">
        <w:rPr>
          <w:rFonts w:eastAsia="Times New Roman"/>
          <w:sz w:val="24"/>
          <w:szCs w:val="24"/>
          <w:lang w:val="en-CA" w:eastAsia="en-CA"/>
        </w:rPr>
        <w:t xml:space="preserve">tiffness </w:t>
      </w:r>
      <w:r w:rsidR="002A6FA3" w:rsidRPr="6F70AF39">
        <w:rPr>
          <w:rFonts w:eastAsia="Times New Roman"/>
          <w:sz w:val="24"/>
          <w:szCs w:val="24"/>
          <w:lang w:val="en-CA" w:eastAsia="en-CA"/>
        </w:rPr>
        <w:t>values</w:t>
      </w:r>
      <w:r w:rsidR="00487061" w:rsidRPr="6F70AF39">
        <w:rPr>
          <w:rFonts w:eastAsia="Times New Roman"/>
          <w:sz w:val="24"/>
          <w:szCs w:val="24"/>
          <w:lang w:val="en-CA" w:eastAsia="en-CA"/>
        </w:rPr>
        <w:t xml:space="preserve"> and activity scores all dropped to zero</w:t>
      </w:r>
      <w:r w:rsidR="00133521" w:rsidRPr="6F70AF39">
        <w:rPr>
          <w:rFonts w:eastAsia="Times New Roman"/>
          <w:sz w:val="24"/>
          <w:szCs w:val="24"/>
          <w:lang w:val="en-CA" w:eastAsia="en-CA"/>
        </w:rPr>
        <w:t xml:space="preserve"> </w:t>
      </w:r>
      <w:r w:rsidR="00E47A41" w:rsidRPr="6F70AF39">
        <w:rPr>
          <w:rFonts w:eastAsia="Times New Roman"/>
          <w:sz w:val="24"/>
          <w:szCs w:val="24"/>
          <w:lang w:val="en-CA" w:eastAsia="en-CA"/>
        </w:rPr>
        <w:t>for the days it remained alive</w:t>
      </w:r>
      <w:r w:rsidR="00B9333A" w:rsidRPr="6F70AF39">
        <w:rPr>
          <w:rFonts w:eastAsia="Times New Roman"/>
          <w:sz w:val="24"/>
          <w:szCs w:val="24"/>
          <w:lang w:val="en-CA" w:eastAsia="en-CA"/>
        </w:rPr>
        <w:t xml:space="preserve">. Despite </w:t>
      </w:r>
      <w:r w:rsidR="00D445E1" w:rsidRPr="6F70AF39">
        <w:rPr>
          <w:rFonts w:eastAsia="Times New Roman"/>
          <w:sz w:val="24"/>
          <w:szCs w:val="24"/>
          <w:lang w:val="en-CA" w:eastAsia="en-CA"/>
        </w:rPr>
        <w:t>the traumatic evisceration,</w:t>
      </w:r>
      <w:r w:rsidR="00133521" w:rsidRPr="6F70AF39">
        <w:rPr>
          <w:rFonts w:eastAsia="Times New Roman"/>
          <w:sz w:val="24"/>
          <w:szCs w:val="24"/>
          <w:lang w:val="en-CA" w:eastAsia="en-CA"/>
        </w:rPr>
        <w:t xml:space="preserve"> it </w:t>
      </w:r>
      <w:r w:rsidR="00487061" w:rsidRPr="6F70AF39">
        <w:rPr>
          <w:rFonts w:eastAsia="Times New Roman"/>
          <w:sz w:val="24"/>
          <w:szCs w:val="24"/>
          <w:lang w:val="en-CA" w:eastAsia="en-CA"/>
        </w:rPr>
        <w:t>continued to move extremely slowly and wave its mouth parts</w:t>
      </w:r>
      <w:r w:rsidR="00BF456C" w:rsidRPr="6F70AF39">
        <w:rPr>
          <w:rFonts w:eastAsia="Times New Roman"/>
          <w:sz w:val="24"/>
          <w:szCs w:val="24"/>
          <w:lang w:val="en-CA" w:eastAsia="en-CA"/>
        </w:rPr>
        <w:t xml:space="preserve"> until it died</w:t>
      </w:r>
      <w:r w:rsidR="00487061" w:rsidRPr="6F70AF39">
        <w:rPr>
          <w:rFonts w:eastAsia="Times New Roman"/>
          <w:sz w:val="24"/>
          <w:szCs w:val="24"/>
          <w:lang w:val="en-CA" w:eastAsia="en-CA"/>
        </w:rPr>
        <w:t>.</w:t>
      </w:r>
    </w:p>
    <w:p w14:paraId="57A407C3" w14:textId="77777777" w:rsidR="00DE234F" w:rsidRDefault="00DE234F">
      <w:pPr>
        <w:rPr>
          <w:rFonts w:ascii="Calibri" w:eastAsia="Times New Roman" w:hAnsi="Calibri" w:cs="Calibri"/>
          <w:b/>
          <w:bCs/>
          <w:sz w:val="24"/>
          <w:szCs w:val="24"/>
          <w:lang w:val="en-CA" w:eastAsia="en-CA"/>
        </w:rPr>
      </w:pPr>
      <w:r>
        <w:rPr>
          <w:rFonts w:ascii="Calibri" w:eastAsia="Times New Roman" w:hAnsi="Calibri" w:cs="Calibri"/>
          <w:b/>
          <w:bCs/>
          <w:sz w:val="24"/>
          <w:szCs w:val="24"/>
          <w:lang w:val="en-CA" w:eastAsia="en-CA"/>
        </w:rPr>
        <w:br w:type="page"/>
      </w:r>
    </w:p>
    <w:p w14:paraId="344B17B3" w14:textId="77777777" w:rsidR="0094036E" w:rsidRDefault="00527CFA">
      <w:pPr>
        <w:rPr>
          <w:rFonts w:ascii="Calibri" w:eastAsia="Times New Roman" w:hAnsi="Calibri" w:cs="Calibri"/>
          <w:b/>
          <w:bCs/>
          <w:sz w:val="24"/>
          <w:szCs w:val="24"/>
          <w:lang w:val="en-CA" w:eastAsia="en-CA"/>
        </w:rPr>
      </w:pPr>
      <w:commentRangeStart w:id="15"/>
      <w:r>
        <w:rPr>
          <w:rFonts w:ascii="Calibri" w:eastAsia="Times New Roman" w:hAnsi="Calibri" w:cs="Calibri"/>
          <w:b/>
          <w:bCs/>
          <w:sz w:val="24"/>
          <w:szCs w:val="24"/>
          <w:lang w:val="en-CA" w:eastAsia="en-CA"/>
        </w:rPr>
        <w:lastRenderedPageBreak/>
        <w:t>Discussion</w:t>
      </w:r>
      <w:commentRangeEnd w:id="15"/>
      <w:r w:rsidR="00BC23B5">
        <w:rPr>
          <w:rStyle w:val="CommentReference"/>
        </w:rPr>
        <w:commentReference w:id="15"/>
      </w:r>
    </w:p>
    <w:p w14:paraId="26D51F1A" w14:textId="5BF52ADD" w:rsidR="009903E7" w:rsidRPr="009903E7" w:rsidRDefault="009903E7">
      <w:pPr>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Broad overview</w:t>
      </w:r>
    </w:p>
    <w:p w14:paraId="5ECA2F3B" w14:textId="7C5528AD" w:rsidR="00F16B76" w:rsidRDefault="00221CBA" w:rsidP="00F45093">
      <w:pPr>
        <w:spacing w:line="480" w:lineRule="auto"/>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tab/>
        <w:t xml:space="preserve">The objective of our study was to determine if heat stress </w:t>
      </w:r>
      <w:commentRangeStart w:id="16"/>
      <w:del w:id="17" w:author="Sam Foley" w:date="2021-12-12T13:04:00Z">
        <w:r w:rsidR="00CB0042" w:rsidDel="00E56DEC">
          <w:rPr>
            <w:rFonts w:ascii="Calibri" w:eastAsia="Times New Roman" w:hAnsi="Calibri" w:cs="Calibri"/>
            <w:sz w:val="24"/>
            <w:szCs w:val="24"/>
            <w:lang w:val="en-CA" w:eastAsia="en-CA"/>
          </w:rPr>
          <w:delText xml:space="preserve">alone </w:delText>
        </w:r>
        <w:commentRangeEnd w:id="16"/>
        <w:r w:rsidR="00F22A95" w:rsidRPr="0078554F" w:rsidDel="00E56DEC">
          <w:rPr>
            <w:rStyle w:val="CommentReference"/>
            <w:lang w:val="en-CA"/>
          </w:rPr>
          <w:commentReference w:id="16"/>
        </w:r>
      </w:del>
      <w:r w:rsidR="00CB0042">
        <w:rPr>
          <w:rFonts w:ascii="Calibri" w:eastAsia="Times New Roman" w:hAnsi="Calibri" w:cs="Calibri"/>
          <w:sz w:val="24"/>
          <w:szCs w:val="24"/>
          <w:lang w:val="en-CA" w:eastAsia="en-CA"/>
        </w:rPr>
        <w:t xml:space="preserve">can </w:t>
      </w:r>
      <w:r>
        <w:rPr>
          <w:rFonts w:ascii="Calibri" w:eastAsia="Times New Roman" w:hAnsi="Calibri" w:cs="Calibri"/>
          <w:sz w:val="24"/>
          <w:szCs w:val="24"/>
          <w:lang w:val="en-CA" w:eastAsia="en-CA"/>
        </w:rPr>
        <w:t>induce wasting symptoms in giant California sea cucumbers (</w:t>
      </w:r>
      <w:proofErr w:type="spellStart"/>
      <w:r>
        <w:rPr>
          <w:rFonts w:ascii="Calibri" w:eastAsia="Times New Roman" w:hAnsi="Calibri" w:cs="Calibri"/>
          <w:i/>
          <w:iCs/>
          <w:sz w:val="24"/>
          <w:szCs w:val="24"/>
          <w:lang w:val="en-CA" w:eastAsia="en-CA"/>
        </w:rPr>
        <w:t>Parastichopus</w:t>
      </w:r>
      <w:proofErr w:type="spellEnd"/>
      <w:r>
        <w:rPr>
          <w:rFonts w:ascii="Calibri" w:eastAsia="Times New Roman" w:hAnsi="Calibri" w:cs="Calibri"/>
          <w:i/>
          <w:iCs/>
          <w:sz w:val="24"/>
          <w:szCs w:val="24"/>
          <w:lang w:val="en-CA" w:eastAsia="en-CA"/>
        </w:rPr>
        <w:t xml:space="preserve"> </w:t>
      </w:r>
      <w:proofErr w:type="spellStart"/>
      <w:r>
        <w:rPr>
          <w:rFonts w:ascii="Calibri" w:eastAsia="Times New Roman" w:hAnsi="Calibri" w:cs="Calibri"/>
          <w:i/>
          <w:iCs/>
          <w:sz w:val="24"/>
          <w:szCs w:val="24"/>
          <w:lang w:val="en-CA" w:eastAsia="en-CA"/>
        </w:rPr>
        <w:t>californicus</w:t>
      </w:r>
      <w:proofErr w:type="spellEnd"/>
      <w:r>
        <w:rPr>
          <w:rFonts w:ascii="Calibri" w:eastAsia="Times New Roman" w:hAnsi="Calibri" w:cs="Calibri"/>
          <w:sz w:val="24"/>
          <w:szCs w:val="24"/>
          <w:lang w:val="en-CA" w:eastAsia="en-CA"/>
        </w:rPr>
        <w:t xml:space="preserve">). </w:t>
      </w:r>
      <w:r w:rsidR="00A340DA">
        <w:rPr>
          <w:rFonts w:ascii="Calibri" w:eastAsia="Times New Roman" w:hAnsi="Calibri" w:cs="Calibri"/>
          <w:sz w:val="24"/>
          <w:szCs w:val="24"/>
          <w:lang w:val="en-CA" w:eastAsia="en-CA"/>
        </w:rPr>
        <w:t>Our hypothesis that</w:t>
      </w:r>
      <w:r w:rsidR="00552CBC">
        <w:rPr>
          <w:rFonts w:ascii="Calibri" w:eastAsia="Times New Roman" w:hAnsi="Calibri" w:cs="Calibri"/>
          <w:sz w:val="24"/>
          <w:szCs w:val="24"/>
          <w:lang w:val="en-CA" w:eastAsia="en-CA"/>
        </w:rPr>
        <w:t xml:space="preserve"> </w:t>
      </w:r>
      <w:proofErr w:type="gramStart"/>
      <w:r w:rsidR="00943AC6">
        <w:rPr>
          <w:rFonts w:ascii="Calibri" w:eastAsia="Times New Roman" w:hAnsi="Calibri" w:cs="Calibri"/>
          <w:sz w:val="24"/>
          <w:szCs w:val="24"/>
          <w:lang w:val="en-CA" w:eastAsia="en-CA"/>
        </w:rPr>
        <w:t>heat</w:t>
      </w:r>
      <w:proofErr w:type="gramEnd"/>
      <w:r w:rsidR="00943AC6">
        <w:rPr>
          <w:rFonts w:ascii="Calibri" w:eastAsia="Times New Roman" w:hAnsi="Calibri" w:cs="Calibri"/>
          <w:sz w:val="24"/>
          <w:szCs w:val="24"/>
          <w:lang w:val="en-CA" w:eastAsia="en-CA"/>
        </w:rPr>
        <w:t xml:space="preserve"> stressing </w:t>
      </w:r>
      <w:ins w:id="18" w:author="Sam Foley" w:date="2021-12-12T13:05:00Z">
        <w:r w:rsidR="00E56DEC">
          <w:rPr>
            <w:rFonts w:ascii="Calibri" w:eastAsia="Times New Roman" w:hAnsi="Calibri" w:cs="Calibri"/>
            <w:sz w:val="24"/>
            <w:szCs w:val="24"/>
            <w:lang w:val="en-CA" w:eastAsia="en-CA"/>
          </w:rPr>
          <w:t>c</w:t>
        </w:r>
      </w:ins>
      <w:ins w:id="19" w:author="Sam Foley" w:date="2021-12-12T13:06:00Z">
        <w:r w:rsidR="00E56DEC">
          <w:rPr>
            <w:rFonts w:ascii="Calibri" w:eastAsia="Times New Roman" w:hAnsi="Calibri" w:cs="Calibri"/>
            <w:sz w:val="24"/>
            <w:szCs w:val="24"/>
            <w:lang w:val="en-CA" w:eastAsia="en-CA"/>
          </w:rPr>
          <w:t xml:space="preserve">aused by exposure to elevated temperatures </w:t>
        </w:r>
      </w:ins>
      <w:r w:rsidR="00943AC6">
        <w:rPr>
          <w:rFonts w:ascii="Calibri" w:eastAsia="Times New Roman" w:hAnsi="Calibri" w:cs="Calibri"/>
          <w:i/>
          <w:iCs/>
          <w:sz w:val="24"/>
          <w:szCs w:val="24"/>
          <w:lang w:val="en-CA" w:eastAsia="en-CA"/>
        </w:rPr>
        <w:t xml:space="preserve">P. </w:t>
      </w:r>
      <w:proofErr w:type="spellStart"/>
      <w:r w:rsidR="00943AC6" w:rsidRPr="00943AC6">
        <w:rPr>
          <w:rFonts w:ascii="Calibri" w:eastAsia="Times New Roman" w:hAnsi="Calibri" w:cs="Calibri"/>
          <w:i/>
          <w:iCs/>
          <w:sz w:val="24"/>
          <w:szCs w:val="24"/>
          <w:lang w:val="en-CA" w:eastAsia="en-CA"/>
        </w:rPr>
        <w:t>californicus</w:t>
      </w:r>
      <w:proofErr w:type="spellEnd"/>
      <w:r w:rsidR="00943AC6">
        <w:rPr>
          <w:rFonts w:ascii="Calibri" w:eastAsia="Times New Roman" w:hAnsi="Calibri" w:cs="Calibri"/>
          <w:sz w:val="24"/>
          <w:szCs w:val="24"/>
          <w:lang w:val="en-CA" w:eastAsia="en-CA"/>
        </w:rPr>
        <w:t xml:space="preserve"> </w:t>
      </w:r>
      <w:commentRangeStart w:id="20"/>
      <w:del w:id="21" w:author="Sam Foley" w:date="2021-12-12T13:06:00Z">
        <w:r w:rsidR="00943AC6" w:rsidDel="00E56DEC">
          <w:rPr>
            <w:rFonts w:ascii="Calibri" w:eastAsia="Times New Roman" w:hAnsi="Calibri" w:cs="Calibri"/>
            <w:sz w:val="24"/>
            <w:szCs w:val="24"/>
            <w:lang w:val="en-CA" w:eastAsia="en-CA"/>
          </w:rPr>
          <w:delText xml:space="preserve">(through </w:delText>
        </w:r>
        <w:r w:rsidR="00552CBC" w:rsidRPr="00943AC6" w:rsidDel="00E56DEC">
          <w:rPr>
            <w:rFonts w:ascii="Calibri" w:eastAsia="Times New Roman" w:hAnsi="Calibri" w:cs="Calibri"/>
            <w:sz w:val="24"/>
            <w:szCs w:val="24"/>
            <w:lang w:val="en-CA" w:eastAsia="en-CA"/>
          </w:rPr>
          <w:delText>exposure</w:delText>
        </w:r>
        <w:r w:rsidR="00552CBC" w:rsidDel="00E56DEC">
          <w:rPr>
            <w:rFonts w:ascii="Calibri" w:eastAsia="Times New Roman" w:hAnsi="Calibri" w:cs="Calibri"/>
            <w:sz w:val="24"/>
            <w:szCs w:val="24"/>
            <w:lang w:val="en-CA" w:eastAsia="en-CA"/>
          </w:rPr>
          <w:delText xml:space="preserve"> to elevated temperature</w:delText>
        </w:r>
        <w:r w:rsidR="00943AC6" w:rsidDel="00E56DEC">
          <w:rPr>
            <w:rFonts w:ascii="Calibri" w:eastAsia="Times New Roman" w:hAnsi="Calibri" w:cs="Calibri"/>
            <w:sz w:val="24"/>
            <w:szCs w:val="24"/>
            <w:lang w:val="en-CA" w:eastAsia="en-CA"/>
          </w:rPr>
          <w:delText>)</w:delText>
        </w:r>
        <w:r w:rsidR="00F45093" w:rsidDel="00E56DEC">
          <w:rPr>
            <w:rFonts w:ascii="Calibri" w:eastAsia="Times New Roman" w:hAnsi="Calibri" w:cs="Calibri"/>
            <w:sz w:val="24"/>
            <w:szCs w:val="24"/>
            <w:lang w:val="en-CA" w:eastAsia="en-CA"/>
          </w:rPr>
          <w:delText xml:space="preserve"> </w:delText>
        </w:r>
        <w:commentRangeEnd w:id="20"/>
        <w:r w:rsidR="00BD2608" w:rsidRPr="0078554F" w:rsidDel="00E56DEC">
          <w:rPr>
            <w:rStyle w:val="CommentReference"/>
            <w:lang w:val="en-CA"/>
          </w:rPr>
          <w:commentReference w:id="20"/>
        </w:r>
      </w:del>
      <w:r w:rsidR="00F45093">
        <w:rPr>
          <w:rFonts w:ascii="Calibri" w:eastAsia="Times New Roman" w:hAnsi="Calibri" w:cs="Calibri"/>
          <w:sz w:val="24"/>
          <w:szCs w:val="24"/>
          <w:lang w:val="en-CA" w:eastAsia="en-CA"/>
        </w:rPr>
        <w:t xml:space="preserve">would trigger </w:t>
      </w:r>
      <w:r w:rsidR="00F45093">
        <w:rPr>
          <w:rFonts w:eastAsia="Times New Roman"/>
          <w:sz w:val="24"/>
          <w:szCs w:val="24"/>
          <w:lang w:val="en-CA" w:eastAsia="en-CA"/>
        </w:rPr>
        <w:t>wasting symptoms, mortality, and changes in behaviour</w:t>
      </w:r>
      <w:r w:rsidR="00A340DA">
        <w:rPr>
          <w:rFonts w:ascii="Calibri" w:eastAsia="Times New Roman" w:hAnsi="Calibri" w:cs="Calibri"/>
          <w:sz w:val="24"/>
          <w:szCs w:val="24"/>
          <w:lang w:val="en-CA" w:eastAsia="en-CA"/>
        </w:rPr>
        <w:t xml:space="preserve"> was </w:t>
      </w:r>
      <w:r w:rsidR="00945E30">
        <w:rPr>
          <w:rFonts w:ascii="Calibri" w:eastAsia="Times New Roman" w:hAnsi="Calibri" w:cs="Calibri"/>
          <w:sz w:val="24"/>
          <w:szCs w:val="24"/>
          <w:lang w:val="en-CA" w:eastAsia="en-CA"/>
        </w:rPr>
        <w:t>partially</w:t>
      </w:r>
      <w:r w:rsidR="00A340DA">
        <w:rPr>
          <w:rFonts w:ascii="Calibri" w:eastAsia="Times New Roman" w:hAnsi="Calibri" w:cs="Calibri"/>
          <w:sz w:val="24"/>
          <w:szCs w:val="24"/>
          <w:lang w:val="en-CA" w:eastAsia="en-CA"/>
        </w:rPr>
        <w:t xml:space="preserve"> supported.</w:t>
      </w:r>
      <w:r w:rsidR="00C966B0">
        <w:rPr>
          <w:rFonts w:ascii="Calibri" w:eastAsia="Times New Roman" w:hAnsi="Calibri" w:cs="Calibri"/>
          <w:sz w:val="24"/>
          <w:szCs w:val="24"/>
          <w:lang w:val="en-CA" w:eastAsia="en-CA"/>
        </w:rPr>
        <w:t xml:space="preserve"> Unexpect</w:t>
      </w:r>
      <w:r w:rsidR="00FD4BA9">
        <w:rPr>
          <w:rFonts w:ascii="Calibri" w:eastAsia="Times New Roman" w:hAnsi="Calibri" w:cs="Calibri"/>
          <w:sz w:val="24"/>
          <w:szCs w:val="24"/>
          <w:lang w:val="en-CA" w:eastAsia="en-CA"/>
        </w:rPr>
        <w:t>edly</w:t>
      </w:r>
      <w:r w:rsidR="00C966B0">
        <w:rPr>
          <w:rFonts w:ascii="Calibri" w:eastAsia="Times New Roman" w:hAnsi="Calibri" w:cs="Calibri"/>
          <w:sz w:val="24"/>
          <w:szCs w:val="24"/>
          <w:lang w:val="en-CA" w:eastAsia="en-CA"/>
        </w:rPr>
        <w:t xml:space="preserve">, we observed </w:t>
      </w:r>
      <w:r w:rsidR="008E15AE">
        <w:rPr>
          <w:rFonts w:ascii="Calibri" w:eastAsia="Times New Roman" w:hAnsi="Calibri" w:cs="Calibri"/>
          <w:sz w:val="24"/>
          <w:szCs w:val="24"/>
          <w:lang w:val="en-CA" w:eastAsia="en-CA"/>
        </w:rPr>
        <w:t>minor</w:t>
      </w:r>
      <w:r w:rsidR="00C966B0">
        <w:rPr>
          <w:rFonts w:ascii="Calibri" w:eastAsia="Times New Roman" w:hAnsi="Calibri" w:cs="Calibri"/>
          <w:sz w:val="24"/>
          <w:szCs w:val="24"/>
          <w:lang w:val="en-CA" w:eastAsia="en-CA"/>
        </w:rPr>
        <w:t xml:space="preserve"> skin ulcers at all treatments</w:t>
      </w:r>
      <w:r w:rsidR="00706806">
        <w:rPr>
          <w:rFonts w:ascii="Calibri" w:eastAsia="Times New Roman" w:hAnsi="Calibri" w:cs="Calibri"/>
          <w:sz w:val="24"/>
          <w:szCs w:val="24"/>
          <w:lang w:val="en-CA" w:eastAsia="en-CA"/>
        </w:rPr>
        <w:t xml:space="preserve"> and major ulcers in the heat </w:t>
      </w:r>
      <w:proofErr w:type="gramStart"/>
      <w:r w:rsidR="00706806">
        <w:rPr>
          <w:rFonts w:ascii="Calibri" w:eastAsia="Times New Roman" w:hAnsi="Calibri" w:cs="Calibri"/>
          <w:sz w:val="24"/>
          <w:szCs w:val="24"/>
          <w:lang w:val="en-CA" w:eastAsia="en-CA"/>
        </w:rPr>
        <w:t>treatment</w:t>
      </w:r>
      <w:ins w:id="22" w:author="Sam Foley" w:date="2021-12-12T13:08:00Z">
        <w:r w:rsidR="00E56DEC">
          <w:rPr>
            <w:rFonts w:ascii="Calibri" w:eastAsia="Times New Roman" w:hAnsi="Calibri" w:cs="Calibri"/>
            <w:sz w:val="24"/>
            <w:szCs w:val="24"/>
            <w:lang w:val="en-CA" w:eastAsia="en-CA"/>
          </w:rPr>
          <w:t>(</w:t>
        </w:r>
        <w:proofErr w:type="gramEnd"/>
        <w:r w:rsidR="00E56DEC">
          <w:rPr>
            <w:rFonts w:ascii="Calibri" w:eastAsia="Times New Roman" w:hAnsi="Calibri" w:cs="Calibri"/>
            <w:sz w:val="24"/>
            <w:szCs w:val="24"/>
            <w:lang w:val="en-CA" w:eastAsia="en-CA"/>
          </w:rPr>
          <w:t>cite a figure)</w:t>
        </w:r>
      </w:ins>
      <w:r w:rsidR="00AA05AA">
        <w:rPr>
          <w:rFonts w:ascii="Calibri" w:eastAsia="Times New Roman" w:hAnsi="Calibri" w:cs="Calibri"/>
          <w:sz w:val="24"/>
          <w:szCs w:val="24"/>
          <w:lang w:val="en-CA" w:eastAsia="en-CA"/>
        </w:rPr>
        <w:t>,</w:t>
      </w:r>
      <w:r w:rsidR="00C966B0">
        <w:rPr>
          <w:rFonts w:ascii="Calibri" w:eastAsia="Times New Roman" w:hAnsi="Calibri" w:cs="Calibri"/>
          <w:sz w:val="24"/>
          <w:szCs w:val="24"/>
          <w:lang w:val="en-CA" w:eastAsia="en-CA"/>
        </w:rPr>
        <w:t xml:space="preserve"> but </w:t>
      </w:r>
      <w:r w:rsidR="00326062">
        <w:rPr>
          <w:rFonts w:ascii="Calibri" w:eastAsia="Times New Roman" w:hAnsi="Calibri" w:cs="Calibri"/>
          <w:sz w:val="24"/>
          <w:szCs w:val="24"/>
          <w:lang w:val="en-CA" w:eastAsia="en-CA"/>
        </w:rPr>
        <w:t xml:space="preserve">neither </w:t>
      </w:r>
      <w:r w:rsidR="00296651">
        <w:rPr>
          <w:rFonts w:ascii="Calibri" w:eastAsia="Times New Roman" w:hAnsi="Calibri" w:cs="Calibri"/>
          <w:sz w:val="24"/>
          <w:szCs w:val="24"/>
          <w:lang w:val="en-CA" w:eastAsia="en-CA"/>
        </w:rPr>
        <w:t>were characteristic</w:t>
      </w:r>
      <w:r w:rsidR="0052094F">
        <w:rPr>
          <w:rFonts w:ascii="Calibri" w:eastAsia="Times New Roman" w:hAnsi="Calibri" w:cs="Calibri"/>
          <w:sz w:val="24"/>
          <w:szCs w:val="24"/>
          <w:lang w:val="en-CA" w:eastAsia="en-CA"/>
        </w:rPr>
        <w:t xml:space="preserve"> </w:t>
      </w:r>
      <w:r w:rsidR="00C966B0">
        <w:rPr>
          <w:rFonts w:ascii="Calibri" w:eastAsia="Times New Roman" w:hAnsi="Calibri" w:cs="Calibri"/>
          <w:sz w:val="24"/>
          <w:szCs w:val="24"/>
          <w:lang w:val="en-CA" w:eastAsia="en-CA"/>
        </w:rPr>
        <w:t>wasting</w:t>
      </w:r>
      <w:r w:rsidR="0052094F">
        <w:rPr>
          <w:rFonts w:ascii="Calibri" w:eastAsia="Times New Roman" w:hAnsi="Calibri" w:cs="Calibri"/>
          <w:sz w:val="24"/>
          <w:szCs w:val="24"/>
          <w:lang w:val="en-CA" w:eastAsia="en-CA"/>
        </w:rPr>
        <w:t xml:space="preserve"> symptoms</w:t>
      </w:r>
      <w:ins w:id="23" w:author="Sam Foley" w:date="2021-12-12T13:08:00Z">
        <w:r w:rsidR="00E56DEC">
          <w:rPr>
            <w:rFonts w:ascii="Calibri" w:eastAsia="Times New Roman" w:hAnsi="Calibri" w:cs="Calibri"/>
            <w:sz w:val="24"/>
            <w:szCs w:val="24"/>
            <w:lang w:val="en-CA" w:eastAsia="en-CA"/>
          </w:rPr>
          <w:t>(cite source maybe of wasting symptoms or basically something saying this isn’t a symptom).</w:t>
        </w:r>
      </w:ins>
      <w:del w:id="24" w:author="Sam Foley" w:date="2021-12-12T13:08:00Z">
        <w:r w:rsidR="0052094F" w:rsidDel="00E56DEC">
          <w:rPr>
            <w:rFonts w:ascii="Calibri" w:eastAsia="Times New Roman" w:hAnsi="Calibri" w:cs="Calibri"/>
            <w:sz w:val="24"/>
            <w:szCs w:val="24"/>
            <w:lang w:val="en-CA" w:eastAsia="en-CA"/>
          </w:rPr>
          <w:delText xml:space="preserve">. </w:delText>
        </w:r>
      </w:del>
      <w:r w:rsidR="009C47A7">
        <w:rPr>
          <w:rFonts w:ascii="Calibri" w:eastAsia="Times New Roman" w:hAnsi="Calibri" w:cs="Calibri"/>
          <w:sz w:val="24"/>
          <w:szCs w:val="24"/>
          <w:lang w:val="en-CA" w:eastAsia="en-CA"/>
        </w:rPr>
        <w:t xml:space="preserve">We observed mortality </w:t>
      </w:r>
      <w:r w:rsidR="000F108D">
        <w:rPr>
          <w:rFonts w:ascii="Calibri" w:eastAsia="Times New Roman" w:hAnsi="Calibri" w:cs="Calibri"/>
          <w:sz w:val="24"/>
          <w:szCs w:val="24"/>
          <w:lang w:val="en-CA" w:eastAsia="en-CA"/>
        </w:rPr>
        <w:t xml:space="preserve">in </w:t>
      </w:r>
      <w:r w:rsidR="007E4E98">
        <w:rPr>
          <w:rFonts w:ascii="Calibri" w:eastAsia="Times New Roman" w:hAnsi="Calibri" w:cs="Calibri"/>
          <w:sz w:val="24"/>
          <w:szCs w:val="24"/>
          <w:lang w:val="en-CA" w:eastAsia="en-CA"/>
        </w:rPr>
        <w:t>the high temperature treatment</w:t>
      </w:r>
      <w:r w:rsidR="00BD1B8D">
        <w:rPr>
          <w:rFonts w:ascii="Calibri" w:eastAsia="Times New Roman" w:hAnsi="Calibri" w:cs="Calibri"/>
          <w:sz w:val="24"/>
          <w:szCs w:val="24"/>
          <w:lang w:val="en-CA" w:eastAsia="en-CA"/>
        </w:rPr>
        <w:t xml:space="preserve">, indicating that </w:t>
      </w:r>
      <w:r w:rsidR="005A167B">
        <w:rPr>
          <w:rFonts w:ascii="Calibri" w:eastAsia="Times New Roman" w:hAnsi="Calibri" w:cs="Calibri"/>
          <w:sz w:val="24"/>
          <w:szCs w:val="24"/>
          <w:lang w:val="en-CA" w:eastAsia="en-CA"/>
        </w:rPr>
        <w:t>sea cucumbers were</w:t>
      </w:r>
      <w:r w:rsidR="0052094F">
        <w:rPr>
          <w:rFonts w:ascii="Calibri" w:eastAsia="Times New Roman" w:hAnsi="Calibri" w:cs="Calibri"/>
          <w:sz w:val="24"/>
          <w:szCs w:val="24"/>
          <w:lang w:val="en-CA" w:eastAsia="en-CA"/>
        </w:rPr>
        <w:t xml:space="preserve"> </w:t>
      </w:r>
      <w:commentRangeStart w:id="25"/>
      <w:r w:rsidR="0052094F">
        <w:rPr>
          <w:rFonts w:ascii="Calibri" w:eastAsia="Times New Roman" w:hAnsi="Calibri" w:cs="Calibri"/>
          <w:sz w:val="24"/>
          <w:szCs w:val="24"/>
          <w:lang w:val="en-CA" w:eastAsia="en-CA"/>
        </w:rPr>
        <w:t>indeed</w:t>
      </w:r>
      <w:r w:rsidR="005A167B">
        <w:rPr>
          <w:rFonts w:ascii="Calibri" w:eastAsia="Times New Roman" w:hAnsi="Calibri" w:cs="Calibri"/>
          <w:sz w:val="24"/>
          <w:szCs w:val="24"/>
          <w:lang w:val="en-CA" w:eastAsia="en-CA"/>
        </w:rPr>
        <w:t xml:space="preserve"> </w:t>
      </w:r>
      <w:commentRangeEnd w:id="25"/>
      <w:r w:rsidR="0052094F" w:rsidRPr="0078554F">
        <w:rPr>
          <w:rStyle w:val="CommentReference"/>
          <w:lang w:val="en-CA"/>
        </w:rPr>
        <w:commentReference w:id="25"/>
      </w:r>
      <w:r w:rsidR="005A167B">
        <w:rPr>
          <w:rFonts w:ascii="Calibri" w:eastAsia="Times New Roman" w:hAnsi="Calibri" w:cs="Calibri"/>
          <w:sz w:val="24"/>
          <w:szCs w:val="24"/>
          <w:lang w:val="en-CA" w:eastAsia="en-CA"/>
        </w:rPr>
        <w:t xml:space="preserve">experiencing extreme physiological stress. </w:t>
      </w:r>
      <w:commentRangeStart w:id="26"/>
      <w:r w:rsidR="006B6375">
        <w:rPr>
          <w:rFonts w:ascii="Calibri" w:eastAsia="Times New Roman" w:hAnsi="Calibri" w:cs="Calibri"/>
          <w:sz w:val="24"/>
          <w:szCs w:val="24"/>
          <w:lang w:val="en-CA" w:eastAsia="en-CA"/>
        </w:rPr>
        <w:t>We</w:t>
      </w:r>
      <w:commentRangeEnd w:id="26"/>
      <w:r w:rsidR="005A131F" w:rsidRPr="0078554F">
        <w:rPr>
          <w:rStyle w:val="CommentReference"/>
          <w:lang w:val="en-CA"/>
        </w:rPr>
        <w:commentReference w:id="26"/>
      </w:r>
      <w:r w:rsidR="006B6375">
        <w:rPr>
          <w:rFonts w:ascii="Calibri" w:eastAsia="Times New Roman" w:hAnsi="Calibri" w:cs="Calibri"/>
          <w:sz w:val="24"/>
          <w:szCs w:val="24"/>
          <w:lang w:val="en-CA" w:eastAsia="en-CA"/>
        </w:rPr>
        <w:t xml:space="preserve"> also</w:t>
      </w:r>
      <w:r w:rsidR="005A167B">
        <w:rPr>
          <w:rFonts w:ascii="Calibri" w:eastAsia="Times New Roman" w:hAnsi="Calibri" w:cs="Calibri"/>
          <w:sz w:val="24"/>
          <w:szCs w:val="24"/>
          <w:lang w:val="en-CA" w:eastAsia="en-CA"/>
        </w:rPr>
        <w:t xml:space="preserve"> observed </w:t>
      </w:r>
      <w:r w:rsidR="00286D4C">
        <w:rPr>
          <w:rFonts w:ascii="Calibri" w:eastAsia="Times New Roman" w:hAnsi="Calibri" w:cs="Calibri"/>
          <w:sz w:val="24"/>
          <w:szCs w:val="24"/>
          <w:lang w:val="en-CA" w:eastAsia="en-CA"/>
        </w:rPr>
        <w:t>decreased stiffness</w:t>
      </w:r>
      <w:r w:rsidR="00EC0F82">
        <w:rPr>
          <w:rFonts w:ascii="Calibri" w:eastAsia="Times New Roman" w:hAnsi="Calibri" w:cs="Calibri"/>
          <w:sz w:val="24"/>
          <w:szCs w:val="24"/>
          <w:lang w:val="en-CA" w:eastAsia="en-CA"/>
        </w:rPr>
        <w:t xml:space="preserve"> of cucumbers </w:t>
      </w:r>
      <w:r w:rsidR="006B6375">
        <w:rPr>
          <w:rFonts w:ascii="Calibri" w:eastAsia="Times New Roman" w:hAnsi="Calibri" w:cs="Calibri"/>
          <w:sz w:val="24"/>
          <w:szCs w:val="24"/>
          <w:lang w:val="en-CA" w:eastAsia="en-CA"/>
        </w:rPr>
        <w:t>in</w:t>
      </w:r>
      <w:r w:rsidR="00351633">
        <w:rPr>
          <w:rFonts w:ascii="Calibri" w:eastAsia="Times New Roman" w:hAnsi="Calibri" w:cs="Calibri"/>
          <w:sz w:val="24"/>
          <w:szCs w:val="24"/>
          <w:lang w:val="en-CA" w:eastAsia="en-CA"/>
        </w:rPr>
        <w:t xml:space="preserve"> the</w:t>
      </w:r>
      <w:r w:rsidR="00AD5F80">
        <w:rPr>
          <w:rFonts w:ascii="Calibri" w:eastAsia="Times New Roman" w:hAnsi="Calibri" w:cs="Calibri"/>
          <w:sz w:val="24"/>
          <w:szCs w:val="24"/>
          <w:lang w:val="en-CA" w:eastAsia="en-CA"/>
        </w:rPr>
        <w:t xml:space="preserve"> elevated</w:t>
      </w:r>
      <w:r w:rsidR="00EC0F82">
        <w:rPr>
          <w:rFonts w:ascii="Calibri" w:eastAsia="Times New Roman" w:hAnsi="Calibri" w:cs="Calibri"/>
          <w:sz w:val="24"/>
          <w:szCs w:val="24"/>
          <w:lang w:val="en-CA" w:eastAsia="en-CA"/>
        </w:rPr>
        <w:t xml:space="preserve"> </w:t>
      </w:r>
      <w:r w:rsidR="00AD5F80">
        <w:rPr>
          <w:rFonts w:ascii="Calibri" w:eastAsia="Times New Roman" w:hAnsi="Calibri" w:cs="Calibri"/>
          <w:sz w:val="24"/>
          <w:szCs w:val="24"/>
          <w:lang w:val="en-CA" w:eastAsia="en-CA"/>
        </w:rPr>
        <w:t xml:space="preserve">temperature treatments. </w:t>
      </w:r>
      <w:r w:rsidR="00CB0042">
        <w:rPr>
          <w:rFonts w:ascii="Calibri" w:eastAsia="Times New Roman" w:hAnsi="Calibri" w:cs="Calibri"/>
          <w:sz w:val="24"/>
          <w:szCs w:val="24"/>
          <w:lang w:val="en-CA" w:eastAsia="en-CA"/>
        </w:rPr>
        <w:t xml:space="preserve">In contrast to our predictions, </w:t>
      </w:r>
      <w:r w:rsidR="00351633">
        <w:rPr>
          <w:rFonts w:ascii="Calibri" w:eastAsia="Times New Roman" w:hAnsi="Calibri" w:cs="Calibri"/>
          <w:sz w:val="24"/>
          <w:szCs w:val="24"/>
          <w:lang w:val="en-CA" w:eastAsia="en-CA"/>
        </w:rPr>
        <w:t xml:space="preserve">activity scores </w:t>
      </w:r>
      <w:r w:rsidR="00F133AE">
        <w:rPr>
          <w:rFonts w:ascii="Calibri" w:eastAsia="Times New Roman" w:hAnsi="Calibri" w:cs="Calibri"/>
          <w:sz w:val="24"/>
          <w:szCs w:val="24"/>
          <w:lang w:val="en-CA" w:eastAsia="en-CA"/>
        </w:rPr>
        <w:t xml:space="preserve">were not </w:t>
      </w:r>
      <w:r w:rsidR="00B156BF">
        <w:rPr>
          <w:rFonts w:ascii="Calibri" w:eastAsia="Times New Roman" w:hAnsi="Calibri" w:cs="Calibri"/>
          <w:sz w:val="24"/>
          <w:szCs w:val="24"/>
          <w:lang w:val="en-CA" w:eastAsia="en-CA"/>
        </w:rPr>
        <w:t xml:space="preserve">significantly different across temperature treatments and rather indicated </w:t>
      </w:r>
      <w:r w:rsidR="004D7E27">
        <w:rPr>
          <w:rFonts w:ascii="Calibri" w:eastAsia="Times New Roman" w:hAnsi="Calibri" w:cs="Calibri"/>
          <w:sz w:val="24"/>
          <w:szCs w:val="24"/>
          <w:lang w:val="en-CA" w:eastAsia="en-CA"/>
        </w:rPr>
        <w:t xml:space="preserve">decreased movement in </w:t>
      </w:r>
      <w:r w:rsidR="00892E75">
        <w:rPr>
          <w:rFonts w:ascii="Calibri" w:eastAsia="Times New Roman" w:hAnsi="Calibri" w:cs="Calibri"/>
          <w:sz w:val="24"/>
          <w:szCs w:val="24"/>
          <w:lang w:val="en-CA" w:eastAsia="en-CA"/>
        </w:rPr>
        <w:t xml:space="preserve">cucumbers </w:t>
      </w:r>
      <w:r w:rsidR="0068228F">
        <w:rPr>
          <w:rFonts w:ascii="Calibri" w:eastAsia="Times New Roman" w:hAnsi="Calibri" w:cs="Calibri"/>
          <w:sz w:val="24"/>
          <w:szCs w:val="24"/>
          <w:lang w:val="en-CA" w:eastAsia="en-CA"/>
        </w:rPr>
        <w:t>over the duration of the experiment</w:t>
      </w:r>
      <w:ins w:id="27" w:author="Sam Foley" w:date="2021-12-12T13:09:00Z">
        <w:r w:rsidR="00E56DEC">
          <w:rPr>
            <w:rFonts w:ascii="Calibri" w:eastAsia="Times New Roman" w:hAnsi="Calibri" w:cs="Calibri"/>
            <w:sz w:val="24"/>
            <w:szCs w:val="24"/>
            <w:lang w:val="en-CA" w:eastAsia="en-CA"/>
          </w:rPr>
          <w:t xml:space="preserve"> (</w:t>
        </w:r>
        <w:r w:rsidR="00B14861">
          <w:rPr>
            <w:rFonts w:ascii="Calibri" w:eastAsia="Times New Roman" w:hAnsi="Calibri" w:cs="Calibri"/>
            <w:sz w:val="24"/>
            <w:szCs w:val="24"/>
            <w:lang w:val="en-CA" w:eastAsia="en-CA"/>
          </w:rPr>
          <w:t>figure)</w:t>
        </w:r>
      </w:ins>
      <w:r w:rsidR="0068228F">
        <w:rPr>
          <w:rFonts w:ascii="Calibri" w:eastAsia="Times New Roman" w:hAnsi="Calibri" w:cs="Calibri"/>
          <w:sz w:val="24"/>
          <w:szCs w:val="24"/>
          <w:lang w:val="en-CA" w:eastAsia="en-CA"/>
        </w:rPr>
        <w:t xml:space="preserve">. </w:t>
      </w:r>
      <w:r w:rsidR="00A321BD">
        <w:rPr>
          <w:rFonts w:ascii="Calibri" w:eastAsia="Times New Roman" w:hAnsi="Calibri" w:cs="Calibri"/>
          <w:sz w:val="24"/>
          <w:szCs w:val="24"/>
          <w:lang w:val="en-CA" w:eastAsia="en-CA"/>
        </w:rPr>
        <w:t xml:space="preserve">Spawning </w:t>
      </w:r>
      <w:r w:rsidR="0078252A">
        <w:rPr>
          <w:rFonts w:ascii="Calibri" w:eastAsia="Times New Roman" w:hAnsi="Calibri" w:cs="Calibri"/>
          <w:sz w:val="24"/>
          <w:szCs w:val="24"/>
          <w:lang w:val="en-CA" w:eastAsia="en-CA"/>
        </w:rPr>
        <w:t xml:space="preserve">and evisceration were </w:t>
      </w:r>
      <w:r w:rsidR="00DC7420">
        <w:rPr>
          <w:rFonts w:ascii="Calibri" w:eastAsia="Times New Roman" w:hAnsi="Calibri" w:cs="Calibri"/>
          <w:sz w:val="24"/>
          <w:szCs w:val="24"/>
          <w:lang w:val="en-CA" w:eastAsia="en-CA"/>
        </w:rPr>
        <w:t xml:space="preserve">also </w:t>
      </w:r>
      <w:r w:rsidR="0078252A">
        <w:rPr>
          <w:rFonts w:ascii="Calibri" w:eastAsia="Times New Roman" w:hAnsi="Calibri" w:cs="Calibri"/>
          <w:sz w:val="24"/>
          <w:szCs w:val="24"/>
          <w:lang w:val="en-CA" w:eastAsia="en-CA"/>
        </w:rPr>
        <w:t xml:space="preserve">not significantly </w:t>
      </w:r>
      <w:r w:rsidR="00EA1379">
        <w:rPr>
          <w:rFonts w:ascii="Calibri" w:eastAsia="Times New Roman" w:hAnsi="Calibri" w:cs="Calibri"/>
          <w:sz w:val="24"/>
          <w:szCs w:val="24"/>
          <w:lang w:val="en-CA" w:eastAsia="en-CA"/>
        </w:rPr>
        <w:t>explained</w:t>
      </w:r>
      <w:r w:rsidR="0078252A">
        <w:rPr>
          <w:rFonts w:ascii="Calibri" w:eastAsia="Times New Roman" w:hAnsi="Calibri" w:cs="Calibri"/>
          <w:sz w:val="24"/>
          <w:szCs w:val="24"/>
          <w:lang w:val="en-CA" w:eastAsia="en-CA"/>
        </w:rPr>
        <w:t xml:space="preserve"> </w:t>
      </w:r>
      <w:r w:rsidR="005644C9">
        <w:rPr>
          <w:rFonts w:ascii="Calibri" w:eastAsia="Times New Roman" w:hAnsi="Calibri" w:cs="Calibri"/>
          <w:sz w:val="24"/>
          <w:szCs w:val="24"/>
          <w:lang w:val="en-CA" w:eastAsia="en-CA"/>
        </w:rPr>
        <w:t>by</w:t>
      </w:r>
      <w:r w:rsidR="0078252A">
        <w:rPr>
          <w:rFonts w:ascii="Calibri" w:eastAsia="Times New Roman" w:hAnsi="Calibri" w:cs="Calibri"/>
          <w:sz w:val="24"/>
          <w:szCs w:val="24"/>
          <w:lang w:val="en-CA" w:eastAsia="en-CA"/>
        </w:rPr>
        <w:t xml:space="preserve"> temperature treatments</w:t>
      </w:r>
      <w:r w:rsidR="00CB0042">
        <w:rPr>
          <w:rFonts w:ascii="Calibri" w:eastAsia="Times New Roman" w:hAnsi="Calibri" w:cs="Calibri"/>
          <w:sz w:val="24"/>
          <w:szCs w:val="24"/>
          <w:lang w:val="en-CA" w:eastAsia="en-CA"/>
        </w:rPr>
        <w:t>, which was unexpected</w:t>
      </w:r>
      <w:r w:rsidR="00CA4F4D">
        <w:rPr>
          <w:rFonts w:ascii="Calibri" w:eastAsia="Times New Roman" w:hAnsi="Calibri" w:cs="Calibri"/>
          <w:sz w:val="24"/>
          <w:szCs w:val="24"/>
          <w:lang w:val="en-CA" w:eastAsia="en-CA"/>
        </w:rPr>
        <w:t xml:space="preserve">. </w:t>
      </w:r>
    </w:p>
    <w:p w14:paraId="33734067" w14:textId="3A1F99EA" w:rsidR="006F351F" w:rsidRDefault="009E0393" w:rsidP="00A4290F">
      <w:pPr>
        <w:spacing w:line="480" w:lineRule="auto"/>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Minor and major ulcers</w:t>
      </w:r>
    </w:p>
    <w:p w14:paraId="2E8BAD57" w14:textId="06C4375E" w:rsidR="00E3227B" w:rsidRPr="0078554F" w:rsidRDefault="00E3227B" w:rsidP="00E3227B">
      <w:pPr>
        <w:spacing w:line="480" w:lineRule="auto"/>
        <w:ind w:firstLine="720"/>
        <w:rPr>
          <w:rFonts w:cstheme="minorHAnsi"/>
          <w:sz w:val="24"/>
          <w:szCs w:val="24"/>
          <w:lang w:val="en-CA"/>
        </w:rPr>
      </w:pPr>
      <w:r w:rsidRPr="0078554F">
        <w:rPr>
          <w:rFonts w:cstheme="minorHAnsi"/>
          <w:sz w:val="24"/>
          <w:szCs w:val="24"/>
          <w:lang w:val="en-CA"/>
        </w:rPr>
        <w:t xml:space="preserve">Neither the minor or major ulcers that we observed matched the wasting symptoms observed in </w:t>
      </w:r>
      <w:r w:rsidRPr="0078554F">
        <w:rPr>
          <w:rFonts w:cstheme="minorHAnsi"/>
          <w:i/>
          <w:sz w:val="24"/>
          <w:szCs w:val="24"/>
          <w:lang w:val="en-CA"/>
        </w:rPr>
        <w:t xml:space="preserve">P. </w:t>
      </w:r>
      <w:proofErr w:type="spellStart"/>
      <w:r w:rsidRPr="0078554F">
        <w:rPr>
          <w:rFonts w:cstheme="minorHAnsi"/>
          <w:i/>
          <w:sz w:val="24"/>
          <w:szCs w:val="24"/>
          <w:lang w:val="en-CA"/>
        </w:rPr>
        <w:t>californicus</w:t>
      </w:r>
      <w:proofErr w:type="spellEnd"/>
      <w:r w:rsidRPr="0078554F">
        <w:rPr>
          <w:rFonts w:cstheme="minorHAnsi"/>
          <w:sz w:val="24"/>
          <w:szCs w:val="24"/>
          <w:lang w:val="en-CA"/>
        </w:rPr>
        <w:t xml:space="preserve"> </w:t>
      </w:r>
      <w:r w:rsidR="00183EDF" w:rsidRPr="0078554F">
        <w:rPr>
          <w:rFonts w:cstheme="minorHAnsi"/>
          <w:sz w:val="24"/>
          <w:szCs w:val="24"/>
          <w:lang w:val="en-CA"/>
        </w:rPr>
        <w:t>in</w:t>
      </w:r>
      <w:r w:rsidRPr="0078554F">
        <w:rPr>
          <w:rFonts w:cstheme="minorHAnsi"/>
          <w:sz w:val="24"/>
          <w:szCs w:val="24"/>
          <w:lang w:val="en-CA"/>
        </w:rPr>
        <w:t xml:space="preserve"> </w:t>
      </w:r>
      <w:proofErr w:type="spellStart"/>
      <w:r w:rsidRPr="0078554F">
        <w:rPr>
          <w:rFonts w:cstheme="minorHAnsi"/>
          <w:sz w:val="24"/>
          <w:szCs w:val="24"/>
          <w:lang w:val="en-CA"/>
        </w:rPr>
        <w:t>Nanoose</w:t>
      </w:r>
      <w:proofErr w:type="spellEnd"/>
      <w:r w:rsidRPr="0078554F">
        <w:rPr>
          <w:rFonts w:cstheme="minorHAnsi"/>
          <w:sz w:val="24"/>
          <w:szCs w:val="24"/>
          <w:lang w:val="en-CA"/>
        </w:rPr>
        <w:t xml:space="preserve"> Bay, B.C., or the isolated wasting events throughout the Pacific coast </w:t>
      </w:r>
      <w:r w:rsidRPr="0078554F">
        <w:rPr>
          <w:rFonts w:cstheme="minorHAnsi"/>
          <w:sz w:val="24"/>
          <w:szCs w:val="24"/>
          <w:lang w:val="en-CA"/>
        </w:rPr>
        <w:fldChar w:fldCharType="begin" w:fldLock="1"/>
      </w:r>
      <w:r w:rsidRPr="0078554F">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sidRPr="0078554F">
        <w:rPr>
          <w:rFonts w:cstheme="minorHAnsi"/>
          <w:sz w:val="24"/>
          <w:szCs w:val="24"/>
          <w:lang w:val="en-CA"/>
        </w:rPr>
        <w:fldChar w:fldCharType="separate"/>
      </w:r>
      <w:r w:rsidRPr="0078554F">
        <w:rPr>
          <w:rFonts w:cstheme="minorHAnsi"/>
          <w:noProof/>
          <w:sz w:val="24"/>
          <w:szCs w:val="24"/>
          <w:lang w:val="en-CA"/>
        </w:rPr>
        <w:t>(Hewson et al., 2020b)</w:t>
      </w:r>
      <w:r w:rsidRPr="0078554F">
        <w:rPr>
          <w:rFonts w:cstheme="minorHAnsi"/>
          <w:sz w:val="24"/>
          <w:szCs w:val="24"/>
          <w:lang w:val="en-CA"/>
        </w:rPr>
        <w:fldChar w:fldCharType="end"/>
      </w:r>
      <w:r w:rsidRPr="0078554F">
        <w:rPr>
          <w:rFonts w:cstheme="minorHAnsi"/>
          <w:sz w:val="24"/>
          <w:szCs w:val="24"/>
          <w:lang w:val="en-CA"/>
        </w:rPr>
        <w:t>. The minor ulcers we observed were small lesions on the epidermis of the spines, rather than white open lesions and fissures which grew to cover the whole aboral body surface</w:t>
      </w:r>
      <w:ins w:id="28" w:author="Sam Foley" w:date="2021-12-12T13:10:00Z">
        <w:r w:rsidR="00B14861">
          <w:rPr>
            <w:rFonts w:cstheme="minorHAnsi"/>
            <w:sz w:val="24"/>
            <w:szCs w:val="24"/>
            <w:lang w:val="en-CA"/>
          </w:rPr>
          <w:t>, as seen on t</w:t>
        </w:r>
      </w:ins>
      <w:del w:id="29" w:author="Sam Foley" w:date="2021-12-12T13:10:00Z">
        <w:r w:rsidRPr="0078554F" w:rsidDel="00B14861">
          <w:rPr>
            <w:rFonts w:cstheme="minorHAnsi"/>
            <w:sz w:val="24"/>
            <w:szCs w:val="24"/>
            <w:lang w:val="en-CA"/>
          </w:rPr>
          <w:delText xml:space="preserve"> of t</w:delText>
        </w:r>
      </w:del>
      <w:r w:rsidRPr="0078554F">
        <w:rPr>
          <w:rFonts w:cstheme="minorHAnsi"/>
          <w:sz w:val="24"/>
          <w:szCs w:val="24"/>
          <w:lang w:val="en-CA"/>
        </w:rPr>
        <w:t xml:space="preserve">he </w:t>
      </w:r>
      <w:proofErr w:type="gramStart"/>
      <w:r w:rsidRPr="0078554F">
        <w:rPr>
          <w:rFonts w:cstheme="minorHAnsi"/>
          <w:sz w:val="24"/>
          <w:szCs w:val="24"/>
          <w:lang w:val="en-CA"/>
        </w:rPr>
        <w:t>wasting</w:t>
      </w:r>
      <w:proofErr w:type="gramEnd"/>
      <w:r w:rsidRPr="0078554F">
        <w:rPr>
          <w:rFonts w:cstheme="minorHAnsi"/>
          <w:sz w:val="24"/>
          <w:szCs w:val="24"/>
          <w:lang w:val="en-CA"/>
        </w:rPr>
        <w:t xml:space="preserve"> cucumbers in </w:t>
      </w:r>
      <w:proofErr w:type="spellStart"/>
      <w:r w:rsidRPr="0078554F">
        <w:rPr>
          <w:rFonts w:cstheme="minorHAnsi"/>
          <w:sz w:val="24"/>
          <w:szCs w:val="24"/>
          <w:lang w:val="en-CA"/>
        </w:rPr>
        <w:t>Nanoose</w:t>
      </w:r>
      <w:proofErr w:type="spellEnd"/>
      <w:r w:rsidRPr="0078554F">
        <w:rPr>
          <w:rFonts w:cstheme="minorHAnsi"/>
          <w:sz w:val="24"/>
          <w:szCs w:val="24"/>
          <w:lang w:val="en-CA"/>
        </w:rPr>
        <w:t xml:space="preserve">. We also did not see any sloughing of body tissues or liquefaction, as has been </w:t>
      </w:r>
      <w:r w:rsidR="009B0101" w:rsidRPr="0078554F">
        <w:rPr>
          <w:rFonts w:cstheme="minorHAnsi"/>
          <w:sz w:val="24"/>
          <w:szCs w:val="24"/>
          <w:lang w:val="en-CA"/>
        </w:rPr>
        <w:t>anecdotally</w:t>
      </w:r>
      <w:r w:rsidRPr="0078554F">
        <w:rPr>
          <w:rFonts w:cstheme="minorHAnsi"/>
          <w:sz w:val="24"/>
          <w:szCs w:val="24"/>
          <w:lang w:val="en-CA"/>
        </w:rPr>
        <w:t xml:space="preserve"> reported </w:t>
      </w:r>
      <w:ins w:id="30" w:author="Sam Foley" w:date="2021-12-12T13:10:00Z">
        <w:r w:rsidR="00B14861">
          <w:rPr>
            <w:rFonts w:cstheme="minorHAnsi"/>
            <w:sz w:val="24"/>
            <w:szCs w:val="24"/>
            <w:lang w:val="en-CA"/>
          </w:rPr>
          <w:t xml:space="preserve">in previous </w:t>
        </w:r>
        <w:r w:rsidR="00B14861">
          <w:rPr>
            <w:rFonts w:cstheme="minorHAnsi"/>
            <w:sz w:val="24"/>
            <w:szCs w:val="24"/>
            <w:lang w:val="en-CA"/>
          </w:rPr>
          <w:lastRenderedPageBreak/>
          <w:t xml:space="preserve">literature </w:t>
        </w:r>
      </w:ins>
      <w:del w:id="31" w:author="Sam Foley" w:date="2021-12-12T13:10:00Z">
        <w:r w:rsidRPr="0078554F" w:rsidDel="00B14861">
          <w:rPr>
            <w:rFonts w:cstheme="minorHAnsi"/>
            <w:sz w:val="24"/>
            <w:szCs w:val="24"/>
            <w:lang w:val="en-CA"/>
          </w:rPr>
          <w:delText>elsewhere</w:delText>
        </w:r>
      </w:del>
      <w:r w:rsidRPr="0078554F">
        <w:rPr>
          <w:rFonts w:cstheme="minorHAnsi"/>
          <w:sz w:val="24"/>
          <w:szCs w:val="24"/>
          <w:lang w:val="en-CA"/>
        </w:rPr>
        <w:t xml:space="preserve"> </w:t>
      </w:r>
      <w:r w:rsidRPr="0078554F">
        <w:rPr>
          <w:rFonts w:cstheme="minorHAnsi"/>
          <w:sz w:val="24"/>
          <w:szCs w:val="24"/>
          <w:lang w:val="en-CA"/>
        </w:rPr>
        <w:fldChar w:fldCharType="begin" w:fldLock="1"/>
      </w:r>
      <w:r w:rsidRPr="0078554F">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id":"ITEM-2","itemData":{"author":[{"dropping-particle":"","family":"Schroeder","given":"Linda","non-dropping-particle":"","parse-names":false,"suffix":""}],"container-title":"The Dredgings","id":"ITEM-2","issue":"3","issued":{"date-parts":[["2017"]]},"note":"Wasting event in Pugent Sound: Schroeder found 11 sympomatic specimens between October 29 2016 and April 4 2017.\n\nIn SE Alaska, cucumbers were arriving at the processing plant with wasting-like symptoms.","page":"3","title":"Wasting-like lesions occurring on California Sea Cucumbers","type":"article-journal","volume":"57"},"uris":["http://www.mendeley.com/documents/?uuid=237cf535-0e54-4700-9976-997b8c9f965f"]}],"mendeley":{"formattedCitation":"(Hewson et al., 2020a; Schroeder, 2017)","plainTextFormattedCitation":"(Hewson et al., 2020a; Schroeder, 2017)","previouslyFormattedCitation":"(Hewson et al., 2020a; Schroeder, 2017)"},"properties":{"noteIndex":0},"schema":"https://github.com/citation-style-language/schema/raw/master/csl-citation.json"}</w:instrText>
      </w:r>
      <w:r w:rsidRPr="0078554F">
        <w:rPr>
          <w:rFonts w:cstheme="minorHAnsi"/>
          <w:sz w:val="24"/>
          <w:szCs w:val="24"/>
          <w:lang w:val="en-CA"/>
        </w:rPr>
        <w:fldChar w:fldCharType="separate"/>
      </w:r>
      <w:r w:rsidRPr="0078554F">
        <w:rPr>
          <w:rFonts w:cstheme="minorHAnsi"/>
          <w:noProof/>
          <w:sz w:val="24"/>
          <w:szCs w:val="24"/>
          <w:lang w:val="en-CA"/>
        </w:rPr>
        <w:t>(Hewson et al., 2020a; Schroeder, 2017)</w:t>
      </w:r>
      <w:r w:rsidRPr="0078554F">
        <w:rPr>
          <w:rFonts w:cstheme="minorHAnsi"/>
          <w:sz w:val="24"/>
          <w:szCs w:val="24"/>
          <w:lang w:val="en-CA"/>
        </w:rPr>
        <w:fldChar w:fldCharType="end"/>
      </w:r>
      <w:r w:rsidRPr="0078554F">
        <w:rPr>
          <w:rFonts w:cstheme="minorHAnsi"/>
          <w:sz w:val="24"/>
          <w:szCs w:val="24"/>
          <w:lang w:val="en-CA"/>
        </w:rPr>
        <w:t xml:space="preserve">. </w:t>
      </w:r>
      <w:ins w:id="32" w:author="Sam Foley" w:date="2021-12-12T13:11:00Z">
        <w:r w:rsidR="00B14861">
          <w:rPr>
            <w:rFonts w:cstheme="minorHAnsi"/>
            <w:sz w:val="24"/>
            <w:szCs w:val="24"/>
            <w:lang w:val="en-CA"/>
          </w:rPr>
          <w:t>From t</w:t>
        </w:r>
      </w:ins>
      <w:del w:id="33" w:author="Sam Foley" w:date="2021-12-12T13:11:00Z">
        <w:r w:rsidRPr="0078554F" w:rsidDel="00B14861">
          <w:rPr>
            <w:rFonts w:cstheme="minorHAnsi"/>
            <w:sz w:val="24"/>
            <w:szCs w:val="24"/>
            <w:lang w:val="en-CA"/>
          </w:rPr>
          <w:delText>T</w:delText>
        </w:r>
      </w:del>
      <w:r w:rsidRPr="0078554F">
        <w:rPr>
          <w:rFonts w:cstheme="minorHAnsi"/>
          <w:sz w:val="24"/>
          <w:szCs w:val="24"/>
          <w:lang w:val="en-CA"/>
        </w:rPr>
        <w:t xml:space="preserve">he major ulcers (N = {NUMBER}) that we </w:t>
      </w:r>
      <w:del w:id="34" w:author="Sam Foley" w:date="2021-12-12T13:11:00Z">
        <w:r w:rsidRPr="0078554F" w:rsidDel="00B14861">
          <w:rPr>
            <w:rFonts w:cstheme="minorHAnsi"/>
            <w:sz w:val="24"/>
            <w:szCs w:val="24"/>
            <w:lang w:val="en-CA"/>
          </w:rPr>
          <w:delText xml:space="preserve">saw </w:delText>
        </w:r>
      </w:del>
      <w:ins w:id="35" w:author="Sam Foley" w:date="2021-12-12T13:11:00Z">
        <w:r w:rsidR="00B14861">
          <w:rPr>
            <w:rFonts w:cstheme="minorHAnsi"/>
            <w:sz w:val="24"/>
            <w:szCs w:val="24"/>
            <w:lang w:val="en-CA"/>
          </w:rPr>
          <w:t xml:space="preserve">did observe </w:t>
        </w:r>
      </w:ins>
      <w:r w:rsidRPr="0078554F">
        <w:rPr>
          <w:rFonts w:cstheme="minorHAnsi"/>
          <w:sz w:val="24"/>
          <w:szCs w:val="24"/>
          <w:lang w:val="en-CA"/>
        </w:rPr>
        <w:t xml:space="preserve">on </w:t>
      </w:r>
      <w:ins w:id="36" w:author="Sam Foley" w:date="2021-12-12T13:11:00Z">
        <w:r w:rsidR="00B14861">
          <w:rPr>
            <w:rFonts w:cstheme="minorHAnsi"/>
            <w:sz w:val="24"/>
            <w:szCs w:val="24"/>
            <w:lang w:val="en-CA"/>
          </w:rPr>
          <w:t>two</w:t>
        </w:r>
      </w:ins>
      <w:del w:id="37" w:author="Sam Foley" w:date="2021-12-12T13:11:00Z">
        <w:r w:rsidRPr="0078554F" w:rsidDel="00B14861">
          <w:rPr>
            <w:rFonts w:cstheme="minorHAnsi"/>
            <w:sz w:val="24"/>
            <w:szCs w:val="24"/>
            <w:lang w:val="en-CA"/>
          </w:rPr>
          <w:delText>2</w:delText>
        </w:r>
      </w:del>
      <w:r w:rsidRPr="0078554F">
        <w:rPr>
          <w:rFonts w:cstheme="minorHAnsi"/>
          <w:sz w:val="24"/>
          <w:szCs w:val="24"/>
          <w:lang w:val="en-CA"/>
        </w:rPr>
        <w:t xml:space="preserve"> </w:t>
      </w:r>
      <w:r w:rsidRPr="0078554F">
        <w:rPr>
          <w:rFonts w:cstheme="minorHAnsi"/>
          <w:i/>
          <w:sz w:val="24"/>
          <w:szCs w:val="24"/>
          <w:lang w:val="en-CA"/>
        </w:rPr>
        <w:t xml:space="preserve">P. </w:t>
      </w:r>
      <w:proofErr w:type="spellStart"/>
      <w:r w:rsidRPr="0078554F">
        <w:rPr>
          <w:rFonts w:cstheme="minorHAnsi"/>
          <w:i/>
          <w:sz w:val="24"/>
          <w:szCs w:val="24"/>
          <w:lang w:val="en-CA"/>
        </w:rPr>
        <w:t>californicus</w:t>
      </w:r>
      <w:proofErr w:type="spellEnd"/>
      <w:ins w:id="38" w:author="Sam Foley" w:date="2021-12-12T13:11:00Z">
        <w:r w:rsidR="00B14861">
          <w:rPr>
            <w:rFonts w:cstheme="minorHAnsi"/>
            <w:i/>
            <w:sz w:val="24"/>
            <w:szCs w:val="24"/>
            <w:lang w:val="en-CA"/>
          </w:rPr>
          <w:t xml:space="preserve">, </w:t>
        </w:r>
        <w:r w:rsidR="00B14861">
          <w:rPr>
            <w:rFonts w:cstheme="minorHAnsi"/>
            <w:iCs/>
            <w:sz w:val="24"/>
            <w:szCs w:val="24"/>
            <w:lang w:val="en-CA"/>
          </w:rPr>
          <w:t>they</w:t>
        </w:r>
      </w:ins>
      <w:r w:rsidRPr="0078554F">
        <w:rPr>
          <w:rFonts w:cstheme="minorHAnsi"/>
          <w:sz w:val="24"/>
          <w:szCs w:val="24"/>
          <w:lang w:val="en-CA"/>
        </w:rPr>
        <w:t xml:space="preserve"> </w:t>
      </w:r>
      <w:del w:id="39" w:author="Sam Foley" w:date="2021-12-12T13:11:00Z">
        <w:r w:rsidRPr="0078554F" w:rsidDel="00B14861">
          <w:rPr>
            <w:rFonts w:cstheme="minorHAnsi"/>
            <w:sz w:val="24"/>
            <w:szCs w:val="24"/>
            <w:lang w:val="en-CA"/>
          </w:rPr>
          <w:delText xml:space="preserve">also do </w:delText>
        </w:r>
      </w:del>
      <w:ins w:id="40" w:author="Sam Foley" w:date="2021-12-12T13:11:00Z">
        <w:r w:rsidR="00B14861">
          <w:rPr>
            <w:rFonts w:cstheme="minorHAnsi"/>
            <w:sz w:val="24"/>
            <w:szCs w:val="24"/>
            <w:lang w:val="en-CA"/>
          </w:rPr>
          <w:t xml:space="preserve">did </w:t>
        </w:r>
      </w:ins>
      <w:r w:rsidRPr="0078554F">
        <w:rPr>
          <w:rFonts w:cstheme="minorHAnsi"/>
          <w:sz w:val="24"/>
          <w:szCs w:val="24"/>
          <w:lang w:val="en-CA"/>
        </w:rPr>
        <w:t>not match the full suite of wasting symptoms, though they bore a closer resemblance in colour, texture, and location</w:t>
      </w:r>
      <w:r w:rsidR="00EC534A">
        <w:rPr>
          <w:rFonts w:cstheme="minorHAnsi"/>
          <w:sz w:val="24"/>
          <w:szCs w:val="24"/>
          <w:lang w:val="en-CA"/>
        </w:rPr>
        <w:t xml:space="preserve">. </w:t>
      </w:r>
      <w:commentRangeStart w:id="41"/>
      <w:r w:rsidR="00EC534A">
        <w:rPr>
          <w:rFonts w:cstheme="minorHAnsi"/>
          <w:sz w:val="24"/>
          <w:szCs w:val="24"/>
          <w:lang w:val="en-CA"/>
        </w:rPr>
        <w:t>These</w:t>
      </w:r>
      <w:r w:rsidRPr="0078554F">
        <w:rPr>
          <w:rFonts w:cstheme="minorHAnsi"/>
          <w:sz w:val="24"/>
          <w:szCs w:val="24"/>
          <w:lang w:val="en-CA"/>
        </w:rPr>
        <w:t xml:space="preserve"> major ulcers had fully worn through the spine or body wall epidermis, were white and </w:t>
      </w:r>
      <w:commentRangeStart w:id="42"/>
      <w:r w:rsidRPr="0078554F">
        <w:rPr>
          <w:rFonts w:cstheme="minorHAnsi"/>
          <w:sz w:val="24"/>
          <w:szCs w:val="24"/>
          <w:lang w:val="en-CA"/>
        </w:rPr>
        <w:t>oozing</w:t>
      </w:r>
      <w:commentRangeEnd w:id="42"/>
      <w:r w:rsidRPr="0078554F">
        <w:rPr>
          <w:rStyle w:val="CommentReference"/>
          <w:rFonts w:cstheme="minorHAnsi"/>
          <w:sz w:val="24"/>
          <w:szCs w:val="24"/>
          <w:lang w:val="en-CA"/>
        </w:rPr>
        <w:commentReference w:id="42"/>
      </w:r>
      <w:r w:rsidRPr="0078554F">
        <w:rPr>
          <w:rFonts w:cstheme="minorHAnsi"/>
          <w:sz w:val="24"/>
          <w:szCs w:val="24"/>
          <w:lang w:val="en-CA"/>
        </w:rPr>
        <w:t xml:space="preserve">, and some were located on the aboral body wall as opposed to on the ends of spines. </w:t>
      </w:r>
      <w:commentRangeEnd w:id="41"/>
      <w:r w:rsidR="00B14861">
        <w:rPr>
          <w:rStyle w:val="CommentReference"/>
        </w:rPr>
        <w:commentReference w:id="41"/>
      </w:r>
      <w:r w:rsidR="00BE34E9">
        <w:rPr>
          <w:rFonts w:cstheme="minorHAnsi"/>
          <w:sz w:val="24"/>
          <w:szCs w:val="24"/>
          <w:lang w:val="en-CA"/>
        </w:rPr>
        <w:t xml:space="preserve">Unlike reports of </w:t>
      </w:r>
      <w:r w:rsidR="00B81FCA">
        <w:rPr>
          <w:rFonts w:cstheme="minorHAnsi"/>
          <w:sz w:val="24"/>
          <w:szCs w:val="24"/>
          <w:lang w:val="en-CA"/>
        </w:rPr>
        <w:t xml:space="preserve">widespread mortality resulting from wasting in </w:t>
      </w:r>
      <w:r w:rsidR="00BE34E9">
        <w:rPr>
          <w:rFonts w:cstheme="minorHAnsi"/>
          <w:sz w:val="24"/>
          <w:szCs w:val="24"/>
          <w:lang w:val="en-CA"/>
        </w:rPr>
        <w:t xml:space="preserve">wild </w:t>
      </w:r>
      <w:r w:rsidR="00BE34E9">
        <w:rPr>
          <w:rFonts w:cstheme="minorHAnsi"/>
          <w:i/>
          <w:iCs/>
          <w:sz w:val="24"/>
          <w:szCs w:val="24"/>
          <w:lang w:val="en-CA"/>
        </w:rPr>
        <w:t xml:space="preserve">P. </w:t>
      </w:r>
      <w:proofErr w:type="spellStart"/>
      <w:r w:rsidR="00BE34E9">
        <w:rPr>
          <w:rFonts w:cstheme="minorHAnsi"/>
          <w:i/>
          <w:iCs/>
          <w:sz w:val="24"/>
          <w:szCs w:val="24"/>
          <w:lang w:val="en-CA"/>
        </w:rPr>
        <w:t>californicus</w:t>
      </w:r>
      <w:proofErr w:type="spellEnd"/>
      <w:r w:rsidR="00850729">
        <w:rPr>
          <w:rFonts w:cstheme="minorHAnsi"/>
          <w:sz w:val="24"/>
          <w:szCs w:val="24"/>
          <w:lang w:val="en-CA"/>
        </w:rPr>
        <w:t>,</w:t>
      </w:r>
      <w:r w:rsidR="003B5B57">
        <w:rPr>
          <w:rFonts w:cstheme="minorHAnsi"/>
          <w:i/>
          <w:sz w:val="24"/>
          <w:szCs w:val="24"/>
          <w:lang w:val="en-CA"/>
        </w:rPr>
        <w:t xml:space="preserve"> </w:t>
      </w:r>
      <w:r w:rsidR="00655823">
        <w:rPr>
          <w:rFonts w:cstheme="minorHAnsi"/>
          <w:sz w:val="24"/>
          <w:szCs w:val="24"/>
          <w:lang w:val="en-CA"/>
        </w:rPr>
        <w:t xml:space="preserve">the major ulcers in both of our specimens healed </w:t>
      </w:r>
      <w:r w:rsidR="00850729">
        <w:rPr>
          <w:rFonts w:cstheme="minorHAnsi"/>
          <w:sz w:val="24"/>
          <w:szCs w:val="24"/>
          <w:lang w:val="en-CA"/>
        </w:rPr>
        <w:t>within the 7-day recovery period</w:t>
      </w:r>
      <w:ins w:id="43" w:author="Sam Foley" w:date="2021-12-12T13:13:00Z">
        <w:r w:rsidR="00B14861">
          <w:rPr>
            <w:rFonts w:cstheme="minorHAnsi"/>
            <w:sz w:val="24"/>
            <w:szCs w:val="24"/>
            <w:lang w:val="en-CA"/>
          </w:rPr>
          <w:t xml:space="preserve"> (is there a figure that shows this)</w:t>
        </w:r>
      </w:ins>
      <w:r w:rsidR="00850729">
        <w:rPr>
          <w:rFonts w:cstheme="minorHAnsi"/>
          <w:sz w:val="24"/>
          <w:szCs w:val="24"/>
          <w:lang w:val="en-CA"/>
        </w:rPr>
        <w:t xml:space="preserve">. </w:t>
      </w:r>
      <w:r w:rsidR="00574241">
        <w:rPr>
          <w:rFonts w:cstheme="minorHAnsi"/>
          <w:sz w:val="24"/>
          <w:szCs w:val="24"/>
          <w:lang w:val="en-CA"/>
        </w:rPr>
        <w:t xml:space="preserve">In summary, </w:t>
      </w:r>
      <w:r w:rsidR="005B7676">
        <w:rPr>
          <w:rFonts w:cstheme="minorHAnsi"/>
          <w:sz w:val="24"/>
          <w:szCs w:val="24"/>
          <w:lang w:val="en-CA"/>
        </w:rPr>
        <w:t xml:space="preserve">there is no evidence that </w:t>
      </w:r>
      <w:r w:rsidR="00F5584E">
        <w:rPr>
          <w:rFonts w:cstheme="minorHAnsi"/>
          <w:sz w:val="24"/>
          <w:szCs w:val="24"/>
          <w:lang w:val="en-CA"/>
        </w:rPr>
        <w:t xml:space="preserve">the sea cucumbers in our experiment were afflicted by the fatal wasting condition that has been previously reported </w:t>
      </w:r>
      <w:r w:rsidR="000F1592">
        <w:rPr>
          <w:rFonts w:cstheme="minorHAnsi"/>
          <w:sz w:val="24"/>
          <w:szCs w:val="24"/>
          <w:lang w:val="en-CA"/>
        </w:rPr>
        <w:fldChar w:fldCharType="begin" w:fldLock="1"/>
      </w:r>
      <w:r w:rsidR="00CF14B2">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id":"ITEM-2","itemData":{"author":[{"dropping-particle":"","family":"Schroeder","given":"Linda","non-dropping-particle":"","parse-names":false,"suffix":""}],"container-title":"The Dredgings","id":"ITEM-2","issue":"3","issued":{"date-parts":[["2017"]]},"note":"Wasting event in Pugent Sound: Schroeder found 11 sympomatic specimens between October 29 2016 and April 4 2017.\n\nIn SE Alaska, cucumbers were arriving at the processing plant with wasting-like symptoms.","page":"3","title":"Wasting-like lesions occurring on California Sea Cucumbers","type":"article-journal","volume":"57"},"uris":["http://www.mendeley.com/documents/?uuid=63c7370d-af79-4a6e-aece-9ac890f4efec"]}],"mendeley":{"formattedCitation":"(Hewson et al., 2020a; Schroeder, 2017)","plainTextFormattedCitation":"(Hewson et al., 2020a; Schroeder, 2017)","previouslyFormattedCitation":"(Hewson et al., 2020a; Schroeder, 2017)"},"properties":{"noteIndex":0},"schema":"https://github.com/citation-style-language/schema/raw/master/csl-citation.json"}</w:instrText>
      </w:r>
      <w:r w:rsidR="000F1592">
        <w:rPr>
          <w:rFonts w:cstheme="minorHAnsi"/>
          <w:sz w:val="24"/>
          <w:szCs w:val="24"/>
          <w:lang w:val="en-CA"/>
        </w:rPr>
        <w:fldChar w:fldCharType="separate"/>
      </w:r>
      <w:r w:rsidR="000F1592" w:rsidRPr="000F1592">
        <w:rPr>
          <w:rFonts w:cstheme="minorHAnsi"/>
          <w:noProof/>
          <w:sz w:val="24"/>
          <w:szCs w:val="24"/>
          <w:lang w:val="en-CA"/>
        </w:rPr>
        <w:t>(Hewson et al., 2020a; Schroeder, 2017)</w:t>
      </w:r>
      <w:r w:rsidR="000F1592">
        <w:rPr>
          <w:rFonts w:cstheme="minorHAnsi"/>
          <w:sz w:val="24"/>
          <w:szCs w:val="24"/>
          <w:lang w:val="en-CA"/>
        </w:rPr>
        <w:fldChar w:fldCharType="end"/>
      </w:r>
      <w:r w:rsidR="00F5584E">
        <w:rPr>
          <w:rFonts w:cstheme="minorHAnsi"/>
          <w:sz w:val="24"/>
          <w:szCs w:val="24"/>
          <w:lang w:val="en-CA"/>
        </w:rPr>
        <w:t>.</w:t>
      </w:r>
    </w:p>
    <w:p w14:paraId="603E99AF" w14:textId="1D4A435E" w:rsidR="006F351F" w:rsidRPr="0078554F" w:rsidRDefault="0060180E" w:rsidP="003F0743">
      <w:pPr>
        <w:spacing w:line="480" w:lineRule="auto"/>
        <w:ind w:firstLine="720"/>
        <w:rPr>
          <w:rFonts w:cstheme="minorHAnsi"/>
          <w:sz w:val="24"/>
          <w:szCs w:val="24"/>
          <w:lang w:val="en-CA"/>
        </w:rPr>
      </w:pPr>
      <w:r>
        <w:rPr>
          <w:rFonts w:cstheme="minorHAnsi"/>
          <w:sz w:val="24"/>
          <w:szCs w:val="24"/>
          <w:lang w:val="en-CA"/>
        </w:rPr>
        <w:t xml:space="preserve">The </w:t>
      </w:r>
      <w:r w:rsidR="00D941AC">
        <w:rPr>
          <w:rFonts w:cstheme="minorHAnsi"/>
          <w:sz w:val="24"/>
          <w:szCs w:val="24"/>
          <w:lang w:val="en-CA"/>
        </w:rPr>
        <w:t xml:space="preserve">ulcers that we observed </w:t>
      </w:r>
      <w:r w:rsidR="00A645B9">
        <w:rPr>
          <w:rFonts w:cstheme="minorHAnsi"/>
          <w:sz w:val="24"/>
          <w:szCs w:val="24"/>
          <w:lang w:val="en-CA"/>
        </w:rPr>
        <w:t xml:space="preserve">may have been </w:t>
      </w:r>
      <w:r w:rsidR="00743DF3">
        <w:rPr>
          <w:rFonts w:cstheme="minorHAnsi"/>
          <w:sz w:val="24"/>
          <w:szCs w:val="24"/>
          <w:lang w:val="en-CA"/>
        </w:rPr>
        <w:t xml:space="preserve">the product </w:t>
      </w:r>
      <w:r w:rsidR="00BF2BB7">
        <w:rPr>
          <w:rFonts w:cstheme="minorHAnsi"/>
          <w:sz w:val="24"/>
          <w:szCs w:val="24"/>
          <w:lang w:val="en-CA"/>
        </w:rPr>
        <w:t xml:space="preserve">of intensive daily handling. </w:t>
      </w:r>
      <w:r w:rsidR="00E3227B" w:rsidRPr="0078554F">
        <w:rPr>
          <w:rFonts w:cstheme="minorHAnsi"/>
          <w:sz w:val="24"/>
          <w:szCs w:val="24"/>
          <w:lang w:val="en-CA"/>
        </w:rPr>
        <w:t xml:space="preserve">During the experiment, </w:t>
      </w:r>
      <w:r w:rsidR="008B4902">
        <w:rPr>
          <w:rFonts w:cstheme="minorHAnsi"/>
          <w:sz w:val="24"/>
          <w:szCs w:val="24"/>
          <w:lang w:val="en-CA"/>
        </w:rPr>
        <w:t>specimens</w:t>
      </w:r>
      <w:r w:rsidR="00E3227B" w:rsidRPr="0078554F">
        <w:rPr>
          <w:rFonts w:cstheme="minorHAnsi"/>
          <w:sz w:val="24"/>
          <w:szCs w:val="24"/>
          <w:lang w:val="en-CA"/>
        </w:rPr>
        <w:t xml:space="preserve"> </w:t>
      </w:r>
      <w:r w:rsidR="008B4902">
        <w:rPr>
          <w:rFonts w:cstheme="minorHAnsi"/>
          <w:sz w:val="24"/>
          <w:szCs w:val="24"/>
          <w:lang w:val="en-CA"/>
        </w:rPr>
        <w:t>were</w:t>
      </w:r>
      <w:ins w:id="44" w:author="Sam Foley" w:date="2021-12-12T13:13:00Z">
        <w:r w:rsidR="00B14861">
          <w:rPr>
            <w:rFonts w:cstheme="minorHAnsi"/>
            <w:sz w:val="24"/>
            <w:szCs w:val="24"/>
            <w:lang w:val="en-CA"/>
          </w:rPr>
          <w:t xml:space="preserve"> handle</w:t>
        </w:r>
      </w:ins>
      <w:ins w:id="45" w:author="Sam Foley" w:date="2021-12-12T13:14:00Z">
        <w:r w:rsidR="00B14861">
          <w:rPr>
            <w:rFonts w:cstheme="minorHAnsi"/>
            <w:sz w:val="24"/>
            <w:szCs w:val="24"/>
            <w:lang w:val="en-CA"/>
          </w:rPr>
          <w:t xml:space="preserve">d daily and measured for </w:t>
        </w:r>
        <w:r w:rsidR="00E30859">
          <w:rPr>
            <w:rFonts w:cstheme="minorHAnsi"/>
            <w:sz w:val="24"/>
            <w:szCs w:val="24"/>
            <w:lang w:val="en-CA"/>
          </w:rPr>
          <w:t xml:space="preserve">their </w:t>
        </w:r>
        <w:r w:rsidR="00B14861">
          <w:rPr>
            <w:rFonts w:cstheme="minorHAnsi"/>
            <w:sz w:val="24"/>
            <w:szCs w:val="24"/>
            <w:lang w:val="en-CA"/>
          </w:rPr>
          <w:t>posture</w:t>
        </w:r>
        <w:r w:rsidR="00E30859">
          <w:rPr>
            <w:rFonts w:cstheme="minorHAnsi"/>
            <w:sz w:val="24"/>
            <w:szCs w:val="24"/>
            <w:lang w:val="en-CA"/>
          </w:rPr>
          <w:t xml:space="preserve"> maintenance</w:t>
        </w:r>
      </w:ins>
      <w:del w:id="46" w:author="Sam Foley" w:date="2021-12-12T13:14:00Z">
        <w:r w:rsidR="008B4902" w:rsidDel="00E30859">
          <w:rPr>
            <w:rFonts w:cstheme="minorHAnsi"/>
            <w:sz w:val="24"/>
            <w:szCs w:val="24"/>
            <w:lang w:val="en-CA"/>
          </w:rPr>
          <w:delText xml:space="preserve"> </w:delText>
        </w:r>
        <w:commentRangeStart w:id="47"/>
        <w:r w:rsidR="00E3227B" w:rsidRPr="0078554F" w:rsidDel="00E30859">
          <w:rPr>
            <w:rFonts w:cstheme="minorHAnsi"/>
            <w:sz w:val="24"/>
            <w:szCs w:val="24"/>
            <w:lang w:val="en-CA"/>
          </w:rPr>
          <w:delText>taken in and out of</w:delText>
        </w:r>
        <w:commentRangeEnd w:id="47"/>
        <w:r w:rsidR="00E3227B" w:rsidRPr="0078554F" w:rsidDel="00E30859">
          <w:rPr>
            <w:rStyle w:val="CommentReference"/>
            <w:rFonts w:cstheme="minorHAnsi"/>
            <w:sz w:val="24"/>
            <w:szCs w:val="24"/>
            <w:lang w:val="en-CA"/>
          </w:rPr>
          <w:commentReference w:id="47"/>
        </w:r>
        <w:r w:rsidR="00E3227B" w:rsidRPr="0078554F" w:rsidDel="00E30859">
          <w:rPr>
            <w:rFonts w:cstheme="minorHAnsi"/>
            <w:sz w:val="24"/>
            <w:szCs w:val="24"/>
            <w:lang w:val="en-CA"/>
          </w:rPr>
          <w:delText xml:space="preserve"> the device used to measure their posture maintenance</w:delText>
        </w:r>
        <w:r w:rsidR="00011566" w:rsidDel="00E30859">
          <w:rPr>
            <w:rFonts w:cstheme="minorHAnsi"/>
            <w:sz w:val="24"/>
            <w:szCs w:val="24"/>
            <w:lang w:val="en-CA"/>
          </w:rPr>
          <w:delText xml:space="preserve"> each day</w:delText>
        </w:r>
      </w:del>
      <w:r w:rsidR="00E3227B" w:rsidRPr="0078554F">
        <w:rPr>
          <w:rFonts w:cstheme="minorHAnsi"/>
          <w:sz w:val="24"/>
          <w:szCs w:val="24"/>
          <w:lang w:val="en-CA"/>
        </w:rPr>
        <w:t xml:space="preserve">. </w:t>
      </w:r>
      <w:commentRangeStart w:id="48"/>
      <w:r w:rsidR="00E3227B" w:rsidRPr="0078554F">
        <w:rPr>
          <w:rFonts w:cstheme="minorHAnsi"/>
          <w:sz w:val="24"/>
          <w:szCs w:val="24"/>
          <w:lang w:val="en-CA"/>
        </w:rPr>
        <w:t>This would have represented a large increase in the potential for abrasion of the epidermal tissue to occur across treatments, and we saw an even distribution of sea cucumbers presenting lesions across all treatments (Figure S1).</w:t>
      </w:r>
      <w:r w:rsidR="005D1A05" w:rsidRPr="005D1A05">
        <w:rPr>
          <w:rFonts w:cstheme="minorHAnsi"/>
          <w:sz w:val="24"/>
          <w:szCs w:val="24"/>
          <w:lang w:val="en-CA"/>
        </w:rPr>
        <w:t xml:space="preserve"> </w:t>
      </w:r>
      <w:r w:rsidR="005D1A05">
        <w:rPr>
          <w:rFonts w:cstheme="minorHAnsi"/>
          <w:sz w:val="24"/>
          <w:szCs w:val="24"/>
          <w:lang w:val="en-CA"/>
        </w:rPr>
        <w:t xml:space="preserve">Major </w:t>
      </w:r>
      <w:r w:rsidR="002764B9">
        <w:rPr>
          <w:rFonts w:cstheme="minorHAnsi"/>
          <w:sz w:val="24"/>
          <w:szCs w:val="24"/>
          <w:lang w:val="en-CA"/>
        </w:rPr>
        <w:t>u</w:t>
      </w:r>
      <w:r w:rsidR="00002857">
        <w:rPr>
          <w:rFonts w:cstheme="minorHAnsi"/>
          <w:sz w:val="24"/>
          <w:szCs w:val="24"/>
          <w:lang w:val="en-CA"/>
        </w:rPr>
        <w:t xml:space="preserve">lcers may have begun as minor ulcers </w:t>
      </w:r>
      <w:r w:rsidR="008848A8">
        <w:rPr>
          <w:rFonts w:cstheme="minorHAnsi"/>
          <w:sz w:val="24"/>
          <w:szCs w:val="24"/>
          <w:lang w:val="en-CA"/>
        </w:rPr>
        <w:t>that had</w:t>
      </w:r>
      <w:r w:rsidR="00002857">
        <w:rPr>
          <w:rFonts w:cstheme="minorHAnsi"/>
          <w:sz w:val="24"/>
          <w:szCs w:val="24"/>
          <w:lang w:val="en-CA"/>
        </w:rPr>
        <w:t xml:space="preserve"> be</w:t>
      </w:r>
      <w:r w:rsidR="00041499">
        <w:rPr>
          <w:rFonts w:cstheme="minorHAnsi"/>
          <w:sz w:val="24"/>
          <w:szCs w:val="24"/>
          <w:lang w:val="en-CA"/>
        </w:rPr>
        <w:t>come</w:t>
      </w:r>
      <w:r w:rsidR="00002857">
        <w:rPr>
          <w:rFonts w:cstheme="minorHAnsi"/>
          <w:sz w:val="24"/>
          <w:szCs w:val="24"/>
          <w:lang w:val="en-CA"/>
        </w:rPr>
        <w:t xml:space="preserve"> </w:t>
      </w:r>
      <w:r w:rsidR="00C144A9">
        <w:rPr>
          <w:rFonts w:cstheme="minorHAnsi"/>
          <w:sz w:val="24"/>
          <w:szCs w:val="24"/>
          <w:lang w:val="en-CA"/>
        </w:rPr>
        <w:t>infected</w:t>
      </w:r>
      <w:r w:rsidR="007D2D5A">
        <w:rPr>
          <w:rFonts w:cstheme="minorHAnsi"/>
          <w:sz w:val="24"/>
          <w:szCs w:val="24"/>
          <w:lang w:val="en-CA"/>
        </w:rPr>
        <w:t xml:space="preserve"> </w:t>
      </w:r>
      <w:r w:rsidR="008848A8">
        <w:rPr>
          <w:rFonts w:cstheme="minorHAnsi"/>
          <w:sz w:val="24"/>
          <w:szCs w:val="24"/>
          <w:lang w:val="en-CA"/>
        </w:rPr>
        <w:t xml:space="preserve">in </w:t>
      </w:r>
      <w:r w:rsidR="0083388F">
        <w:rPr>
          <w:rFonts w:cstheme="minorHAnsi"/>
          <w:sz w:val="24"/>
          <w:szCs w:val="24"/>
          <w:lang w:val="en-CA"/>
        </w:rPr>
        <w:t xml:space="preserve">sea cucumbers that were </w:t>
      </w:r>
      <w:r w:rsidR="008848A8">
        <w:rPr>
          <w:rFonts w:cstheme="minorHAnsi"/>
          <w:sz w:val="24"/>
          <w:szCs w:val="24"/>
          <w:lang w:val="en-CA"/>
        </w:rPr>
        <w:t>under</w:t>
      </w:r>
      <w:r w:rsidR="00A910EA">
        <w:rPr>
          <w:rFonts w:cstheme="minorHAnsi"/>
          <w:sz w:val="24"/>
          <w:szCs w:val="24"/>
          <w:lang w:val="en-CA"/>
        </w:rPr>
        <w:t xml:space="preserve"> high levels of </w:t>
      </w:r>
      <w:r w:rsidR="005136CE">
        <w:rPr>
          <w:rFonts w:cstheme="minorHAnsi"/>
          <w:sz w:val="24"/>
          <w:szCs w:val="24"/>
          <w:lang w:val="en-CA"/>
        </w:rPr>
        <w:t xml:space="preserve">stress in </w:t>
      </w:r>
      <w:r w:rsidR="002E0FC5">
        <w:rPr>
          <w:rFonts w:cstheme="minorHAnsi"/>
          <w:sz w:val="24"/>
          <w:szCs w:val="24"/>
          <w:lang w:val="en-CA"/>
        </w:rPr>
        <w:t>the 22</w:t>
      </w:r>
      <w:r w:rsidR="002E0FC5" w:rsidRPr="7059B989">
        <w:rPr>
          <w:rFonts w:eastAsia="Times New Roman"/>
          <w:sz w:val="24"/>
          <w:szCs w:val="24"/>
          <w:lang w:val="en-CA" w:eastAsia="en-CA"/>
        </w:rPr>
        <w:t>°C</w:t>
      </w:r>
      <w:r w:rsidR="002E0FC5">
        <w:rPr>
          <w:rFonts w:eastAsia="Times New Roman"/>
          <w:sz w:val="24"/>
          <w:szCs w:val="24"/>
          <w:lang w:val="en-CA" w:eastAsia="en-CA"/>
        </w:rPr>
        <w:t xml:space="preserve"> treatment. </w:t>
      </w:r>
      <w:commentRangeEnd w:id="48"/>
      <w:r w:rsidR="00E30859">
        <w:rPr>
          <w:rStyle w:val="CommentReference"/>
        </w:rPr>
        <w:commentReference w:id="48"/>
      </w:r>
      <w:commentRangeStart w:id="49"/>
      <w:r w:rsidR="00307EAC">
        <w:rPr>
          <w:rFonts w:eastAsia="Times New Roman"/>
          <w:sz w:val="24"/>
          <w:szCs w:val="24"/>
          <w:lang w:val="en-CA" w:eastAsia="en-CA"/>
        </w:rPr>
        <w:t xml:space="preserve">However, </w:t>
      </w:r>
      <w:r w:rsidR="005625A0">
        <w:rPr>
          <w:rFonts w:eastAsia="Times New Roman"/>
          <w:sz w:val="24"/>
          <w:szCs w:val="24"/>
          <w:lang w:val="en-CA" w:eastAsia="en-CA"/>
        </w:rPr>
        <w:t xml:space="preserve">our experiment did not </w:t>
      </w:r>
      <w:r w:rsidR="00307EAC">
        <w:rPr>
          <w:rFonts w:eastAsia="Times New Roman"/>
          <w:sz w:val="24"/>
          <w:szCs w:val="24"/>
          <w:lang w:val="en-CA" w:eastAsia="en-CA"/>
        </w:rPr>
        <w:t xml:space="preserve">specifically </w:t>
      </w:r>
      <w:r w:rsidR="009F1AB8">
        <w:rPr>
          <w:rFonts w:eastAsia="Times New Roman"/>
          <w:sz w:val="24"/>
          <w:szCs w:val="24"/>
          <w:lang w:val="en-CA" w:eastAsia="en-CA"/>
        </w:rPr>
        <w:t xml:space="preserve">test the effect of handling on </w:t>
      </w:r>
      <w:r w:rsidR="005625A0">
        <w:rPr>
          <w:rFonts w:eastAsia="Times New Roman"/>
          <w:sz w:val="24"/>
          <w:szCs w:val="24"/>
          <w:lang w:val="en-CA" w:eastAsia="en-CA"/>
        </w:rPr>
        <w:t xml:space="preserve">sea </w:t>
      </w:r>
      <w:proofErr w:type="gramStart"/>
      <w:r w:rsidR="005625A0">
        <w:rPr>
          <w:rFonts w:eastAsia="Times New Roman"/>
          <w:sz w:val="24"/>
          <w:szCs w:val="24"/>
          <w:lang w:val="en-CA" w:eastAsia="en-CA"/>
        </w:rPr>
        <w:t>cucumbers</w:t>
      </w:r>
      <w:proofErr w:type="gramEnd"/>
      <w:r w:rsidR="00ED676B">
        <w:rPr>
          <w:rFonts w:eastAsia="Times New Roman"/>
          <w:sz w:val="24"/>
          <w:szCs w:val="24"/>
          <w:lang w:val="en-CA" w:eastAsia="en-CA"/>
        </w:rPr>
        <w:t xml:space="preserve"> and we cannot con</w:t>
      </w:r>
      <w:r w:rsidR="003250FE">
        <w:rPr>
          <w:rFonts w:eastAsia="Times New Roman"/>
          <w:sz w:val="24"/>
          <w:szCs w:val="24"/>
          <w:lang w:val="en-CA" w:eastAsia="en-CA"/>
        </w:rPr>
        <w:t xml:space="preserve">firm </w:t>
      </w:r>
      <w:r w:rsidR="001457C8">
        <w:rPr>
          <w:rFonts w:eastAsia="Times New Roman"/>
          <w:sz w:val="24"/>
          <w:szCs w:val="24"/>
          <w:lang w:val="en-CA" w:eastAsia="en-CA"/>
        </w:rPr>
        <w:t xml:space="preserve">the origin of </w:t>
      </w:r>
      <w:r w:rsidR="005D7D7C">
        <w:rPr>
          <w:rFonts w:eastAsia="Times New Roman"/>
          <w:sz w:val="24"/>
          <w:szCs w:val="24"/>
          <w:lang w:val="en-CA" w:eastAsia="en-CA"/>
        </w:rPr>
        <w:t xml:space="preserve">the observed ulcers. </w:t>
      </w:r>
      <w:commentRangeEnd w:id="49"/>
      <w:r w:rsidR="00E30859">
        <w:rPr>
          <w:rStyle w:val="CommentReference"/>
        </w:rPr>
        <w:commentReference w:id="49"/>
      </w:r>
    </w:p>
    <w:p w14:paraId="648BC9D0" w14:textId="34910A73" w:rsidR="0017719A" w:rsidRPr="0017719A" w:rsidRDefault="0017719A" w:rsidP="00D7216B">
      <w:pPr>
        <w:spacing w:line="480" w:lineRule="auto"/>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 xml:space="preserve">Mortality </w:t>
      </w:r>
    </w:p>
    <w:p w14:paraId="49FD52A0" w14:textId="6C5776BC" w:rsidR="000A5C9E" w:rsidRDefault="00BD57C6" w:rsidP="00D7216B">
      <w:pPr>
        <w:spacing w:line="480" w:lineRule="auto"/>
        <w:rPr>
          <w:rFonts w:eastAsia="Times New Roman"/>
          <w:sz w:val="24"/>
          <w:szCs w:val="24"/>
          <w:lang w:val="en-CA" w:eastAsia="en-CA"/>
        </w:rPr>
      </w:pPr>
      <w:r>
        <w:rPr>
          <w:rFonts w:ascii="Calibri" w:eastAsia="Times New Roman" w:hAnsi="Calibri" w:cs="Calibri"/>
          <w:b/>
          <w:bCs/>
          <w:sz w:val="24"/>
          <w:szCs w:val="24"/>
          <w:lang w:val="en-CA" w:eastAsia="en-CA"/>
        </w:rPr>
        <w:tab/>
      </w:r>
      <w:r w:rsidR="00877C20">
        <w:rPr>
          <w:rFonts w:ascii="Calibri" w:eastAsia="Times New Roman" w:hAnsi="Calibri" w:cs="Calibri"/>
          <w:sz w:val="24"/>
          <w:szCs w:val="24"/>
          <w:lang w:val="en-CA" w:eastAsia="en-CA"/>
        </w:rPr>
        <w:t>Five sea cucumbers died in our extreme heat treatment</w:t>
      </w:r>
      <w:r w:rsidR="00C11EF5">
        <w:rPr>
          <w:rFonts w:ascii="Calibri" w:eastAsia="Times New Roman" w:hAnsi="Calibri" w:cs="Calibri"/>
          <w:sz w:val="24"/>
          <w:szCs w:val="24"/>
          <w:lang w:val="en-CA" w:eastAsia="en-CA"/>
        </w:rPr>
        <w:t xml:space="preserve"> and mortality was not explained by any measured variables</w:t>
      </w:r>
      <w:r w:rsidR="00D16450">
        <w:rPr>
          <w:rFonts w:ascii="Calibri" w:eastAsia="Times New Roman" w:hAnsi="Calibri" w:cs="Calibri"/>
          <w:sz w:val="24"/>
          <w:szCs w:val="24"/>
          <w:lang w:val="en-CA" w:eastAsia="en-CA"/>
        </w:rPr>
        <w:t xml:space="preserve"> </w:t>
      </w:r>
      <w:r w:rsidR="007E1474">
        <w:rPr>
          <w:rFonts w:ascii="Calibri" w:eastAsia="Times New Roman" w:hAnsi="Calibri" w:cs="Calibri"/>
          <w:sz w:val="24"/>
          <w:szCs w:val="24"/>
          <w:lang w:val="en-CA" w:eastAsia="en-CA"/>
        </w:rPr>
        <w:t>outside of</w:t>
      </w:r>
      <w:r w:rsidR="00D16450">
        <w:rPr>
          <w:rFonts w:ascii="Calibri" w:eastAsia="Times New Roman" w:hAnsi="Calibri" w:cs="Calibri"/>
          <w:sz w:val="24"/>
          <w:szCs w:val="24"/>
          <w:lang w:val="en-CA" w:eastAsia="en-CA"/>
        </w:rPr>
        <w:t xml:space="preserve"> temperature</w:t>
      </w:r>
      <w:r w:rsidR="00F530E8">
        <w:rPr>
          <w:rFonts w:ascii="Calibri" w:eastAsia="Times New Roman" w:hAnsi="Calibri" w:cs="Calibri"/>
          <w:sz w:val="24"/>
          <w:szCs w:val="24"/>
          <w:lang w:val="en-CA" w:eastAsia="en-CA"/>
        </w:rPr>
        <w:t xml:space="preserve"> treatment</w:t>
      </w:r>
      <w:r w:rsidR="00D16450">
        <w:rPr>
          <w:rFonts w:ascii="Calibri" w:eastAsia="Times New Roman" w:hAnsi="Calibri" w:cs="Calibri"/>
          <w:sz w:val="24"/>
          <w:szCs w:val="24"/>
          <w:lang w:val="en-CA" w:eastAsia="en-CA"/>
        </w:rPr>
        <w:t xml:space="preserve">. </w:t>
      </w:r>
      <w:r w:rsidR="00AD5344">
        <w:rPr>
          <w:rFonts w:ascii="Calibri" w:eastAsia="Times New Roman" w:hAnsi="Calibri" w:cs="Calibri"/>
          <w:sz w:val="24"/>
          <w:szCs w:val="24"/>
          <w:lang w:val="en-CA" w:eastAsia="en-CA"/>
        </w:rPr>
        <w:t xml:space="preserve">None of these mortalities </w:t>
      </w:r>
      <w:r w:rsidR="00AD5344">
        <w:rPr>
          <w:rFonts w:ascii="Calibri" w:eastAsia="Times New Roman" w:hAnsi="Calibri" w:cs="Calibri"/>
          <w:sz w:val="24"/>
          <w:szCs w:val="24"/>
          <w:lang w:val="en-CA" w:eastAsia="en-CA"/>
        </w:rPr>
        <w:lastRenderedPageBreak/>
        <w:t xml:space="preserve">occurred on the first day of the heat treatment, </w:t>
      </w:r>
      <w:commentRangeStart w:id="50"/>
      <w:commentRangeStart w:id="51"/>
      <w:r w:rsidR="00AD5344">
        <w:rPr>
          <w:rFonts w:ascii="Calibri" w:eastAsia="Times New Roman" w:hAnsi="Calibri" w:cs="Calibri"/>
          <w:sz w:val="24"/>
          <w:szCs w:val="24"/>
          <w:lang w:val="en-CA" w:eastAsia="en-CA"/>
        </w:rPr>
        <w:t>indicating that acute heat shock was not responsible for deaths</w:t>
      </w:r>
      <w:commentRangeEnd w:id="50"/>
      <w:r w:rsidR="00014A08">
        <w:rPr>
          <w:rStyle w:val="CommentReference"/>
        </w:rPr>
        <w:commentReference w:id="50"/>
      </w:r>
      <w:r w:rsidR="00AD5344">
        <w:rPr>
          <w:rFonts w:ascii="Calibri" w:eastAsia="Times New Roman" w:hAnsi="Calibri" w:cs="Calibri"/>
          <w:sz w:val="24"/>
          <w:szCs w:val="24"/>
          <w:lang w:val="en-CA" w:eastAsia="en-CA"/>
        </w:rPr>
        <w:t>.</w:t>
      </w:r>
      <w:commentRangeEnd w:id="51"/>
      <w:r w:rsidR="00E30859">
        <w:rPr>
          <w:rStyle w:val="CommentReference"/>
        </w:rPr>
        <w:commentReference w:id="51"/>
      </w:r>
      <w:r w:rsidR="00514F40">
        <w:rPr>
          <w:rFonts w:ascii="Calibri" w:eastAsia="Times New Roman" w:hAnsi="Calibri" w:cs="Calibri"/>
          <w:sz w:val="24"/>
          <w:szCs w:val="24"/>
          <w:lang w:val="en-CA" w:eastAsia="en-CA"/>
        </w:rPr>
        <w:t xml:space="preserve"> </w:t>
      </w:r>
      <w:r w:rsidR="0046754F">
        <w:rPr>
          <w:rFonts w:ascii="Calibri" w:eastAsia="Times New Roman" w:hAnsi="Calibri" w:cs="Calibri"/>
          <w:sz w:val="24"/>
          <w:szCs w:val="24"/>
          <w:lang w:val="en-CA" w:eastAsia="en-CA"/>
        </w:rPr>
        <w:t xml:space="preserve">We </w:t>
      </w:r>
      <w:r w:rsidR="0012216F">
        <w:rPr>
          <w:rFonts w:ascii="Calibri" w:eastAsia="Times New Roman" w:hAnsi="Calibri" w:cs="Calibri"/>
          <w:sz w:val="24"/>
          <w:szCs w:val="24"/>
          <w:lang w:val="en-CA" w:eastAsia="en-CA"/>
        </w:rPr>
        <w:t>did not</w:t>
      </w:r>
      <w:r w:rsidR="00D5744A">
        <w:rPr>
          <w:rFonts w:ascii="Calibri" w:eastAsia="Times New Roman" w:hAnsi="Calibri" w:cs="Calibri"/>
          <w:sz w:val="24"/>
          <w:szCs w:val="24"/>
          <w:lang w:val="en-CA" w:eastAsia="en-CA"/>
        </w:rPr>
        <w:t xml:space="preserve"> </w:t>
      </w:r>
      <w:r w:rsidR="00FA0A40">
        <w:rPr>
          <w:rFonts w:ascii="Calibri" w:eastAsia="Times New Roman" w:hAnsi="Calibri" w:cs="Calibri"/>
          <w:sz w:val="24"/>
          <w:szCs w:val="24"/>
          <w:lang w:val="en-CA" w:eastAsia="en-CA"/>
        </w:rPr>
        <w:t xml:space="preserve">observed </w:t>
      </w:r>
      <w:r w:rsidR="00D5744A">
        <w:rPr>
          <w:rFonts w:ascii="Calibri" w:eastAsia="Times New Roman" w:hAnsi="Calibri" w:cs="Calibri"/>
          <w:sz w:val="24"/>
          <w:szCs w:val="24"/>
          <w:lang w:val="en-CA" w:eastAsia="en-CA"/>
        </w:rPr>
        <w:t>mortality of both cucumbers in a</w:t>
      </w:r>
      <w:r w:rsidR="00F56EB9">
        <w:rPr>
          <w:rFonts w:ascii="Calibri" w:eastAsia="Times New Roman" w:hAnsi="Calibri" w:cs="Calibri"/>
          <w:sz w:val="24"/>
          <w:szCs w:val="24"/>
          <w:lang w:val="en-CA" w:eastAsia="en-CA"/>
        </w:rPr>
        <w:t xml:space="preserve"> bucket, meaning that </w:t>
      </w:r>
      <w:r w:rsidR="004007F2">
        <w:rPr>
          <w:rFonts w:ascii="Calibri" w:eastAsia="Times New Roman" w:hAnsi="Calibri" w:cs="Calibri"/>
          <w:sz w:val="24"/>
          <w:szCs w:val="24"/>
          <w:lang w:val="en-CA" w:eastAsia="en-CA"/>
        </w:rPr>
        <w:t xml:space="preserve">bucket </w:t>
      </w:r>
      <w:r w:rsidR="00EF0AEA">
        <w:rPr>
          <w:rFonts w:ascii="Calibri" w:eastAsia="Times New Roman" w:hAnsi="Calibri" w:cs="Calibri"/>
          <w:sz w:val="24"/>
          <w:szCs w:val="24"/>
          <w:lang w:val="en-CA" w:eastAsia="en-CA"/>
        </w:rPr>
        <w:t>water qualit</w:t>
      </w:r>
      <w:r w:rsidR="00B332FF">
        <w:rPr>
          <w:rFonts w:ascii="Calibri" w:eastAsia="Times New Roman" w:hAnsi="Calibri" w:cs="Calibri"/>
          <w:sz w:val="24"/>
          <w:szCs w:val="24"/>
          <w:lang w:val="en-CA" w:eastAsia="en-CA"/>
        </w:rPr>
        <w:t xml:space="preserve">y or </w:t>
      </w:r>
      <w:r w:rsidR="000601EB">
        <w:rPr>
          <w:rFonts w:ascii="Calibri" w:eastAsia="Times New Roman" w:hAnsi="Calibri" w:cs="Calibri"/>
          <w:sz w:val="24"/>
          <w:szCs w:val="24"/>
          <w:lang w:val="en-CA" w:eastAsia="en-CA"/>
        </w:rPr>
        <w:t xml:space="preserve">contagious disease presence was unlikely </w:t>
      </w:r>
      <w:r w:rsidR="00E93CB8">
        <w:rPr>
          <w:rFonts w:ascii="Calibri" w:eastAsia="Times New Roman" w:hAnsi="Calibri" w:cs="Calibri"/>
          <w:sz w:val="24"/>
          <w:szCs w:val="24"/>
          <w:lang w:val="en-CA" w:eastAsia="en-CA"/>
        </w:rPr>
        <w:t>to have affected mortality.</w:t>
      </w:r>
      <w:r w:rsidR="00EF0AEA">
        <w:rPr>
          <w:rFonts w:ascii="Calibri" w:eastAsia="Times New Roman" w:hAnsi="Calibri" w:cs="Calibri"/>
          <w:sz w:val="24"/>
          <w:szCs w:val="24"/>
          <w:lang w:val="en-CA" w:eastAsia="en-CA"/>
        </w:rPr>
        <w:t xml:space="preserve"> </w:t>
      </w:r>
      <w:r w:rsidR="002C65BF">
        <w:rPr>
          <w:rFonts w:ascii="Calibri" w:eastAsia="Times New Roman" w:hAnsi="Calibri" w:cs="Calibri"/>
          <w:sz w:val="24"/>
          <w:szCs w:val="24"/>
          <w:lang w:val="en-CA" w:eastAsia="en-CA"/>
        </w:rPr>
        <w:t>Our findings therefore suggest that</w:t>
      </w:r>
      <w:r w:rsidR="00D67ED3">
        <w:rPr>
          <w:rFonts w:ascii="Calibri" w:eastAsia="Times New Roman" w:hAnsi="Calibri" w:cs="Calibri"/>
          <w:sz w:val="24"/>
          <w:szCs w:val="24"/>
          <w:lang w:val="en-CA" w:eastAsia="en-CA"/>
        </w:rPr>
        <w:t xml:space="preserve"> </w:t>
      </w:r>
      <w:r w:rsidR="00D67ED3" w:rsidRPr="7059B989">
        <w:rPr>
          <w:rFonts w:eastAsia="Times New Roman"/>
          <w:sz w:val="24"/>
          <w:szCs w:val="24"/>
          <w:lang w:val="en-CA" w:eastAsia="en-CA"/>
        </w:rPr>
        <w:t xml:space="preserve">22°C </w:t>
      </w:r>
      <w:r w:rsidR="00FF3B49" w:rsidRPr="7059B989">
        <w:rPr>
          <w:rFonts w:eastAsia="Times New Roman"/>
          <w:sz w:val="24"/>
          <w:szCs w:val="24"/>
          <w:lang w:val="en-CA" w:eastAsia="en-CA"/>
        </w:rPr>
        <w:t>exceed</w:t>
      </w:r>
      <w:r w:rsidR="00FA0A40" w:rsidRPr="7059B989">
        <w:rPr>
          <w:rFonts w:eastAsia="Times New Roman"/>
          <w:sz w:val="24"/>
          <w:szCs w:val="24"/>
          <w:lang w:val="en-CA" w:eastAsia="en-CA"/>
        </w:rPr>
        <w:t xml:space="preserve">s </w:t>
      </w:r>
      <w:r w:rsidR="00FF3B49" w:rsidRPr="7059B989">
        <w:rPr>
          <w:rFonts w:eastAsia="Times New Roman"/>
          <w:sz w:val="24"/>
          <w:szCs w:val="24"/>
          <w:lang w:val="en-CA" w:eastAsia="en-CA"/>
        </w:rPr>
        <w:t xml:space="preserve">the thermal tolerance of </w:t>
      </w:r>
      <w:r w:rsidR="00FA0A40" w:rsidRPr="7059B989">
        <w:rPr>
          <w:rFonts w:eastAsia="Times New Roman"/>
          <w:i/>
          <w:sz w:val="24"/>
          <w:szCs w:val="24"/>
          <w:lang w:val="en-CA" w:eastAsia="en-CA"/>
        </w:rPr>
        <w:t xml:space="preserve">P. </w:t>
      </w:r>
      <w:proofErr w:type="spellStart"/>
      <w:r w:rsidR="00FA0A40" w:rsidRPr="7059B989">
        <w:rPr>
          <w:rFonts w:eastAsia="Times New Roman"/>
          <w:i/>
          <w:sz w:val="24"/>
          <w:szCs w:val="24"/>
          <w:lang w:val="en-CA" w:eastAsia="en-CA"/>
        </w:rPr>
        <w:t>californicus</w:t>
      </w:r>
      <w:proofErr w:type="spellEnd"/>
      <w:r w:rsidR="00FA0A40" w:rsidRPr="7059B989">
        <w:rPr>
          <w:rFonts w:eastAsia="Times New Roman"/>
          <w:sz w:val="24"/>
          <w:szCs w:val="24"/>
          <w:lang w:val="en-CA" w:eastAsia="en-CA"/>
        </w:rPr>
        <w:t>, but 17ºC does not</w:t>
      </w:r>
      <w:r w:rsidR="00D67ED3" w:rsidRPr="7059B989">
        <w:rPr>
          <w:rFonts w:eastAsia="Times New Roman"/>
          <w:sz w:val="24"/>
          <w:szCs w:val="24"/>
          <w:lang w:val="en-CA" w:eastAsia="en-CA"/>
        </w:rPr>
        <w:t xml:space="preserve">. </w:t>
      </w:r>
      <w:commentRangeStart w:id="52"/>
      <w:commentRangeStart w:id="53"/>
      <w:r w:rsidR="00B50DF1" w:rsidRPr="7059B989">
        <w:rPr>
          <w:rFonts w:eastAsia="Times New Roman"/>
          <w:sz w:val="24"/>
          <w:szCs w:val="24"/>
          <w:lang w:val="en-CA" w:eastAsia="en-CA"/>
        </w:rPr>
        <w:t xml:space="preserve">These </w:t>
      </w:r>
      <w:commentRangeEnd w:id="52"/>
      <w:r w:rsidR="0012216F">
        <w:rPr>
          <w:rStyle w:val="CommentReference"/>
        </w:rPr>
        <w:commentReference w:id="52"/>
      </w:r>
      <w:r w:rsidR="00B50DF1" w:rsidRPr="7059B989">
        <w:rPr>
          <w:rFonts w:eastAsia="Times New Roman"/>
          <w:sz w:val="24"/>
          <w:szCs w:val="24"/>
          <w:lang w:val="en-CA" w:eastAsia="en-CA"/>
        </w:rPr>
        <w:t xml:space="preserve">findings align with those of </w:t>
      </w:r>
      <w:r w:rsidR="00227BCF" w:rsidRPr="7059B989">
        <w:rPr>
          <w:rFonts w:eastAsia="Times New Roman"/>
          <w:sz w:val="24"/>
          <w:szCs w:val="24"/>
          <w:lang w:val="en-CA" w:eastAsia="en-CA"/>
        </w:rPr>
        <w:t xml:space="preserve">Ren et al. </w:t>
      </w:r>
      <w:r w:rsidR="00A04C1C" w:rsidRPr="7059B989">
        <w:rPr>
          <w:rFonts w:eastAsia="Times New Roman"/>
          <w:sz w:val="24"/>
          <w:szCs w:val="24"/>
          <w:lang w:val="en-CA" w:eastAsia="en-CA"/>
        </w:rPr>
        <w:fldChar w:fldCharType="begin" w:fldLock="1"/>
      </w:r>
      <w:r w:rsidR="00045CA0" w:rsidRPr="7059B989">
        <w:rPr>
          <w:rFonts w:eastAsia="Times New Roman"/>
          <w:sz w:val="24"/>
          <w:szCs w:val="24"/>
          <w:lang w:val="en-CA" w:eastAsia="en-CA"/>
        </w:rPr>
        <w:instrText>ADDIN CSL_CITATION {"citationItems":[{"id":"ITEM-1","itemData":{"DOI":"10.1111/ARE.13482","ISSN":"1365-2109","abstract":"The combined effects of stocking density (0.2, 0.5, 1, 2, 4 and 8 inds/ml) and dietary microalgal ration (20,000 and 40,000 cells/ml) and the sole effect of temperature (10, 12, 14, 16, 18 and 22°C) on the specific growth rate (SGR), per cent survival and per cent metamorphosis of auricularia larvae of the California sea cucumber, Parastichopus californicus, were evaluated in two separate experiments. The SGR was not significantly affected by stocking densities in the range of 0.2 to 4 inds/ml, but was significantly reduced at 8 inds/ml. The SGR of larvae fed 20,000 cells/ml was significantly reduced in comparison to those fed 40,000 cells/ml. Larvae had significantly higher per cent survival and per cent metamorphosis when reared at densities of 0.2 and 0.5 inds/ml compared with those reared at 2–8 inds/ml. Microalgal ration level did not significantly impact survival or metamorphosis. Larvae reared at 16 and 18°C had significantly higher SGRs and per cent metamorphosis than those held at all other temperatures, while per cent survival was highest at 16°C. Based on these results, we recommend rearing auricularia larvae of P. californicus at a stocking density at or below 0.5 inds/ml, a dietary ration of 40,000 cells/ml, and a temperature of 16°C.","author":[{"dropping-particle":"","family":"Ren","given":"Yichao","non-dropping-particle":"","parse-names":false,"suffix":""},{"dropping-particle":"","family":"Liu","given":"Wenshan","non-dropping-particle":"","parse-names":false,"suffix":""},{"dropping-particle":"","family":"Pearce","given":"Christopher M.","non-dropping-particle":"","parse-names":false,"suffix":""}],"container-title":"Aquaculture Research","id":"ITEM-1","issue":"1","issued":{"date-parts":[["2018","1","1"]]},"page":"517-525","publisher":"John Wiley &amp; Sons, Ltd","title":"Effects of stocking density, ration and temperature on growth, survival and metamorphosis of auricularia larvae of the California sea cucumber, Parastichopus californicus","type":"article-journal","volume":"49"},"suppress-author":1,"uris":["http://www.mendeley.com/documents/?uuid=e780e311-4a1d-48d0-8c2d-1a4604d971a3"]}],"mendeley":{"formattedCitation":"(2018)","manualFormatting":"(2018)","plainTextFormattedCitation":"(2018)","previouslyFormattedCitation":"(2018)"},"properties":{"noteIndex":0},"schema":"https://github.com/citation-style-language/schema/raw/master/csl-citation.json"}</w:instrText>
      </w:r>
      <w:r w:rsidR="00A04C1C" w:rsidRPr="7059B989">
        <w:rPr>
          <w:rFonts w:eastAsia="Times New Roman"/>
          <w:sz w:val="24"/>
          <w:szCs w:val="24"/>
          <w:lang w:val="en-CA" w:eastAsia="en-CA"/>
        </w:rPr>
        <w:fldChar w:fldCharType="separate"/>
      </w:r>
      <w:r w:rsidR="00A04C1C" w:rsidRPr="7059B989">
        <w:rPr>
          <w:rFonts w:eastAsia="Times New Roman"/>
          <w:noProof/>
          <w:sz w:val="24"/>
          <w:szCs w:val="24"/>
          <w:lang w:val="en-CA" w:eastAsia="en-CA"/>
        </w:rPr>
        <w:t>(2018)</w:t>
      </w:r>
      <w:r w:rsidR="00A04C1C" w:rsidRPr="7059B989">
        <w:rPr>
          <w:rFonts w:eastAsia="Times New Roman"/>
          <w:sz w:val="24"/>
          <w:szCs w:val="24"/>
          <w:lang w:val="en-CA" w:eastAsia="en-CA"/>
        </w:rPr>
        <w:fldChar w:fldCharType="end"/>
      </w:r>
      <w:r w:rsidR="00A04C1C" w:rsidRPr="7059B989">
        <w:rPr>
          <w:rFonts w:eastAsia="Times New Roman"/>
          <w:sz w:val="24"/>
          <w:szCs w:val="24"/>
          <w:lang w:val="en-CA" w:eastAsia="en-CA"/>
        </w:rPr>
        <w:t xml:space="preserve"> </w:t>
      </w:r>
      <w:r w:rsidR="00B26B23" w:rsidRPr="7059B989">
        <w:rPr>
          <w:rFonts w:eastAsia="Times New Roman"/>
          <w:sz w:val="24"/>
          <w:szCs w:val="24"/>
          <w:lang w:val="en-CA" w:eastAsia="en-CA"/>
        </w:rPr>
        <w:t xml:space="preserve">who found that </w:t>
      </w:r>
      <w:r w:rsidR="00820A81" w:rsidRPr="7059B989">
        <w:rPr>
          <w:rFonts w:eastAsia="Times New Roman"/>
          <w:sz w:val="24"/>
          <w:szCs w:val="24"/>
          <w:lang w:val="en-CA" w:eastAsia="en-CA"/>
        </w:rPr>
        <w:t>22°C</w:t>
      </w:r>
      <w:r w:rsidR="00D67ED3" w:rsidRPr="7059B989">
        <w:rPr>
          <w:rFonts w:eastAsia="Times New Roman"/>
          <w:sz w:val="24"/>
          <w:szCs w:val="24"/>
          <w:lang w:val="en-CA" w:eastAsia="en-CA"/>
        </w:rPr>
        <w:t xml:space="preserve"> </w:t>
      </w:r>
      <w:r w:rsidR="00820A81" w:rsidRPr="7059B989">
        <w:rPr>
          <w:rFonts w:eastAsia="Times New Roman"/>
          <w:sz w:val="24"/>
          <w:szCs w:val="24"/>
          <w:lang w:val="en-CA" w:eastAsia="en-CA"/>
        </w:rPr>
        <w:t xml:space="preserve">but not </w:t>
      </w:r>
      <w:r w:rsidR="00FA695B" w:rsidRPr="7059B989">
        <w:rPr>
          <w:rFonts w:eastAsia="Times New Roman"/>
          <w:sz w:val="24"/>
          <w:szCs w:val="24"/>
          <w:lang w:val="en-CA" w:eastAsia="en-CA"/>
        </w:rPr>
        <w:t xml:space="preserve">16°C or 18°C temperatures </w:t>
      </w:r>
      <w:r w:rsidR="00486115" w:rsidRPr="7059B989">
        <w:rPr>
          <w:rFonts w:eastAsia="Times New Roman"/>
          <w:sz w:val="24"/>
          <w:szCs w:val="24"/>
          <w:lang w:val="en-CA" w:eastAsia="en-CA"/>
        </w:rPr>
        <w:t xml:space="preserve">limited the survival , specific growth rate, and </w:t>
      </w:r>
      <w:r w:rsidR="00425A26" w:rsidRPr="7059B989">
        <w:rPr>
          <w:rFonts w:eastAsia="Times New Roman"/>
          <w:sz w:val="24"/>
          <w:szCs w:val="24"/>
          <w:lang w:val="en-CA" w:eastAsia="en-CA"/>
        </w:rPr>
        <w:t xml:space="preserve">metamorphosis </w:t>
      </w:r>
      <w:r w:rsidR="00F33FC2" w:rsidRPr="7059B989">
        <w:rPr>
          <w:rFonts w:eastAsia="Times New Roman"/>
          <w:sz w:val="24"/>
          <w:szCs w:val="24"/>
          <w:lang w:val="en-CA" w:eastAsia="en-CA"/>
        </w:rPr>
        <w:t>of larva</w:t>
      </w:r>
      <w:r w:rsidR="002369C5" w:rsidRPr="7059B989">
        <w:rPr>
          <w:rFonts w:eastAsia="Times New Roman"/>
          <w:sz w:val="24"/>
          <w:szCs w:val="24"/>
          <w:lang w:val="en-CA" w:eastAsia="en-CA"/>
        </w:rPr>
        <w:t>l giant California sea cucumbers</w:t>
      </w:r>
      <w:r w:rsidR="009672A6" w:rsidRPr="7059B989">
        <w:rPr>
          <w:rFonts w:eastAsia="Times New Roman"/>
          <w:sz w:val="24"/>
          <w:szCs w:val="24"/>
          <w:lang w:val="en-CA" w:eastAsia="en-CA"/>
        </w:rPr>
        <w:t>.</w:t>
      </w:r>
      <w:commentRangeEnd w:id="53"/>
      <w:r w:rsidR="00903181">
        <w:rPr>
          <w:rStyle w:val="CommentReference"/>
        </w:rPr>
        <w:commentReference w:id="53"/>
      </w:r>
      <w:r w:rsidR="009672A6" w:rsidRPr="7059B989">
        <w:rPr>
          <w:rFonts w:eastAsia="Times New Roman"/>
          <w:sz w:val="24"/>
          <w:szCs w:val="24"/>
          <w:lang w:val="en-CA" w:eastAsia="en-CA"/>
        </w:rPr>
        <w:t xml:space="preserve"> </w:t>
      </w:r>
      <w:commentRangeStart w:id="54"/>
      <w:commentRangeStart w:id="55"/>
      <w:r w:rsidR="009C235E" w:rsidRPr="7059B989">
        <w:rPr>
          <w:rFonts w:eastAsia="Times New Roman"/>
          <w:sz w:val="24"/>
          <w:szCs w:val="24"/>
          <w:lang w:val="en-CA" w:eastAsia="en-CA"/>
        </w:rPr>
        <w:t>Together, these findings provide evidence that temperatures above 22°</w:t>
      </w:r>
      <w:proofErr w:type="spellStart"/>
      <w:r w:rsidR="009C235E" w:rsidRPr="7059B989">
        <w:rPr>
          <w:rFonts w:eastAsia="Times New Roman"/>
          <w:sz w:val="24"/>
          <w:szCs w:val="24"/>
          <w:lang w:val="en-CA" w:eastAsia="en-CA"/>
        </w:rPr>
        <w:t>C are</w:t>
      </w:r>
      <w:proofErr w:type="spellEnd"/>
      <w:r w:rsidR="00570DD2" w:rsidRPr="7059B989">
        <w:rPr>
          <w:rFonts w:eastAsia="Times New Roman"/>
          <w:sz w:val="24"/>
          <w:szCs w:val="24"/>
          <w:lang w:val="en-CA" w:eastAsia="en-CA"/>
        </w:rPr>
        <w:t xml:space="preserve"> physiologically</w:t>
      </w:r>
      <w:r w:rsidR="00125DEB" w:rsidRPr="7059B989">
        <w:rPr>
          <w:rFonts w:eastAsia="Times New Roman"/>
          <w:sz w:val="24"/>
          <w:szCs w:val="24"/>
          <w:lang w:val="en-CA" w:eastAsia="en-CA"/>
        </w:rPr>
        <w:t xml:space="preserve"> determinantal to both life stages of giant California sea cucumbers. </w:t>
      </w:r>
      <w:commentRangeEnd w:id="54"/>
      <w:r w:rsidR="00930B40" w:rsidRPr="0078554F">
        <w:rPr>
          <w:rStyle w:val="CommentReference"/>
          <w:lang w:val="en-CA"/>
        </w:rPr>
        <w:commentReference w:id="54"/>
      </w:r>
      <w:commentRangeEnd w:id="55"/>
      <w:r w:rsidR="00671036">
        <w:rPr>
          <w:rStyle w:val="CommentReference"/>
        </w:rPr>
        <w:commentReference w:id="55"/>
      </w:r>
    </w:p>
    <w:p w14:paraId="7D44F513" w14:textId="5E0585FA" w:rsidR="00CC59A2" w:rsidRDefault="009D626E" w:rsidP="00D7216B">
      <w:pPr>
        <w:spacing w:line="480" w:lineRule="auto"/>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Stiffness</w:t>
      </w:r>
    </w:p>
    <w:p w14:paraId="0ADB72C7" w14:textId="581C4BAF" w:rsidR="00C35384" w:rsidRDefault="008978E8" w:rsidP="00D16493">
      <w:pPr>
        <w:spacing w:line="480" w:lineRule="auto"/>
        <w:rPr>
          <w:rFonts w:eastAsia="Times New Roman" w:cstheme="minorHAnsi"/>
          <w:sz w:val="24"/>
          <w:szCs w:val="24"/>
          <w:lang w:val="en-CA" w:eastAsia="en-CA"/>
        </w:rPr>
      </w:pPr>
      <w:commentRangeStart w:id="56"/>
      <w:r>
        <w:rPr>
          <w:rFonts w:eastAsia="Times New Roman" w:cstheme="minorHAnsi"/>
          <w:sz w:val="24"/>
          <w:szCs w:val="24"/>
          <w:lang w:val="en-CA" w:eastAsia="en-CA"/>
        </w:rPr>
        <w:t xml:space="preserve">Sea cucumbers have </w:t>
      </w:r>
      <w:r w:rsidR="00F218B5">
        <w:rPr>
          <w:rFonts w:eastAsia="Times New Roman" w:cstheme="minorHAnsi"/>
          <w:sz w:val="24"/>
          <w:szCs w:val="24"/>
          <w:lang w:val="en-CA" w:eastAsia="en-CA"/>
        </w:rPr>
        <w:t>a</w:t>
      </w:r>
      <w:r w:rsidR="00F51A5B">
        <w:rPr>
          <w:rFonts w:eastAsia="Times New Roman" w:cstheme="minorHAnsi"/>
          <w:sz w:val="24"/>
          <w:szCs w:val="24"/>
          <w:lang w:val="en-CA" w:eastAsia="en-CA"/>
        </w:rPr>
        <w:t xml:space="preserve"> </w:t>
      </w:r>
      <w:r w:rsidR="00B428A6">
        <w:rPr>
          <w:rFonts w:eastAsia="Times New Roman" w:cstheme="minorHAnsi"/>
          <w:sz w:val="24"/>
          <w:szCs w:val="24"/>
          <w:lang w:val="en-CA" w:eastAsia="en-CA"/>
        </w:rPr>
        <w:t>band of</w:t>
      </w:r>
      <w:r w:rsidR="00F51A5B">
        <w:rPr>
          <w:rFonts w:eastAsia="Times New Roman" w:cstheme="minorHAnsi"/>
          <w:sz w:val="24"/>
          <w:szCs w:val="24"/>
          <w:lang w:val="en-CA" w:eastAsia="en-CA"/>
        </w:rPr>
        <w:t xml:space="preserve"> longitudinal muscle </w:t>
      </w:r>
      <w:r w:rsidR="00165E90">
        <w:rPr>
          <w:rFonts w:eastAsia="Times New Roman" w:cstheme="minorHAnsi"/>
          <w:sz w:val="24"/>
          <w:szCs w:val="24"/>
          <w:lang w:val="en-CA" w:eastAsia="en-CA"/>
        </w:rPr>
        <w:t xml:space="preserve">along each </w:t>
      </w:r>
      <w:r w:rsidR="00165E90" w:rsidRPr="00165E90">
        <w:rPr>
          <w:rFonts w:eastAsia="Times New Roman" w:cstheme="minorHAnsi"/>
          <w:sz w:val="24"/>
          <w:szCs w:val="24"/>
          <w:lang w:val="en-CA" w:eastAsia="en-CA"/>
        </w:rPr>
        <w:t>ambulacral</w:t>
      </w:r>
      <w:r w:rsidR="00165E90">
        <w:rPr>
          <w:rFonts w:eastAsia="Times New Roman" w:cstheme="minorHAnsi"/>
          <w:sz w:val="24"/>
          <w:szCs w:val="24"/>
          <w:lang w:val="en-CA" w:eastAsia="en-CA"/>
        </w:rPr>
        <w:t xml:space="preserve"> zone</w:t>
      </w:r>
      <w:r w:rsidR="00B428A6">
        <w:rPr>
          <w:rFonts w:eastAsia="Times New Roman" w:cstheme="minorHAnsi"/>
          <w:sz w:val="24"/>
          <w:szCs w:val="24"/>
          <w:lang w:val="en-CA" w:eastAsia="en-CA"/>
        </w:rPr>
        <w:t xml:space="preserve">, and </w:t>
      </w:r>
      <w:r w:rsidR="00D92A22">
        <w:rPr>
          <w:rFonts w:eastAsia="Times New Roman" w:cstheme="minorHAnsi"/>
          <w:sz w:val="24"/>
          <w:szCs w:val="24"/>
          <w:lang w:val="en-CA" w:eastAsia="en-CA"/>
        </w:rPr>
        <w:t xml:space="preserve">rings of </w:t>
      </w:r>
      <w:r w:rsidR="00B428A6">
        <w:rPr>
          <w:rFonts w:eastAsia="Times New Roman" w:cstheme="minorHAnsi"/>
          <w:sz w:val="24"/>
          <w:szCs w:val="24"/>
          <w:lang w:val="en-CA" w:eastAsia="en-CA"/>
        </w:rPr>
        <w:t>circular</w:t>
      </w:r>
      <w:r w:rsidR="00D92A22">
        <w:rPr>
          <w:rFonts w:eastAsia="Times New Roman" w:cstheme="minorHAnsi"/>
          <w:sz w:val="24"/>
          <w:szCs w:val="24"/>
          <w:lang w:val="en-CA" w:eastAsia="en-CA"/>
        </w:rPr>
        <w:t xml:space="preserve"> muscle </w:t>
      </w:r>
      <w:r w:rsidR="00F218B5">
        <w:rPr>
          <w:rFonts w:eastAsia="Times New Roman" w:cstheme="minorHAnsi"/>
          <w:sz w:val="24"/>
          <w:szCs w:val="24"/>
          <w:lang w:val="en-CA" w:eastAsia="en-CA"/>
        </w:rPr>
        <w:t>throughout</w:t>
      </w:r>
      <w:r w:rsidR="00D92A22">
        <w:rPr>
          <w:rFonts w:eastAsia="Times New Roman" w:cstheme="minorHAnsi"/>
          <w:sz w:val="24"/>
          <w:szCs w:val="24"/>
          <w:lang w:val="en-CA" w:eastAsia="en-CA"/>
        </w:rPr>
        <w:t xml:space="preserve"> </w:t>
      </w:r>
      <w:r w:rsidR="00F218B5">
        <w:rPr>
          <w:rFonts w:eastAsia="Times New Roman" w:cstheme="minorHAnsi"/>
          <w:sz w:val="24"/>
          <w:szCs w:val="24"/>
          <w:lang w:val="en-CA" w:eastAsia="en-CA"/>
        </w:rPr>
        <w:t>the</w:t>
      </w:r>
      <w:r w:rsidR="00D92A22">
        <w:rPr>
          <w:rFonts w:eastAsia="Times New Roman" w:cstheme="minorHAnsi"/>
          <w:sz w:val="24"/>
          <w:szCs w:val="24"/>
          <w:lang w:val="en-CA" w:eastAsia="en-CA"/>
        </w:rPr>
        <w:t xml:space="preserve"> </w:t>
      </w:r>
      <w:r w:rsidR="00F218B5">
        <w:rPr>
          <w:rFonts w:eastAsia="Times New Roman" w:cstheme="minorHAnsi"/>
          <w:sz w:val="24"/>
          <w:szCs w:val="24"/>
          <w:lang w:val="en-CA" w:eastAsia="en-CA"/>
        </w:rPr>
        <w:t>length body</w:t>
      </w:r>
      <w:r w:rsidR="006C3853">
        <w:rPr>
          <w:rFonts w:eastAsia="Times New Roman" w:cstheme="minorHAnsi"/>
          <w:sz w:val="24"/>
          <w:szCs w:val="24"/>
          <w:lang w:val="en-CA" w:eastAsia="en-CA"/>
        </w:rPr>
        <w:t xml:space="preserve"> which allow them to contract and length</w:t>
      </w:r>
      <w:r w:rsidR="0028470D">
        <w:rPr>
          <w:rFonts w:eastAsia="Times New Roman" w:cstheme="minorHAnsi"/>
          <w:sz w:val="24"/>
          <w:szCs w:val="24"/>
          <w:lang w:val="en-CA" w:eastAsia="en-CA"/>
        </w:rPr>
        <w:t>en.</w:t>
      </w:r>
      <w:r w:rsidR="006C3853">
        <w:rPr>
          <w:rFonts w:eastAsia="Times New Roman" w:cstheme="minorHAnsi"/>
          <w:sz w:val="24"/>
          <w:szCs w:val="24"/>
          <w:lang w:val="en-CA" w:eastAsia="en-CA"/>
        </w:rPr>
        <w:t xml:space="preserve"> </w:t>
      </w:r>
      <w:r w:rsidR="009B0101">
        <w:rPr>
          <w:rFonts w:eastAsia="Times New Roman" w:cstheme="minorHAnsi"/>
          <w:sz w:val="24"/>
          <w:szCs w:val="24"/>
          <w:lang w:val="en-CA" w:eastAsia="en-CA"/>
        </w:rPr>
        <w:t>The</w:t>
      </w:r>
      <w:r w:rsidR="00C74303">
        <w:rPr>
          <w:rFonts w:eastAsia="Times New Roman" w:cstheme="minorHAnsi"/>
          <w:sz w:val="24"/>
          <w:szCs w:val="24"/>
          <w:lang w:val="en-CA" w:eastAsia="en-CA"/>
        </w:rPr>
        <w:t xml:space="preserve"> dermis layer of sea cucumbers is rich in mutable collagenous tissue which allows the dermis to rapidly stiffen</w:t>
      </w:r>
      <w:r w:rsidR="007E1F37">
        <w:rPr>
          <w:rFonts w:eastAsia="Times New Roman" w:cstheme="minorHAnsi"/>
          <w:sz w:val="24"/>
          <w:szCs w:val="24"/>
          <w:lang w:val="en-CA" w:eastAsia="en-CA"/>
        </w:rPr>
        <w:t xml:space="preserve"> as a predator defense mechanism, and</w:t>
      </w:r>
      <w:r w:rsidR="006E4D2B">
        <w:rPr>
          <w:rFonts w:eastAsia="Times New Roman" w:cstheme="minorHAnsi"/>
          <w:sz w:val="24"/>
          <w:szCs w:val="24"/>
          <w:lang w:val="en-CA" w:eastAsia="en-CA"/>
        </w:rPr>
        <w:t xml:space="preserve"> to maintain posture</w:t>
      </w:r>
      <w:r w:rsidR="00F218B5">
        <w:rPr>
          <w:rFonts w:eastAsia="Times New Roman" w:cstheme="minorHAnsi"/>
          <w:sz w:val="24"/>
          <w:szCs w:val="24"/>
          <w:lang w:val="en-CA" w:eastAsia="en-CA"/>
        </w:rPr>
        <w:t xml:space="preserve"> </w:t>
      </w:r>
      <w:r w:rsidR="00F218B5">
        <w:rPr>
          <w:rFonts w:eastAsia="Times New Roman" w:cstheme="minorHAnsi"/>
          <w:sz w:val="24"/>
          <w:szCs w:val="24"/>
          <w:lang w:val="en-CA" w:eastAsia="en-CA"/>
        </w:rPr>
        <w:fldChar w:fldCharType="begin" w:fldLock="1"/>
      </w:r>
      <w:r w:rsidR="00F65AA6">
        <w:rPr>
          <w:rFonts w:eastAsia="Times New Roman" w:cstheme="minorHAnsi"/>
          <w:sz w:val="24"/>
          <w:szCs w:val="24"/>
          <w:lang w:val="en-CA" w:eastAsia="en-CA"/>
        </w:rPr>
        <w:instrText>ADDIN CSL_CITATION {"citationItems":[{"id":"ITEM-1","itemData":{"DOI":"10.1016/B978-0-12-799953-1.00004-0","ISBN":"9780127999531","ISSN":"01679309","abstract":"Like other sea cucumbers, Apostichopus japonicus has a roughly cylindrical shape. It is radially symmetrical along its longitudinal axis, and has weak transversal bilateral symmetry with defined dorsal and ventral surfaces. There are five ambulacral zones along the length of the body from the mouth to the anus - two on the dorsal surface, and three on the ventral surface. The anterior end of the animal, bearing the mouth, corresponds to the oral pole of other echinoderms (e.g., sea urchin and sea star). The posterior end, where the anus is located, corresponds to the aboral pole. A. japonicus has a well-developed respiratory tree, but no Cuvierian organ. This chapter describes and discusses the anatomy of the body wall, endoskeleton, coelom and coelomocytes, as well as the nervous, digestive, respiratory, water vascular, hemal, and reproductive systems of A. japonicus. The macrostructural, microstructural, and ultrastructural aspects are covered in detail.","author":[{"dropping-particle":"","family":"Gao","given":"Fei","non-dropping-particle":"","parse-names":false,"suffix":""},{"dropping-particle":"","family":"Yang","given":"Hongsheng","non-dropping-particle":"","parse-names":false,"suffix":""}],"container-title":"Developments in Aquaculture and Fisheries Science","id":"ITEM-1","issued":{"date-parts":[["2015"]]},"page":"53-76","title":"Anatomy","type":"article-journal","volume":"39"},"uris":["http://www.mendeley.com/documents/?uuid=b5112486-429d-4524-bbdd-aeadd6436905","http://www.mendeley.com/documents/?uuid=e97ed5a5-1e49-453a-97dc-e8fda1fa0f82"]}],"mendeley":{"formattedCitation":"(Gao &amp; Yang, 2015)","plainTextFormattedCitation":"(Gao &amp; Yang, 2015)","previouslyFormattedCitation":"(Gao &amp; Yang, 2015)"},"properties":{"noteIndex":0},"schema":"https://github.com/citation-style-language/schema/raw/master/csl-citation.json"}</w:instrText>
      </w:r>
      <w:r w:rsidR="00F218B5">
        <w:rPr>
          <w:rFonts w:eastAsia="Times New Roman" w:cstheme="minorHAnsi"/>
          <w:sz w:val="24"/>
          <w:szCs w:val="24"/>
          <w:lang w:val="en-CA" w:eastAsia="en-CA"/>
        </w:rPr>
        <w:fldChar w:fldCharType="separate"/>
      </w:r>
      <w:r w:rsidR="00F218B5" w:rsidRPr="00F218B5">
        <w:rPr>
          <w:rFonts w:eastAsia="Times New Roman" w:cstheme="minorHAnsi"/>
          <w:noProof/>
          <w:sz w:val="24"/>
          <w:szCs w:val="24"/>
          <w:lang w:val="en-CA" w:eastAsia="en-CA"/>
        </w:rPr>
        <w:t>(Gao &amp; Yang, 2015)</w:t>
      </w:r>
      <w:r w:rsidR="00F218B5">
        <w:rPr>
          <w:rFonts w:eastAsia="Times New Roman" w:cstheme="minorHAnsi"/>
          <w:sz w:val="24"/>
          <w:szCs w:val="24"/>
          <w:lang w:val="en-CA" w:eastAsia="en-CA"/>
        </w:rPr>
        <w:fldChar w:fldCharType="end"/>
      </w:r>
      <w:r w:rsidR="007E1F37">
        <w:rPr>
          <w:rFonts w:eastAsia="Times New Roman" w:cstheme="minorHAnsi"/>
          <w:sz w:val="24"/>
          <w:szCs w:val="24"/>
          <w:lang w:val="en-CA" w:eastAsia="en-CA"/>
        </w:rPr>
        <w:t xml:space="preserve">. </w:t>
      </w:r>
      <w:r w:rsidR="00731EDF">
        <w:rPr>
          <w:rFonts w:eastAsia="Times New Roman" w:cstheme="minorHAnsi"/>
          <w:sz w:val="24"/>
          <w:szCs w:val="24"/>
          <w:lang w:val="en-CA" w:eastAsia="en-CA"/>
        </w:rPr>
        <w:t>Protein-mediated changes</w:t>
      </w:r>
      <w:r w:rsidR="00A34A2A">
        <w:rPr>
          <w:rFonts w:eastAsia="Times New Roman" w:cstheme="minorHAnsi"/>
          <w:sz w:val="24"/>
          <w:szCs w:val="24"/>
          <w:lang w:val="en-CA" w:eastAsia="en-CA"/>
        </w:rPr>
        <w:t xml:space="preserve"> in the attractive forces between macromolecules in the extracellular matrix (the bulk of the cell material in mutable collagenous tissue) drives this stiffening</w:t>
      </w:r>
      <w:r w:rsidR="006E4D2B">
        <w:rPr>
          <w:rFonts w:eastAsia="Times New Roman" w:cstheme="minorHAnsi"/>
          <w:sz w:val="24"/>
          <w:szCs w:val="24"/>
          <w:lang w:val="en-CA" w:eastAsia="en-CA"/>
        </w:rPr>
        <w:t xml:space="preserve"> </w:t>
      </w:r>
      <w:r w:rsidR="00F218B5">
        <w:rPr>
          <w:rFonts w:eastAsia="Times New Roman" w:cstheme="minorHAnsi"/>
          <w:sz w:val="24"/>
          <w:szCs w:val="24"/>
          <w:lang w:val="en-CA" w:eastAsia="en-CA"/>
        </w:rPr>
        <w:fldChar w:fldCharType="begin" w:fldLock="1"/>
      </w:r>
      <w:r w:rsidR="00F218B5">
        <w:rPr>
          <w:rFonts w:eastAsia="Times New Roman" w:cstheme="minorHAnsi"/>
          <w:sz w:val="24"/>
          <w:szCs w:val="24"/>
          <w:lang w:val="en-CA" w:eastAsia="en-CA"/>
        </w:rPr>
        <w:instrText>ADDIN CSL_CITATION {"citationItems":[{"id":"ITEM-1","itemData":{"DOI":"10.1371/JOURNAL.PONE.0085644","ISSN":"19326203","PMID":"24454910","abstract":"The dermis in the holothurian body wall is a typical catch connective tissue or mutable collagenous tissue that shows rapid changes in stiffness. Some chemical factors that change the stiffness of the tissue were found in previous studies, but the molecular mechanisms of the changes are not yet fully understood. Detection of factors that change the stiffness by working directly on the extracellular matrix was vital to clarify the mechanisms of the change. We isolated from the body wall of the sea cucumber Stichopus chloronotus a novel protein, softenin, that softened the body-wall dermis. The apparent molecular mass was 20 kDa. The N-terminal sequence of 17 amino acids had low homology to that of known proteins. We performed sequential chemical and physical dissections of the dermis and tested the effects of softenin on each dissection stage by dynamic mechanical tests. Softenin softened Triton-treated dermis whose cells had been disrupted by detergent. The Triton-treated dermis was subjected to repetitive freeze-and-thawing to make Triton-Freeze-Thaw (TFT) dermis that was softer than the Triton-treated dermis, implying that some force-bearing structure had been disrupted by this treatment. TFT dermis was stiffened by tensilin, a stiffening protein of sea cucumbers. Softenin softened the tensilin-stiffened TFT dermis while it had no effect on the TFT dermis without tensilin treatment. We isolated collagen from the dermis. When tensilin was applied to the suspending solution of collagen fibrils, they made a large compact aggregate that was dissolved by the application of softenin or by repetitive freeze-and-thawing. These results strongly suggested that softenin decreased dermal stiffness through inhibiting cross-bridge formation between collagen fibrils; the formation was augmented by tensilin and the bridges were broken by the freeze-thaw treatment. Softenin is thus the first softener of catch connective tissue shown to work on the cross-bridges between extracellular materials.© 2014 Takehana et al.","author":[{"dropping-particle":"","family":"Takehana","given":"Yasuhiro","non-dropping-particle":"","parse-names":false,"suffix":""},{"dropping-particle":"","family":"Yamada","given":"Akira","non-dropping-particle":"","parse-names":false,"suffix":""},{"dropping-particle":"","family":"Tamori","given":"Masaki","non-dropping-particle":"","parse-names":false,"suffix":""},{"dropping-particle":"","family":"Motokawa","given":"Tatsuo","non-dropping-particle":"","parse-names":false,"suffix":""}],"container-title":"PLoS ONE","id":"ITEM-1","issue":"1","issued":{"date-parts":[["2014","1","15"]]},"publisher":"Public Library of Science","title":"Softenin, a novel protein that softens the connective tissue of sea Cucumbers through Inhibiting Interaction between collagen fibrils","type":"article-journal","volume":"9"},"uris":["http://www.mendeley.com/documents/?uuid=dd664512-6556-4b63-bdcf-5be6dbe41315"]}],"mendeley":{"formattedCitation":"(Takehana et al., 2014)","plainTextFormattedCitation":"(Takehana et al., 2014)","previouslyFormattedCitation":"(Takehana et al., 2014)"},"properties":{"noteIndex":0},"schema":"https://github.com/citation-style-language/schema/raw/master/csl-citation.json"}</w:instrText>
      </w:r>
      <w:r w:rsidR="00F218B5">
        <w:rPr>
          <w:rFonts w:eastAsia="Times New Roman" w:cstheme="minorHAnsi"/>
          <w:sz w:val="24"/>
          <w:szCs w:val="24"/>
          <w:lang w:val="en-CA" w:eastAsia="en-CA"/>
        </w:rPr>
        <w:fldChar w:fldCharType="separate"/>
      </w:r>
      <w:r w:rsidR="00F218B5" w:rsidRPr="00F218B5">
        <w:rPr>
          <w:rFonts w:eastAsia="Times New Roman" w:cstheme="minorHAnsi"/>
          <w:noProof/>
          <w:sz w:val="24"/>
          <w:szCs w:val="24"/>
          <w:lang w:val="en-CA" w:eastAsia="en-CA"/>
        </w:rPr>
        <w:t>(Takehana et al., 2014)</w:t>
      </w:r>
      <w:r w:rsidR="00F218B5">
        <w:rPr>
          <w:rFonts w:eastAsia="Times New Roman" w:cstheme="minorHAnsi"/>
          <w:sz w:val="24"/>
          <w:szCs w:val="24"/>
          <w:lang w:val="en-CA" w:eastAsia="en-CA"/>
        </w:rPr>
        <w:fldChar w:fldCharType="end"/>
      </w:r>
      <w:r w:rsidR="00CD55CE">
        <w:rPr>
          <w:rFonts w:eastAsia="Times New Roman" w:cstheme="minorHAnsi"/>
          <w:sz w:val="24"/>
          <w:szCs w:val="24"/>
          <w:lang w:val="en-CA" w:eastAsia="en-CA"/>
        </w:rPr>
        <w:t xml:space="preserve">. </w:t>
      </w:r>
      <w:commentRangeEnd w:id="56"/>
      <w:r w:rsidR="00903181">
        <w:rPr>
          <w:rStyle w:val="CommentReference"/>
        </w:rPr>
        <w:commentReference w:id="56"/>
      </w:r>
      <w:commentRangeStart w:id="57"/>
      <w:r w:rsidR="004B6E26">
        <w:rPr>
          <w:rFonts w:eastAsia="Times New Roman" w:cstheme="minorHAnsi"/>
          <w:sz w:val="24"/>
          <w:szCs w:val="24"/>
          <w:lang w:val="en-CA" w:eastAsia="en-CA"/>
        </w:rPr>
        <w:t>Observed</w:t>
      </w:r>
      <w:r w:rsidR="00F218B5">
        <w:rPr>
          <w:rFonts w:eastAsia="Times New Roman" w:cstheme="minorHAnsi"/>
          <w:sz w:val="24"/>
          <w:szCs w:val="24"/>
          <w:lang w:val="en-CA" w:eastAsia="en-CA"/>
        </w:rPr>
        <w:t xml:space="preserve"> stiffening </w:t>
      </w:r>
      <w:r w:rsidR="00F97325">
        <w:rPr>
          <w:rFonts w:eastAsia="Times New Roman" w:cstheme="minorHAnsi"/>
          <w:sz w:val="24"/>
          <w:szCs w:val="24"/>
          <w:lang w:val="en-CA" w:eastAsia="en-CA"/>
        </w:rPr>
        <w:t xml:space="preserve">measured both the </w:t>
      </w:r>
      <w:r w:rsidR="004B6E26">
        <w:rPr>
          <w:rFonts w:eastAsia="Times New Roman" w:cstheme="minorHAnsi"/>
          <w:sz w:val="24"/>
          <w:szCs w:val="24"/>
          <w:lang w:val="en-CA" w:eastAsia="en-CA"/>
        </w:rPr>
        <w:t>muscle</w:t>
      </w:r>
      <w:r w:rsidR="00F97325">
        <w:rPr>
          <w:rFonts w:eastAsia="Times New Roman" w:cstheme="minorHAnsi"/>
          <w:sz w:val="24"/>
          <w:szCs w:val="24"/>
          <w:lang w:val="en-CA" w:eastAsia="en-CA"/>
        </w:rPr>
        <w:t xml:space="preserve"> contractions and dermal stiffening</w:t>
      </w:r>
      <w:r w:rsidR="004B6E26">
        <w:rPr>
          <w:rFonts w:eastAsia="Times New Roman" w:cstheme="minorHAnsi"/>
          <w:sz w:val="24"/>
          <w:szCs w:val="24"/>
          <w:lang w:val="en-CA" w:eastAsia="en-CA"/>
        </w:rPr>
        <w:t>.</w:t>
      </w:r>
      <w:commentRangeEnd w:id="57"/>
      <w:r w:rsidR="00903181">
        <w:rPr>
          <w:rStyle w:val="CommentReference"/>
        </w:rPr>
        <w:commentReference w:id="57"/>
      </w:r>
      <w:r w:rsidR="004B6E26">
        <w:rPr>
          <w:rFonts w:eastAsia="Times New Roman" w:cstheme="minorHAnsi"/>
          <w:sz w:val="24"/>
          <w:szCs w:val="24"/>
          <w:lang w:val="en-CA" w:eastAsia="en-CA"/>
        </w:rPr>
        <w:t xml:space="preserve"> </w:t>
      </w:r>
      <w:r w:rsidR="00CD55CE">
        <w:rPr>
          <w:rFonts w:eastAsia="Times New Roman" w:cstheme="minorHAnsi"/>
          <w:sz w:val="24"/>
          <w:szCs w:val="24"/>
          <w:lang w:val="en-CA" w:eastAsia="en-CA"/>
        </w:rPr>
        <w:t xml:space="preserve">Based on </w:t>
      </w:r>
      <w:r w:rsidR="00C74303">
        <w:rPr>
          <w:rFonts w:eastAsia="Times New Roman" w:cstheme="minorHAnsi"/>
          <w:sz w:val="24"/>
          <w:szCs w:val="24"/>
          <w:lang w:val="en-CA" w:eastAsia="en-CA"/>
        </w:rPr>
        <w:t>the</w:t>
      </w:r>
      <w:r w:rsidR="00165E90">
        <w:rPr>
          <w:rFonts w:eastAsia="Times New Roman" w:cstheme="minorHAnsi"/>
          <w:sz w:val="24"/>
          <w:szCs w:val="24"/>
          <w:lang w:val="en-CA" w:eastAsia="en-CA"/>
        </w:rPr>
        <w:t xml:space="preserve"> </w:t>
      </w:r>
      <w:r w:rsidR="00CD55CE">
        <w:rPr>
          <w:rFonts w:eastAsia="Times New Roman" w:cstheme="minorHAnsi"/>
          <w:sz w:val="24"/>
          <w:szCs w:val="24"/>
          <w:lang w:val="en-CA" w:eastAsia="en-CA"/>
        </w:rPr>
        <w:t>lack of stiffening observed at higher temperatures,</w:t>
      </w:r>
      <w:r w:rsidR="006E4D2B">
        <w:rPr>
          <w:rFonts w:eastAsia="Times New Roman" w:cstheme="minorHAnsi"/>
          <w:sz w:val="24"/>
          <w:szCs w:val="24"/>
          <w:lang w:val="en-CA" w:eastAsia="en-CA"/>
        </w:rPr>
        <w:t xml:space="preserve"> </w:t>
      </w:r>
      <w:r w:rsidR="00CD55CE">
        <w:rPr>
          <w:rFonts w:eastAsia="Times New Roman" w:cstheme="minorHAnsi"/>
          <w:sz w:val="24"/>
          <w:szCs w:val="24"/>
          <w:lang w:val="en-CA" w:eastAsia="en-CA"/>
        </w:rPr>
        <w:t>heat stress</w:t>
      </w:r>
      <w:r w:rsidR="00F8739F">
        <w:rPr>
          <w:rFonts w:eastAsia="Times New Roman" w:cstheme="minorHAnsi"/>
          <w:sz w:val="24"/>
          <w:szCs w:val="24"/>
          <w:lang w:val="en-CA" w:eastAsia="en-CA"/>
        </w:rPr>
        <w:t xml:space="preserve"> may increase the production of the de-stiffening protein </w:t>
      </w:r>
      <w:proofErr w:type="spellStart"/>
      <w:r w:rsidR="00F8739F">
        <w:rPr>
          <w:rFonts w:eastAsia="Times New Roman" w:cstheme="minorHAnsi"/>
          <w:sz w:val="24"/>
          <w:szCs w:val="24"/>
          <w:lang w:val="en-CA" w:eastAsia="en-CA"/>
        </w:rPr>
        <w:t>softenin</w:t>
      </w:r>
      <w:proofErr w:type="spellEnd"/>
      <w:r w:rsidR="00F8739F">
        <w:rPr>
          <w:rFonts w:eastAsia="Times New Roman" w:cstheme="minorHAnsi"/>
          <w:sz w:val="24"/>
          <w:szCs w:val="24"/>
          <w:lang w:val="en-CA" w:eastAsia="en-CA"/>
        </w:rPr>
        <w:t xml:space="preserve"> </w:t>
      </w:r>
      <w:r w:rsidR="00F8739F">
        <w:rPr>
          <w:rFonts w:eastAsia="Times New Roman" w:cstheme="minorHAnsi"/>
          <w:sz w:val="24"/>
          <w:szCs w:val="24"/>
          <w:lang w:val="en-CA" w:eastAsia="en-CA"/>
        </w:rPr>
        <w:fldChar w:fldCharType="begin" w:fldLock="1"/>
      </w:r>
      <w:r w:rsidR="00F077A1">
        <w:rPr>
          <w:rFonts w:eastAsia="Times New Roman" w:cstheme="minorHAnsi"/>
          <w:sz w:val="24"/>
          <w:szCs w:val="24"/>
          <w:lang w:val="en-CA" w:eastAsia="en-CA"/>
        </w:rPr>
        <w:instrText>ADDIN CSL_CITATION {"citationItems":[{"id":"ITEM-1","itemData":{"DOI":"10.1371/JOURNAL.PONE.0085644","ISSN":"19326203","PMID":"24454910","abstract":"The dermis in the holothurian body wall is a typical catch connective tissue or mutable collagenous tissue that shows rapid changes in stiffness. Some chemical factors that change the stiffness of the tissue were found in previous studies, but the molecular mechanisms of the changes are not yet fully understood. Detection of factors that change the stiffness by working directly on the extracellular matrix was vital to clarify the mechanisms of the change. We isolated from the body wall of the sea cucumber Stichopus chloronotus a novel protein, softenin, that softened the body-wall dermis. The apparent molecular mass was 20 kDa. The N-terminal sequence of 17 amino acids had low homology to that of known proteins. We performed sequential chemical and physical dissections of the dermis and tested the effects of softenin on each dissection stage by dynamic mechanical tests. Softenin softened Triton-treated dermis whose cells had been disrupted by detergent. The Triton-treated dermis was subjected to repetitive freeze-and-thawing to make Triton-Freeze-Thaw (TFT) dermis that was softer than the Triton-treated dermis, implying that some force-bearing structure had been disrupted by this treatment. TFT dermis was stiffened by tensilin, a stiffening protein of sea cucumbers. Softenin softened the tensilin-stiffened TFT dermis while it had no effect on the TFT dermis without tensilin treatment. We isolated collagen from the dermis. When tensilin was applied to the suspending solution of collagen fibrils, they made a large compact aggregate that was dissolved by the application of softenin or by repetitive freeze-and-thawing. These results strongly suggested that softenin decreased dermal stiffness through inhibiting cross-bridge formation between collagen fibrils; the formation was augmented by tensilin and the bridges were broken by the freeze-thaw treatment. Softenin is thus the first softener of catch connective tissue shown to work on the cross-bridges between extracellular materials.© 2014 Takehana et al.","author":[{"dropping-particle":"","family":"Takehana","given":"Yasuhiro","non-dropping-particle":"","parse-names":false,"suffix":""},{"dropping-particle":"","family":"Yamada","given":"Akira","non-dropping-particle":"","parse-names":false,"suffix":""},{"dropping-particle":"","family":"Tamori","given":"Masaki","non-dropping-particle":"","parse-names":false,"suffix":""},{"dropping-particle":"","family":"Motokawa","given":"Tatsuo","non-dropping-particle":"","parse-names":false,"suffix":""}],"container-title":"PLoS ONE","id":"ITEM-1","issue":"1","issued":{"date-parts":[["2014","1","15"]]},"publisher":"Public Library of Science","title":"Softenin, a novel protein that softens the connective tissue of sea Cucumbers through Inhibiting Interaction between collagen fibrils","type":"article-journal","volume":"9"},"uris":["http://www.mendeley.com/documents/?uuid=dd664512-6556-4b63-bdcf-5be6dbe41315"]}],"mendeley":{"formattedCitation":"(Takehana et al., 2014)","plainTextFormattedCitation":"(Takehana et al., 2014)","previouslyFormattedCitation":"(Takehana et al., 2014)"},"properties":{"noteIndex":0},"schema":"https://github.com/citation-style-language/schema/raw/master/csl-citation.json"}</w:instrText>
      </w:r>
      <w:r w:rsidR="00F8739F">
        <w:rPr>
          <w:rFonts w:eastAsia="Times New Roman" w:cstheme="minorHAnsi"/>
          <w:sz w:val="24"/>
          <w:szCs w:val="24"/>
          <w:lang w:val="en-CA" w:eastAsia="en-CA"/>
        </w:rPr>
        <w:fldChar w:fldCharType="separate"/>
      </w:r>
      <w:r w:rsidR="00F8739F" w:rsidRPr="00CC5388">
        <w:rPr>
          <w:rFonts w:eastAsia="Times New Roman" w:cstheme="minorHAnsi"/>
          <w:noProof/>
          <w:sz w:val="24"/>
          <w:szCs w:val="24"/>
          <w:lang w:val="en-CA" w:eastAsia="en-CA"/>
        </w:rPr>
        <w:t>(Takehana et al., 2014)</w:t>
      </w:r>
      <w:r w:rsidR="00F8739F">
        <w:rPr>
          <w:rFonts w:eastAsia="Times New Roman" w:cstheme="minorHAnsi"/>
          <w:sz w:val="24"/>
          <w:szCs w:val="24"/>
          <w:lang w:val="en-CA" w:eastAsia="en-CA"/>
        </w:rPr>
        <w:fldChar w:fldCharType="end"/>
      </w:r>
      <w:r w:rsidR="00F8739F">
        <w:rPr>
          <w:rFonts w:eastAsia="Times New Roman" w:cstheme="minorHAnsi"/>
          <w:sz w:val="24"/>
          <w:szCs w:val="24"/>
          <w:lang w:val="en-CA" w:eastAsia="en-CA"/>
        </w:rPr>
        <w:t>, or denature</w:t>
      </w:r>
      <w:r w:rsidR="00CD55CE">
        <w:rPr>
          <w:rFonts w:eastAsia="Times New Roman" w:cstheme="minorHAnsi"/>
          <w:sz w:val="24"/>
          <w:szCs w:val="24"/>
          <w:lang w:val="en-CA" w:eastAsia="en-CA"/>
        </w:rPr>
        <w:t>/</w:t>
      </w:r>
      <w:r w:rsidR="00F8739F">
        <w:rPr>
          <w:rFonts w:eastAsia="Times New Roman" w:cstheme="minorHAnsi"/>
          <w:sz w:val="24"/>
          <w:szCs w:val="24"/>
          <w:lang w:val="en-CA" w:eastAsia="en-CA"/>
        </w:rPr>
        <w:t xml:space="preserve">decreases the production of the stiffening protein </w:t>
      </w:r>
      <w:proofErr w:type="spellStart"/>
      <w:r w:rsidR="00F8739F">
        <w:rPr>
          <w:rFonts w:eastAsia="Times New Roman" w:cstheme="minorHAnsi"/>
          <w:sz w:val="24"/>
          <w:szCs w:val="24"/>
          <w:lang w:val="en-CA" w:eastAsia="en-CA"/>
        </w:rPr>
        <w:t>tensilin</w:t>
      </w:r>
      <w:proofErr w:type="spellEnd"/>
      <w:r w:rsidR="00F8739F">
        <w:rPr>
          <w:rFonts w:eastAsia="Times New Roman" w:cstheme="minorHAnsi"/>
          <w:sz w:val="24"/>
          <w:szCs w:val="24"/>
          <w:lang w:val="en-CA" w:eastAsia="en-CA"/>
        </w:rPr>
        <w:t xml:space="preserve"> </w:t>
      </w:r>
      <w:r w:rsidR="00F8739F">
        <w:rPr>
          <w:rFonts w:eastAsia="Times New Roman" w:cstheme="minorHAnsi"/>
          <w:sz w:val="24"/>
          <w:szCs w:val="24"/>
          <w:lang w:val="en-CA" w:eastAsia="en-CA"/>
        </w:rPr>
        <w:fldChar w:fldCharType="begin" w:fldLock="1"/>
      </w:r>
      <w:r w:rsidR="00F8739F">
        <w:rPr>
          <w:rFonts w:eastAsia="Times New Roman" w:cstheme="minorHAnsi"/>
          <w:sz w:val="24"/>
          <w:szCs w:val="24"/>
          <w:lang w:val="en-CA" w:eastAsia="en-CA"/>
        </w:rPr>
        <w:instrText>ADDIN CSL_CITATION {"citationItems":[{"id":"ITEM-1","itemData":{"DOI":"10.1371/JOURNAL.PONE.0155673","ISSN":"19326203","PMID":"27192546","abstract":"The dermis of sea cucumbers is a catch connective tissue or a mutable collagenous tissue that shows rapid, large and reversible stiffness changes in response to stimulation. The main component of the dermis is the extracellular material composed of collagen fibrils embedded in a hydrogel of proteoglycans. The stiffness of the extracellular material determines that of the dermis. The dermis has three mechanical states: soft (Sa), standard (Sb) and stiff (Sc). We studied the ultrastructural changes associated with the stiffness changes. Transverse sections of collagen fibrils in the dermis showed irregular perimeters with electron-dense protrusions or arms that cross-bridged between fibrils. The number of cross-bridges increased in stiffer dermis. The distance between the fibrils was shorter in Sc than that in other states, which was in accord with the previous report that water exuded from the tissue in the transition Sb→Sc. The ultrastructure of collagen fibrils that had been isolated from the dermis was also studied. Fibrils aggregated by tensilin, which causes the transition Sa→Sb possibly through an increase in cohesive forces between fibrils, had larger diameter than those dispersed by softenin, which antagonizes the effect of tensilin. No cross-bridges were found in isolated collagen fibrils. From the present ultrastructural study we propose that three different mechanisms work together to increase the dermal stiffness. 1.Tensilin makes collagen fibrils stronger and stiffer in Sa→Sb through an increase in cohesive forces between subfibrils that constituted fibrils; 2. Cross-bridging by arms caused the fibrils to be a continuous network of bundles both in Sa→Sb and in Sb→Sc; 3. The matrix embedding the fibril network became stiffer in Sb→Sc, which was produced by bonding associated with water exudation.","author":[{"dropping-particle":"","family":"Tamori","given":"Masaki","non-dropping-particle":"","parse-names":false,"suffix":""},{"dropping-particle":"","family":"Ishida","given":"Kinji","non-dropping-particle":"","parse-names":false,"suffix":""},{"dropping-particle":"","family":"Matsuura","given":"Eri","non-dropping-particle":"","parse-names":false,"suffix":""},{"dropping-particle":"","family":"Ogasawara","given":"Katsutoshi","non-dropping-particle":"","parse-names":false,"suffix":""},{"dropping-particle":"","family":"Hanasaka","given":"Tomohito","non-dropping-particle":"","parse-names":false,"suffix":""},{"dropping-particle":"","family":"Takehana","given":"Yasuhiro","non-dropping-particle":"","parse-names":false,"suffix":""},{"dropping-particle":"","family":"Motokawa","given":"Tatsuo","non-dropping-particle":"","parse-names":false,"suffix":""},{"dropping-particle":"","family":"Osawa","given":"Tokuji","non-dropping-particle":"","parse-names":false,"suffix":""}],"container-title":"PLoS ONE","id":"ITEM-1","issue":"5","issued":{"date-parts":[["2016","5","1"]]},"publisher":"Public Library of Science","title":"Ultrastructural changes associated with reversible stiffening in catch connective tissue of sea cucumbers","type":"article-journal","volume":"11"},"uris":["http://www.mendeley.com/documents/?uuid=a2fecd74-9969-4286-b3b9-4fda89c3e1b8"]},{"id":"ITEM-2","itemData":{"DOI":"10.1242/JEB.044149","abstract":"The dermis of sea cucumbers is a catch connective tissue or mutable collagenous tissue that shows large changes in stiffness. Extensive studies on the dermis revealed that it can adopt three different states having different mechanical properties that can be reversibly converted. These are the stiff, standard and soft states. The standard state is readily produced when a dermal piece is immersed in the sea water containing Ca2+, whereas the soft state can be produced by removal of Ca2+. A stiffening protein, tensilin, has been isolated from some sea cucumbers (Cucumaria frondosa and Holothuria leucospilota. Although tensilin converts the state of the dermis from soft to standard, it cannot convert from standard to stiff. In this study, we isolated and partially purified a novel stiffening factor from the dermis of Holothuria leucospilota. The factor stiffened the dermis in normal artificial sea water (ASW) but did not stiffen the soft dermis in Ca2+-free ASW. It also stiffened the dermis that had been converted to the standard state in Ca2+-free ASW by the action of tensilin. These results suggest that the factor produces the stiff dermis from the standard state but cannot work as a stiffener on the soft dermis. Its addition to longitudinal muscles of the sea cucumber produced no effects, suggesting that its effect is specific to the catch connective tissue. Its stiffening activity was susceptible to trypsin, meaning that it is a polypeptide, and its molecular mass estimated from gel filtration chromatography was 2.4 kDa. © 2010. Published by The Company of Biologists Ltd.","author":[{"dropping-particle":"","family":"Yamada","given":"Akira","non-dropping-particle":"","parse-names":false,"suffix":""},{"dropping-particle":"","family":"Tamori","given":"Masaki","non-dropping-particle":"","parse-names":false,"suffix":""},{"dropping-particle":"","family":"Iketani","given":"Tomoaki","non-dropping-particle":"","parse-names":false,"suffix":""},{"dropping-particle":"","family":"Oiwa","given":"Kazuhiro","non-dropping-particle":"","parse-names":false,"suffix":""},{"dropping-particle":"","family":"Motokawa","given":"Tatsuo","non-dropping-particle":"","parse-names":false,"suffix":""}],"container-title":"Journal of Experimental Biology","id":"ITEM-2","issue":"20","issued":{"date-parts":[["2010","10"]]},"page":"3416-3422","title":"A novel stiffening factor inducing the stiffest state of holothurian catch connective tissue","type":"article-journal","volume":"213"},"uris":["http://www.mendeley.com/documents/?uuid=ca81e528-55d3-4181-8d5d-5d51588dace8"]}],"mendeley":{"formattedCitation":"(Tamori et al., 2016; Yamada et al., 2010)","plainTextFormattedCitation":"(Tamori et al., 2016; Yamada et al., 2010)","previouslyFormattedCitation":"(Tamori et al., 2016; Yamada et al., 2010)"},"properties":{"noteIndex":0},"schema":"https://github.com/citation-style-language/schema/raw/master/csl-citation.json"}</w:instrText>
      </w:r>
      <w:r w:rsidR="00F8739F">
        <w:rPr>
          <w:rFonts w:eastAsia="Times New Roman" w:cstheme="minorHAnsi"/>
          <w:sz w:val="24"/>
          <w:szCs w:val="24"/>
          <w:lang w:val="en-CA" w:eastAsia="en-CA"/>
        </w:rPr>
        <w:fldChar w:fldCharType="separate"/>
      </w:r>
      <w:r w:rsidR="00F8739F" w:rsidRPr="00CC5388">
        <w:rPr>
          <w:rFonts w:eastAsia="Times New Roman" w:cstheme="minorHAnsi"/>
          <w:noProof/>
          <w:sz w:val="24"/>
          <w:szCs w:val="24"/>
          <w:lang w:val="en-CA" w:eastAsia="en-CA"/>
        </w:rPr>
        <w:t>(Tamori et al., 2016; Yamada et al., 2010)</w:t>
      </w:r>
      <w:r w:rsidR="00F8739F">
        <w:rPr>
          <w:rFonts w:eastAsia="Times New Roman" w:cstheme="minorHAnsi"/>
          <w:sz w:val="24"/>
          <w:szCs w:val="24"/>
          <w:lang w:val="en-CA" w:eastAsia="en-CA"/>
        </w:rPr>
        <w:fldChar w:fldCharType="end"/>
      </w:r>
      <w:r w:rsidR="00F8739F">
        <w:rPr>
          <w:rFonts w:eastAsia="Times New Roman" w:cstheme="minorHAnsi"/>
          <w:sz w:val="24"/>
          <w:szCs w:val="24"/>
          <w:lang w:val="en-CA" w:eastAsia="en-CA"/>
        </w:rPr>
        <w:t>.</w:t>
      </w:r>
      <w:r w:rsidR="0090422B">
        <w:rPr>
          <w:rFonts w:eastAsia="Times New Roman" w:cstheme="minorHAnsi"/>
          <w:sz w:val="24"/>
          <w:szCs w:val="24"/>
          <w:lang w:val="en-CA" w:eastAsia="en-CA"/>
        </w:rPr>
        <w:t xml:space="preserve"> </w:t>
      </w:r>
      <w:r w:rsidR="004B6E26">
        <w:rPr>
          <w:rFonts w:eastAsia="Times New Roman" w:cstheme="minorHAnsi"/>
          <w:sz w:val="24"/>
          <w:szCs w:val="24"/>
          <w:lang w:val="en-CA" w:eastAsia="en-CA"/>
        </w:rPr>
        <w:t xml:space="preserve">It may </w:t>
      </w:r>
      <w:commentRangeStart w:id="58"/>
      <w:r w:rsidR="004B6E26">
        <w:rPr>
          <w:rFonts w:eastAsia="Times New Roman" w:cstheme="minorHAnsi"/>
          <w:sz w:val="24"/>
          <w:szCs w:val="24"/>
          <w:lang w:val="en-CA" w:eastAsia="en-CA"/>
        </w:rPr>
        <w:t>also {}.</w:t>
      </w:r>
      <w:r w:rsidR="0090422B">
        <w:rPr>
          <w:rFonts w:eastAsia="Times New Roman" w:cstheme="minorHAnsi"/>
          <w:sz w:val="24"/>
          <w:szCs w:val="24"/>
          <w:lang w:val="en-CA" w:eastAsia="en-CA"/>
        </w:rPr>
        <w:t xml:space="preserve"> </w:t>
      </w:r>
      <w:commentRangeEnd w:id="58"/>
      <w:r w:rsidR="004B6E26">
        <w:rPr>
          <w:rStyle w:val="CommentReference"/>
        </w:rPr>
        <w:commentReference w:id="58"/>
      </w:r>
      <w:r w:rsidR="005C44AA">
        <w:rPr>
          <w:rFonts w:eastAsia="Times New Roman" w:cstheme="minorHAnsi"/>
          <w:sz w:val="24"/>
          <w:szCs w:val="24"/>
          <w:lang w:val="en-CA" w:eastAsia="en-CA"/>
        </w:rPr>
        <w:t xml:space="preserve">Although the </w:t>
      </w:r>
      <w:r w:rsidR="005C44AA" w:rsidRPr="00C34FA5">
        <w:rPr>
          <w:rFonts w:eastAsia="Times New Roman" w:cstheme="minorHAnsi"/>
          <w:sz w:val="24"/>
          <w:szCs w:val="24"/>
          <w:lang w:val="en-CA" w:eastAsia="en-CA"/>
        </w:rPr>
        <w:t>1</w:t>
      </w:r>
      <w:r w:rsidR="005C44AA">
        <w:rPr>
          <w:rFonts w:eastAsia="Times New Roman" w:cstheme="minorHAnsi"/>
          <w:sz w:val="24"/>
          <w:szCs w:val="24"/>
          <w:lang w:val="en-CA" w:eastAsia="en-CA"/>
        </w:rPr>
        <w:t>7</w:t>
      </w:r>
      <w:r w:rsidR="005C44AA" w:rsidRPr="00C34FA5">
        <w:rPr>
          <w:rFonts w:eastAsia="Times New Roman" w:cstheme="minorHAnsi"/>
          <w:sz w:val="24"/>
          <w:szCs w:val="24"/>
          <w:lang w:val="en-CA" w:eastAsia="en-CA"/>
        </w:rPr>
        <w:t>°C</w:t>
      </w:r>
      <w:r w:rsidR="005C44AA">
        <w:rPr>
          <w:rFonts w:eastAsia="Times New Roman" w:cstheme="minorHAnsi"/>
          <w:sz w:val="24"/>
          <w:szCs w:val="24"/>
          <w:lang w:val="en-CA" w:eastAsia="en-CA"/>
        </w:rPr>
        <w:t xml:space="preserve"> treatment did not cause any mortality, t</w:t>
      </w:r>
      <w:r w:rsidR="00573CE1">
        <w:rPr>
          <w:rFonts w:eastAsia="Times New Roman" w:cstheme="minorHAnsi"/>
          <w:sz w:val="24"/>
          <w:szCs w:val="24"/>
          <w:lang w:val="en-CA" w:eastAsia="en-CA"/>
        </w:rPr>
        <w:t>he</w:t>
      </w:r>
      <w:r w:rsidR="0011315A">
        <w:rPr>
          <w:rFonts w:eastAsia="Times New Roman" w:cstheme="minorHAnsi"/>
          <w:sz w:val="24"/>
          <w:szCs w:val="24"/>
          <w:lang w:val="en-CA" w:eastAsia="en-CA"/>
        </w:rPr>
        <w:t xml:space="preserve"> sublethal</w:t>
      </w:r>
      <w:r w:rsidR="00573CE1">
        <w:rPr>
          <w:rFonts w:eastAsia="Times New Roman" w:cstheme="minorHAnsi"/>
          <w:sz w:val="24"/>
          <w:szCs w:val="24"/>
          <w:lang w:val="en-CA" w:eastAsia="en-CA"/>
        </w:rPr>
        <w:t xml:space="preserve"> impact of this treatment on stiffening behaviours </w:t>
      </w:r>
      <w:r w:rsidR="0072646F">
        <w:rPr>
          <w:rFonts w:eastAsia="Times New Roman" w:cstheme="minorHAnsi"/>
          <w:sz w:val="24"/>
          <w:szCs w:val="24"/>
          <w:lang w:val="en-CA" w:eastAsia="en-CA"/>
        </w:rPr>
        <w:t>was</w:t>
      </w:r>
      <w:r w:rsidR="0078054E">
        <w:rPr>
          <w:rFonts w:eastAsia="Times New Roman" w:cstheme="minorHAnsi"/>
          <w:sz w:val="24"/>
          <w:szCs w:val="24"/>
          <w:lang w:val="en-CA" w:eastAsia="en-CA"/>
        </w:rPr>
        <w:t xml:space="preserve"> </w:t>
      </w:r>
      <w:r w:rsidR="00650C5F">
        <w:rPr>
          <w:rFonts w:eastAsia="Times New Roman" w:cstheme="minorHAnsi"/>
          <w:sz w:val="24"/>
          <w:szCs w:val="24"/>
          <w:lang w:val="en-CA" w:eastAsia="en-CA"/>
        </w:rPr>
        <w:t xml:space="preserve">almost to the same extent </w:t>
      </w:r>
      <w:r w:rsidR="00650C5F">
        <w:rPr>
          <w:rFonts w:eastAsia="Times New Roman" w:cstheme="minorHAnsi"/>
          <w:sz w:val="24"/>
          <w:szCs w:val="24"/>
          <w:lang w:val="en-CA" w:eastAsia="en-CA"/>
        </w:rPr>
        <w:lastRenderedPageBreak/>
        <w:t>as the 2</w:t>
      </w:r>
      <w:r w:rsidR="00650C5F" w:rsidRPr="00C34FA5">
        <w:rPr>
          <w:rFonts w:eastAsia="Times New Roman" w:cstheme="minorHAnsi"/>
          <w:sz w:val="24"/>
          <w:szCs w:val="24"/>
          <w:lang w:val="en-CA" w:eastAsia="en-CA"/>
        </w:rPr>
        <w:t>2°C</w:t>
      </w:r>
      <w:r w:rsidR="00650C5F">
        <w:rPr>
          <w:rFonts w:eastAsia="Times New Roman" w:cstheme="minorHAnsi"/>
          <w:sz w:val="24"/>
          <w:szCs w:val="24"/>
          <w:lang w:val="en-CA" w:eastAsia="en-CA"/>
        </w:rPr>
        <w:t xml:space="preserve"> treatment</w:t>
      </w:r>
      <w:r w:rsidR="004B6E26">
        <w:rPr>
          <w:rFonts w:eastAsia="Times New Roman" w:cstheme="minorHAnsi"/>
          <w:sz w:val="24"/>
          <w:szCs w:val="24"/>
          <w:lang w:val="en-CA" w:eastAsia="en-CA"/>
        </w:rPr>
        <w:t>,</w:t>
      </w:r>
      <w:r w:rsidR="0090422B">
        <w:rPr>
          <w:rFonts w:eastAsia="Times New Roman" w:cstheme="minorHAnsi"/>
          <w:sz w:val="24"/>
          <w:szCs w:val="24"/>
          <w:lang w:val="en-CA" w:eastAsia="en-CA"/>
        </w:rPr>
        <w:t xml:space="preserve"> suggest</w:t>
      </w:r>
      <w:r w:rsidR="004B6E26">
        <w:rPr>
          <w:rFonts w:eastAsia="Times New Roman" w:cstheme="minorHAnsi"/>
          <w:sz w:val="24"/>
          <w:szCs w:val="24"/>
          <w:lang w:val="en-CA" w:eastAsia="en-CA"/>
        </w:rPr>
        <w:t>ing</w:t>
      </w:r>
      <w:r w:rsidR="0090422B">
        <w:rPr>
          <w:rFonts w:eastAsia="Times New Roman" w:cstheme="minorHAnsi"/>
          <w:sz w:val="24"/>
          <w:szCs w:val="24"/>
          <w:lang w:val="en-CA" w:eastAsia="en-CA"/>
        </w:rPr>
        <w:t xml:space="preserve"> that the physiological mechanism</w:t>
      </w:r>
      <w:r w:rsidR="004B6E26">
        <w:rPr>
          <w:rFonts w:eastAsia="Times New Roman" w:cstheme="minorHAnsi"/>
          <w:sz w:val="24"/>
          <w:szCs w:val="24"/>
          <w:lang w:val="en-CA" w:eastAsia="en-CA"/>
        </w:rPr>
        <w:t>s</w:t>
      </w:r>
      <w:r w:rsidR="0090422B">
        <w:rPr>
          <w:rFonts w:eastAsia="Times New Roman" w:cstheme="minorHAnsi"/>
          <w:sz w:val="24"/>
          <w:szCs w:val="24"/>
          <w:lang w:val="en-CA" w:eastAsia="en-CA"/>
        </w:rPr>
        <w:t xml:space="preserve"> </w:t>
      </w:r>
      <w:r w:rsidR="00891915">
        <w:rPr>
          <w:rFonts w:eastAsia="Times New Roman" w:cstheme="minorHAnsi"/>
          <w:sz w:val="24"/>
          <w:szCs w:val="24"/>
          <w:lang w:val="en-CA" w:eastAsia="en-CA"/>
        </w:rPr>
        <w:t xml:space="preserve">behind stiffening </w:t>
      </w:r>
      <w:r w:rsidR="004B6E26">
        <w:rPr>
          <w:rFonts w:eastAsia="Times New Roman" w:cstheme="minorHAnsi"/>
          <w:sz w:val="24"/>
          <w:szCs w:val="24"/>
          <w:lang w:val="en-CA" w:eastAsia="en-CA"/>
        </w:rPr>
        <w:t>are</w:t>
      </w:r>
      <w:r w:rsidR="00891915">
        <w:rPr>
          <w:rFonts w:eastAsia="Times New Roman" w:cstheme="minorHAnsi"/>
          <w:sz w:val="24"/>
          <w:szCs w:val="24"/>
          <w:lang w:val="en-CA" w:eastAsia="en-CA"/>
        </w:rPr>
        <w:t xml:space="preserve"> disrupted by extreme and moderate temperature effects</w:t>
      </w:r>
      <w:r w:rsidR="002B491B">
        <w:rPr>
          <w:rFonts w:eastAsia="Times New Roman" w:cstheme="minorHAnsi"/>
          <w:sz w:val="24"/>
          <w:szCs w:val="24"/>
          <w:lang w:val="en-CA" w:eastAsia="en-CA"/>
        </w:rPr>
        <w:t xml:space="preserve">. </w:t>
      </w:r>
      <w:commentRangeStart w:id="59"/>
      <w:r w:rsidR="004B6E26">
        <w:rPr>
          <w:rFonts w:eastAsia="Times New Roman" w:cstheme="minorHAnsi"/>
          <w:sz w:val="24"/>
          <w:szCs w:val="24"/>
          <w:lang w:val="en-CA" w:eastAsia="en-CA"/>
        </w:rPr>
        <w:t>E</w:t>
      </w:r>
      <w:r w:rsidR="00FA2830">
        <w:rPr>
          <w:rFonts w:eastAsia="Times New Roman" w:cstheme="minorHAnsi"/>
          <w:sz w:val="24"/>
          <w:szCs w:val="24"/>
          <w:lang w:val="en-CA" w:eastAsia="en-CA"/>
        </w:rPr>
        <w:t xml:space="preserve">ven </w:t>
      </w:r>
      <w:r w:rsidR="004C14C2">
        <w:rPr>
          <w:rFonts w:eastAsia="Times New Roman" w:cstheme="minorHAnsi"/>
          <w:sz w:val="24"/>
          <w:szCs w:val="24"/>
          <w:lang w:val="en-CA" w:eastAsia="en-CA"/>
        </w:rPr>
        <w:t>less</w:t>
      </w:r>
      <w:r w:rsidR="00FA2830">
        <w:rPr>
          <w:rFonts w:eastAsia="Times New Roman" w:cstheme="minorHAnsi"/>
          <w:sz w:val="24"/>
          <w:szCs w:val="24"/>
          <w:lang w:val="en-CA" w:eastAsia="en-CA"/>
        </w:rPr>
        <w:t xml:space="preserve"> </w:t>
      </w:r>
      <w:r w:rsidR="002B491B">
        <w:rPr>
          <w:rFonts w:eastAsia="Times New Roman" w:cstheme="minorHAnsi"/>
          <w:sz w:val="24"/>
          <w:szCs w:val="24"/>
          <w:lang w:val="en-CA" w:eastAsia="en-CA"/>
        </w:rPr>
        <w:t xml:space="preserve">extreme </w:t>
      </w:r>
      <w:r w:rsidR="00C862FA">
        <w:rPr>
          <w:rFonts w:eastAsia="Times New Roman" w:cstheme="minorHAnsi"/>
          <w:sz w:val="24"/>
          <w:szCs w:val="24"/>
          <w:lang w:val="en-CA" w:eastAsia="en-CA"/>
        </w:rPr>
        <w:t>temperature fluctuations</w:t>
      </w:r>
      <w:r w:rsidR="001A67E0">
        <w:rPr>
          <w:rFonts w:eastAsia="Times New Roman" w:cstheme="minorHAnsi"/>
          <w:sz w:val="24"/>
          <w:szCs w:val="24"/>
          <w:lang w:val="en-CA" w:eastAsia="en-CA"/>
        </w:rPr>
        <w:t xml:space="preserve"> could have adverse effects on sea cucumber</w:t>
      </w:r>
      <w:r w:rsidR="00B978D3">
        <w:rPr>
          <w:rFonts w:eastAsia="Times New Roman" w:cstheme="minorHAnsi"/>
          <w:sz w:val="24"/>
          <w:szCs w:val="24"/>
          <w:lang w:val="en-CA" w:eastAsia="en-CA"/>
        </w:rPr>
        <w:t xml:space="preserve"> stiffening</w:t>
      </w:r>
      <w:r w:rsidR="007512A8">
        <w:rPr>
          <w:rFonts w:eastAsia="Times New Roman" w:cstheme="minorHAnsi"/>
          <w:sz w:val="24"/>
          <w:szCs w:val="24"/>
          <w:lang w:val="en-CA" w:eastAsia="en-CA"/>
        </w:rPr>
        <w:t xml:space="preserve"> in a broader ecological context. </w:t>
      </w:r>
      <w:commentRangeEnd w:id="59"/>
      <w:r w:rsidR="00903181">
        <w:rPr>
          <w:rStyle w:val="CommentReference"/>
        </w:rPr>
        <w:commentReference w:id="59"/>
      </w:r>
    </w:p>
    <w:p w14:paraId="708F60BF" w14:textId="04B6DAD8" w:rsidR="004A3608" w:rsidRDefault="004A3608" w:rsidP="00D16493">
      <w:pPr>
        <w:spacing w:line="480" w:lineRule="auto"/>
        <w:rPr>
          <w:rFonts w:eastAsia="Times New Roman" w:cstheme="minorHAnsi"/>
          <w:sz w:val="24"/>
          <w:szCs w:val="24"/>
          <w:lang w:val="en-CA" w:eastAsia="en-CA"/>
        </w:rPr>
      </w:pPr>
      <w:r>
        <w:rPr>
          <w:rFonts w:eastAsia="Times New Roman" w:cstheme="minorHAnsi"/>
          <w:i/>
          <w:iCs/>
          <w:sz w:val="24"/>
          <w:szCs w:val="24"/>
          <w:lang w:val="en-CA" w:eastAsia="en-CA"/>
        </w:rPr>
        <w:t>Activity</w:t>
      </w:r>
      <w:r>
        <w:rPr>
          <w:rFonts w:eastAsia="Times New Roman" w:cstheme="minorHAnsi"/>
          <w:sz w:val="24"/>
          <w:szCs w:val="24"/>
          <w:lang w:val="en-CA" w:eastAsia="en-CA"/>
        </w:rPr>
        <w:t xml:space="preserve"> </w:t>
      </w:r>
    </w:p>
    <w:p w14:paraId="6A4E8B21" w14:textId="73424430" w:rsidR="00C27A3B" w:rsidRDefault="004A3608" w:rsidP="00D16493">
      <w:pPr>
        <w:spacing w:line="480" w:lineRule="auto"/>
        <w:rPr>
          <w:rFonts w:eastAsia="Times New Roman" w:cstheme="minorHAnsi"/>
          <w:sz w:val="24"/>
          <w:szCs w:val="24"/>
          <w:lang w:val="en-CA" w:eastAsia="en-CA"/>
        </w:rPr>
      </w:pPr>
      <w:r>
        <w:rPr>
          <w:rFonts w:eastAsia="Times New Roman" w:cstheme="minorHAnsi"/>
          <w:sz w:val="24"/>
          <w:szCs w:val="24"/>
          <w:lang w:val="en-CA" w:eastAsia="en-CA"/>
        </w:rPr>
        <w:tab/>
      </w:r>
      <w:r w:rsidR="00064043">
        <w:rPr>
          <w:rFonts w:eastAsia="Times New Roman" w:cstheme="minorHAnsi"/>
          <w:sz w:val="24"/>
          <w:szCs w:val="24"/>
          <w:lang w:val="en-CA" w:eastAsia="en-CA"/>
        </w:rPr>
        <w:t xml:space="preserve">We did not find strong evidence that </w:t>
      </w:r>
      <w:r w:rsidR="002D7A55">
        <w:rPr>
          <w:rFonts w:eastAsia="Times New Roman" w:cstheme="minorHAnsi"/>
          <w:sz w:val="24"/>
          <w:szCs w:val="24"/>
          <w:lang w:val="en-CA" w:eastAsia="en-CA"/>
        </w:rPr>
        <w:t>sea cucumber movement behaviour</w:t>
      </w:r>
      <w:r w:rsidR="005D5F63">
        <w:rPr>
          <w:rFonts w:eastAsia="Times New Roman" w:cstheme="minorHAnsi"/>
          <w:sz w:val="24"/>
          <w:szCs w:val="24"/>
          <w:lang w:val="en-CA" w:eastAsia="en-CA"/>
        </w:rPr>
        <w:t xml:space="preserve"> </w:t>
      </w:r>
      <w:commentRangeStart w:id="60"/>
      <w:r w:rsidR="005D5F63">
        <w:rPr>
          <w:rFonts w:eastAsia="Times New Roman" w:cstheme="minorHAnsi"/>
          <w:sz w:val="24"/>
          <w:szCs w:val="24"/>
          <w:lang w:val="en-CA" w:eastAsia="en-CA"/>
        </w:rPr>
        <w:t xml:space="preserve">(based on </w:t>
      </w:r>
      <w:r w:rsidR="002D7A55">
        <w:rPr>
          <w:rFonts w:eastAsia="Times New Roman" w:cstheme="minorHAnsi"/>
          <w:sz w:val="24"/>
          <w:szCs w:val="24"/>
          <w:lang w:val="en-CA" w:eastAsia="en-CA"/>
        </w:rPr>
        <w:t>activity scores</w:t>
      </w:r>
      <w:r w:rsidR="005D5F63">
        <w:rPr>
          <w:rFonts w:eastAsia="Times New Roman" w:cstheme="minorHAnsi"/>
          <w:sz w:val="24"/>
          <w:szCs w:val="24"/>
          <w:lang w:val="en-CA" w:eastAsia="en-CA"/>
        </w:rPr>
        <w:t>)</w:t>
      </w:r>
      <w:r w:rsidR="002D7A55">
        <w:rPr>
          <w:rFonts w:eastAsia="Times New Roman" w:cstheme="minorHAnsi"/>
          <w:sz w:val="24"/>
          <w:szCs w:val="24"/>
          <w:lang w:val="en-CA" w:eastAsia="en-CA"/>
        </w:rPr>
        <w:t xml:space="preserve"> </w:t>
      </w:r>
      <w:commentRangeEnd w:id="60"/>
      <w:r w:rsidR="00813DF6">
        <w:rPr>
          <w:rStyle w:val="CommentReference"/>
        </w:rPr>
        <w:commentReference w:id="60"/>
      </w:r>
      <w:r w:rsidR="002D7A55">
        <w:rPr>
          <w:rFonts w:eastAsia="Times New Roman" w:cstheme="minorHAnsi"/>
          <w:sz w:val="24"/>
          <w:szCs w:val="24"/>
          <w:lang w:val="en-CA" w:eastAsia="en-CA"/>
        </w:rPr>
        <w:t>was affected by temperature.</w:t>
      </w:r>
      <w:r w:rsidR="00F03A0F">
        <w:rPr>
          <w:rFonts w:eastAsia="Times New Roman" w:cstheme="minorHAnsi"/>
          <w:sz w:val="24"/>
          <w:szCs w:val="24"/>
          <w:lang w:val="en-CA" w:eastAsia="en-CA"/>
        </w:rPr>
        <w:t xml:space="preserve"> Instead, v</w:t>
      </w:r>
      <w:r w:rsidR="00CA77A5">
        <w:rPr>
          <w:rFonts w:eastAsia="Times New Roman" w:cstheme="minorHAnsi"/>
          <w:sz w:val="24"/>
          <w:szCs w:val="24"/>
          <w:lang w:val="en-CA" w:eastAsia="en-CA"/>
        </w:rPr>
        <w:t xml:space="preserve">ariation in activity scores was most explained by </w:t>
      </w:r>
      <w:commentRangeStart w:id="61"/>
      <w:r w:rsidR="00B2768E">
        <w:rPr>
          <w:rFonts w:eastAsia="Times New Roman" w:cstheme="minorHAnsi"/>
          <w:sz w:val="24"/>
          <w:szCs w:val="24"/>
          <w:lang w:val="en-CA" w:eastAsia="en-CA"/>
        </w:rPr>
        <w:t xml:space="preserve">experimental </w:t>
      </w:r>
      <w:r w:rsidR="004202E0">
        <w:rPr>
          <w:rFonts w:eastAsia="Times New Roman" w:cstheme="minorHAnsi"/>
          <w:sz w:val="24"/>
          <w:szCs w:val="24"/>
          <w:lang w:val="en-CA" w:eastAsia="en-CA"/>
        </w:rPr>
        <w:t>day</w:t>
      </w:r>
      <w:r w:rsidR="002B4D78">
        <w:rPr>
          <w:rFonts w:eastAsia="Times New Roman" w:cstheme="minorHAnsi"/>
          <w:sz w:val="24"/>
          <w:szCs w:val="24"/>
          <w:lang w:val="en-CA" w:eastAsia="en-CA"/>
        </w:rPr>
        <w:t xml:space="preserve"> </w:t>
      </w:r>
      <w:commentRangeEnd w:id="61"/>
      <w:r w:rsidR="00813DF6">
        <w:rPr>
          <w:rStyle w:val="CommentReference"/>
        </w:rPr>
        <w:commentReference w:id="61"/>
      </w:r>
      <w:r w:rsidR="002B4D78">
        <w:rPr>
          <w:rFonts w:eastAsia="Times New Roman" w:cstheme="minorHAnsi"/>
          <w:sz w:val="24"/>
          <w:szCs w:val="24"/>
          <w:lang w:val="en-CA" w:eastAsia="en-CA"/>
        </w:rPr>
        <w:t>for all three treatment</w:t>
      </w:r>
      <w:commentRangeStart w:id="62"/>
      <w:r w:rsidR="002B4D78">
        <w:rPr>
          <w:rFonts w:eastAsia="Times New Roman" w:cstheme="minorHAnsi"/>
          <w:sz w:val="24"/>
          <w:szCs w:val="24"/>
          <w:lang w:val="en-CA" w:eastAsia="en-CA"/>
        </w:rPr>
        <w:t>s</w:t>
      </w:r>
      <w:commentRangeEnd w:id="62"/>
      <w:r w:rsidR="00813DF6">
        <w:rPr>
          <w:rStyle w:val="CommentReference"/>
        </w:rPr>
        <w:commentReference w:id="62"/>
      </w:r>
      <w:r w:rsidR="00B2768E">
        <w:rPr>
          <w:rFonts w:eastAsia="Times New Roman" w:cstheme="minorHAnsi"/>
          <w:sz w:val="24"/>
          <w:szCs w:val="24"/>
          <w:lang w:val="en-CA" w:eastAsia="en-CA"/>
        </w:rPr>
        <w:t xml:space="preserve">. </w:t>
      </w:r>
      <w:commentRangeStart w:id="63"/>
      <w:r w:rsidR="006759E3">
        <w:rPr>
          <w:rFonts w:eastAsia="Times New Roman" w:cstheme="minorHAnsi"/>
          <w:sz w:val="24"/>
          <w:szCs w:val="24"/>
          <w:lang w:val="en-CA" w:eastAsia="en-CA"/>
        </w:rPr>
        <w:t xml:space="preserve">This </w:t>
      </w:r>
      <w:r w:rsidR="002E0982">
        <w:rPr>
          <w:rFonts w:eastAsia="Times New Roman" w:cstheme="minorHAnsi"/>
          <w:sz w:val="24"/>
          <w:szCs w:val="24"/>
          <w:lang w:val="en-CA" w:eastAsia="en-CA"/>
        </w:rPr>
        <w:t xml:space="preserve">indicates </w:t>
      </w:r>
      <w:r w:rsidR="006759E3">
        <w:rPr>
          <w:rFonts w:eastAsia="Times New Roman" w:cstheme="minorHAnsi"/>
          <w:sz w:val="24"/>
          <w:szCs w:val="24"/>
          <w:lang w:val="en-CA" w:eastAsia="en-CA"/>
        </w:rPr>
        <w:t xml:space="preserve">that </w:t>
      </w:r>
      <w:r w:rsidR="00DC589D">
        <w:rPr>
          <w:rFonts w:eastAsia="Times New Roman" w:cstheme="minorHAnsi"/>
          <w:sz w:val="24"/>
          <w:szCs w:val="24"/>
          <w:lang w:val="en-CA" w:eastAsia="en-CA"/>
        </w:rPr>
        <w:t xml:space="preserve">other factors, </w:t>
      </w:r>
      <w:del w:id="64" w:author="Sam Foley" w:date="2021-12-12T13:28:00Z">
        <w:r w:rsidR="002970DD" w:rsidDel="00813DF6">
          <w:rPr>
            <w:rFonts w:eastAsia="Times New Roman" w:cstheme="minorHAnsi"/>
            <w:sz w:val="24"/>
            <w:szCs w:val="24"/>
            <w:lang w:val="en-CA" w:eastAsia="en-CA"/>
          </w:rPr>
          <w:delText>like the</w:delText>
        </w:r>
      </w:del>
      <w:ins w:id="65" w:author="Sam Foley" w:date="2021-12-12T13:28:00Z">
        <w:r w:rsidR="00813DF6">
          <w:rPr>
            <w:rFonts w:eastAsia="Times New Roman" w:cstheme="minorHAnsi"/>
            <w:sz w:val="24"/>
            <w:szCs w:val="24"/>
            <w:lang w:val="en-CA" w:eastAsia="en-CA"/>
          </w:rPr>
          <w:t>such as the</w:t>
        </w:r>
      </w:ins>
      <w:r w:rsidR="002970DD">
        <w:rPr>
          <w:rFonts w:eastAsia="Times New Roman" w:cstheme="minorHAnsi"/>
          <w:sz w:val="24"/>
          <w:szCs w:val="24"/>
          <w:lang w:val="en-CA" w:eastAsia="en-CA"/>
        </w:rPr>
        <w:t xml:space="preserve"> daily handling </w:t>
      </w:r>
      <w:r w:rsidR="0058716E">
        <w:rPr>
          <w:rFonts w:eastAsia="Times New Roman" w:cstheme="minorHAnsi"/>
          <w:sz w:val="24"/>
          <w:szCs w:val="24"/>
          <w:lang w:val="en-CA" w:eastAsia="en-CA"/>
        </w:rPr>
        <w:t xml:space="preserve">that all cucumbers experienced or </w:t>
      </w:r>
      <w:ins w:id="66" w:author="Sam Foley" w:date="2021-12-12T13:28:00Z">
        <w:r w:rsidR="00813DF6">
          <w:rPr>
            <w:rFonts w:eastAsia="Times New Roman" w:cstheme="minorHAnsi"/>
            <w:sz w:val="24"/>
            <w:szCs w:val="24"/>
            <w:lang w:val="en-CA" w:eastAsia="en-CA"/>
          </w:rPr>
          <w:t xml:space="preserve">the </w:t>
        </w:r>
      </w:ins>
      <w:r w:rsidR="00BE5D3C">
        <w:rPr>
          <w:rFonts w:eastAsia="Times New Roman" w:cstheme="minorHAnsi"/>
          <w:sz w:val="24"/>
          <w:szCs w:val="24"/>
          <w:lang w:val="en-CA" w:eastAsia="en-CA"/>
        </w:rPr>
        <w:t xml:space="preserve">lack of seawater input </w:t>
      </w:r>
      <w:r w:rsidR="00CD230B">
        <w:rPr>
          <w:rFonts w:eastAsia="Times New Roman" w:cstheme="minorHAnsi"/>
          <w:sz w:val="24"/>
          <w:szCs w:val="24"/>
          <w:lang w:val="en-CA" w:eastAsia="en-CA"/>
        </w:rPr>
        <w:t xml:space="preserve">during temperature treatment days had </w:t>
      </w:r>
      <w:ins w:id="67" w:author="Sam Foley" w:date="2021-12-12T13:27:00Z">
        <w:r w:rsidR="00813DF6">
          <w:rPr>
            <w:rFonts w:eastAsia="Times New Roman" w:cstheme="minorHAnsi"/>
            <w:sz w:val="24"/>
            <w:szCs w:val="24"/>
            <w:lang w:val="en-CA" w:eastAsia="en-CA"/>
          </w:rPr>
          <w:t xml:space="preserve">the </w:t>
        </w:r>
      </w:ins>
      <w:r w:rsidR="00CD230B">
        <w:rPr>
          <w:rFonts w:eastAsia="Times New Roman" w:cstheme="minorHAnsi"/>
          <w:sz w:val="24"/>
          <w:szCs w:val="24"/>
          <w:lang w:val="en-CA" w:eastAsia="en-CA"/>
        </w:rPr>
        <w:t>strongest negative impact</w:t>
      </w:r>
      <w:ins w:id="68" w:author="Sam Foley" w:date="2021-12-12T13:27:00Z">
        <w:r w:rsidR="00813DF6">
          <w:rPr>
            <w:rFonts w:eastAsia="Times New Roman" w:cstheme="minorHAnsi"/>
            <w:sz w:val="24"/>
            <w:szCs w:val="24"/>
            <w:lang w:val="en-CA" w:eastAsia="en-CA"/>
          </w:rPr>
          <w:t>s</w:t>
        </w:r>
      </w:ins>
      <w:r w:rsidR="00CD230B">
        <w:rPr>
          <w:rFonts w:eastAsia="Times New Roman" w:cstheme="minorHAnsi"/>
          <w:sz w:val="24"/>
          <w:szCs w:val="24"/>
          <w:lang w:val="en-CA" w:eastAsia="en-CA"/>
        </w:rPr>
        <w:t xml:space="preserve"> on </w:t>
      </w:r>
      <w:r w:rsidR="00F4314B">
        <w:rPr>
          <w:rFonts w:eastAsia="Times New Roman" w:cstheme="minorHAnsi"/>
          <w:sz w:val="24"/>
          <w:szCs w:val="24"/>
          <w:lang w:val="en-CA" w:eastAsia="en-CA"/>
        </w:rPr>
        <w:t xml:space="preserve">sea cucumber movement. </w:t>
      </w:r>
      <w:commentRangeEnd w:id="63"/>
      <w:r w:rsidR="00813DF6">
        <w:rPr>
          <w:rStyle w:val="CommentReference"/>
        </w:rPr>
        <w:commentReference w:id="63"/>
      </w:r>
      <w:commentRangeStart w:id="69"/>
      <w:r w:rsidR="00BD4B64">
        <w:rPr>
          <w:rFonts w:eastAsia="Times New Roman" w:cstheme="minorHAnsi"/>
          <w:sz w:val="24"/>
          <w:szCs w:val="24"/>
          <w:lang w:val="en-CA" w:eastAsia="en-CA"/>
        </w:rPr>
        <w:t xml:space="preserve">Without having measured or controlled for these factors, we cannot infer what may have caused this </w:t>
      </w:r>
      <w:r w:rsidR="00362A93">
        <w:rPr>
          <w:rFonts w:eastAsia="Times New Roman" w:cstheme="minorHAnsi"/>
          <w:sz w:val="24"/>
          <w:szCs w:val="24"/>
          <w:lang w:val="en-CA" w:eastAsia="en-CA"/>
        </w:rPr>
        <w:t xml:space="preserve">strong daily reduction in sea cucumber activity throughout the experiment. </w:t>
      </w:r>
      <w:commentRangeEnd w:id="69"/>
      <w:r w:rsidR="00813DF6">
        <w:rPr>
          <w:rStyle w:val="CommentReference"/>
        </w:rPr>
        <w:commentReference w:id="69"/>
      </w:r>
      <w:commentRangeStart w:id="70"/>
      <w:r w:rsidR="00745674">
        <w:rPr>
          <w:rFonts w:eastAsia="Times New Roman" w:cstheme="minorHAnsi"/>
          <w:sz w:val="24"/>
          <w:szCs w:val="24"/>
          <w:lang w:val="en-CA" w:eastAsia="en-CA"/>
        </w:rPr>
        <w:t>W</w:t>
      </w:r>
      <w:r w:rsidR="00C73349">
        <w:rPr>
          <w:rFonts w:eastAsia="Times New Roman" w:cstheme="minorHAnsi"/>
          <w:sz w:val="24"/>
          <w:szCs w:val="24"/>
          <w:lang w:val="en-CA" w:eastAsia="en-CA"/>
        </w:rPr>
        <w:t>e</w:t>
      </w:r>
      <w:commentRangeEnd w:id="70"/>
      <w:r w:rsidR="00813DF6">
        <w:rPr>
          <w:rStyle w:val="CommentReference"/>
        </w:rPr>
        <w:commentReference w:id="70"/>
      </w:r>
      <w:r w:rsidR="00C73349">
        <w:rPr>
          <w:rFonts w:eastAsia="Times New Roman" w:cstheme="minorHAnsi"/>
          <w:sz w:val="24"/>
          <w:szCs w:val="24"/>
          <w:lang w:val="en-CA" w:eastAsia="en-CA"/>
        </w:rPr>
        <w:t xml:space="preserve"> observed</w:t>
      </w:r>
      <w:r w:rsidR="001C4D85">
        <w:rPr>
          <w:rFonts w:eastAsia="Times New Roman" w:cstheme="minorHAnsi"/>
          <w:sz w:val="24"/>
          <w:szCs w:val="24"/>
          <w:lang w:val="en-CA" w:eastAsia="en-CA"/>
        </w:rPr>
        <w:t xml:space="preserve"> a </w:t>
      </w:r>
      <w:r w:rsidR="005F1672">
        <w:rPr>
          <w:rFonts w:eastAsia="Times New Roman" w:cstheme="minorHAnsi"/>
          <w:sz w:val="24"/>
          <w:szCs w:val="24"/>
          <w:lang w:val="en-CA" w:eastAsia="en-CA"/>
        </w:rPr>
        <w:t xml:space="preserve">non-significant decrease in activity </w:t>
      </w:r>
      <w:r w:rsidR="000D51BB">
        <w:rPr>
          <w:rFonts w:eastAsia="Times New Roman" w:cstheme="minorHAnsi"/>
          <w:sz w:val="24"/>
          <w:szCs w:val="24"/>
          <w:lang w:val="en-CA" w:eastAsia="en-CA"/>
        </w:rPr>
        <w:t>in heat treated cucumbers on the first day</w:t>
      </w:r>
      <w:r w:rsidR="00D83AE2">
        <w:rPr>
          <w:rFonts w:eastAsia="Times New Roman" w:cstheme="minorHAnsi"/>
          <w:sz w:val="24"/>
          <w:szCs w:val="24"/>
          <w:lang w:val="en-CA" w:eastAsia="en-CA"/>
        </w:rPr>
        <w:t xml:space="preserve"> of the </w:t>
      </w:r>
      <w:r w:rsidR="00F46E55">
        <w:rPr>
          <w:rFonts w:eastAsia="Times New Roman" w:cstheme="minorHAnsi"/>
          <w:sz w:val="24"/>
          <w:szCs w:val="24"/>
          <w:lang w:val="en-CA" w:eastAsia="en-CA"/>
        </w:rPr>
        <w:t xml:space="preserve">temperature treatment that may have been indicative of </w:t>
      </w:r>
      <w:commentRangeStart w:id="71"/>
      <w:r w:rsidR="00F46E55">
        <w:rPr>
          <w:rFonts w:eastAsia="Times New Roman" w:cstheme="minorHAnsi"/>
          <w:sz w:val="24"/>
          <w:szCs w:val="24"/>
          <w:lang w:val="en-CA" w:eastAsia="en-CA"/>
        </w:rPr>
        <w:t>thermal shock</w:t>
      </w:r>
      <w:commentRangeEnd w:id="71"/>
      <w:r w:rsidR="00261FCF" w:rsidRPr="0078554F">
        <w:rPr>
          <w:rStyle w:val="CommentReference"/>
          <w:lang w:val="en-CA"/>
        </w:rPr>
        <w:commentReference w:id="71"/>
      </w:r>
      <w:r w:rsidR="00F46E55">
        <w:rPr>
          <w:rFonts w:eastAsia="Times New Roman" w:cstheme="minorHAnsi"/>
          <w:sz w:val="24"/>
          <w:szCs w:val="24"/>
          <w:lang w:val="en-CA" w:eastAsia="en-CA"/>
        </w:rPr>
        <w:t xml:space="preserve">. </w:t>
      </w:r>
      <w:r w:rsidR="00BF273F">
        <w:rPr>
          <w:rFonts w:eastAsia="Times New Roman" w:cstheme="minorHAnsi"/>
          <w:sz w:val="24"/>
          <w:szCs w:val="24"/>
          <w:lang w:val="en-CA" w:eastAsia="en-CA"/>
        </w:rPr>
        <w:t>In some aquatic invert</w:t>
      </w:r>
      <w:r w:rsidR="002C7F6D">
        <w:rPr>
          <w:rFonts w:eastAsia="Times New Roman" w:cstheme="minorHAnsi"/>
          <w:sz w:val="24"/>
          <w:szCs w:val="24"/>
          <w:lang w:val="en-CA" w:eastAsia="en-CA"/>
        </w:rPr>
        <w:t xml:space="preserve">ebrates, </w:t>
      </w:r>
      <w:r w:rsidR="00270DC4">
        <w:rPr>
          <w:rFonts w:eastAsia="Times New Roman" w:cstheme="minorHAnsi"/>
          <w:sz w:val="24"/>
          <w:szCs w:val="24"/>
          <w:lang w:val="en-CA" w:eastAsia="en-CA"/>
        </w:rPr>
        <w:t>high temperatures</w:t>
      </w:r>
      <w:r w:rsidR="00CC65BB">
        <w:rPr>
          <w:rFonts w:eastAsia="Times New Roman" w:cstheme="minorHAnsi"/>
          <w:sz w:val="24"/>
          <w:szCs w:val="24"/>
          <w:lang w:val="en-CA" w:eastAsia="en-CA"/>
        </w:rPr>
        <w:t xml:space="preserve"> only ha</w:t>
      </w:r>
      <w:r w:rsidR="00270DC4">
        <w:rPr>
          <w:rFonts w:eastAsia="Times New Roman" w:cstheme="minorHAnsi"/>
          <w:sz w:val="24"/>
          <w:szCs w:val="24"/>
          <w:lang w:val="en-CA" w:eastAsia="en-CA"/>
        </w:rPr>
        <w:t>ve short-term</w:t>
      </w:r>
      <w:r w:rsidR="00CC65BB">
        <w:rPr>
          <w:rFonts w:eastAsia="Times New Roman" w:cstheme="minorHAnsi"/>
          <w:sz w:val="24"/>
          <w:szCs w:val="24"/>
          <w:lang w:val="en-CA" w:eastAsia="en-CA"/>
        </w:rPr>
        <w:t xml:space="preserve"> effects on movement behaviour</w:t>
      </w:r>
      <w:r w:rsidR="00270DC4">
        <w:rPr>
          <w:rFonts w:eastAsia="Times New Roman" w:cstheme="minorHAnsi"/>
          <w:sz w:val="24"/>
          <w:szCs w:val="24"/>
          <w:lang w:val="en-CA" w:eastAsia="en-CA"/>
        </w:rPr>
        <w:t xml:space="preserve"> </w:t>
      </w:r>
      <w:commentRangeStart w:id="72"/>
      <w:r w:rsidR="00270DC4">
        <w:rPr>
          <w:rFonts w:eastAsia="Times New Roman" w:cstheme="minorHAnsi"/>
          <w:sz w:val="24"/>
          <w:szCs w:val="24"/>
          <w:lang w:val="en-CA" w:eastAsia="en-CA"/>
        </w:rPr>
        <w:fldChar w:fldCharType="begin" w:fldLock="1"/>
      </w:r>
      <w:r w:rsidR="00E35892">
        <w:rPr>
          <w:rFonts w:eastAsia="Times New Roman" w:cstheme="minorHAnsi"/>
          <w:sz w:val="24"/>
          <w:szCs w:val="24"/>
          <w:lang w:val="en-CA" w:eastAsia="en-CA"/>
        </w:rPr>
        <w:instrText>ADDIN CSL_CITATION {"citationItems":[{"id":"ITEM-1","itemData":{"DOI":"10.1016/S0306-4565(03)00027-5","ISSN":"03064565","abstract":"1. In the fresh water isopod Asellus aquaticus the critical thermal maximum (CTMax) after 2 weeks was similar in animals transferred directly from 9°C to 22°C and in animals acclimated gradually (1°C/day). 2. A sudden change of ambient temperature caused immediate changes in the locomotor behaviour of Asellus that did not persist, and especially an increase of the frequency and angle of turning (klinokinesis). 3. Asellus, acclimated to 12°C, preferred temperatures of 11-15°C in a thermal gradient, and showed klinokinetic heat avoidance reactions at effective heat shock temperature (28°C). © 2003 Elsevier Science Ltd. All rights reserved.","author":[{"dropping-particle":"","family":"Lagerspetz","given":"Kari Y.H.","non-dropping-particle":"","parse-names":false,"suffix":""}],"container-title":"Journal of Thermal Biology","id":"ITEM-1","issue":"5","issued":{"date-parts":[["2003"]]},"page":"421-427","publisher":"Elsevier Ltd","title":"Thermal acclimation without heat shock, and motor responses to a sudden temperature change in Asellus aquaticus","type":"article-journal","volume":"28"},"uris":["http://www.mendeley.com/documents/?uuid=c40b8336-0828-4f7b-aaea-33d31ebb09b4"]}],"mendeley":{"formattedCitation":"(Lagerspetz, 2003)","plainTextFormattedCitation":"(Lagerspetz, 2003)","previouslyFormattedCitation":"(Lagerspetz, 2003)"},"properties":{"noteIndex":0},"schema":"https://github.com/citation-style-language/schema/raw/master/csl-citation.json"}</w:instrText>
      </w:r>
      <w:r w:rsidR="00270DC4">
        <w:rPr>
          <w:rFonts w:eastAsia="Times New Roman" w:cstheme="minorHAnsi"/>
          <w:sz w:val="24"/>
          <w:szCs w:val="24"/>
          <w:lang w:val="en-CA" w:eastAsia="en-CA"/>
        </w:rPr>
        <w:fldChar w:fldCharType="separate"/>
      </w:r>
      <w:r w:rsidR="00270DC4" w:rsidRPr="00270DC4">
        <w:rPr>
          <w:rFonts w:eastAsia="Times New Roman" w:cstheme="minorHAnsi"/>
          <w:noProof/>
          <w:sz w:val="24"/>
          <w:szCs w:val="24"/>
          <w:lang w:val="en-CA" w:eastAsia="en-CA"/>
        </w:rPr>
        <w:t>(Lagerspetz, 2003)</w:t>
      </w:r>
      <w:r w:rsidR="00270DC4">
        <w:rPr>
          <w:rFonts w:eastAsia="Times New Roman" w:cstheme="minorHAnsi"/>
          <w:sz w:val="24"/>
          <w:szCs w:val="24"/>
          <w:lang w:val="en-CA" w:eastAsia="en-CA"/>
        </w:rPr>
        <w:fldChar w:fldCharType="end"/>
      </w:r>
      <w:r w:rsidR="00CC65BB">
        <w:rPr>
          <w:rFonts w:eastAsia="Times New Roman" w:cstheme="minorHAnsi"/>
          <w:sz w:val="24"/>
          <w:szCs w:val="24"/>
          <w:lang w:val="en-CA" w:eastAsia="en-CA"/>
        </w:rPr>
        <w:t xml:space="preserve">, </w:t>
      </w:r>
      <w:commentRangeEnd w:id="72"/>
      <w:r w:rsidR="00261FCF" w:rsidRPr="0078554F">
        <w:rPr>
          <w:rStyle w:val="CommentReference"/>
          <w:lang w:val="en-CA"/>
        </w:rPr>
        <w:commentReference w:id="72"/>
      </w:r>
      <w:r w:rsidR="00CC65BB">
        <w:rPr>
          <w:rFonts w:eastAsia="Times New Roman" w:cstheme="minorHAnsi"/>
          <w:sz w:val="24"/>
          <w:szCs w:val="24"/>
          <w:lang w:val="en-CA" w:eastAsia="en-CA"/>
        </w:rPr>
        <w:t xml:space="preserve">and this may explain </w:t>
      </w:r>
      <w:r w:rsidR="007B70EC">
        <w:rPr>
          <w:rFonts w:eastAsia="Times New Roman" w:cstheme="minorHAnsi"/>
          <w:sz w:val="24"/>
          <w:szCs w:val="24"/>
          <w:lang w:val="en-CA" w:eastAsia="en-CA"/>
        </w:rPr>
        <w:t xml:space="preserve">the </w:t>
      </w:r>
      <w:r w:rsidR="0021297B">
        <w:rPr>
          <w:rFonts w:eastAsia="Times New Roman" w:cstheme="minorHAnsi"/>
          <w:sz w:val="24"/>
          <w:szCs w:val="24"/>
          <w:lang w:val="en-CA" w:eastAsia="en-CA"/>
        </w:rPr>
        <w:t xml:space="preserve">pattern that we observed in </w:t>
      </w:r>
      <w:ins w:id="73" w:author="Sam Foley" w:date="2021-12-12T13:29:00Z">
        <w:r w:rsidR="00813DF6">
          <w:rPr>
            <w:rFonts w:eastAsia="Times New Roman" w:cstheme="minorHAnsi"/>
            <w:sz w:val="24"/>
            <w:szCs w:val="24"/>
            <w:lang w:val="en-CA" w:eastAsia="en-CA"/>
          </w:rPr>
          <w:t xml:space="preserve">the </w:t>
        </w:r>
      </w:ins>
      <w:r w:rsidR="0021297B">
        <w:rPr>
          <w:rFonts w:eastAsia="Times New Roman" w:cstheme="minorHAnsi"/>
          <w:sz w:val="24"/>
          <w:szCs w:val="24"/>
          <w:lang w:val="en-CA" w:eastAsia="en-CA"/>
        </w:rPr>
        <w:t xml:space="preserve">sea cucumbers. </w:t>
      </w:r>
      <w:r w:rsidR="00156A30">
        <w:rPr>
          <w:rFonts w:eastAsia="Times New Roman" w:cstheme="minorHAnsi"/>
          <w:sz w:val="24"/>
          <w:szCs w:val="24"/>
          <w:lang w:val="en-CA" w:eastAsia="en-CA"/>
        </w:rPr>
        <w:t xml:space="preserve">However, more work is needed to better quantify and describe </w:t>
      </w:r>
      <w:commentRangeStart w:id="74"/>
      <w:r w:rsidR="00156A30">
        <w:rPr>
          <w:rFonts w:eastAsia="Times New Roman" w:cstheme="minorHAnsi"/>
          <w:sz w:val="24"/>
          <w:szCs w:val="24"/>
          <w:lang w:val="en-CA" w:eastAsia="en-CA"/>
        </w:rPr>
        <w:t xml:space="preserve">sea cucumber </w:t>
      </w:r>
      <w:commentRangeEnd w:id="74"/>
      <w:r w:rsidR="0024387C">
        <w:rPr>
          <w:rStyle w:val="CommentReference"/>
        </w:rPr>
        <w:commentReference w:id="74"/>
      </w:r>
      <w:r w:rsidR="00156A30">
        <w:rPr>
          <w:rFonts w:eastAsia="Times New Roman" w:cstheme="minorHAnsi"/>
          <w:sz w:val="24"/>
          <w:szCs w:val="24"/>
          <w:lang w:val="en-CA" w:eastAsia="en-CA"/>
        </w:rPr>
        <w:t>movement in response to temperature</w:t>
      </w:r>
      <w:r w:rsidR="005F2F0E">
        <w:rPr>
          <w:rFonts w:eastAsia="Times New Roman" w:cstheme="minorHAnsi"/>
          <w:sz w:val="24"/>
          <w:szCs w:val="24"/>
          <w:lang w:val="en-CA" w:eastAsia="en-CA"/>
        </w:rPr>
        <w:t xml:space="preserve"> stress. </w:t>
      </w:r>
    </w:p>
    <w:p w14:paraId="03C78C4F" w14:textId="0C6AB81A" w:rsidR="0094036E" w:rsidRDefault="0007436D" w:rsidP="00315B6D">
      <w:pPr>
        <w:spacing w:line="480" w:lineRule="auto"/>
        <w:rPr>
          <w:rFonts w:ascii="Calibri" w:eastAsia="Times New Roman" w:hAnsi="Calibri" w:cs="Calibri"/>
          <w:sz w:val="24"/>
          <w:szCs w:val="24"/>
          <w:lang w:val="en-CA" w:eastAsia="en-CA"/>
        </w:rPr>
      </w:pPr>
      <w:r>
        <w:rPr>
          <w:rFonts w:ascii="Calibri" w:eastAsia="Times New Roman" w:hAnsi="Calibri" w:cs="Calibri"/>
          <w:i/>
          <w:iCs/>
          <w:sz w:val="24"/>
          <w:szCs w:val="24"/>
          <w:lang w:val="en-CA" w:eastAsia="en-CA"/>
        </w:rPr>
        <w:t>Spawning</w:t>
      </w:r>
    </w:p>
    <w:p w14:paraId="4C42EEA1" w14:textId="2EE25906" w:rsidR="006B25C6" w:rsidRDefault="0007436D" w:rsidP="00315B6D">
      <w:pPr>
        <w:spacing w:line="480" w:lineRule="auto"/>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tab/>
      </w:r>
      <w:r w:rsidR="001C4F75">
        <w:rPr>
          <w:rFonts w:ascii="Calibri" w:eastAsia="Times New Roman" w:hAnsi="Calibri" w:cs="Calibri"/>
          <w:sz w:val="24"/>
          <w:szCs w:val="24"/>
          <w:lang w:val="en-CA" w:eastAsia="en-CA"/>
        </w:rPr>
        <w:t>While we did not observe any significant trends in per-bucket spawning</w:t>
      </w:r>
      <w:r w:rsidR="00D2370B">
        <w:rPr>
          <w:rFonts w:ascii="Calibri" w:eastAsia="Times New Roman" w:hAnsi="Calibri" w:cs="Calibri"/>
          <w:sz w:val="24"/>
          <w:szCs w:val="24"/>
          <w:lang w:val="en-CA" w:eastAsia="en-CA"/>
        </w:rPr>
        <w:t>;</w:t>
      </w:r>
      <w:r w:rsidR="001C4F75">
        <w:rPr>
          <w:rFonts w:ascii="Calibri" w:eastAsia="Times New Roman" w:hAnsi="Calibri" w:cs="Calibri"/>
          <w:sz w:val="24"/>
          <w:szCs w:val="24"/>
          <w:lang w:val="en-CA" w:eastAsia="en-CA"/>
        </w:rPr>
        <w:t xml:space="preserve"> </w:t>
      </w:r>
      <w:r w:rsidR="0072034D">
        <w:rPr>
          <w:rFonts w:ascii="Calibri" w:eastAsia="Times New Roman" w:hAnsi="Calibri" w:cs="Calibri"/>
          <w:sz w:val="24"/>
          <w:szCs w:val="24"/>
          <w:lang w:val="en-CA" w:eastAsia="en-CA"/>
        </w:rPr>
        <w:t xml:space="preserve">9 of 11 spawning events occurred in temperature treatments. </w:t>
      </w:r>
      <w:r w:rsidR="00560C64">
        <w:rPr>
          <w:rFonts w:ascii="Calibri" w:eastAsia="Times New Roman" w:hAnsi="Calibri" w:cs="Calibri"/>
          <w:sz w:val="24"/>
          <w:szCs w:val="24"/>
          <w:lang w:val="en-CA" w:eastAsia="en-CA"/>
        </w:rPr>
        <w:t xml:space="preserve">This trend suggests that giant California </w:t>
      </w:r>
      <w:r w:rsidR="00560C64">
        <w:rPr>
          <w:rFonts w:ascii="Calibri" w:eastAsia="Times New Roman" w:hAnsi="Calibri" w:cs="Calibri"/>
          <w:sz w:val="24"/>
          <w:szCs w:val="24"/>
          <w:lang w:val="en-CA" w:eastAsia="en-CA"/>
        </w:rPr>
        <w:lastRenderedPageBreak/>
        <w:t xml:space="preserve">sea cucumbers </w:t>
      </w:r>
      <w:r w:rsidR="00A14F92">
        <w:rPr>
          <w:rFonts w:ascii="Calibri" w:eastAsia="Times New Roman" w:hAnsi="Calibri" w:cs="Calibri"/>
          <w:sz w:val="24"/>
          <w:szCs w:val="24"/>
          <w:lang w:val="en-CA" w:eastAsia="en-CA"/>
        </w:rPr>
        <w:t xml:space="preserve">are among the </w:t>
      </w:r>
      <w:commentRangeStart w:id="75"/>
      <w:r w:rsidR="00A14F92">
        <w:rPr>
          <w:rFonts w:ascii="Calibri" w:eastAsia="Times New Roman" w:hAnsi="Calibri" w:cs="Calibri"/>
          <w:sz w:val="24"/>
          <w:szCs w:val="24"/>
          <w:lang w:val="en-CA" w:eastAsia="en-CA"/>
        </w:rPr>
        <w:t>sea cucumbers</w:t>
      </w:r>
      <w:r w:rsidR="00864B8E">
        <w:rPr>
          <w:rFonts w:ascii="Calibri" w:eastAsia="Times New Roman" w:hAnsi="Calibri" w:cs="Calibri"/>
          <w:sz w:val="24"/>
          <w:szCs w:val="24"/>
          <w:lang w:val="en-CA" w:eastAsia="en-CA"/>
        </w:rPr>
        <w:t xml:space="preserve"> </w:t>
      </w:r>
      <w:commentRangeEnd w:id="75"/>
      <w:r w:rsidR="0024387C">
        <w:rPr>
          <w:rStyle w:val="CommentReference"/>
        </w:rPr>
        <w:commentReference w:id="75"/>
      </w:r>
      <w:r w:rsidR="00864B8E">
        <w:rPr>
          <w:rFonts w:ascii="Calibri" w:eastAsia="Times New Roman" w:hAnsi="Calibri" w:cs="Calibri"/>
          <w:sz w:val="24"/>
          <w:szCs w:val="24"/>
          <w:lang w:val="en-CA" w:eastAsia="en-CA"/>
        </w:rPr>
        <w:t xml:space="preserve">that </w:t>
      </w:r>
      <w:r w:rsidR="00BC2675">
        <w:rPr>
          <w:rFonts w:ascii="Calibri" w:eastAsia="Times New Roman" w:hAnsi="Calibri" w:cs="Calibri"/>
          <w:sz w:val="24"/>
          <w:szCs w:val="24"/>
          <w:lang w:val="en-CA" w:eastAsia="en-CA"/>
        </w:rPr>
        <w:t xml:space="preserve">release gametes </w:t>
      </w:r>
      <w:r w:rsidR="00A03211">
        <w:rPr>
          <w:rFonts w:ascii="Calibri" w:eastAsia="Times New Roman" w:hAnsi="Calibri" w:cs="Calibri"/>
          <w:sz w:val="24"/>
          <w:szCs w:val="24"/>
          <w:lang w:val="en-CA" w:eastAsia="en-CA"/>
        </w:rPr>
        <w:t xml:space="preserve">in response to thermal </w:t>
      </w:r>
      <w:r w:rsidR="00231E37">
        <w:rPr>
          <w:rFonts w:ascii="Calibri" w:eastAsia="Times New Roman" w:hAnsi="Calibri" w:cs="Calibri"/>
          <w:sz w:val="24"/>
          <w:szCs w:val="24"/>
          <w:lang w:val="en-CA" w:eastAsia="en-CA"/>
        </w:rPr>
        <w:t>stress</w:t>
      </w:r>
      <w:r w:rsidR="00585FF2">
        <w:rPr>
          <w:rFonts w:ascii="Calibri" w:eastAsia="Times New Roman" w:hAnsi="Calibri" w:cs="Calibri"/>
          <w:sz w:val="24"/>
          <w:szCs w:val="24"/>
          <w:lang w:val="en-CA" w:eastAsia="en-CA"/>
        </w:rPr>
        <w:t xml:space="preserve"> </w:t>
      </w:r>
      <w:r w:rsidR="00FA6B15">
        <w:rPr>
          <w:rFonts w:ascii="Calibri" w:eastAsia="Times New Roman" w:hAnsi="Calibri" w:cs="Calibri"/>
          <w:sz w:val="24"/>
          <w:szCs w:val="24"/>
          <w:lang w:val="en-CA" w:eastAsia="en-CA"/>
        </w:rPr>
        <w:fldChar w:fldCharType="begin" w:fldLock="1"/>
      </w:r>
      <w:r w:rsidR="006B11C5">
        <w:rPr>
          <w:rFonts w:ascii="Calibri" w:eastAsia="Times New Roman" w:hAnsi="Calibri" w:cs="Calibri"/>
          <w:sz w:val="24"/>
          <w:szCs w:val="24"/>
          <w:lang w:val="en-CA" w:eastAsia="en-CA"/>
        </w:rPr>
        <w:instrText>ADDIN CSL_CITATION {"citationItems":[{"id":"ITEM-1","itemData":{"DOI":"10.1111/ARE.13487","ISSN":"13652109","abstract":"Holothuria tubulosa (Gmelin, 1788) has recently shown an increased demand in Asian markets, becoming one of the intensively exploited holothurian species in the Mediterranean Sea. A risk is that over-harvesting is likely affecting both the species' natural stocks and the benthic communities. In this scenario, sea ranching and restocking through aquaculture could assist in mitigating its overexploitation. This study is the first to demonstrate the successful artificial breeding and rearing of H. tubulosa, and its consequent potential as a new species for the Mediterranean aquaculture industry. Here we describe the spawning induction, larval development and early juvenile growth in hatchery cultures, aimed at developing a spawning and rearing protocol for this species. The trials were conducted from July to October in both 2014 and 2015. Holothuria tubulosa was induced to spawn by testing four different methods. Thermal stimulation plus thermal shock emerged as the most efficient method to obtain active and healthy gametes. Larval development in H. tubulosa progressed through five stages, reaching the juvenile stage in 27 days. Two different microalgal feeding regimens were tested for larval breeding. Under the best feeding conditions, 7% of the larvae metamorphosed into settled juveniles, adhering to artificial substrates previously conditioned with benthic biofilm. Our results indicate that H. tubulosa shows good performance in hatchery rearing during the larval phases, indicating that this species could be a new candidate for aquaculture in the Mediterranean region, both for production and restocking proposes.","author":[{"dropping-particle":"","family":"Rakaj","given":"Arnold","non-dropping-particle":"","parse-names":false,"suffix":""},{"dropping-particle":"","family":"Fianchini","given":"Alessandra","non-dropping-particle":"","parse-names":false,"suffix":""},{"dropping-particle":"","family":"Boncagni","given":"Paola","non-dropping-particle":"","parse-names":false,"suffix":""},{"dropping-particle":"","family":"Lovatelli","given":"Alessandro","non-dropping-particle":"","parse-names":false,"suffix":""},{"dropping-particle":"","family":"Scardi","given":"Michele","non-dropping-particle":"","parse-names":false,"suffix":""},{"dropping-particle":"","family":"Cataudella","given":"Stefano","non-dropping-particle":"","parse-names":false,"suffix":""}],"container-title":"Aquaculture Research","id":"ITEM-1","issue":"1","issued":{"date-parts":[["2018","1","1"]]},"page":"557-568","publisher":"Blackwell Publishing Ltd","title":"Spawning and rearing of Holothuria tubulosa: A new candidate for aquaculture in the Mediterranean region","type":"article-journal","volume":"49"},"uris":["http://www.mendeley.com/documents/?uuid=3c06eeb6-5196-48b0-aaad-9d9989f93ea2"]},{"id":"ITEM-2","itemData":{"DOI":"10.1111/JWAS.12816","ISSN":"17497345","abstract":"The red sea cucumber, Parastichopus tremulus, a cold water species with commercial potential, has recently attracted attention for wild harvest as well as for potential use in integrated multi-trophic aquaculture in Scandinavian countries. Overharvesting has put natural stocks of sea cucumbers at risk in several countries. Our goal was to develop a rearing protocol for P. tremulus to enable sustainable production of this species. This study presents results from spawning and larval rearing conducted in both Norway (NO) and Sweden (SWE) during May–August 2019. We describe spawning induction and behavior, fertilization success, embryonic and auricularia larval development rate for this species under laboratory conditions. The larvae were fed a mixture of three species of live microalgae (SWE) and algal paste (NO). Larval development rate and survival were monitored at four different temperatures (7, 10, 13, and 16°C). Results showed faster development with increasing temperature. Daily food consumption rate was highest at the highest temperature. The combined effects of temperature and food availability on survival were investigated for the same four temperatures and three different feed concentrations. Only food availability affected the mortality rate, with the highest mortality in the low feeding regime of 1,000–2,000 cells ml−1 day−1.","author":[{"dropping-particle":"","family":"Schagerström","given":"Ellen","non-dropping-particle":"","parse-names":false,"suffix":""},{"dropping-particle":"","family":"Christophersen","given":"Gyda","non-dropping-particle":"","parse-names":false,"suffix":""},{"dropping-particle":"","family":"Sunde","given":"Jan","non-dropping-particle":"","parse-names":false,"suffix":""},{"dropping-particle":"","family":"Bakke","given":"Snorre","non-dropping-particle":"","parse-names":false,"suffix":""},{"dropping-particle":"","family":"Matusse","given":"Nédia R.","non-dropping-particle":"","parse-names":false,"suffix":""},{"dropping-particle":"","family":"Dupont","given":"Sam","non-dropping-particle":"","parse-names":false,"suffix":""},{"dropping-particle":"","family":"Sundell","given":"Kristina S.","non-dropping-particle":"","parse-names":false,"suffix":""}],"container-title":"Journal of the World Aquaculture Society","id":"ITEM-2","issued":{"date-parts":[["2021"]]},"publisher":"Blackwell Publishing Inc.","title":"Controlled spawning and rearing of the sea cucumber, Parastichopus tremulus","type":"article-journal"},"uris":["http://www.mendeley.com/documents/?uuid=cf012a39-ab26-4dd7-8c26-515ec275534b"]},{"id":"ITEM-3","itemData":{"DOI":"10.1016/S0044-8486(01)00725-6","ISSN":"0044-8486","abstract":"Tropical sea cucumbers, Holothuria scabra, H. fuscogilva and Actinopyga mauritiana were collected from the wild, held in insulated containers and transported by a combination of sea, air and road transport for up to 12 h. Methods for obtaining reliable supplies of fertilised eggs from wild-caught broodstock were investigated. Of the 779 H. scabra collected, 4.5% eviscerated during transport, compared with 11.0% of the 181 H. fuscogilva and none of the 52 A. mauritiana. Experiments conducted in 20-l containers, with and without sea water and temperature control, determined that H. scabra survived for over 80 h, H. fuscogilva for 8 h and A. mauritiana for 20 h, in static seawater at 29°C. Spawning of H. scabra in Solomon Islands can be induced throughout the year, but only in 3 months for H. fuscogilva (from August to October), and 2 months for A. mauritiana (from October to November). The peak spawning period for all three species was during the dry season: August-November. Collection, transport and thermal stress was an effective spawning induction method for H. scabra and A. mauritiana. Induced egg production in H. scabra was greatest in September, when 35% of broodstock spawned. Spawning appeared to be entrained to a lunar cycle in H. scabra, and occurred more readily during the afternoon and early evening. Addition of dried Schizochytrium sp. induced spawning in H. fuscogilva and was far more effective than thermal induction. Females of all three species were highly fecund and capable of multiple spawning. The mean number of fertilised eggs was: 1.9 million (±0.6 S.E., n = 17) for H. scabra; 2.6 million (±0.2 S.E., n = 5) for H. fuscogilva and 2.6 million (±0.1 S.E., n = 6) for A. mauritiana. The techniques for inducing spawning identified in this study allowed the collection of fertilised eggs for experimental and pilot-scale mass production of juvenile sea cucumbers. Further research should target improved spawning induction through the conditioning and holding of captive broodstock. © 2002 Elsevier Science B.V. All rights reserved.","author":[{"dropping-particle":"","family":"Battaglene","given":"Stephen C.","non-dropping-particle":"","parse-names":false,"suffix":""},{"dropping-particle":"","family":"Seymour","given":"J. Evizel","non-dropping-particle":"","parse-names":false,"suffix":""},{"dropping-particle":"","family":"Ramofafia","given":"Christian","non-dropping-particle":"","parse-names":false,"suffix":""},{"dropping-particle":"","family":"Lane","given":"Idris","non-dropping-particle":"","parse-names":false,"suffix":""}],"container-title":"Aquaculture","id":"ITEM-3","issue":"1-2","issued":{"date-parts":[["2002","4","30"]]},"page":"29-47","publisher":"Elsevier","title":"Spawning induction of three tropical sea cucumbers, Holothuria scabra, H. fuscogilva and Actinopyga mauritiana","type":"article-journal","volume":"207"},"uris":["http://www.mendeley.com/documents/?uuid=408ee8d8-9314-4dbe-8c5d-b04ca5764daf"]}],"mendeley":{"formattedCitation":"(Battaglene et al., 2002; Rakaj et al., 2018; Schagerström et al., 2021)","plainTextFormattedCitation":"(Battaglene et al., 2002; Rakaj et al., 2018; Schagerström et al., 2021)","previouslyFormattedCitation":"(Battaglene et al., 2002; Rakaj et al., 2018; Schagerström et al., 2021)"},"properties":{"noteIndex":0},"schema":"https://github.com/citation-style-language/schema/raw/master/csl-citation.json"}</w:instrText>
      </w:r>
      <w:r w:rsidR="00FA6B15">
        <w:rPr>
          <w:rFonts w:ascii="Calibri" w:eastAsia="Times New Roman" w:hAnsi="Calibri" w:cs="Calibri"/>
          <w:sz w:val="24"/>
          <w:szCs w:val="24"/>
          <w:lang w:val="en-CA" w:eastAsia="en-CA"/>
        </w:rPr>
        <w:fldChar w:fldCharType="separate"/>
      </w:r>
      <w:r w:rsidR="0082391E" w:rsidRPr="0082391E">
        <w:rPr>
          <w:rFonts w:ascii="Calibri" w:eastAsia="Times New Roman" w:hAnsi="Calibri" w:cs="Calibri"/>
          <w:noProof/>
          <w:sz w:val="24"/>
          <w:szCs w:val="24"/>
          <w:lang w:val="en-CA" w:eastAsia="en-CA"/>
        </w:rPr>
        <w:t>(Battaglene et al., 2002; Rakaj et al., 2018; Schagerström et al., 2021)</w:t>
      </w:r>
      <w:r w:rsidR="00FA6B15">
        <w:rPr>
          <w:rFonts w:ascii="Calibri" w:eastAsia="Times New Roman" w:hAnsi="Calibri" w:cs="Calibri"/>
          <w:sz w:val="24"/>
          <w:szCs w:val="24"/>
          <w:lang w:val="en-CA" w:eastAsia="en-CA"/>
        </w:rPr>
        <w:fldChar w:fldCharType="end"/>
      </w:r>
      <w:r w:rsidR="00864B8E">
        <w:rPr>
          <w:rFonts w:ascii="Calibri" w:eastAsia="Times New Roman" w:hAnsi="Calibri" w:cs="Calibri"/>
          <w:sz w:val="24"/>
          <w:szCs w:val="24"/>
          <w:lang w:val="en-CA" w:eastAsia="en-CA"/>
        </w:rPr>
        <w:t xml:space="preserve">. </w:t>
      </w:r>
      <w:r w:rsidR="008C220E">
        <w:rPr>
          <w:rFonts w:ascii="Calibri" w:eastAsia="Times New Roman" w:hAnsi="Calibri" w:cs="Calibri"/>
          <w:sz w:val="24"/>
          <w:szCs w:val="24"/>
          <w:lang w:val="en-CA" w:eastAsia="en-CA"/>
        </w:rPr>
        <w:t xml:space="preserve">Our ability to </w:t>
      </w:r>
      <w:r w:rsidR="004A3D13">
        <w:rPr>
          <w:rFonts w:ascii="Calibri" w:eastAsia="Times New Roman" w:hAnsi="Calibri" w:cs="Calibri"/>
          <w:sz w:val="24"/>
          <w:szCs w:val="24"/>
          <w:lang w:val="en-CA" w:eastAsia="en-CA"/>
        </w:rPr>
        <w:t xml:space="preserve">connect spawning </w:t>
      </w:r>
      <w:r w:rsidR="00452904">
        <w:rPr>
          <w:rFonts w:ascii="Calibri" w:eastAsia="Times New Roman" w:hAnsi="Calibri" w:cs="Calibri"/>
          <w:sz w:val="24"/>
          <w:szCs w:val="24"/>
          <w:lang w:val="en-CA" w:eastAsia="en-CA"/>
        </w:rPr>
        <w:t xml:space="preserve">to </w:t>
      </w:r>
      <w:r w:rsidR="00B2690F">
        <w:rPr>
          <w:rFonts w:ascii="Calibri" w:eastAsia="Times New Roman" w:hAnsi="Calibri" w:cs="Calibri"/>
          <w:sz w:val="24"/>
          <w:szCs w:val="24"/>
          <w:lang w:val="en-CA" w:eastAsia="en-CA"/>
        </w:rPr>
        <w:t>individual sea cucumber traits (e.g., size, stiffness, evisceration status)</w:t>
      </w:r>
      <w:r w:rsidR="008201E9">
        <w:rPr>
          <w:rFonts w:ascii="Calibri" w:eastAsia="Times New Roman" w:hAnsi="Calibri" w:cs="Calibri"/>
          <w:sz w:val="24"/>
          <w:szCs w:val="24"/>
          <w:lang w:val="en-CA" w:eastAsia="en-CA"/>
        </w:rPr>
        <w:t xml:space="preserve"> was limited </w:t>
      </w:r>
      <w:del w:id="76" w:author="Sam Foley" w:date="2021-12-12T13:31:00Z">
        <w:r w:rsidR="008201E9" w:rsidDel="0024387C">
          <w:rPr>
            <w:rFonts w:ascii="Calibri" w:eastAsia="Times New Roman" w:hAnsi="Calibri" w:cs="Calibri"/>
            <w:sz w:val="24"/>
            <w:szCs w:val="24"/>
            <w:lang w:val="en-CA" w:eastAsia="en-CA"/>
          </w:rPr>
          <w:delText xml:space="preserve">because </w:delText>
        </w:r>
        <w:r w:rsidR="00AE3996" w:rsidDel="0024387C">
          <w:rPr>
            <w:rFonts w:ascii="Calibri" w:eastAsia="Times New Roman" w:hAnsi="Calibri" w:cs="Calibri"/>
            <w:sz w:val="24"/>
            <w:szCs w:val="24"/>
            <w:lang w:val="en-CA" w:eastAsia="en-CA"/>
          </w:rPr>
          <w:delText>of</w:delText>
        </w:r>
      </w:del>
      <w:ins w:id="77" w:author="Sam Foley" w:date="2021-12-12T13:31:00Z">
        <w:r w:rsidR="0024387C">
          <w:rPr>
            <w:rFonts w:ascii="Calibri" w:eastAsia="Times New Roman" w:hAnsi="Calibri" w:cs="Calibri"/>
            <w:sz w:val="24"/>
            <w:szCs w:val="24"/>
            <w:lang w:val="en-CA" w:eastAsia="en-CA"/>
          </w:rPr>
          <w:t>due to the</w:t>
        </w:r>
      </w:ins>
      <w:r w:rsidR="00AE3996">
        <w:rPr>
          <w:rFonts w:ascii="Calibri" w:eastAsia="Times New Roman" w:hAnsi="Calibri" w:cs="Calibri"/>
          <w:sz w:val="24"/>
          <w:szCs w:val="24"/>
          <w:lang w:val="en-CA" w:eastAsia="en-CA"/>
        </w:rPr>
        <w:t xml:space="preserve"> </w:t>
      </w:r>
      <w:del w:id="78" w:author="Sam Foley" w:date="2021-12-12T13:31:00Z">
        <w:r w:rsidR="00AE3996" w:rsidDel="0024387C">
          <w:rPr>
            <w:rFonts w:ascii="Calibri" w:eastAsia="Times New Roman" w:hAnsi="Calibri" w:cs="Calibri"/>
            <w:sz w:val="24"/>
            <w:szCs w:val="24"/>
            <w:lang w:val="en-CA" w:eastAsia="en-CA"/>
          </w:rPr>
          <w:delText xml:space="preserve">our </w:delText>
        </w:r>
      </w:del>
      <w:r w:rsidR="00AE3996">
        <w:rPr>
          <w:rFonts w:ascii="Calibri" w:eastAsia="Times New Roman" w:hAnsi="Calibri" w:cs="Calibri"/>
          <w:sz w:val="24"/>
          <w:szCs w:val="24"/>
          <w:lang w:val="en-CA" w:eastAsia="en-CA"/>
        </w:rPr>
        <w:t xml:space="preserve">paired </w:t>
      </w:r>
      <w:r w:rsidR="00D3773A">
        <w:rPr>
          <w:rFonts w:ascii="Calibri" w:eastAsia="Times New Roman" w:hAnsi="Calibri" w:cs="Calibri"/>
          <w:sz w:val="24"/>
          <w:szCs w:val="24"/>
          <w:lang w:val="en-CA" w:eastAsia="en-CA"/>
        </w:rPr>
        <w:t xml:space="preserve">bucket </w:t>
      </w:r>
      <w:r w:rsidR="00147E5F">
        <w:rPr>
          <w:rFonts w:ascii="Calibri" w:eastAsia="Times New Roman" w:hAnsi="Calibri" w:cs="Calibri"/>
          <w:sz w:val="24"/>
          <w:szCs w:val="24"/>
          <w:lang w:val="en-CA" w:eastAsia="en-CA"/>
        </w:rPr>
        <w:t xml:space="preserve">experimental </w:t>
      </w:r>
      <w:r w:rsidR="00AE3996">
        <w:rPr>
          <w:rFonts w:ascii="Calibri" w:eastAsia="Times New Roman" w:hAnsi="Calibri" w:cs="Calibri"/>
          <w:sz w:val="24"/>
          <w:szCs w:val="24"/>
          <w:lang w:val="en-CA" w:eastAsia="en-CA"/>
        </w:rPr>
        <w:t>design.</w:t>
      </w:r>
      <w:r w:rsidR="0036413A">
        <w:rPr>
          <w:rFonts w:ascii="Calibri" w:eastAsia="Times New Roman" w:hAnsi="Calibri" w:cs="Calibri"/>
          <w:sz w:val="24"/>
          <w:szCs w:val="24"/>
          <w:lang w:val="en-CA" w:eastAsia="en-CA"/>
        </w:rPr>
        <w:t xml:space="preserve"> To better understand </w:t>
      </w:r>
      <w:r w:rsidR="00D3773A">
        <w:rPr>
          <w:rFonts w:ascii="Calibri" w:eastAsia="Times New Roman" w:hAnsi="Calibri" w:cs="Calibri"/>
          <w:sz w:val="24"/>
          <w:szCs w:val="24"/>
          <w:lang w:val="en-CA" w:eastAsia="en-CA"/>
        </w:rPr>
        <w:t xml:space="preserve">spawning, we would recommend keeping </w:t>
      </w:r>
      <w:commentRangeStart w:id="79"/>
      <w:r w:rsidR="00D3773A">
        <w:rPr>
          <w:rFonts w:ascii="Calibri" w:eastAsia="Times New Roman" w:hAnsi="Calibri" w:cs="Calibri"/>
          <w:sz w:val="24"/>
          <w:szCs w:val="24"/>
          <w:lang w:val="en-CA" w:eastAsia="en-CA"/>
        </w:rPr>
        <w:t xml:space="preserve">sea cucumbers </w:t>
      </w:r>
      <w:commentRangeEnd w:id="79"/>
      <w:r w:rsidR="0024387C">
        <w:rPr>
          <w:rStyle w:val="CommentReference"/>
        </w:rPr>
        <w:commentReference w:id="79"/>
      </w:r>
      <w:r w:rsidR="00D3773A">
        <w:rPr>
          <w:rFonts w:ascii="Calibri" w:eastAsia="Times New Roman" w:hAnsi="Calibri" w:cs="Calibri"/>
          <w:sz w:val="24"/>
          <w:szCs w:val="24"/>
          <w:lang w:val="en-CA" w:eastAsia="en-CA"/>
        </w:rPr>
        <w:t>in isolated</w:t>
      </w:r>
      <w:r w:rsidR="00904678">
        <w:rPr>
          <w:rFonts w:ascii="Calibri" w:eastAsia="Times New Roman" w:hAnsi="Calibri" w:cs="Calibri"/>
          <w:sz w:val="24"/>
          <w:szCs w:val="24"/>
          <w:lang w:val="en-CA" w:eastAsia="en-CA"/>
        </w:rPr>
        <w:t xml:space="preserve"> containers to </w:t>
      </w:r>
      <w:ins w:id="80" w:author="Sam Foley" w:date="2021-12-12T13:32:00Z">
        <w:r w:rsidR="0024387C">
          <w:rPr>
            <w:rFonts w:ascii="Calibri" w:eastAsia="Times New Roman" w:hAnsi="Calibri" w:cs="Calibri"/>
            <w:sz w:val="24"/>
            <w:szCs w:val="24"/>
            <w:lang w:val="en-CA" w:eastAsia="en-CA"/>
          </w:rPr>
          <w:t>better track and identify spawning individuals.</w:t>
        </w:r>
      </w:ins>
      <w:del w:id="81" w:author="Sam Foley" w:date="2021-12-12T13:32:00Z">
        <w:r w:rsidR="00904678" w:rsidDel="0024387C">
          <w:rPr>
            <w:rFonts w:ascii="Calibri" w:eastAsia="Times New Roman" w:hAnsi="Calibri" w:cs="Calibri"/>
            <w:sz w:val="24"/>
            <w:szCs w:val="24"/>
            <w:lang w:val="en-CA" w:eastAsia="en-CA"/>
          </w:rPr>
          <w:delText xml:space="preserve">allow researchers to </w:delText>
        </w:r>
        <w:r w:rsidR="0063086D" w:rsidDel="0024387C">
          <w:rPr>
            <w:rFonts w:ascii="Calibri" w:eastAsia="Times New Roman" w:hAnsi="Calibri" w:cs="Calibri"/>
            <w:sz w:val="24"/>
            <w:szCs w:val="24"/>
            <w:lang w:val="en-CA" w:eastAsia="en-CA"/>
          </w:rPr>
          <w:delText>identify individual spawners.</w:delText>
        </w:r>
      </w:del>
      <w:r w:rsidR="0063086D">
        <w:rPr>
          <w:rFonts w:ascii="Calibri" w:eastAsia="Times New Roman" w:hAnsi="Calibri" w:cs="Calibri"/>
          <w:sz w:val="24"/>
          <w:szCs w:val="24"/>
          <w:lang w:val="en-CA" w:eastAsia="en-CA"/>
        </w:rPr>
        <w:t xml:space="preserve"> </w:t>
      </w:r>
    </w:p>
    <w:p w14:paraId="737E4A49" w14:textId="774C2481" w:rsidR="00DF3C05" w:rsidRDefault="00DF3C05" w:rsidP="00315B6D">
      <w:pPr>
        <w:spacing w:line="480" w:lineRule="auto"/>
        <w:rPr>
          <w:rFonts w:ascii="Calibri" w:eastAsia="Times New Roman" w:hAnsi="Calibri" w:cs="Calibri"/>
          <w:sz w:val="24"/>
          <w:szCs w:val="24"/>
          <w:lang w:val="en-CA" w:eastAsia="en-CA"/>
        </w:rPr>
      </w:pPr>
      <w:r>
        <w:rPr>
          <w:rFonts w:ascii="Calibri" w:eastAsia="Times New Roman" w:hAnsi="Calibri" w:cs="Calibri"/>
          <w:i/>
          <w:iCs/>
          <w:sz w:val="24"/>
          <w:szCs w:val="24"/>
          <w:lang w:val="en-CA" w:eastAsia="en-CA"/>
        </w:rPr>
        <w:t>Evisceration</w:t>
      </w:r>
      <w:r>
        <w:rPr>
          <w:rFonts w:ascii="Calibri" w:eastAsia="Times New Roman" w:hAnsi="Calibri" w:cs="Calibri"/>
          <w:sz w:val="24"/>
          <w:szCs w:val="24"/>
          <w:lang w:val="en-CA" w:eastAsia="en-CA"/>
        </w:rPr>
        <w:t xml:space="preserve"> </w:t>
      </w:r>
    </w:p>
    <w:p w14:paraId="6F59F87E" w14:textId="590639DC" w:rsidR="00C7797A" w:rsidRDefault="00DF3C05" w:rsidP="00315B6D">
      <w:pPr>
        <w:spacing w:line="480" w:lineRule="auto"/>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tab/>
      </w:r>
      <w:r w:rsidR="00DC5E3C">
        <w:rPr>
          <w:rFonts w:ascii="Calibri" w:eastAsia="Times New Roman" w:hAnsi="Calibri" w:cs="Calibri"/>
          <w:sz w:val="24"/>
          <w:szCs w:val="24"/>
          <w:lang w:val="en-CA" w:eastAsia="en-CA"/>
        </w:rPr>
        <w:t xml:space="preserve">We did not observe a treatment-related </w:t>
      </w:r>
      <w:r w:rsidR="000125B6">
        <w:rPr>
          <w:rFonts w:ascii="Calibri" w:eastAsia="Times New Roman" w:hAnsi="Calibri" w:cs="Calibri"/>
          <w:sz w:val="24"/>
          <w:szCs w:val="24"/>
          <w:lang w:val="en-CA" w:eastAsia="en-CA"/>
        </w:rPr>
        <w:t>trend in digestive tract evisceration</w:t>
      </w:r>
      <w:r w:rsidR="00051434">
        <w:rPr>
          <w:rFonts w:ascii="Calibri" w:eastAsia="Times New Roman" w:hAnsi="Calibri" w:cs="Calibri"/>
          <w:sz w:val="24"/>
          <w:szCs w:val="24"/>
          <w:lang w:val="en-CA" w:eastAsia="en-CA"/>
        </w:rPr>
        <w:t xml:space="preserve">. The lack of a trend could have occurred because </w:t>
      </w:r>
      <w:r w:rsidR="004C75FA">
        <w:rPr>
          <w:rFonts w:ascii="Calibri" w:eastAsia="Times New Roman" w:hAnsi="Calibri" w:cs="Calibri"/>
          <w:sz w:val="24"/>
          <w:szCs w:val="24"/>
          <w:lang w:val="en-CA" w:eastAsia="en-CA"/>
        </w:rPr>
        <w:t xml:space="preserve">sea cucumbers </w:t>
      </w:r>
      <w:r w:rsidR="003C732E">
        <w:rPr>
          <w:rFonts w:ascii="Calibri" w:eastAsia="Times New Roman" w:hAnsi="Calibri" w:cs="Calibri"/>
          <w:sz w:val="24"/>
          <w:szCs w:val="24"/>
          <w:lang w:val="en-CA" w:eastAsia="en-CA"/>
        </w:rPr>
        <w:t>were all overstimulated and stressed from extensive handling during the experiment</w:t>
      </w:r>
      <w:r w:rsidR="00EE7A95">
        <w:rPr>
          <w:rFonts w:ascii="Calibri" w:eastAsia="Times New Roman" w:hAnsi="Calibri" w:cs="Calibri"/>
          <w:sz w:val="24"/>
          <w:szCs w:val="24"/>
          <w:lang w:val="en-CA" w:eastAsia="en-CA"/>
        </w:rPr>
        <w:t xml:space="preserve"> </w:t>
      </w:r>
      <w:r w:rsidR="0057013B">
        <w:rPr>
          <w:rFonts w:ascii="Calibri" w:eastAsia="Times New Roman" w:hAnsi="Calibri" w:cs="Calibri"/>
          <w:sz w:val="24"/>
          <w:szCs w:val="24"/>
          <w:lang w:val="en-CA" w:eastAsia="en-CA"/>
        </w:rPr>
        <w:fldChar w:fldCharType="begin" w:fldLock="1"/>
      </w:r>
      <w:r w:rsidR="00751E0D">
        <w:rPr>
          <w:rFonts w:ascii="Calibri" w:eastAsia="Times New Roman" w:hAnsi="Calibri" w:cs="Calibri"/>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sidR="0057013B">
        <w:rPr>
          <w:rFonts w:ascii="Calibri" w:eastAsia="Times New Roman" w:hAnsi="Calibri" w:cs="Calibri"/>
          <w:sz w:val="24"/>
          <w:szCs w:val="24"/>
          <w:lang w:val="en-CA" w:eastAsia="en-CA"/>
        </w:rPr>
        <w:fldChar w:fldCharType="separate"/>
      </w:r>
      <w:r w:rsidR="0057013B" w:rsidRPr="0057013B">
        <w:rPr>
          <w:rFonts w:ascii="Calibri" w:eastAsia="Times New Roman" w:hAnsi="Calibri" w:cs="Calibri"/>
          <w:noProof/>
          <w:sz w:val="24"/>
          <w:szCs w:val="24"/>
          <w:lang w:val="en-CA" w:eastAsia="en-CA"/>
        </w:rPr>
        <w:t>(Ding et al., 2019)</w:t>
      </w:r>
      <w:r w:rsidR="0057013B">
        <w:rPr>
          <w:rFonts w:ascii="Calibri" w:eastAsia="Times New Roman" w:hAnsi="Calibri" w:cs="Calibri"/>
          <w:sz w:val="24"/>
          <w:szCs w:val="24"/>
          <w:lang w:val="en-CA" w:eastAsia="en-CA"/>
        </w:rPr>
        <w:fldChar w:fldCharType="end"/>
      </w:r>
      <w:r w:rsidR="003C732E">
        <w:rPr>
          <w:rFonts w:ascii="Calibri" w:eastAsia="Times New Roman" w:hAnsi="Calibri" w:cs="Calibri"/>
          <w:sz w:val="24"/>
          <w:szCs w:val="24"/>
          <w:lang w:val="en-CA" w:eastAsia="en-CA"/>
        </w:rPr>
        <w:t xml:space="preserve">. However, </w:t>
      </w:r>
      <w:r w:rsidR="00437A92">
        <w:rPr>
          <w:rFonts w:ascii="Calibri" w:eastAsia="Times New Roman" w:hAnsi="Calibri" w:cs="Calibri"/>
          <w:sz w:val="24"/>
          <w:szCs w:val="24"/>
          <w:lang w:val="en-CA" w:eastAsia="en-CA"/>
        </w:rPr>
        <w:t xml:space="preserve">model results indicated </w:t>
      </w:r>
      <w:r w:rsidR="00DB13F2">
        <w:rPr>
          <w:rFonts w:ascii="Calibri" w:eastAsia="Times New Roman" w:hAnsi="Calibri" w:cs="Calibri"/>
          <w:sz w:val="24"/>
          <w:szCs w:val="24"/>
          <w:lang w:val="en-CA" w:eastAsia="en-CA"/>
        </w:rPr>
        <w:t xml:space="preserve">that </w:t>
      </w:r>
      <w:r w:rsidR="00696E56">
        <w:rPr>
          <w:rFonts w:ascii="Calibri" w:eastAsia="Times New Roman" w:hAnsi="Calibri" w:cs="Calibri"/>
          <w:sz w:val="24"/>
          <w:szCs w:val="24"/>
          <w:lang w:val="en-CA" w:eastAsia="en-CA"/>
        </w:rPr>
        <w:t>both weight and defecation status had significant effects</w:t>
      </w:r>
      <w:r w:rsidR="00ED2DDE">
        <w:rPr>
          <w:rFonts w:ascii="Calibri" w:eastAsia="Times New Roman" w:hAnsi="Calibri" w:cs="Calibri"/>
          <w:sz w:val="24"/>
          <w:szCs w:val="24"/>
          <w:lang w:val="en-CA" w:eastAsia="en-CA"/>
        </w:rPr>
        <w:t xml:space="preserve"> on evisceratio</w:t>
      </w:r>
      <w:commentRangeStart w:id="82"/>
      <w:r w:rsidR="00ED2DDE">
        <w:rPr>
          <w:rFonts w:ascii="Calibri" w:eastAsia="Times New Roman" w:hAnsi="Calibri" w:cs="Calibri"/>
          <w:sz w:val="24"/>
          <w:szCs w:val="24"/>
          <w:lang w:val="en-CA" w:eastAsia="en-CA"/>
        </w:rPr>
        <w:t>n</w:t>
      </w:r>
      <w:commentRangeEnd w:id="82"/>
      <w:r w:rsidR="0024387C">
        <w:rPr>
          <w:rStyle w:val="CommentReference"/>
        </w:rPr>
        <w:commentReference w:id="82"/>
      </w:r>
      <w:r w:rsidR="00ED2DDE">
        <w:rPr>
          <w:rFonts w:ascii="Calibri" w:eastAsia="Times New Roman" w:hAnsi="Calibri" w:cs="Calibri"/>
          <w:sz w:val="24"/>
          <w:szCs w:val="24"/>
          <w:lang w:val="en-CA" w:eastAsia="en-CA"/>
        </w:rPr>
        <w:t>.</w:t>
      </w:r>
      <w:r w:rsidR="00D078CE">
        <w:rPr>
          <w:rFonts w:ascii="Calibri" w:eastAsia="Times New Roman" w:hAnsi="Calibri" w:cs="Calibri"/>
          <w:sz w:val="24"/>
          <w:szCs w:val="24"/>
          <w:lang w:val="en-CA" w:eastAsia="en-CA"/>
        </w:rPr>
        <w:t xml:space="preserve"> </w:t>
      </w:r>
      <w:commentRangeStart w:id="83"/>
      <w:r w:rsidR="00D078CE">
        <w:rPr>
          <w:rFonts w:ascii="Calibri" w:eastAsia="Times New Roman" w:hAnsi="Calibri" w:cs="Calibri"/>
          <w:sz w:val="24"/>
          <w:szCs w:val="24"/>
          <w:lang w:val="en-CA" w:eastAsia="en-CA"/>
        </w:rPr>
        <w:t>In particular,</w:t>
      </w:r>
      <w:r w:rsidR="00BE3473">
        <w:rPr>
          <w:rFonts w:ascii="Calibri" w:eastAsia="Times New Roman" w:hAnsi="Calibri" w:cs="Calibri"/>
          <w:sz w:val="24"/>
          <w:szCs w:val="24"/>
          <w:lang w:val="en-CA" w:eastAsia="en-CA"/>
        </w:rPr>
        <w:t xml:space="preserve"> </w:t>
      </w:r>
      <w:r w:rsidR="00D078CE">
        <w:rPr>
          <w:rFonts w:ascii="Calibri" w:eastAsia="Times New Roman" w:hAnsi="Calibri" w:cs="Calibri"/>
          <w:sz w:val="24"/>
          <w:szCs w:val="24"/>
          <w:lang w:val="en-CA" w:eastAsia="en-CA"/>
        </w:rPr>
        <w:t>d</w:t>
      </w:r>
      <w:r w:rsidR="00BE3473">
        <w:rPr>
          <w:rFonts w:ascii="Calibri" w:eastAsia="Times New Roman" w:hAnsi="Calibri" w:cs="Calibri"/>
          <w:sz w:val="24"/>
          <w:szCs w:val="24"/>
          <w:lang w:val="en-CA" w:eastAsia="en-CA"/>
        </w:rPr>
        <w:t xml:space="preserve">efecation status had </w:t>
      </w:r>
      <w:commentRangeStart w:id="84"/>
      <w:r w:rsidR="00BE3473">
        <w:rPr>
          <w:rFonts w:ascii="Calibri" w:eastAsia="Times New Roman" w:hAnsi="Calibri" w:cs="Calibri"/>
          <w:sz w:val="24"/>
          <w:szCs w:val="24"/>
          <w:lang w:val="en-CA" w:eastAsia="en-CA"/>
        </w:rPr>
        <w:t xml:space="preserve">a </w:t>
      </w:r>
      <w:r w:rsidR="00AD77AC">
        <w:rPr>
          <w:rFonts w:ascii="Calibri" w:eastAsia="Times New Roman" w:hAnsi="Calibri" w:cs="Calibri"/>
          <w:sz w:val="24"/>
          <w:szCs w:val="24"/>
          <w:lang w:val="en-CA" w:eastAsia="en-CA"/>
        </w:rPr>
        <w:t xml:space="preserve">strong </w:t>
      </w:r>
      <w:r w:rsidR="007A3910">
        <w:rPr>
          <w:rFonts w:ascii="Calibri" w:eastAsia="Times New Roman" w:hAnsi="Calibri" w:cs="Calibri"/>
          <w:sz w:val="24"/>
          <w:szCs w:val="24"/>
          <w:lang w:val="en-CA" w:eastAsia="en-CA"/>
        </w:rPr>
        <w:t>magnitude and directionality</w:t>
      </w:r>
      <w:r w:rsidR="00437C61">
        <w:rPr>
          <w:rFonts w:ascii="Calibri" w:eastAsia="Times New Roman" w:hAnsi="Calibri" w:cs="Calibri"/>
          <w:sz w:val="24"/>
          <w:szCs w:val="24"/>
          <w:lang w:val="en-CA" w:eastAsia="en-CA"/>
        </w:rPr>
        <w:t xml:space="preserve"> </w:t>
      </w:r>
      <w:commentRangeEnd w:id="84"/>
      <w:r w:rsidR="00F06546" w:rsidRPr="0078554F">
        <w:rPr>
          <w:rStyle w:val="CommentReference"/>
          <w:lang w:val="en-CA"/>
        </w:rPr>
        <w:commentReference w:id="84"/>
      </w:r>
      <w:r w:rsidR="00437C61">
        <w:rPr>
          <w:rFonts w:ascii="Calibri" w:eastAsia="Times New Roman" w:hAnsi="Calibri" w:cs="Calibri"/>
          <w:sz w:val="24"/>
          <w:szCs w:val="24"/>
          <w:lang w:val="en-CA" w:eastAsia="en-CA"/>
        </w:rPr>
        <w:t>(defecating cucumbers were less likely to eviscerate)</w:t>
      </w:r>
      <w:r w:rsidR="005122D4">
        <w:rPr>
          <w:rFonts w:ascii="Calibri" w:eastAsia="Times New Roman" w:hAnsi="Calibri" w:cs="Calibri"/>
          <w:sz w:val="24"/>
          <w:szCs w:val="24"/>
          <w:lang w:val="en-CA" w:eastAsia="en-CA"/>
        </w:rPr>
        <w:t>,</w:t>
      </w:r>
      <w:r w:rsidR="00A67425">
        <w:rPr>
          <w:rFonts w:ascii="Calibri" w:eastAsia="Times New Roman" w:hAnsi="Calibri" w:cs="Calibri"/>
          <w:sz w:val="24"/>
          <w:szCs w:val="24"/>
          <w:lang w:val="en-CA" w:eastAsia="en-CA"/>
        </w:rPr>
        <w:t xml:space="preserve"> implying a strong biological importance </w:t>
      </w:r>
      <w:r w:rsidR="00C44E09">
        <w:rPr>
          <w:rFonts w:ascii="Calibri" w:eastAsia="Times New Roman" w:hAnsi="Calibri" w:cs="Calibri"/>
          <w:sz w:val="24"/>
          <w:szCs w:val="24"/>
          <w:lang w:val="en-CA" w:eastAsia="en-CA"/>
        </w:rPr>
        <w:fldChar w:fldCharType="begin" w:fldLock="1"/>
      </w:r>
      <w:r w:rsidR="00C44E09">
        <w:rPr>
          <w:rFonts w:ascii="Calibri" w:eastAsia="Times New Roman" w:hAnsi="Calibri" w:cs="Calibri"/>
          <w:sz w:val="24"/>
          <w:szCs w:val="24"/>
          <w:lang w:val="en-CA" w:eastAsia="en-CA"/>
        </w:rPr>
        <w:instrText>ADDIN CSL_CITATION {"citationItems":[{"id":"ITEM-1","itemData":{"DOI":"10.1111/j.1469-185X.2007.00027.x","abstract":"Null hypothesis significance testing (NHST) is the dominant statistical approach in biology, although it has many, frequently unappreciated, problems. Most importantly, NHST does not provide us with two crucial pieces of information: (1) the magnitude of an effect of interest, and (2) the precision of the estimate of the magnitude of that effect. All biologists should be ultimately interested in biological importance, which may be assessed using the magnitude of an effect, but not its statistical significance. Therefore, we advocate presentation of measures of the magnitude of effects (i.e. effect size statistics) and their confidence intervals (CIs) in all biological journals. Combined use of an effect size and its CIs enables one to assess the relationships within data more effectively than the use of p values, regardless of statistical significance. In addition, routine presentation of effect sizes will encourage researchers to view their results in the context of previous research and facilitate the incorporation of results into future meta-analysis, which has been increasingly used as the standard method of quantitative review in biology. In this article, we extensively discuss two dimensionless (and thus standardised) classes of effect size statistics: d statistics (standardised mean difference) and r statistics (correlation coefficient), because these can be calculated from almost all study designs and also because their calculations are essential for meta-analysis. However, our focus on these standardised effect size statistics does not mean unstandardised effect size statistics (e.g. mean difference and regression coefficient) are less important. We provide potential solutions for four main technical problems researchers may encounter when calculating effect size and CIs: (1) when covariates exist, (2) when bias in estimating effect size is possible, (3) when data have non-normal error structure and/or variances, and (4) when data are non-independent. Although interpretations of effect sizes are often difficult, we provide some pointers to help researchers. This paper serves both as a beginner's instruction manual and a stimulus for changing statistical practice for the better in the biological sciences.","author":[{"dropping-particle":"","family":"Nakagawa","given":"Shinichi","non-dropping-particle":"","parse-names":false,"suffix":""},{"dropping-particle":"","family":"Cuthill","given":"Innes C","non-dropping-particle":"","parse-names":false,"suffix":""}],"container-title":"Biol. Rev","id":"ITEM-1","issued":{"date-parts":[["2007"]]},"page":"591-605","title":"Effect size, confidence interval and statistical significance: a practical guide for biologists","type":"article-journal","volume":"82"},"uris":["http://www.mendeley.com/documents/?uuid=a800d7a2-7879-4273-9f3f-8f1b7f9ebc60"]}],"mendeley":{"formattedCitation":"(Nakagawa &amp; Cuthill, 2007)","plainTextFormattedCitation":"(Nakagawa &amp; Cuthill, 2007)","previouslyFormattedCitation":"(Nakagawa &amp; Cuthill, 2007)"},"properties":{"noteIndex":0},"schema":"https://github.com/citation-style-language/schema/raw/master/csl-citation.json"}</w:instrText>
      </w:r>
      <w:r w:rsidR="00C44E09">
        <w:rPr>
          <w:rFonts w:ascii="Calibri" w:eastAsia="Times New Roman" w:hAnsi="Calibri" w:cs="Calibri"/>
          <w:sz w:val="24"/>
          <w:szCs w:val="24"/>
          <w:lang w:val="en-CA" w:eastAsia="en-CA"/>
        </w:rPr>
        <w:fldChar w:fldCharType="separate"/>
      </w:r>
      <w:r w:rsidR="00C44E09" w:rsidRPr="00751E0D">
        <w:rPr>
          <w:rFonts w:ascii="Calibri" w:eastAsia="Times New Roman" w:hAnsi="Calibri" w:cs="Calibri"/>
          <w:noProof/>
          <w:sz w:val="24"/>
          <w:szCs w:val="24"/>
          <w:lang w:val="en-CA" w:eastAsia="en-CA"/>
        </w:rPr>
        <w:t>(Nakagawa &amp; Cuthill, 2007)</w:t>
      </w:r>
      <w:r w:rsidR="00C44E09">
        <w:rPr>
          <w:rFonts w:ascii="Calibri" w:eastAsia="Times New Roman" w:hAnsi="Calibri" w:cs="Calibri"/>
          <w:sz w:val="24"/>
          <w:szCs w:val="24"/>
          <w:lang w:val="en-CA" w:eastAsia="en-CA"/>
        </w:rPr>
        <w:fldChar w:fldCharType="end"/>
      </w:r>
      <w:commentRangeEnd w:id="83"/>
      <w:r w:rsidR="00C3235B">
        <w:rPr>
          <w:rStyle w:val="CommentReference"/>
        </w:rPr>
        <w:commentReference w:id="83"/>
      </w:r>
      <w:r w:rsidR="005122D4">
        <w:rPr>
          <w:rFonts w:ascii="Calibri" w:eastAsia="Times New Roman" w:hAnsi="Calibri" w:cs="Calibri"/>
          <w:sz w:val="24"/>
          <w:szCs w:val="24"/>
          <w:lang w:val="en-CA" w:eastAsia="en-CA"/>
        </w:rPr>
        <w:t xml:space="preserve">. </w:t>
      </w:r>
      <w:r w:rsidR="00F5363E">
        <w:rPr>
          <w:rFonts w:ascii="Calibri" w:eastAsia="Times New Roman" w:hAnsi="Calibri" w:cs="Calibri"/>
          <w:sz w:val="24"/>
          <w:szCs w:val="24"/>
          <w:lang w:val="en-CA" w:eastAsia="en-CA"/>
        </w:rPr>
        <w:t>Thi</w:t>
      </w:r>
      <w:r w:rsidR="006042CB">
        <w:rPr>
          <w:rFonts w:ascii="Calibri" w:eastAsia="Times New Roman" w:hAnsi="Calibri" w:cs="Calibri"/>
          <w:sz w:val="24"/>
          <w:szCs w:val="24"/>
          <w:lang w:val="en-CA" w:eastAsia="en-CA"/>
        </w:rPr>
        <w:t>s</w:t>
      </w:r>
      <w:r w:rsidR="00847A69">
        <w:rPr>
          <w:rFonts w:ascii="Calibri" w:eastAsia="Times New Roman" w:hAnsi="Calibri" w:cs="Calibri"/>
          <w:sz w:val="24"/>
          <w:szCs w:val="24"/>
          <w:lang w:val="en-CA" w:eastAsia="en-CA"/>
        </w:rPr>
        <w:t xml:space="preserve"> </w:t>
      </w:r>
      <w:r w:rsidR="00065F0D">
        <w:rPr>
          <w:rFonts w:ascii="Calibri" w:eastAsia="Times New Roman" w:hAnsi="Calibri" w:cs="Calibri"/>
          <w:sz w:val="24"/>
          <w:szCs w:val="24"/>
          <w:lang w:val="en-CA" w:eastAsia="en-CA"/>
        </w:rPr>
        <w:t xml:space="preserve">may </w:t>
      </w:r>
      <w:r w:rsidR="00847A69">
        <w:rPr>
          <w:rFonts w:ascii="Calibri" w:eastAsia="Times New Roman" w:hAnsi="Calibri" w:cs="Calibri"/>
          <w:sz w:val="24"/>
          <w:szCs w:val="24"/>
          <w:lang w:val="en-CA" w:eastAsia="en-CA"/>
        </w:rPr>
        <w:t xml:space="preserve">provide further evidence of seasonal evisceration </w:t>
      </w:r>
      <w:r w:rsidR="00A04161">
        <w:rPr>
          <w:rFonts w:ascii="Calibri" w:eastAsia="Times New Roman" w:hAnsi="Calibri" w:cs="Calibri"/>
          <w:sz w:val="24"/>
          <w:szCs w:val="24"/>
          <w:lang w:val="en-CA" w:eastAsia="en-CA"/>
        </w:rPr>
        <w:t xml:space="preserve">because evisceration was </w:t>
      </w:r>
      <w:r w:rsidR="00870047">
        <w:rPr>
          <w:rFonts w:ascii="Calibri" w:eastAsia="Times New Roman" w:hAnsi="Calibri" w:cs="Calibri"/>
          <w:sz w:val="24"/>
          <w:szCs w:val="24"/>
          <w:lang w:val="en-CA" w:eastAsia="en-CA"/>
        </w:rPr>
        <w:t xml:space="preserve">significantly </w:t>
      </w:r>
      <w:r w:rsidR="00A04161">
        <w:rPr>
          <w:rFonts w:ascii="Calibri" w:eastAsia="Times New Roman" w:hAnsi="Calibri" w:cs="Calibri"/>
          <w:sz w:val="24"/>
          <w:szCs w:val="24"/>
          <w:lang w:val="en-CA" w:eastAsia="en-CA"/>
        </w:rPr>
        <w:t xml:space="preserve">more likely when </w:t>
      </w:r>
      <w:r w:rsidR="003644F5">
        <w:rPr>
          <w:rFonts w:ascii="Calibri" w:eastAsia="Times New Roman" w:hAnsi="Calibri" w:cs="Calibri"/>
          <w:sz w:val="24"/>
          <w:szCs w:val="24"/>
          <w:lang w:val="en-CA" w:eastAsia="en-CA"/>
        </w:rPr>
        <w:t xml:space="preserve">sea cucumbers </w:t>
      </w:r>
      <w:r w:rsidR="001C02B1">
        <w:rPr>
          <w:rFonts w:ascii="Calibri" w:eastAsia="Times New Roman" w:hAnsi="Calibri" w:cs="Calibri"/>
          <w:sz w:val="24"/>
          <w:szCs w:val="24"/>
          <w:lang w:val="en-CA" w:eastAsia="en-CA"/>
        </w:rPr>
        <w:t xml:space="preserve">were not observed to be </w:t>
      </w:r>
      <w:r w:rsidR="0043688D">
        <w:rPr>
          <w:rFonts w:ascii="Calibri" w:eastAsia="Times New Roman" w:hAnsi="Calibri" w:cs="Calibri"/>
          <w:sz w:val="24"/>
          <w:szCs w:val="24"/>
          <w:lang w:val="en-CA" w:eastAsia="en-CA"/>
        </w:rPr>
        <w:t>using their digestive tract</w:t>
      </w:r>
      <w:r w:rsidR="00DB4CB0">
        <w:rPr>
          <w:rFonts w:ascii="Calibri" w:eastAsia="Times New Roman" w:hAnsi="Calibri" w:cs="Calibri"/>
          <w:sz w:val="24"/>
          <w:szCs w:val="24"/>
          <w:lang w:val="en-CA" w:eastAsia="en-CA"/>
        </w:rPr>
        <w:t xml:space="preserve"> </w:t>
      </w:r>
      <w:r w:rsidR="00DB4CB0">
        <w:rPr>
          <w:rFonts w:ascii="Calibri" w:eastAsia="Times New Roman" w:hAnsi="Calibri" w:cs="Calibri"/>
          <w:sz w:val="24"/>
          <w:szCs w:val="24"/>
          <w:lang w:val="en-CA" w:eastAsia="en-CA"/>
        </w:rPr>
        <w:fldChar w:fldCharType="begin" w:fldLock="1"/>
      </w:r>
      <w:r w:rsidR="00EB16AC">
        <w:rPr>
          <w:rFonts w:ascii="Calibri" w:eastAsia="Times New Roman" w:hAnsi="Calibri" w:cs="Calibri"/>
          <w:sz w:val="24"/>
          <w:szCs w:val="24"/>
          <w:lang w:val="en-CA" w:eastAsia="en-CA"/>
        </w:rPr>
        <w:instrText>ADDIN CSL_CITATION {"citationItems":[{"id":"ITEM-1","itemData":{"DOI":"10.1126/science.133.3458.1078","ISSN":"00368075","author":[{"dropping-particle":"","family":"Swan","given":"Emery F.","non-dropping-particle":"","parse-names":false,"suffix":""}],"container-title":"Science","id":"ITEM-1","issue":"3458","issued":{"date-parts":[["1961"]]},"page":"1078-1079","title":"Seasonal evisceration in the sea cucumber, Parastichopus californicus (Stimpson)","type":"article-journal","volume":"133"},"uris":["http://www.mendeley.com/documents/?uuid=d4c1fe8b-8bb9-459c-a095-f3cd10f4233a"]}],"mendeley":{"formattedCitation":"(Swan, 1961)","plainTextFormattedCitation":"(Swan, 1961)","previouslyFormattedCitation":"(Swan, 1961)"},"properties":{"noteIndex":0},"schema":"https://github.com/citation-style-language/schema/raw/master/csl-citation.json"}</w:instrText>
      </w:r>
      <w:r w:rsidR="00DB4CB0">
        <w:rPr>
          <w:rFonts w:ascii="Calibri" w:eastAsia="Times New Roman" w:hAnsi="Calibri" w:cs="Calibri"/>
          <w:sz w:val="24"/>
          <w:szCs w:val="24"/>
          <w:lang w:val="en-CA" w:eastAsia="en-CA"/>
        </w:rPr>
        <w:fldChar w:fldCharType="separate"/>
      </w:r>
      <w:r w:rsidR="00DD39E4" w:rsidRPr="00DD39E4">
        <w:rPr>
          <w:rFonts w:ascii="Calibri" w:eastAsia="Times New Roman" w:hAnsi="Calibri" w:cs="Calibri"/>
          <w:noProof/>
          <w:sz w:val="24"/>
          <w:szCs w:val="24"/>
          <w:lang w:val="en-CA" w:eastAsia="en-CA"/>
        </w:rPr>
        <w:t>(Swan, 1961)</w:t>
      </w:r>
      <w:r w:rsidR="00DB4CB0">
        <w:rPr>
          <w:rFonts w:ascii="Calibri" w:eastAsia="Times New Roman" w:hAnsi="Calibri" w:cs="Calibri"/>
          <w:sz w:val="24"/>
          <w:szCs w:val="24"/>
          <w:lang w:val="en-CA" w:eastAsia="en-CA"/>
        </w:rPr>
        <w:fldChar w:fldCharType="end"/>
      </w:r>
      <w:r w:rsidR="006C5A0A">
        <w:rPr>
          <w:rFonts w:ascii="Calibri" w:eastAsia="Times New Roman" w:hAnsi="Calibri" w:cs="Calibri"/>
          <w:sz w:val="24"/>
          <w:szCs w:val="24"/>
          <w:lang w:val="en-CA" w:eastAsia="en-CA"/>
        </w:rPr>
        <w:t xml:space="preserve">. </w:t>
      </w:r>
      <w:r w:rsidR="00090DD9">
        <w:rPr>
          <w:rFonts w:ascii="Calibri" w:eastAsia="Times New Roman" w:hAnsi="Calibri" w:cs="Calibri"/>
          <w:sz w:val="24"/>
          <w:szCs w:val="24"/>
          <w:lang w:val="en-CA" w:eastAsia="en-CA"/>
        </w:rPr>
        <w:t xml:space="preserve">Additionally, sea cucumbers that </w:t>
      </w:r>
      <w:r w:rsidR="00C77E8D">
        <w:rPr>
          <w:rFonts w:ascii="Calibri" w:eastAsia="Times New Roman" w:hAnsi="Calibri" w:cs="Calibri"/>
          <w:sz w:val="24"/>
          <w:szCs w:val="24"/>
          <w:lang w:val="en-CA" w:eastAsia="en-CA"/>
        </w:rPr>
        <w:t xml:space="preserve">were </w:t>
      </w:r>
      <w:r w:rsidR="005410D3">
        <w:rPr>
          <w:rFonts w:ascii="Calibri" w:eastAsia="Times New Roman" w:hAnsi="Calibri" w:cs="Calibri"/>
          <w:sz w:val="24"/>
          <w:szCs w:val="24"/>
          <w:lang w:val="en-CA" w:eastAsia="en-CA"/>
        </w:rPr>
        <w:t xml:space="preserve">entering </w:t>
      </w:r>
      <w:r w:rsidR="00414B65">
        <w:rPr>
          <w:rFonts w:ascii="Calibri" w:eastAsia="Times New Roman" w:hAnsi="Calibri" w:cs="Calibri"/>
          <w:sz w:val="24"/>
          <w:szCs w:val="24"/>
          <w:lang w:val="en-CA" w:eastAsia="en-CA"/>
        </w:rPr>
        <w:t xml:space="preserve">a </w:t>
      </w:r>
      <w:r w:rsidR="00D17959">
        <w:rPr>
          <w:rFonts w:ascii="Calibri" w:eastAsia="Times New Roman" w:hAnsi="Calibri" w:cs="Calibri"/>
          <w:sz w:val="24"/>
          <w:szCs w:val="24"/>
          <w:lang w:val="en-CA" w:eastAsia="en-CA"/>
        </w:rPr>
        <w:t xml:space="preserve">seasonal </w:t>
      </w:r>
      <w:r w:rsidR="0083077F">
        <w:rPr>
          <w:rFonts w:ascii="Calibri" w:eastAsia="Times New Roman" w:hAnsi="Calibri" w:cs="Calibri"/>
          <w:sz w:val="24"/>
          <w:szCs w:val="24"/>
          <w:lang w:val="en-CA" w:eastAsia="en-CA"/>
        </w:rPr>
        <w:t xml:space="preserve">senescence </w:t>
      </w:r>
      <w:r w:rsidR="00090DD9">
        <w:rPr>
          <w:rFonts w:ascii="Calibri" w:eastAsia="Times New Roman" w:hAnsi="Calibri" w:cs="Calibri"/>
          <w:sz w:val="24"/>
          <w:szCs w:val="24"/>
          <w:lang w:val="en-CA" w:eastAsia="en-CA"/>
        </w:rPr>
        <w:t xml:space="preserve">may have been more likely to </w:t>
      </w:r>
      <w:r w:rsidR="00D17959">
        <w:rPr>
          <w:rFonts w:ascii="Calibri" w:eastAsia="Times New Roman" w:hAnsi="Calibri" w:cs="Calibri"/>
          <w:sz w:val="24"/>
          <w:szCs w:val="24"/>
          <w:lang w:val="en-CA" w:eastAsia="en-CA"/>
        </w:rPr>
        <w:t xml:space="preserve">eviscerate </w:t>
      </w:r>
      <w:r w:rsidR="00DA5007">
        <w:rPr>
          <w:rFonts w:ascii="Calibri" w:eastAsia="Times New Roman" w:hAnsi="Calibri" w:cs="Calibri"/>
          <w:sz w:val="24"/>
          <w:szCs w:val="24"/>
          <w:lang w:val="en-CA" w:eastAsia="en-CA"/>
        </w:rPr>
        <w:t xml:space="preserve">their digestive </w:t>
      </w:r>
      <w:r w:rsidR="00D32826">
        <w:rPr>
          <w:rFonts w:ascii="Calibri" w:eastAsia="Times New Roman" w:hAnsi="Calibri" w:cs="Calibri"/>
          <w:sz w:val="24"/>
          <w:szCs w:val="24"/>
          <w:lang w:val="en-CA" w:eastAsia="en-CA"/>
        </w:rPr>
        <w:t>tract</w:t>
      </w:r>
      <w:r w:rsidR="009F5144">
        <w:rPr>
          <w:rFonts w:ascii="Calibri" w:eastAsia="Times New Roman" w:hAnsi="Calibri" w:cs="Calibri"/>
          <w:sz w:val="24"/>
          <w:szCs w:val="24"/>
          <w:lang w:val="en-CA" w:eastAsia="en-CA"/>
        </w:rPr>
        <w:t xml:space="preserve"> in response to </w:t>
      </w:r>
      <w:r w:rsidR="007E07B3">
        <w:rPr>
          <w:rFonts w:ascii="Calibri" w:eastAsia="Times New Roman" w:hAnsi="Calibri" w:cs="Calibri"/>
          <w:sz w:val="24"/>
          <w:szCs w:val="24"/>
          <w:lang w:val="en-CA" w:eastAsia="en-CA"/>
        </w:rPr>
        <w:t xml:space="preserve">handling-induced </w:t>
      </w:r>
      <w:r w:rsidR="009F5144">
        <w:rPr>
          <w:rFonts w:ascii="Calibri" w:eastAsia="Times New Roman" w:hAnsi="Calibri" w:cs="Calibri"/>
          <w:sz w:val="24"/>
          <w:szCs w:val="24"/>
          <w:lang w:val="en-CA" w:eastAsia="en-CA"/>
        </w:rPr>
        <w:t>stress</w:t>
      </w:r>
      <w:r w:rsidR="009A7BD8">
        <w:rPr>
          <w:rFonts w:ascii="Calibri" w:eastAsia="Times New Roman" w:hAnsi="Calibri" w:cs="Calibri"/>
          <w:sz w:val="24"/>
          <w:szCs w:val="24"/>
          <w:lang w:val="en-CA" w:eastAsia="en-CA"/>
        </w:rPr>
        <w:t xml:space="preserve"> </w:t>
      </w:r>
      <w:r w:rsidR="009A7BD8">
        <w:rPr>
          <w:rFonts w:ascii="Calibri" w:eastAsia="Times New Roman" w:hAnsi="Calibri" w:cs="Calibri"/>
          <w:sz w:val="24"/>
          <w:szCs w:val="24"/>
          <w:lang w:val="en-CA" w:eastAsia="en-CA"/>
        </w:rPr>
        <w:fldChar w:fldCharType="begin" w:fldLock="1"/>
      </w:r>
      <w:r w:rsidR="00DB4CB0">
        <w:rPr>
          <w:rFonts w:ascii="Calibri" w:eastAsia="Times New Roman" w:hAnsi="Calibri" w:cs="Calibri"/>
          <w:sz w:val="24"/>
          <w:szCs w:val="24"/>
          <w:lang w:val="en-CA" w:eastAsia="en-CA"/>
        </w:rPr>
        <w:instrText>ADDIN CSL_CITATION {"citationItems":[{"id":"ITEM-1","itemData":{"DOI":"10.1016/J.CBD.2019.02.008","ISSN":"1744-117X","PMID":"30851504","abstract":"The sea cucumber Apostichopus japonicus (Selenka) is a valuable economic species in Southeast Asia. It has many fascinating behavioral characteristics, such as autolysis, aestivation, regeneration, and evisceration, thus it is a notable species for studies of special behaviors. Evisceration and autotomy are controlled by the neural network and involve a complicated physiological process. The occurrence of evisceration behavior in sea cucumbers is strongly related to their environment, and it negatively impacts their economic value. Evisceration behavior plays a pivotal role in the survival of A. japonicus, and when it is induced by dramatic changes in the coastal ecological environment and the aquaculture setting it can strongly affect the economic performance of this species. Although numerous studies have focused on intestinal regeneration of A. japonicus, less is known about evisceration behavior, especially its underlying molecular mechanisms. Thus, identification of genes that regulate evisceration in the sea cucumber likely will provide a scientific explanation for this significant specific behavior. In this study, Illumina sequencing (RNA-Seq) was performed on A. japonicus specimens in three states: normal (TCQ), eviscerating (TCZ), and 3 h after evisceration (TCH). In total, 129,905 unigenes were generated with an N50 length of 2651 base pairs, and 54,787 unigenes were annotated from seven functional databases (KEGG, KOG, GO, NR, NT, Interpro, and Swiss-Prot). Additionally, 190, 191, and 320 genes were identified as differentially expressed genes (DEGs) in the comparisons of TCQ vs. TCZ, TCZ vs. TCH, and TCQ vs. TCH, respectively. These DEGs mapped to 157, 113, and 190 signaling pathways in the KEGG database, respectively. KEGG analyses also revealed that potential DEGs enriched in the categories of “environmental information processing,” “organismal system,” “metabolism,” and “cellular processes,” and they were involved in evisceration behavior in A. japonicus. These DEGs are related to muscle contraction, hormone and neurotransmitter secretion, nerve and muscle damage, energy support, cellular stress, and apoptosis. In conclusion, through our comparative analysis of A. japonicus in different stages, we identified many candidate evisceration-related genes and signaling pathways that likely are involved in evisceration behavior. These results should help further elucidate the mechanisms underlying evisceration behavior in sea cucumbers.","author":[{"dropping-particle":"","family":"Ding","given":"Kui","non-dropping-particle":"","parse-names":false,"suffix":""},{"dropping-particle":"","family":"Zhang","given":"Libin","non-dropping-particle":"","parse-names":false,"suffix":""},{"dropping-particle":"","family":"Sun","given":"Lina","non-dropping-particle":"","parse-names":false,"suffix":""},{"dropping-particle":"","family":"Lin","given":"Chenggang","non-dropping-particle":"","parse-names":false,"suffix":""},{"dropping-particle":"","family":"Feng","given":"Qiming","non-dropping-particle":"","parse-names":false,"suffix":""},{"dropping-particle":"","family":"Zhang","given":"Shuangyan","non-dropping-particle":"","parse-names":false,"suffix":""},{"dropping-particle":"","family":"Yang","given":"Hongsheng","non-dropping-particle":"","parse-names":false,"suffix":""},{"dropping-particle":"","family":"Brinkman","given":"Richard","non-dropping-particle":"","parse-names":false,"suffix":""},{"dropping-particle":"","family":"Lin","given":"Gang","non-dropping-particle":"","parse-names":false,"suffix":""},{"dropping-particle":"","family":"Huang","given":"Zhen","non-dropping-particle":"","parse-names":false,"suffix":""}],"container-title":"Comparative Biochemistry and Physiology Part D: Genomics and Proteomics","id":"ITEM-1","issued":{"date-parts":[["2019","6","1"]]},"page":"143-157","publisher":"Elsevier","title":"Transcriptome analysis provides insights into the molecular mechanisms responsible for evisceration behavior in the sea cucumber Apostichopus japonicus","type":"article-journal","volume":"30"},"uris":["http://www.mendeley.com/documents/?uuid=cd5092b7-bc9b-423d-92cc-889143a952b0"]}],"mendeley":{"formattedCitation":"(Ding et al., 2019)","plainTextFormattedCitation":"(Ding et al., 2019)","previouslyFormattedCitation":"(Ding et al., 2019)"},"properties":{"noteIndex":0},"schema":"https://github.com/citation-style-language/schema/raw/master/csl-citation.json"}</w:instrText>
      </w:r>
      <w:r w:rsidR="009A7BD8">
        <w:rPr>
          <w:rFonts w:ascii="Calibri" w:eastAsia="Times New Roman" w:hAnsi="Calibri" w:cs="Calibri"/>
          <w:sz w:val="24"/>
          <w:szCs w:val="24"/>
          <w:lang w:val="en-CA" w:eastAsia="en-CA"/>
        </w:rPr>
        <w:fldChar w:fldCharType="separate"/>
      </w:r>
      <w:r w:rsidR="009A7BD8" w:rsidRPr="009A7BD8">
        <w:rPr>
          <w:rFonts w:ascii="Calibri" w:eastAsia="Times New Roman" w:hAnsi="Calibri" w:cs="Calibri"/>
          <w:noProof/>
          <w:sz w:val="24"/>
          <w:szCs w:val="24"/>
          <w:lang w:val="en-CA" w:eastAsia="en-CA"/>
        </w:rPr>
        <w:t>(Ding et al., 2019)</w:t>
      </w:r>
      <w:r w:rsidR="009A7BD8">
        <w:rPr>
          <w:rFonts w:ascii="Calibri" w:eastAsia="Times New Roman" w:hAnsi="Calibri" w:cs="Calibri"/>
          <w:sz w:val="24"/>
          <w:szCs w:val="24"/>
          <w:lang w:val="en-CA" w:eastAsia="en-CA"/>
        </w:rPr>
        <w:fldChar w:fldCharType="end"/>
      </w:r>
      <w:r w:rsidR="00903B08">
        <w:rPr>
          <w:rFonts w:ascii="Calibri" w:eastAsia="Times New Roman" w:hAnsi="Calibri" w:cs="Calibri"/>
          <w:sz w:val="24"/>
          <w:szCs w:val="24"/>
          <w:lang w:val="en-CA" w:eastAsia="en-CA"/>
        </w:rPr>
        <w:t xml:space="preserve">, as </w:t>
      </w:r>
      <w:r w:rsidR="0050112D">
        <w:rPr>
          <w:rFonts w:ascii="Calibri" w:eastAsia="Times New Roman" w:hAnsi="Calibri" w:cs="Calibri"/>
          <w:sz w:val="24"/>
          <w:szCs w:val="24"/>
          <w:lang w:val="en-CA" w:eastAsia="en-CA"/>
        </w:rPr>
        <w:t>the</w:t>
      </w:r>
      <w:r w:rsidR="009776FB">
        <w:rPr>
          <w:rFonts w:ascii="Calibri" w:eastAsia="Times New Roman" w:hAnsi="Calibri" w:cs="Calibri"/>
          <w:sz w:val="24"/>
          <w:szCs w:val="24"/>
          <w:lang w:val="en-CA" w:eastAsia="en-CA"/>
        </w:rPr>
        <w:t xml:space="preserve"> energetic</w:t>
      </w:r>
      <w:r w:rsidR="0050112D">
        <w:rPr>
          <w:rFonts w:ascii="Calibri" w:eastAsia="Times New Roman" w:hAnsi="Calibri" w:cs="Calibri"/>
          <w:sz w:val="24"/>
          <w:szCs w:val="24"/>
          <w:lang w:val="en-CA" w:eastAsia="en-CA"/>
        </w:rPr>
        <w:t xml:space="preserve"> cost of eviscerating</w:t>
      </w:r>
      <w:r w:rsidR="00AE57DD">
        <w:rPr>
          <w:rFonts w:ascii="Calibri" w:eastAsia="Times New Roman" w:hAnsi="Calibri" w:cs="Calibri"/>
          <w:sz w:val="24"/>
          <w:szCs w:val="24"/>
          <w:lang w:val="en-CA" w:eastAsia="en-CA"/>
        </w:rPr>
        <w:t xml:space="preserve"> </w:t>
      </w:r>
      <w:r w:rsidR="00642FD7">
        <w:rPr>
          <w:rFonts w:ascii="Calibri" w:eastAsia="Times New Roman" w:hAnsi="Calibri" w:cs="Calibri"/>
          <w:sz w:val="24"/>
          <w:szCs w:val="24"/>
          <w:lang w:val="en-CA" w:eastAsia="en-CA"/>
        </w:rPr>
        <w:t>could</w:t>
      </w:r>
      <w:r w:rsidR="00AE57DD">
        <w:rPr>
          <w:rFonts w:ascii="Calibri" w:eastAsia="Times New Roman" w:hAnsi="Calibri" w:cs="Calibri"/>
          <w:sz w:val="24"/>
          <w:szCs w:val="24"/>
          <w:lang w:val="en-CA" w:eastAsia="en-CA"/>
        </w:rPr>
        <w:t xml:space="preserve"> be lower than</w:t>
      </w:r>
      <w:r w:rsidR="00903B08">
        <w:rPr>
          <w:rFonts w:ascii="Calibri" w:eastAsia="Times New Roman" w:hAnsi="Calibri" w:cs="Calibri"/>
          <w:sz w:val="24"/>
          <w:szCs w:val="24"/>
          <w:lang w:val="en-CA" w:eastAsia="en-CA"/>
        </w:rPr>
        <w:t xml:space="preserve"> sea cucumber</w:t>
      </w:r>
      <w:r w:rsidR="007127D5">
        <w:rPr>
          <w:rFonts w:ascii="Calibri" w:eastAsia="Times New Roman" w:hAnsi="Calibri" w:cs="Calibri"/>
          <w:sz w:val="24"/>
          <w:szCs w:val="24"/>
          <w:lang w:val="en-CA" w:eastAsia="en-CA"/>
        </w:rPr>
        <w:t>s</w:t>
      </w:r>
      <w:r w:rsidR="00903B08">
        <w:rPr>
          <w:rFonts w:ascii="Calibri" w:eastAsia="Times New Roman" w:hAnsi="Calibri" w:cs="Calibri"/>
          <w:sz w:val="24"/>
          <w:szCs w:val="24"/>
          <w:lang w:val="en-CA" w:eastAsia="en-CA"/>
        </w:rPr>
        <w:t xml:space="preserve"> that</w:t>
      </w:r>
      <w:r w:rsidR="00A03F25">
        <w:rPr>
          <w:rFonts w:ascii="Calibri" w:eastAsia="Times New Roman" w:hAnsi="Calibri" w:cs="Calibri"/>
          <w:sz w:val="24"/>
          <w:szCs w:val="24"/>
          <w:lang w:val="en-CA" w:eastAsia="en-CA"/>
        </w:rPr>
        <w:t xml:space="preserve"> continu</w:t>
      </w:r>
      <w:r w:rsidR="007127D5">
        <w:rPr>
          <w:rFonts w:ascii="Calibri" w:eastAsia="Times New Roman" w:hAnsi="Calibri" w:cs="Calibri"/>
          <w:sz w:val="24"/>
          <w:szCs w:val="24"/>
          <w:lang w:val="en-CA" w:eastAsia="en-CA"/>
        </w:rPr>
        <w:t>ed</w:t>
      </w:r>
      <w:r w:rsidR="00A03F25">
        <w:rPr>
          <w:rFonts w:ascii="Calibri" w:eastAsia="Times New Roman" w:hAnsi="Calibri" w:cs="Calibri"/>
          <w:sz w:val="24"/>
          <w:szCs w:val="24"/>
          <w:lang w:val="en-CA" w:eastAsia="en-CA"/>
        </w:rPr>
        <w:t xml:space="preserve"> to gather energy from feeding. </w:t>
      </w:r>
      <w:commentRangeStart w:id="85"/>
      <w:r w:rsidR="00DE3018">
        <w:rPr>
          <w:rFonts w:ascii="Calibri" w:eastAsia="Times New Roman" w:hAnsi="Calibri" w:cs="Calibri"/>
          <w:sz w:val="24"/>
          <w:szCs w:val="24"/>
          <w:lang w:val="en-CA" w:eastAsia="en-CA"/>
        </w:rPr>
        <w:t xml:space="preserve">Our findings </w:t>
      </w:r>
      <w:r w:rsidR="002511BE">
        <w:rPr>
          <w:rFonts w:ascii="Calibri" w:eastAsia="Times New Roman" w:hAnsi="Calibri" w:cs="Calibri"/>
          <w:sz w:val="24"/>
          <w:szCs w:val="24"/>
          <w:lang w:val="en-CA" w:eastAsia="en-CA"/>
        </w:rPr>
        <w:t xml:space="preserve">in support of seasonal evisceration </w:t>
      </w:r>
      <w:r w:rsidR="00C564E0">
        <w:rPr>
          <w:rFonts w:ascii="Calibri" w:eastAsia="Times New Roman" w:hAnsi="Calibri" w:cs="Calibri"/>
          <w:sz w:val="24"/>
          <w:szCs w:val="24"/>
          <w:lang w:val="en-CA" w:eastAsia="en-CA"/>
        </w:rPr>
        <w:t>do not align with</w:t>
      </w:r>
      <w:r w:rsidR="00DE3018">
        <w:rPr>
          <w:rFonts w:ascii="Calibri" w:eastAsia="Times New Roman" w:hAnsi="Calibri" w:cs="Calibri"/>
          <w:sz w:val="24"/>
          <w:szCs w:val="24"/>
          <w:lang w:val="en-CA" w:eastAsia="en-CA"/>
        </w:rPr>
        <w:t xml:space="preserve"> the claims of</w:t>
      </w:r>
      <w:r w:rsidR="00F058C8">
        <w:rPr>
          <w:rFonts w:ascii="Calibri" w:eastAsia="Times New Roman" w:hAnsi="Calibri" w:cs="Calibri"/>
          <w:sz w:val="24"/>
          <w:szCs w:val="24"/>
          <w:lang w:val="en-CA" w:eastAsia="en-CA"/>
        </w:rPr>
        <w:t xml:space="preserve"> </w:t>
      </w:r>
      <w:proofErr w:type="spellStart"/>
      <w:r w:rsidR="00F058C8">
        <w:rPr>
          <w:rFonts w:ascii="Calibri" w:eastAsia="Times New Roman" w:hAnsi="Calibri" w:cs="Calibri"/>
          <w:sz w:val="24"/>
          <w:szCs w:val="24"/>
          <w:lang w:val="en-CA" w:eastAsia="en-CA"/>
        </w:rPr>
        <w:t>Fankboner</w:t>
      </w:r>
      <w:proofErr w:type="spellEnd"/>
      <w:r w:rsidR="00F058C8">
        <w:rPr>
          <w:rFonts w:ascii="Calibri" w:eastAsia="Times New Roman" w:hAnsi="Calibri" w:cs="Calibri"/>
          <w:sz w:val="24"/>
          <w:szCs w:val="24"/>
          <w:lang w:val="en-CA" w:eastAsia="en-CA"/>
        </w:rPr>
        <w:t xml:space="preserve"> and Cameron</w:t>
      </w:r>
      <w:r w:rsidR="00DE3018">
        <w:rPr>
          <w:rFonts w:ascii="Calibri" w:eastAsia="Times New Roman" w:hAnsi="Calibri" w:cs="Calibri"/>
          <w:sz w:val="24"/>
          <w:szCs w:val="24"/>
          <w:lang w:val="en-CA" w:eastAsia="en-CA"/>
        </w:rPr>
        <w:t xml:space="preserve"> </w:t>
      </w:r>
      <w:r w:rsidR="005B5079">
        <w:rPr>
          <w:rFonts w:ascii="Calibri" w:eastAsia="Times New Roman" w:hAnsi="Calibri" w:cs="Calibri"/>
          <w:sz w:val="24"/>
          <w:szCs w:val="24"/>
          <w:lang w:val="en-CA" w:eastAsia="en-CA"/>
        </w:rPr>
        <w:fldChar w:fldCharType="begin" w:fldLock="1"/>
      </w:r>
      <w:r w:rsidR="00473340">
        <w:rPr>
          <w:rFonts w:ascii="Calibri" w:eastAsia="Times New Roman" w:hAnsi="Calibri" w:cs="Calibri"/>
          <w:sz w:val="24"/>
          <w:szCs w:val="24"/>
          <w:lang w:val="en-CA" w:eastAsia="en-CA"/>
        </w:rPr>
        <w:instrText>ADDIN CSL_CITATION {"citationItems":[{"id":"ITEM-1","itemData":{"DOI":"10.1139/Z85-432","abstract":"The gut, gonad, respiratory trees, and circulatory system of the commercial sea cucumber Parastichopus californicus are annually lost as a result of atrophy of these organs and not, as originally s...","author":[{"dropping-particle":"V.","family":"Fankboner","given":"Peter","non-dropping-particle":"","parse-names":false,"suffix":""},{"dropping-particle":"","family":"Cameron","given":"J. Lane","non-dropping-particle":"","parse-names":false,"suffix":""}],"container-title":"Canadian Journal of Zoology","id":"ITEM-1","issue":"12","issued":{"date-parts":[["1985","12","1"]]},"page":"2888-2892","publisher":" NRC Research Press Ottawa, Canada ","title":"Seasonal atrophy of the visceral organs in a sea cucumber","type":"article-journal","volume":"63"},"suppress-author":1,"uris":["http://www.mendeley.com/documents/?uuid=642a3979-98b4-4c2b-9363-b42ee3277a22"]}],"mendeley":{"formattedCitation":"(1985)","plainTextFormattedCitation":"(1985)","previouslyFormattedCitation":"(1985)"},"properties":{"noteIndex":0},"schema":"https://github.com/citation-style-language/schema/raw/master/csl-citation.json"}</w:instrText>
      </w:r>
      <w:r w:rsidR="005B5079">
        <w:rPr>
          <w:rFonts w:ascii="Calibri" w:eastAsia="Times New Roman" w:hAnsi="Calibri" w:cs="Calibri"/>
          <w:sz w:val="24"/>
          <w:szCs w:val="24"/>
          <w:lang w:val="en-CA" w:eastAsia="en-CA"/>
        </w:rPr>
        <w:fldChar w:fldCharType="separate"/>
      </w:r>
      <w:r w:rsidR="005B5079" w:rsidRPr="005B5079">
        <w:rPr>
          <w:rFonts w:ascii="Calibri" w:eastAsia="Times New Roman" w:hAnsi="Calibri" w:cs="Calibri"/>
          <w:noProof/>
          <w:sz w:val="24"/>
          <w:szCs w:val="24"/>
          <w:lang w:val="en-CA" w:eastAsia="en-CA"/>
        </w:rPr>
        <w:t>(1985)</w:t>
      </w:r>
      <w:r w:rsidR="005B5079">
        <w:rPr>
          <w:rFonts w:ascii="Calibri" w:eastAsia="Times New Roman" w:hAnsi="Calibri" w:cs="Calibri"/>
          <w:sz w:val="24"/>
          <w:szCs w:val="24"/>
          <w:lang w:val="en-CA" w:eastAsia="en-CA"/>
        </w:rPr>
        <w:fldChar w:fldCharType="end"/>
      </w:r>
      <w:r w:rsidR="003E679D">
        <w:rPr>
          <w:rFonts w:ascii="Calibri" w:eastAsia="Times New Roman" w:hAnsi="Calibri" w:cs="Calibri"/>
          <w:sz w:val="24"/>
          <w:szCs w:val="24"/>
          <w:lang w:val="en-CA" w:eastAsia="en-CA"/>
        </w:rPr>
        <w:t xml:space="preserve">, who provided evidence </w:t>
      </w:r>
      <w:r w:rsidR="00083F5D">
        <w:rPr>
          <w:rFonts w:ascii="Calibri" w:eastAsia="Times New Roman" w:hAnsi="Calibri" w:cs="Calibri"/>
          <w:sz w:val="24"/>
          <w:szCs w:val="24"/>
          <w:lang w:val="en-CA" w:eastAsia="en-CA"/>
        </w:rPr>
        <w:t xml:space="preserve">of seasonal atrophy, rather than </w:t>
      </w:r>
      <w:r w:rsidR="00921C4E">
        <w:rPr>
          <w:rFonts w:ascii="Calibri" w:eastAsia="Times New Roman" w:hAnsi="Calibri" w:cs="Calibri"/>
          <w:sz w:val="24"/>
          <w:szCs w:val="24"/>
          <w:lang w:val="en-CA" w:eastAsia="en-CA"/>
        </w:rPr>
        <w:t>evisceration of sea cucumber internal organs</w:t>
      </w:r>
      <w:commentRangeEnd w:id="85"/>
      <w:r w:rsidR="00C3235B">
        <w:rPr>
          <w:rStyle w:val="CommentReference"/>
        </w:rPr>
        <w:commentReference w:id="85"/>
      </w:r>
      <w:r w:rsidR="00921C4E">
        <w:rPr>
          <w:rFonts w:ascii="Calibri" w:eastAsia="Times New Roman" w:hAnsi="Calibri" w:cs="Calibri"/>
          <w:sz w:val="24"/>
          <w:szCs w:val="24"/>
          <w:lang w:val="en-CA" w:eastAsia="en-CA"/>
        </w:rPr>
        <w:t xml:space="preserve">. We propose that these two </w:t>
      </w:r>
      <w:r w:rsidR="00C254DB">
        <w:rPr>
          <w:rFonts w:ascii="Calibri" w:eastAsia="Times New Roman" w:hAnsi="Calibri" w:cs="Calibri"/>
          <w:sz w:val="24"/>
          <w:szCs w:val="24"/>
          <w:lang w:val="en-CA" w:eastAsia="en-CA"/>
        </w:rPr>
        <w:t>explanations may not be mutually exclusiv</w:t>
      </w:r>
      <w:r w:rsidR="00CF4BBB">
        <w:rPr>
          <w:rFonts w:ascii="Calibri" w:eastAsia="Times New Roman" w:hAnsi="Calibri" w:cs="Calibri"/>
          <w:sz w:val="24"/>
          <w:szCs w:val="24"/>
          <w:lang w:val="en-CA" w:eastAsia="en-CA"/>
        </w:rPr>
        <w:t>e.</w:t>
      </w:r>
      <w:r w:rsidR="00FB2010">
        <w:rPr>
          <w:rFonts w:ascii="Calibri" w:eastAsia="Times New Roman" w:hAnsi="Calibri" w:cs="Calibri"/>
          <w:sz w:val="24"/>
          <w:szCs w:val="24"/>
          <w:lang w:val="en-CA" w:eastAsia="en-CA"/>
        </w:rPr>
        <w:t xml:space="preserve"> </w:t>
      </w:r>
      <w:r w:rsidR="00CF4BBB">
        <w:rPr>
          <w:rFonts w:ascii="Calibri" w:eastAsia="Times New Roman" w:hAnsi="Calibri" w:cs="Calibri"/>
          <w:sz w:val="24"/>
          <w:szCs w:val="24"/>
          <w:lang w:val="en-CA" w:eastAsia="en-CA"/>
        </w:rPr>
        <w:t>Instead,</w:t>
      </w:r>
      <w:r w:rsidR="00725AD6">
        <w:rPr>
          <w:rFonts w:ascii="Calibri" w:eastAsia="Times New Roman" w:hAnsi="Calibri" w:cs="Calibri"/>
          <w:sz w:val="24"/>
          <w:szCs w:val="24"/>
          <w:lang w:val="en-CA" w:eastAsia="en-CA"/>
        </w:rPr>
        <w:t xml:space="preserve"> intraspecific</w:t>
      </w:r>
      <w:r w:rsidR="00CF4BBB">
        <w:rPr>
          <w:rFonts w:ascii="Calibri" w:eastAsia="Times New Roman" w:hAnsi="Calibri" w:cs="Calibri"/>
          <w:sz w:val="24"/>
          <w:szCs w:val="24"/>
          <w:lang w:val="en-CA" w:eastAsia="en-CA"/>
        </w:rPr>
        <w:t xml:space="preserve"> </w:t>
      </w:r>
      <w:r w:rsidR="00FB2010">
        <w:rPr>
          <w:rFonts w:ascii="Calibri" w:eastAsia="Times New Roman" w:hAnsi="Calibri" w:cs="Calibri"/>
          <w:sz w:val="24"/>
          <w:szCs w:val="24"/>
          <w:lang w:val="en-CA" w:eastAsia="en-CA"/>
        </w:rPr>
        <w:t xml:space="preserve">phenotypic or genetic </w:t>
      </w:r>
      <w:r w:rsidR="00FE2152">
        <w:rPr>
          <w:rFonts w:ascii="Calibri" w:eastAsia="Times New Roman" w:hAnsi="Calibri" w:cs="Calibri"/>
          <w:sz w:val="24"/>
          <w:szCs w:val="24"/>
          <w:lang w:val="en-CA" w:eastAsia="en-CA"/>
        </w:rPr>
        <w:lastRenderedPageBreak/>
        <w:t>variation in s</w:t>
      </w:r>
      <w:r w:rsidR="00473340">
        <w:rPr>
          <w:rFonts w:ascii="Calibri" w:eastAsia="Times New Roman" w:hAnsi="Calibri" w:cs="Calibri"/>
          <w:sz w:val="24"/>
          <w:szCs w:val="24"/>
          <w:lang w:val="en-CA" w:eastAsia="en-CA"/>
        </w:rPr>
        <w:t>easonal</w:t>
      </w:r>
      <w:r w:rsidR="00FE2152">
        <w:rPr>
          <w:rFonts w:ascii="Calibri" w:eastAsia="Times New Roman" w:hAnsi="Calibri" w:cs="Calibri"/>
          <w:sz w:val="24"/>
          <w:szCs w:val="24"/>
          <w:lang w:val="en-CA" w:eastAsia="en-CA"/>
        </w:rPr>
        <w:t xml:space="preserve"> </w:t>
      </w:r>
      <w:r w:rsidR="00326B27">
        <w:rPr>
          <w:rFonts w:ascii="Calibri" w:eastAsia="Times New Roman" w:hAnsi="Calibri" w:cs="Calibri"/>
          <w:sz w:val="24"/>
          <w:szCs w:val="24"/>
          <w:lang w:val="en-CA" w:eastAsia="en-CA"/>
        </w:rPr>
        <w:t xml:space="preserve">organ </w:t>
      </w:r>
      <w:r w:rsidR="00FE2152">
        <w:rPr>
          <w:rFonts w:ascii="Calibri" w:eastAsia="Times New Roman" w:hAnsi="Calibri" w:cs="Calibri"/>
          <w:sz w:val="24"/>
          <w:szCs w:val="24"/>
          <w:lang w:val="en-CA" w:eastAsia="en-CA"/>
        </w:rPr>
        <w:t xml:space="preserve">evisceration or atrophy </w:t>
      </w:r>
      <w:r w:rsidR="00B33FA2">
        <w:rPr>
          <w:rFonts w:ascii="Calibri" w:eastAsia="Times New Roman" w:hAnsi="Calibri" w:cs="Calibri"/>
          <w:sz w:val="24"/>
          <w:szCs w:val="24"/>
          <w:lang w:val="en-CA" w:eastAsia="en-CA"/>
        </w:rPr>
        <w:t>could</w:t>
      </w:r>
      <w:r w:rsidR="00FB2010">
        <w:rPr>
          <w:rFonts w:ascii="Calibri" w:eastAsia="Times New Roman" w:hAnsi="Calibri" w:cs="Calibri"/>
          <w:sz w:val="24"/>
          <w:szCs w:val="24"/>
          <w:lang w:val="en-CA" w:eastAsia="en-CA"/>
        </w:rPr>
        <w:t xml:space="preserve"> </w:t>
      </w:r>
      <w:r w:rsidR="00EC237E">
        <w:rPr>
          <w:rFonts w:ascii="Calibri" w:eastAsia="Times New Roman" w:hAnsi="Calibri" w:cs="Calibri"/>
          <w:sz w:val="24"/>
          <w:szCs w:val="24"/>
          <w:lang w:val="en-CA" w:eastAsia="en-CA"/>
        </w:rPr>
        <w:t xml:space="preserve">maximize fitness </w:t>
      </w:r>
      <w:r w:rsidR="00C83AAE">
        <w:rPr>
          <w:rFonts w:ascii="Calibri" w:eastAsia="Times New Roman" w:hAnsi="Calibri" w:cs="Calibri"/>
          <w:sz w:val="24"/>
          <w:szCs w:val="24"/>
          <w:lang w:val="en-CA" w:eastAsia="en-CA"/>
        </w:rPr>
        <w:t xml:space="preserve">in a </w:t>
      </w:r>
      <w:r w:rsidR="00326DF6">
        <w:rPr>
          <w:rFonts w:ascii="Calibri" w:eastAsia="Times New Roman" w:hAnsi="Calibri" w:cs="Calibri"/>
          <w:sz w:val="24"/>
          <w:szCs w:val="24"/>
          <w:lang w:val="en-CA" w:eastAsia="en-CA"/>
        </w:rPr>
        <w:t xml:space="preserve">highly variable </w:t>
      </w:r>
      <w:r w:rsidR="00C83AAE">
        <w:rPr>
          <w:rFonts w:ascii="Calibri" w:eastAsia="Times New Roman" w:hAnsi="Calibri" w:cs="Calibri"/>
          <w:sz w:val="24"/>
          <w:szCs w:val="24"/>
          <w:lang w:val="en-CA" w:eastAsia="en-CA"/>
        </w:rPr>
        <w:t>environment</w:t>
      </w:r>
      <w:r w:rsidR="00A324F6">
        <w:rPr>
          <w:rFonts w:ascii="Calibri" w:eastAsia="Times New Roman" w:hAnsi="Calibri" w:cs="Calibri"/>
          <w:sz w:val="24"/>
          <w:szCs w:val="24"/>
          <w:lang w:val="en-CA" w:eastAsia="en-CA"/>
        </w:rPr>
        <w:t xml:space="preserve"> </w:t>
      </w:r>
      <w:r w:rsidR="00473340">
        <w:rPr>
          <w:rFonts w:ascii="Calibri" w:eastAsia="Times New Roman" w:hAnsi="Calibri" w:cs="Calibri"/>
          <w:sz w:val="24"/>
          <w:szCs w:val="24"/>
          <w:lang w:val="en-CA" w:eastAsia="en-CA"/>
        </w:rPr>
        <w:fldChar w:fldCharType="begin" w:fldLock="1"/>
      </w:r>
      <w:r w:rsidR="005D4DDD">
        <w:rPr>
          <w:rFonts w:ascii="Calibri" w:eastAsia="Times New Roman" w:hAnsi="Calibri" w:cs="Calibri"/>
          <w:sz w:val="24"/>
          <w:szCs w:val="24"/>
          <w:lang w:val="en-CA" w:eastAsia="en-CA"/>
        </w:rPr>
        <w:instrText>ADDIN CSL_CITATION {"citationItems":[{"id":"ITEM-1","itemData":{"DOI":"10.1093/BEHECO/ARM144","ISSN":"10452249","abstract":"The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meta-analysis","type":"article-journal","volume":"19"},"uris":["http://www.mendeley.com/documents/?uuid=6d0e6eb0-4ab2-4749-bfd9-714fe9cdf571"]},{"id":"ITEM-2","itemData":{"DOI":"10.1016/J.DR.2006.02.004","ISSN":"02732297","abstract":"Biological reactivity to psychological stressors comprises a complex, integrated system of central neural and peripheral neuroendocrine responses designed to prepare the organism for challenge or threat. Developmental experience plays a role, along with heritable variation, in calibrating the response dynamics of this system. This calibration occurs through setting of response thresholds in the regulatory mechanisms that coordinate the expression and use of trait-specific gene products and environmental elements that build alternative phenotypes. Whereas natural selection tends to favor developmental plasticity when the fitness of alternative phenotypes can be predicted from observable cues, genetic polymorphisms are most likely to be maintained when the advantages of niche specialization are high and organisms can evaluate and select their niches. Well-developed theories of both adaptive phenotypic plasticity and adaptive genetic variation in the stress-response systems have been advanced in the literature. Taken together, these theories strongly suggest that variation in stress-response phenotypes has been shaped by natural selection, is an adaptation to multiniche environments, and involves an integration of genetic influences and condition-sensitivity. © 2006 Elsevier Inc. All rights reserved.","author":[{"dropping-particle":"","family":"Ellis","given":"Bruce J.","non-dropping-particle":"","parse-names":false,"suffix":""},{"dropping-particle":"","family":"Jackson","given":"Jenée James","non-dropping-particle":"","parse-names":false,"suffix":""},{"dropping-particle":"","family":"Boyce","given":"W. Thomas","non-dropping-particle":"","parse-names":false,"suffix":""}],"container-title":"Developmental Review","id":"ITEM-2","issue":"2","issued":{"date-parts":[["2006","6"]]},"page":"175-212","title":"The stress response systems: Universality and adaptive individual differences","type":"article-journal","volume":"26"},"uris":["http://www.mendeley.com/documents/?uuid=fab1f0d5-7b40-4a26-9461-481a66e55636"]}],"mendeley":{"formattedCitation":"(Ellis et al., 2006; Smith &amp; Blumstein, 2008)","plainTextFormattedCitation":"(Ellis et al., 2006; Smith &amp; Blumstein, 2008)","previouslyFormattedCitation":"(Ellis et al., 2006; Smith &amp; Blumstein, 2008)"},"properties":{"noteIndex":0},"schema":"https://github.com/citation-style-language/schema/raw/master/csl-citation.json"}</w:instrText>
      </w:r>
      <w:r w:rsidR="00473340">
        <w:rPr>
          <w:rFonts w:ascii="Calibri" w:eastAsia="Times New Roman" w:hAnsi="Calibri" w:cs="Calibri"/>
          <w:sz w:val="24"/>
          <w:szCs w:val="24"/>
          <w:lang w:val="en-CA" w:eastAsia="en-CA"/>
        </w:rPr>
        <w:fldChar w:fldCharType="separate"/>
      </w:r>
      <w:r w:rsidR="00473340" w:rsidRPr="00473340">
        <w:rPr>
          <w:rFonts w:ascii="Calibri" w:eastAsia="Times New Roman" w:hAnsi="Calibri" w:cs="Calibri"/>
          <w:noProof/>
          <w:sz w:val="24"/>
          <w:szCs w:val="24"/>
          <w:lang w:val="en-CA" w:eastAsia="en-CA"/>
        </w:rPr>
        <w:t>(Ellis et al., 2006; Smith &amp; Blumstein, 2008)</w:t>
      </w:r>
      <w:r w:rsidR="00473340">
        <w:rPr>
          <w:rFonts w:ascii="Calibri" w:eastAsia="Times New Roman" w:hAnsi="Calibri" w:cs="Calibri"/>
          <w:sz w:val="24"/>
          <w:szCs w:val="24"/>
          <w:lang w:val="en-CA" w:eastAsia="en-CA"/>
        </w:rPr>
        <w:fldChar w:fldCharType="end"/>
      </w:r>
      <w:r w:rsidR="00A324F6">
        <w:rPr>
          <w:rFonts w:ascii="Calibri" w:eastAsia="Times New Roman" w:hAnsi="Calibri" w:cs="Calibri"/>
          <w:sz w:val="24"/>
          <w:szCs w:val="24"/>
          <w:lang w:val="en-CA" w:eastAsia="en-CA"/>
        </w:rPr>
        <w:t>.</w:t>
      </w:r>
      <w:r w:rsidR="002371AC">
        <w:rPr>
          <w:rFonts w:ascii="Calibri" w:eastAsia="Times New Roman" w:hAnsi="Calibri" w:cs="Calibri"/>
          <w:sz w:val="24"/>
          <w:szCs w:val="24"/>
          <w:lang w:val="en-CA" w:eastAsia="en-CA"/>
        </w:rPr>
        <w:t xml:space="preserve"> </w:t>
      </w:r>
    </w:p>
    <w:p w14:paraId="37B36E40" w14:textId="4DDD4B6D" w:rsidR="00766E19" w:rsidRDefault="00664076" w:rsidP="00B84DE8">
      <w:pPr>
        <w:spacing w:line="480" w:lineRule="auto"/>
        <w:ind w:firstLine="720"/>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t>Respiratory tract evisceration</w:t>
      </w:r>
      <w:r w:rsidR="00B84DE8">
        <w:rPr>
          <w:rFonts w:ascii="Calibri" w:eastAsia="Times New Roman" w:hAnsi="Calibri" w:cs="Calibri"/>
          <w:sz w:val="24"/>
          <w:szCs w:val="24"/>
          <w:lang w:val="en-CA" w:eastAsia="en-CA"/>
        </w:rPr>
        <w:t xml:space="preserve"> </w:t>
      </w:r>
      <w:r>
        <w:rPr>
          <w:rFonts w:ascii="Calibri" w:eastAsia="Times New Roman" w:hAnsi="Calibri" w:cs="Calibri"/>
          <w:sz w:val="24"/>
          <w:szCs w:val="24"/>
          <w:lang w:val="en-CA" w:eastAsia="en-CA"/>
        </w:rPr>
        <w:t>was an unexpected event that only occurred in two individuals in the high temperature treatmen</w:t>
      </w:r>
      <w:commentRangeStart w:id="86"/>
      <w:r>
        <w:rPr>
          <w:rFonts w:ascii="Calibri" w:eastAsia="Times New Roman" w:hAnsi="Calibri" w:cs="Calibri"/>
          <w:sz w:val="24"/>
          <w:szCs w:val="24"/>
          <w:lang w:val="en-CA" w:eastAsia="en-CA"/>
        </w:rPr>
        <w:t>t</w:t>
      </w:r>
      <w:commentRangeEnd w:id="86"/>
      <w:r w:rsidR="00C3235B">
        <w:rPr>
          <w:rStyle w:val="CommentReference"/>
        </w:rPr>
        <w:commentReference w:id="86"/>
      </w:r>
      <w:r>
        <w:rPr>
          <w:rFonts w:ascii="Calibri" w:eastAsia="Times New Roman" w:hAnsi="Calibri" w:cs="Calibri"/>
          <w:sz w:val="24"/>
          <w:szCs w:val="24"/>
          <w:lang w:val="en-CA" w:eastAsia="en-CA"/>
        </w:rPr>
        <w:t>.</w:t>
      </w:r>
      <w:r w:rsidR="00455D93">
        <w:rPr>
          <w:rFonts w:ascii="Calibri" w:eastAsia="Times New Roman" w:hAnsi="Calibri" w:cs="Calibri"/>
          <w:sz w:val="24"/>
          <w:szCs w:val="24"/>
          <w:lang w:val="en-CA" w:eastAsia="en-CA"/>
        </w:rPr>
        <w:t xml:space="preserve"> As it was followed by mortality </w:t>
      </w:r>
      <w:r w:rsidR="0084111A">
        <w:rPr>
          <w:rFonts w:ascii="Calibri" w:eastAsia="Times New Roman" w:hAnsi="Calibri" w:cs="Calibri"/>
          <w:sz w:val="24"/>
          <w:szCs w:val="24"/>
          <w:lang w:val="en-CA" w:eastAsia="en-CA"/>
        </w:rPr>
        <w:t>on</w:t>
      </w:r>
      <w:r w:rsidR="00455D93">
        <w:rPr>
          <w:rFonts w:ascii="Calibri" w:eastAsia="Times New Roman" w:hAnsi="Calibri" w:cs="Calibri"/>
          <w:sz w:val="24"/>
          <w:szCs w:val="24"/>
          <w:lang w:val="en-CA" w:eastAsia="en-CA"/>
        </w:rPr>
        <w:t xml:space="preserve"> both occasions, </w:t>
      </w:r>
      <w:r w:rsidR="006B43F9">
        <w:rPr>
          <w:rFonts w:ascii="Calibri" w:eastAsia="Times New Roman" w:hAnsi="Calibri" w:cs="Calibri"/>
          <w:sz w:val="24"/>
          <w:szCs w:val="24"/>
          <w:lang w:val="en-CA" w:eastAsia="en-CA"/>
        </w:rPr>
        <w:t xml:space="preserve">we </w:t>
      </w:r>
      <w:r w:rsidR="000B2C95">
        <w:rPr>
          <w:rFonts w:ascii="Calibri" w:eastAsia="Times New Roman" w:hAnsi="Calibri" w:cs="Calibri"/>
          <w:sz w:val="24"/>
          <w:szCs w:val="24"/>
          <w:lang w:val="en-CA" w:eastAsia="en-CA"/>
        </w:rPr>
        <w:t xml:space="preserve">do not </w:t>
      </w:r>
      <w:r w:rsidR="000D79DD">
        <w:rPr>
          <w:rFonts w:ascii="Calibri" w:eastAsia="Times New Roman" w:hAnsi="Calibri" w:cs="Calibri"/>
          <w:sz w:val="24"/>
          <w:szCs w:val="24"/>
          <w:lang w:val="en-CA" w:eastAsia="en-CA"/>
        </w:rPr>
        <w:t xml:space="preserve">believe there is an adaptive advantage to respiratory evisceration </w:t>
      </w:r>
      <w:r w:rsidR="00021E00">
        <w:rPr>
          <w:rFonts w:ascii="Calibri" w:eastAsia="Times New Roman" w:hAnsi="Calibri" w:cs="Calibri"/>
          <w:sz w:val="24"/>
          <w:szCs w:val="24"/>
          <w:lang w:val="en-CA" w:eastAsia="en-CA"/>
        </w:rPr>
        <w:t xml:space="preserve">in </w:t>
      </w:r>
      <w:r w:rsidR="00021E00">
        <w:rPr>
          <w:rFonts w:ascii="Calibri" w:eastAsia="Times New Roman" w:hAnsi="Calibri" w:cs="Calibri"/>
          <w:sz w:val="24"/>
          <w:szCs w:val="24"/>
          <w:lang w:val="en-CA" w:eastAsia="en-CA"/>
        </w:rPr>
        <w:t>g</w:t>
      </w:r>
      <w:r w:rsidR="00021E00">
        <w:rPr>
          <w:rFonts w:ascii="Calibri" w:eastAsia="Times New Roman" w:hAnsi="Calibri" w:cs="Calibri"/>
          <w:sz w:val="24"/>
          <w:szCs w:val="24"/>
          <w:lang w:val="en-CA" w:eastAsia="en-CA"/>
        </w:rPr>
        <w:t>iant California sea cucumbers</w:t>
      </w:r>
      <w:r w:rsidR="00D4212C">
        <w:rPr>
          <w:rFonts w:ascii="Calibri" w:eastAsia="Times New Roman" w:hAnsi="Calibri" w:cs="Calibri"/>
          <w:sz w:val="24"/>
          <w:szCs w:val="24"/>
          <w:lang w:val="en-CA" w:eastAsia="en-CA"/>
        </w:rPr>
        <w:t xml:space="preserve">. </w:t>
      </w:r>
      <w:r w:rsidR="009E0458">
        <w:rPr>
          <w:rFonts w:ascii="Calibri" w:eastAsia="Times New Roman" w:hAnsi="Calibri" w:cs="Calibri"/>
          <w:sz w:val="24"/>
          <w:szCs w:val="24"/>
          <w:lang w:val="en-CA" w:eastAsia="en-CA"/>
        </w:rPr>
        <w:t>Instead,</w:t>
      </w:r>
      <w:r w:rsidR="00A652A6">
        <w:rPr>
          <w:rFonts w:ascii="Calibri" w:eastAsia="Times New Roman" w:hAnsi="Calibri" w:cs="Calibri"/>
          <w:sz w:val="24"/>
          <w:szCs w:val="24"/>
          <w:lang w:val="en-CA" w:eastAsia="en-CA"/>
        </w:rPr>
        <w:t xml:space="preserve"> we postulate that</w:t>
      </w:r>
      <w:r w:rsidR="009E0458">
        <w:rPr>
          <w:rFonts w:ascii="Calibri" w:eastAsia="Times New Roman" w:hAnsi="Calibri" w:cs="Calibri"/>
          <w:sz w:val="24"/>
          <w:szCs w:val="24"/>
          <w:lang w:val="en-CA" w:eastAsia="en-CA"/>
        </w:rPr>
        <w:t xml:space="preserve"> </w:t>
      </w:r>
      <w:r w:rsidR="00300795">
        <w:rPr>
          <w:rFonts w:ascii="Calibri" w:eastAsia="Times New Roman" w:hAnsi="Calibri" w:cs="Calibri"/>
          <w:sz w:val="24"/>
          <w:szCs w:val="24"/>
          <w:lang w:val="en-CA" w:eastAsia="en-CA"/>
        </w:rPr>
        <w:t xml:space="preserve">this traumatic event was a physiological response to extreme </w:t>
      </w:r>
      <w:r w:rsidR="00600371">
        <w:rPr>
          <w:rFonts w:ascii="Calibri" w:eastAsia="Times New Roman" w:hAnsi="Calibri" w:cs="Calibri"/>
          <w:sz w:val="24"/>
          <w:szCs w:val="24"/>
          <w:lang w:val="en-CA" w:eastAsia="en-CA"/>
        </w:rPr>
        <w:t xml:space="preserve">temperature stress. </w:t>
      </w:r>
    </w:p>
    <w:p w14:paraId="33CE71BA" w14:textId="4222B6C7" w:rsidR="004F5356" w:rsidRDefault="004F5356" w:rsidP="004F5356">
      <w:pPr>
        <w:spacing w:line="480" w:lineRule="auto"/>
        <w:rPr>
          <w:rFonts w:ascii="Calibri" w:eastAsia="Times New Roman" w:hAnsi="Calibri" w:cs="Calibri"/>
          <w:sz w:val="24"/>
          <w:szCs w:val="24"/>
          <w:lang w:val="en-CA" w:eastAsia="en-CA"/>
        </w:rPr>
      </w:pPr>
      <w:commentRangeStart w:id="87"/>
      <w:r>
        <w:rPr>
          <w:rFonts w:ascii="Calibri" w:eastAsia="Times New Roman" w:hAnsi="Calibri" w:cs="Calibri"/>
          <w:i/>
          <w:iCs/>
          <w:sz w:val="24"/>
          <w:szCs w:val="24"/>
          <w:lang w:val="en-CA" w:eastAsia="en-CA"/>
        </w:rPr>
        <w:t>Limitations</w:t>
      </w:r>
      <w:commentRangeEnd w:id="87"/>
      <w:r w:rsidR="005569EE">
        <w:rPr>
          <w:rStyle w:val="CommentReference"/>
        </w:rPr>
        <w:commentReference w:id="87"/>
      </w:r>
    </w:p>
    <w:p w14:paraId="292BEFD5" w14:textId="7EDBD232" w:rsidR="004F5356" w:rsidRPr="004E69DB" w:rsidRDefault="004F5356" w:rsidP="004E69DB">
      <w:pPr>
        <w:spacing w:line="480" w:lineRule="auto"/>
        <w:ind w:firstLine="720"/>
        <w:rPr>
          <w:rFonts w:cstheme="minorHAnsi"/>
          <w:i/>
          <w:iCs/>
          <w:sz w:val="24"/>
          <w:szCs w:val="24"/>
          <w:lang w:val="en-CA"/>
        </w:rPr>
      </w:pPr>
      <w:commentRangeStart w:id="88"/>
      <w:commentRangeStart w:id="89"/>
      <w:r>
        <w:rPr>
          <w:rFonts w:cstheme="minorHAnsi"/>
          <w:sz w:val="24"/>
          <w:szCs w:val="24"/>
        </w:rPr>
        <w:t xml:space="preserve">There are several limitations to our study </w:t>
      </w:r>
      <w:ins w:id="90" w:author="Sam Foley" w:date="2021-12-12T13:55:00Z">
        <w:r w:rsidR="005569EE">
          <w:rPr>
            <w:rFonts w:cstheme="minorHAnsi"/>
            <w:sz w:val="24"/>
            <w:szCs w:val="24"/>
          </w:rPr>
          <w:t xml:space="preserve">that </w:t>
        </w:r>
      </w:ins>
      <w:r>
        <w:rPr>
          <w:rFonts w:cstheme="minorHAnsi"/>
          <w:sz w:val="24"/>
          <w:szCs w:val="24"/>
        </w:rPr>
        <w:t xml:space="preserve">are worth noting. </w:t>
      </w:r>
      <w:commentRangeEnd w:id="88"/>
      <w:r w:rsidR="004D76E7">
        <w:rPr>
          <w:rStyle w:val="CommentReference"/>
        </w:rPr>
        <w:commentReference w:id="88"/>
      </w:r>
      <w:commentRangeEnd w:id="89"/>
      <w:r w:rsidR="005569EE">
        <w:rPr>
          <w:rStyle w:val="CommentReference"/>
        </w:rPr>
        <w:commentReference w:id="89"/>
      </w:r>
      <w:r>
        <w:rPr>
          <w:rFonts w:cstheme="minorHAnsi"/>
          <w:sz w:val="24"/>
          <w:szCs w:val="24"/>
        </w:rPr>
        <w:t>First, we did not find any wasting symptoms and thus</w:t>
      </w:r>
      <w:ins w:id="91" w:author="Sam Foley" w:date="2021-12-12T13:55:00Z">
        <w:r w:rsidR="005569EE">
          <w:rPr>
            <w:rFonts w:cstheme="minorHAnsi"/>
            <w:sz w:val="24"/>
            <w:szCs w:val="24"/>
          </w:rPr>
          <w:t>,</w:t>
        </w:r>
      </w:ins>
      <w:r>
        <w:rPr>
          <w:rFonts w:cstheme="minorHAnsi"/>
          <w:sz w:val="24"/>
          <w:szCs w:val="24"/>
        </w:rPr>
        <w:t xml:space="preserve"> are unable to refute or support evidence that a link may exist between seasonal evisceration and wasting disease in sea cucumbers </w:t>
      </w:r>
      <w:r>
        <w:rPr>
          <w:rFonts w:cstheme="minorHAnsi"/>
          <w:sz w:val="24"/>
          <w:szCs w:val="24"/>
        </w:rPr>
        <w:fldChar w:fldCharType="begin" w:fldLock="1"/>
      </w:r>
      <w:r>
        <w:rPr>
          <w:rFonts w:cstheme="minorHAnsi"/>
          <w:sz w:val="24"/>
          <w:szCs w:val="24"/>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R","non-dropping-particle":"","parse-names":false,"suffix":""}],"container-title":"Viruses","id":"ITEM-1","issue":"1057","issued":{"date-parts":[["2020"]]},"note":"References to check out: #82, 83(self-eviceration). Methods are mostly about RNA.\n\n\n\nVIRUSES:\n\nSurveyed RNA viruses found in eight cucumber (holothurian) species; Heron Island, Moreton Baay, Salish Sea and Southeast Alaska.\n\n3.4 Viral Diseases in Holothurians:","title":"An Unconventional Flavivirus and Other RNA Viruses in the Sea Cucumber (Holothuroidea; Echinodermata) Virome","type":"article-journal","volume":"12"},"uris":["http://www.mendeley.com/documents/?uuid=d2ee8ac9-6679-4d24-b028-07857eb0c51a"]}],"mendeley":{"formattedCitation":"(Hewson et al., 2020a)","plainTextFormattedCitation":"(Hewson et al., 2020a)","previouslyFormattedCitation":"(Hewson et al., 2020a)"},"properties":{"noteIndex":0},"schema":"https://github.com/citation-style-language/schema/raw/master/csl-citation.json"}</w:instrText>
      </w:r>
      <w:r>
        <w:rPr>
          <w:rFonts w:cstheme="minorHAnsi"/>
          <w:sz w:val="24"/>
          <w:szCs w:val="24"/>
        </w:rPr>
        <w:fldChar w:fldCharType="separate"/>
      </w:r>
      <w:r w:rsidRPr="005A6BC5">
        <w:rPr>
          <w:rFonts w:cstheme="minorHAnsi"/>
          <w:noProof/>
          <w:sz w:val="24"/>
          <w:szCs w:val="24"/>
        </w:rPr>
        <w:t>(Hewson et al., 2020a)</w:t>
      </w:r>
      <w:r>
        <w:rPr>
          <w:rFonts w:cstheme="minorHAnsi"/>
          <w:sz w:val="24"/>
          <w:szCs w:val="24"/>
        </w:rPr>
        <w:fldChar w:fldCharType="end"/>
      </w:r>
      <w:r>
        <w:rPr>
          <w:rFonts w:cstheme="minorHAnsi"/>
          <w:sz w:val="24"/>
          <w:szCs w:val="24"/>
        </w:rPr>
        <w:t>. Second, we</w:t>
      </w:r>
      <w:r>
        <w:rPr>
          <w:rFonts w:cstheme="minorHAnsi"/>
          <w:sz w:val="24"/>
          <w:szCs w:val="24"/>
          <w:lang w:val="en-CA"/>
        </w:rPr>
        <w:t xml:space="preserve"> obtained sea cucumbers from </w:t>
      </w:r>
      <w:proofErr w:type="spellStart"/>
      <w:r>
        <w:rPr>
          <w:rFonts w:cstheme="minorHAnsi"/>
          <w:sz w:val="24"/>
          <w:szCs w:val="24"/>
          <w:lang w:val="en-CA"/>
        </w:rPr>
        <w:t>Bamfield</w:t>
      </w:r>
      <w:proofErr w:type="spellEnd"/>
      <w:r>
        <w:rPr>
          <w:rFonts w:cstheme="minorHAnsi"/>
          <w:sz w:val="24"/>
          <w:szCs w:val="24"/>
          <w:lang w:val="en-CA"/>
        </w:rPr>
        <w:t xml:space="preserve">, B.C., a population where wasting symptoms have not been reported </w:t>
      </w:r>
      <w:r>
        <w:rPr>
          <w:rFonts w:cstheme="minorHAnsi"/>
          <w:sz w:val="24"/>
          <w:szCs w:val="24"/>
          <w:lang w:val="en-CA"/>
        </w:rPr>
        <w:fldChar w:fldCharType="begin" w:fldLock="1"/>
      </w:r>
      <w:r>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Pr>
          <w:rFonts w:cstheme="minorHAnsi"/>
          <w:sz w:val="24"/>
          <w:szCs w:val="24"/>
          <w:lang w:val="en-CA"/>
        </w:rPr>
        <w:fldChar w:fldCharType="separate"/>
      </w:r>
      <w:r w:rsidRPr="00AC240B">
        <w:rPr>
          <w:rFonts w:cstheme="minorHAnsi"/>
          <w:noProof/>
          <w:sz w:val="24"/>
          <w:szCs w:val="24"/>
          <w:lang w:val="en-CA"/>
        </w:rPr>
        <w:t>(Hewson et al., 2020b)</w:t>
      </w:r>
      <w:r>
        <w:rPr>
          <w:rFonts w:cstheme="minorHAnsi"/>
          <w:sz w:val="24"/>
          <w:szCs w:val="24"/>
          <w:lang w:val="en-CA"/>
        </w:rPr>
        <w:fldChar w:fldCharType="end"/>
      </w:r>
      <w:r>
        <w:rPr>
          <w:rFonts w:cstheme="minorHAnsi"/>
          <w:sz w:val="24"/>
          <w:szCs w:val="24"/>
          <w:lang w:val="en-CA"/>
        </w:rPr>
        <w:t xml:space="preserve">. While no population genetic studies have specifically examined </w:t>
      </w:r>
      <w:r>
        <w:rPr>
          <w:rFonts w:cstheme="minorHAnsi"/>
          <w:i/>
          <w:iCs/>
          <w:sz w:val="24"/>
          <w:szCs w:val="24"/>
          <w:lang w:val="en-CA"/>
        </w:rPr>
        <w:t xml:space="preserve">P. </w:t>
      </w:r>
      <w:proofErr w:type="spellStart"/>
      <w:r>
        <w:rPr>
          <w:rFonts w:cstheme="minorHAnsi"/>
          <w:i/>
          <w:iCs/>
          <w:sz w:val="24"/>
          <w:szCs w:val="24"/>
          <w:lang w:val="en-CA"/>
        </w:rPr>
        <w:t>californicus</w:t>
      </w:r>
      <w:proofErr w:type="spellEnd"/>
      <w:r>
        <w:rPr>
          <w:rFonts w:cstheme="minorHAnsi"/>
          <w:sz w:val="24"/>
          <w:szCs w:val="24"/>
          <w:lang w:val="en-CA"/>
        </w:rPr>
        <w:t xml:space="preserve"> in </w:t>
      </w:r>
      <w:proofErr w:type="spellStart"/>
      <w:r>
        <w:rPr>
          <w:rFonts w:cstheme="minorHAnsi"/>
          <w:sz w:val="24"/>
          <w:szCs w:val="24"/>
          <w:lang w:val="en-CA"/>
        </w:rPr>
        <w:t>Bamfield</w:t>
      </w:r>
      <w:proofErr w:type="spellEnd"/>
      <w:r>
        <w:rPr>
          <w:rFonts w:cstheme="minorHAnsi"/>
          <w:sz w:val="24"/>
          <w:szCs w:val="24"/>
          <w:lang w:val="en-CA"/>
        </w:rPr>
        <w:t xml:space="preserve">, we assume that they are closely related to the </w:t>
      </w:r>
      <w:r w:rsidR="00102E7B">
        <w:rPr>
          <w:rFonts w:cstheme="minorHAnsi"/>
          <w:sz w:val="24"/>
          <w:szCs w:val="24"/>
          <w:lang w:val="en-CA"/>
        </w:rPr>
        <w:t>Tofino, B.C.</w:t>
      </w:r>
      <w:r>
        <w:rPr>
          <w:rFonts w:cstheme="minorHAnsi"/>
          <w:sz w:val="24"/>
          <w:szCs w:val="24"/>
          <w:lang w:val="en-CA"/>
        </w:rPr>
        <w:t xml:space="preserve"> subpopulation </w:t>
      </w:r>
      <w:r>
        <w:rPr>
          <w:rFonts w:cstheme="minorHAnsi"/>
          <w:sz w:val="24"/>
          <w:szCs w:val="24"/>
          <w:lang w:val="en-CA"/>
        </w:rPr>
        <w:fldChar w:fldCharType="begin" w:fldLock="1"/>
      </w:r>
      <w:r>
        <w:rPr>
          <w:rFonts w:cstheme="minorHAnsi"/>
          <w:sz w:val="24"/>
          <w:szCs w:val="24"/>
          <w:lang w:val="en-CA"/>
        </w:rPr>
        <w:instrText>ADDIN CSL_CITATION {"citationItems":[{"id":"ITEM-1","itemData":{"DOI":"10.1111/MEC.14589","ISSN":"1365294X","PMID":"29654703","abstract":"Marine populations are typically characterized by weak genetic differentiation due to the potential for long-distance dispersal favouring high levels of gene flow. However, strong directional advection of water masses or retentive hydrodynamic forces can influence the degree of genetic exchange among marine populations. To determine the oceanographic drivers of genetic structure in a highly dispersive marine invertebrate, the giant California sea cucumber (Parastichopus californicus), we first tested for the presence of genetic discontinuities along the coast of North America in the northeastern Pacific Ocean. Then, we tested two hypotheses regarding spatial processes influencing population structure: (i) isolation by distance (IBD: genetic structure is explained by geographic distance) and (ii) isolation by resistance (IBR: genetic structure is driven by ocean circulation). Using RADseq, we genotyped 717 individuals from 24 sampling locations across 2,719 neutral SNPs to assess the degree of population differentiation and integrated estimates of genetic variation with inferred connectivity probabilities from a biophysical model of larval dispersal mediated by ocean currents. We identified two clusters separating north and south regions, as well as significant, albeit weak, substructure within regions (FST = 0.002, p =.001). After modelling the asymmetric nature of ocean currents, we demonstrated that local oceanography (IBR) was a better predictor of genetic variation (R2 =.49) than geographic distance (IBD) (R2 =.18), and directional processes played an important role in shaping fine-scale structure. Our study contributes to the growing body of literature identifying significant population structure in marine systems and has important implications for the spatial management of P. californicus and other exploited marine species.","author":[{"dropping-particle":"","family":"Xuereb","given":"Amanda","non-dropping-particle":"","parse-names":false,"suffix":""},{"dropping-particle":"","family":"Benestan","given":"Laura","non-dropping-particle":"","parse-names":false,"suffix":""},{"dropping-particle":"","family":"Normandeau","given":"Éric","non-dropping-particle":"","parse-names":false,"suffix":""},{"dropping-particle":"","family":"Daigle","given":"Rémi M.","non-dropping-particle":"","parse-names":false,"suffix":""},{"dropping-particle":"","family":"Curtis","given":"Janelle M.R.","non-dropping-particle":"","parse-names":false,"suffix":""},{"dropping-particle":"","family":"Bernatchez","given":"Louis","non-dropping-particle":"","parse-names":false,"suffix":""},{"dropping-particle":"","family":"Fortin","given":"Marie Josée","non-dropping-particle":"","parse-names":false,"suffix":""}],"container-title":"Molecular Ecology","id":"ITEM-1","issue":"10","issued":{"date-parts":[["2018","5","1"]]},"page":"2347-2364","publisher":"Blackwell Publishing Ltd","title":"Asymmetric oceanographic processes mediate connectivity and population genetic structure, as revealed by RADseq, in a highly dispersive marine invertebrate (Parastichopus californicus)","type":"article-journal","volume":"27"},"uris":["http://www.mendeley.com/documents/?uuid=798f095f-f311-4e25-9015-8f1687ace348"]}],"mendeley":{"formattedCitation":"(Xuereb et al., 2018)","plainTextFormattedCitation":"(Xuereb et al., 2018)","previouslyFormattedCitation":"(Xuereb et al., 2018)"},"properties":{"noteIndex":0},"schema":"https://github.com/citation-style-language/schema/raw/master/csl-citation.json"}</w:instrText>
      </w:r>
      <w:r>
        <w:rPr>
          <w:rFonts w:cstheme="minorHAnsi"/>
          <w:sz w:val="24"/>
          <w:szCs w:val="24"/>
          <w:lang w:val="en-CA"/>
        </w:rPr>
        <w:fldChar w:fldCharType="separate"/>
      </w:r>
      <w:r w:rsidRPr="00D37C46">
        <w:rPr>
          <w:rFonts w:cstheme="minorHAnsi"/>
          <w:noProof/>
          <w:sz w:val="24"/>
          <w:szCs w:val="24"/>
          <w:lang w:val="en-CA"/>
        </w:rPr>
        <w:t>(Xuereb et al., 2018)</w:t>
      </w:r>
      <w:r>
        <w:rPr>
          <w:rFonts w:cstheme="minorHAnsi"/>
          <w:sz w:val="24"/>
          <w:szCs w:val="24"/>
          <w:lang w:val="en-CA"/>
        </w:rPr>
        <w:fldChar w:fldCharType="end"/>
      </w:r>
      <w:r>
        <w:rPr>
          <w:rFonts w:cstheme="minorHAnsi"/>
          <w:sz w:val="24"/>
          <w:szCs w:val="24"/>
          <w:lang w:val="en-CA"/>
        </w:rPr>
        <w:t xml:space="preserve">. The Tofino subpopulation receives significant genetic influx from the </w:t>
      </w:r>
      <w:r>
        <w:rPr>
          <w:rFonts w:cstheme="minorHAnsi"/>
          <w:i/>
          <w:iCs/>
          <w:sz w:val="24"/>
          <w:szCs w:val="24"/>
          <w:lang w:val="en-CA"/>
        </w:rPr>
        <w:t xml:space="preserve">P. </w:t>
      </w:r>
      <w:proofErr w:type="spellStart"/>
      <w:r>
        <w:rPr>
          <w:rFonts w:cstheme="minorHAnsi"/>
          <w:i/>
          <w:iCs/>
          <w:sz w:val="24"/>
          <w:szCs w:val="24"/>
          <w:lang w:val="en-CA"/>
        </w:rPr>
        <w:t>californicus</w:t>
      </w:r>
      <w:proofErr w:type="spellEnd"/>
      <w:r>
        <w:rPr>
          <w:rFonts w:cstheme="minorHAnsi"/>
          <w:sz w:val="24"/>
          <w:szCs w:val="24"/>
          <w:lang w:val="en-CA"/>
        </w:rPr>
        <w:t xml:space="preserve"> population in the </w:t>
      </w:r>
      <w:commentRangeStart w:id="92"/>
      <w:r w:rsidR="00102E7B">
        <w:rPr>
          <w:rFonts w:cstheme="minorHAnsi"/>
          <w:sz w:val="24"/>
          <w:szCs w:val="24"/>
          <w:lang w:val="en-CA"/>
        </w:rPr>
        <w:t>Strait</w:t>
      </w:r>
      <w:r>
        <w:rPr>
          <w:rFonts w:cstheme="minorHAnsi"/>
          <w:sz w:val="24"/>
          <w:szCs w:val="24"/>
          <w:lang w:val="en-CA"/>
        </w:rPr>
        <w:t xml:space="preserve"> </w:t>
      </w:r>
      <w:commentRangeEnd w:id="92"/>
      <w:r w:rsidR="006E35F3">
        <w:rPr>
          <w:rStyle w:val="CommentReference"/>
        </w:rPr>
        <w:commentReference w:id="92"/>
      </w:r>
      <w:r>
        <w:rPr>
          <w:rFonts w:cstheme="minorHAnsi"/>
          <w:sz w:val="24"/>
          <w:szCs w:val="24"/>
          <w:lang w:val="en-CA"/>
        </w:rPr>
        <w:t xml:space="preserve">of Georgia where wasting has been reported </w:t>
      </w:r>
      <w:r>
        <w:rPr>
          <w:rFonts w:cstheme="minorHAnsi"/>
          <w:sz w:val="24"/>
          <w:szCs w:val="24"/>
          <w:lang w:val="en-CA"/>
        </w:rPr>
        <w:fldChar w:fldCharType="begin" w:fldLock="1"/>
      </w:r>
      <w:r>
        <w:rPr>
          <w:rFonts w:cstheme="minorHAnsi"/>
          <w:sz w:val="24"/>
          <w:szCs w:val="24"/>
          <w:lang w:val="en-CA"/>
        </w:rPr>
        <w:instrText>ADDIN CSL_CITATION {"citationItems":[{"id":"ITEM-1","itemData":{"DOI":"10.1111/MEC.14589","ISSN":"1365294X","PMID":"29654703","abstract":"Marine populations are typically characterized by weak genetic differentiation due to the potential for long-distance dispersal favouring high levels of gene flow. However, strong directional advection of water masses or retentive hydrodynamic forces can influence the degree of genetic exchange among marine populations. To determine the oceanographic drivers of genetic structure in a highly dispersive marine invertebrate, the giant California sea cucumber (Parastichopus californicus), we first tested for the presence of genetic discontinuities along the coast of North America in the northeastern Pacific Ocean. Then, we tested two hypotheses regarding spatial processes influencing population structure: (i) isolation by distance (IBD: genetic structure is explained by geographic distance) and (ii) isolation by resistance (IBR: genetic structure is driven by ocean circulation). Using RADseq, we genotyped 717 individuals from 24 sampling locations across 2,719 neutral SNPs to assess the degree of population differentiation and integrated estimates of genetic variation with inferred connectivity probabilities from a biophysical model of larval dispersal mediated by ocean currents. We identified two clusters separating north and south regions, as well as significant, albeit weak, substructure within regions (FST = 0.002, p =.001). After modelling the asymmetric nature of ocean currents, we demonstrated that local oceanography (IBR) was a better predictor of genetic variation (R2 =.49) than geographic distance (IBD) (R2 =.18), and directional processes played an important role in shaping fine-scale structure. Our study contributes to the growing body of literature identifying significant population structure in marine systems and has important implications for the spatial management of P. californicus and other exploited marine species.","author":[{"dropping-particle":"","family":"Xuereb","given":"Amanda","non-dropping-particle":"","parse-names":false,"suffix":""},{"dropping-particle":"","family":"Benestan","given":"Laura","non-dropping-particle":"","parse-names":false,"suffix":""},{"dropping-particle":"","family":"Normandeau","given":"Éric","non-dropping-particle":"","parse-names":false,"suffix":""},{"dropping-particle":"","family":"Daigle","given":"Rémi M.","non-dropping-particle":"","parse-names":false,"suffix":""},{"dropping-particle":"","family":"Curtis","given":"Janelle M.R.","non-dropping-particle":"","parse-names":false,"suffix":""},{"dropping-particle":"","family":"Bernatchez","given":"Louis","non-dropping-particle":"","parse-names":false,"suffix":""},{"dropping-particle":"","family":"Fortin","given":"Marie Josée","non-dropping-particle":"","parse-names":false,"suffix":""}],"container-title":"Molecular Ecology","id":"ITEM-1","issue":"10","issued":{"date-parts":[["2018","5","1"]]},"page":"2347-2364","publisher":"Blackwell Publishing Ltd","title":"Asymmetric oceanographic processes mediate connectivity and population genetic structure, as revealed by RADseq, in a highly dispersive marine invertebrate (Parastichopus californicus)","type":"article-journal","volume":"27"},"uris":["http://www.mendeley.com/documents/?uuid=798f095f-f311-4e25-9015-8f1687ace348"]}],"mendeley":{"formattedCitation":"(Xuereb et al., 2018)","plainTextFormattedCitation":"(Xuereb et al., 2018)","previouslyFormattedCitation":"(Xuereb et al., 2018)"},"properties":{"noteIndex":0},"schema":"https://github.com/citation-style-language/schema/raw/master/csl-citation.json"}</w:instrText>
      </w:r>
      <w:r>
        <w:rPr>
          <w:rFonts w:cstheme="minorHAnsi"/>
          <w:sz w:val="24"/>
          <w:szCs w:val="24"/>
          <w:lang w:val="en-CA"/>
        </w:rPr>
        <w:fldChar w:fldCharType="separate"/>
      </w:r>
      <w:r w:rsidRPr="00D37C46">
        <w:rPr>
          <w:rFonts w:cstheme="minorHAnsi"/>
          <w:noProof/>
          <w:sz w:val="24"/>
          <w:szCs w:val="24"/>
          <w:lang w:val="en-CA"/>
        </w:rPr>
        <w:t>(Xuereb et al., 2018)</w:t>
      </w:r>
      <w:r>
        <w:rPr>
          <w:rFonts w:cstheme="minorHAnsi"/>
          <w:sz w:val="24"/>
          <w:szCs w:val="24"/>
          <w:lang w:val="en-CA"/>
        </w:rPr>
        <w:fldChar w:fldCharType="end"/>
      </w:r>
      <w:r>
        <w:rPr>
          <w:rFonts w:cstheme="minorHAnsi"/>
          <w:sz w:val="24"/>
          <w:szCs w:val="24"/>
          <w:lang w:val="en-CA"/>
        </w:rPr>
        <w:t xml:space="preserve">. Therefore, we do </w:t>
      </w:r>
      <w:commentRangeStart w:id="93"/>
      <w:r>
        <w:rPr>
          <w:rFonts w:cstheme="minorHAnsi"/>
          <w:sz w:val="24"/>
          <w:szCs w:val="24"/>
          <w:lang w:val="en-CA"/>
        </w:rPr>
        <w:t>not expect that genetic differentiation could confer differential vulnerability to wasting in</w:t>
      </w:r>
      <w:commentRangeEnd w:id="93"/>
      <w:r w:rsidR="00B00FF1">
        <w:rPr>
          <w:rStyle w:val="CommentReference"/>
        </w:rPr>
        <w:commentReference w:id="93"/>
      </w:r>
      <w:ins w:id="94" w:author="Sam Foley" w:date="2021-12-12T13:56:00Z">
        <w:r w:rsidR="005569EE">
          <w:rPr>
            <w:rFonts w:cstheme="minorHAnsi"/>
            <w:sz w:val="24"/>
            <w:szCs w:val="24"/>
            <w:lang w:val="en-CA"/>
          </w:rPr>
          <w:t xml:space="preserve"> </w:t>
        </w:r>
      </w:ins>
      <w:del w:id="95" w:author="Sam Foley" w:date="2021-12-12T13:56:00Z">
        <w:r w:rsidDel="005569EE">
          <w:rPr>
            <w:rFonts w:cstheme="minorHAnsi"/>
            <w:sz w:val="24"/>
            <w:szCs w:val="24"/>
            <w:lang w:val="en-CA"/>
          </w:rPr>
          <w:delText xml:space="preserve"> Bamfield </w:delText>
        </w:r>
      </w:del>
      <w:r>
        <w:rPr>
          <w:rFonts w:cstheme="minorHAnsi"/>
          <w:i/>
          <w:iCs/>
          <w:sz w:val="24"/>
          <w:szCs w:val="24"/>
          <w:lang w:val="en-CA"/>
        </w:rPr>
        <w:t xml:space="preserve">P. </w:t>
      </w:r>
      <w:proofErr w:type="spellStart"/>
      <w:r>
        <w:rPr>
          <w:rFonts w:cstheme="minorHAnsi"/>
          <w:i/>
          <w:iCs/>
          <w:sz w:val="24"/>
          <w:szCs w:val="24"/>
          <w:lang w:val="en-CA"/>
        </w:rPr>
        <w:t>californicus</w:t>
      </w:r>
      <w:proofErr w:type="spellEnd"/>
      <w:r>
        <w:rPr>
          <w:rFonts w:cstheme="minorHAnsi"/>
          <w:i/>
          <w:iCs/>
          <w:sz w:val="24"/>
          <w:szCs w:val="24"/>
          <w:lang w:val="en-CA"/>
        </w:rPr>
        <w:t xml:space="preserve"> </w:t>
      </w:r>
      <w:ins w:id="96" w:author="Sam Foley" w:date="2021-12-12T13:56:00Z">
        <w:r w:rsidR="005569EE">
          <w:rPr>
            <w:rFonts w:cstheme="minorHAnsi"/>
            <w:sz w:val="24"/>
            <w:szCs w:val="24"/>
            <w:lang w:val="en-CA"/>
          </w:rPr>
          <w:t xml:space="preserve">from </w:t>
        </w:r>
        <w:proofErr w:type="spellStart"/>
        <w:r w:rsidR="005569EE">
          <w:rPr>
            <w:rFonts w:cstheme="minorHAnsi"/>
            <w:sz w:val="24"/>
            <w:szCs w:val="24"/>
            <w:lang w:val="en-CA"/>
          </w:rPr>
          <w:t>Bamfield</w:t>
        </w:r>
      </w:ins>
      <w:proofErr w:type="spellEnd"/>
      <w:ins w:id="97" w:author="Sam Foley" w:date="2021-12-12T13:57:00Z">
        <w:r w:rsidR="005569EE">
          <w:rPr>
            <w:rFonts w:cstheme="minorHAnsi"/>
            <w:sz w:val="24"/>
            <w:szCs w:val="24"/>
            <w:lang w:val="en-CA"/>
          </w:rPr>
          <w:t xml:space="preserve"> </w:t>
        </w:r>
      </w:ins>
      <w:r>
        <w:rPr>
          <w:rFonts w:cstheme="minorHAnsi"/>
          <w:sz w:val="24"/>
          <w:szCs w:val="24"/>
          <w:lang w:val="en-CA"/>
        </w:rPr>
        <w:t xml:space="preserve">compared to those in </w:t>
      </w:r>
      <w:proofErr w:type="spellStart"/>
      <w:r>
        <w:rPr>
          <w:rFonts w:cstheme="minorHAnsi"/>
          <w:sz w:val="24"/>
          <w:szCs w:val="24"/>
          <w:lang w:val="en-CA"/>
        </w:rPr>
        <w:t>Nanoose</w:t>
      </w:r>
      <w:proofErr w:type="spellEnd"/>
      <w:r>
        <w:rPr>
          <w:rFonts w:cstheme="minorHAnsi"/>
          <w:sz w:val="24"/>
          <w:szCs w:val="24"/>
          <w:lang w:val="en-CA"/>
        </w:rPr>
        <w:t xml:space="preserve">. </w:t>
      </w:r>
      <w:commentRangeStart w:id="98"/>
      <w:r>
        <w:rPr>
          <w:rFonts w:cstheme="minorHAnsi"/>
          <w:sz w:val="24"/>
          <w:szCs w:val="24"/>
          <w:lang w:val="en-CA"/>
        </w:rPr>
        <w:t xml:space="preserve">Third, our experiment was conducted during November 2021 while the wasting event in </w:t>
      </w:r>
      <w:proofErr w:type="spellStart"/>
      <w:r>
        <w:rPr>
          <w:rFonts w:cstheme="minorHAnsi"/>
          <w:sz w:val="24"/>
          <w:szCs w:val="24"/>
          <w:lang w:val="en-CA"/>
        </w:rPr>
        <w:t>Nanoose</w:t>
      </w:r>
      <w:proofErr w:type="spellEnd"/>
      <w:r>
        <w:rPr>
          <w:rFonts w:cstheme="minorHAnsi"/>
          <w:sz w:val="24"/>
          <w:szCs w:val="24"/>
          <w:lang w:val="en-CA"/>
        </w:rPr>
        <w:t xml:space="preserve"> Bay occurred between August and October 2021</w:t>
      </w:r>
      <w:commentRangeEnd w:id="98"/>
      <w:r w:rsidR="005569EE">
        <w:rPr>
          <w:rStyle w:val="CommentReference"/>
        </w:rPr>
        <w:commentReference w:id="98"/>
      </w:r>
      <w:r>
        <w:rPr>
          <w:rFonts w:cstheme="minorHAnsi"/>
          <w:sz w:val="24"/>
          <w:szCs w:val="24"/>
          <w:lang w:val="en-CA"/>
        </w:rPr>
        <w:t xml:space="preserve">. Seasonality could explain the lack of wasting symptoms in our specimens, but sea cucumber </w:t>
      </w:r>
      <w:r>
        <w:rPr>
          <w:rFonts w:cstheme="minorHAnsi"/>
          <w:sz w:val="24"/>
          <w:szCs w:val="24"/>
          <w:lang w:val="en-CA"/>
        </w:rPr>
        <w:lastRenderedPageBreak/>
        <w:t xml:space="preserve">wasting has been previously reported between September and January in other populations </w:t>
      </w:r>
      <w:r>
        <w:rPr>
          <w:rFonts w:cstheme="minorHAnsi"/>
          <w:sz w:val="24"/>
          <w:szCs w:val="24"/>
          <w:lang w:val="en-CA"/>
        </w:rPr>
        <w:fldChar w:fldCharType="begin" w:fldLock="1"/>
      </w:r>
      <w:r>
        <w:rPr>
          <w:rFonts w:cstheme="minorHAnsi"/>
          <w:sz w:val="24"/>
          <w:szCs w:val="24"/>
          <w:lang w:val="en-CA"/>
        </w:rPr>
        <w:instrText>ADDIN CSL_CITATION {"citationItems":[{"id":"ITEM-1","itemData":{"DOI":"10.3390/V12091057","abstract":"Sea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R.","non-dropping-particle":"","parse-names":false,"suffix":""}],"container-title":"Viruses","id":"ITEM-1","issue":"9","issued":{"date-parts":[["2020","9","1"]]},"publisher":"MDPI AG","title":"An unconventional flavivirus and other RNA viruses in the sea cucumber (Holothuroidea; Echinodermata) virome","type":"article-journal","volume":"12"},"uris":["http://www.mendeley.com/documents/?uuid=7680dc20-2976-49c3-9f45-408da734fbf5"]}],"mendeley":{"formattedCitation":"(Hewson et al., 2020b)","plainTextFormattedCitation":"(Hewson et al., 2020b)","previouslyFormattedCitation":"(Hewson et al., 2020b)"},"properties":{"noteIndex":0},"schema":"https://github.com/citation-style-language/schema/raw/master/csl-citation.json"}</w:instrText>
      </w:r>
      <w:r>
        <w:rPr>
          <w:rFonts w:cstheme="minorHAnsi"/>
          <w:sz w:val="24"/>
          <w:szCs w:val="24"/>
          <w:lang w:val="en-CA"/>
        </w:rPr>
        <w:fldChar w:fldCharType="separate"/>
      </w:r>
      <w:r w:rsidRPr="00D37C46">
        <w:rPr>
          <w:rFonts w:cstheme="minorHAnsi"/>
          <w:noProof/>
          <w:sz w:val="24"/>
          <w:szCs w:val="24"/>
          <w:lang w:val="en-CA"/>
        </w:rPr>
        <w:t>(Hewson et al., 2020b)</w:t>
      </w:r>
      <w:r>
        <w:rPr>
          <w:rFonts w:cstheme="minorHAnsi"/>
          <w:sz w:val="24"/>
          <w:szCs w:val="24"/>
          <w:lang w:val="en-CA"/>
        </w:rPr>
        <w:fldChar w:fldCharType="end"/>
      </w:r>
      <w:r>
        <w:rPr>
          <w:rFonts w:cstheme="minorHAnsi"/>
          <w:sz w:val="24"/>
          <w:szCs w:val="24"/>
          <w:lang w:val="en-CA"/>
        </w:rPr>
        <w:t>.</w:t>
      </w:r>
      <w:r w:rsidRPr="0078554F">
        <w:rPr>
          <w:rFonts w:cstheme="minorHAnsi"/>
          <w:sz w:val="24"/>
          <w:szCs w:val="24"/>
          <w:lang w:val="en-CA"/>
        </w:rPr>
        <w:t xml:space="preserve"> Hewson et al. (2020) proposed a link between season and wasting due to </w:t>
      </w:r>
      <w:r w:rsidRPr="0078554F">
        <w:rPr>
          <w:rFonts w:cstheme="minorHAnsi"/>
          <w:i/>
          <w:sz w:val="24"/>
          <w:szCs w:val="24"/>
          <w:lang w:val="en-CA"/>
        </w:rPr>
        <w:t xml:space="preserve">P. </w:t>
      </w:r>
      <w:proofErr w:type="spellStart"/>
      <w:r w:rsidRPr="0078554F">
        <w:rPr>
          <w:rFonts w:cstheme="minorHAnsi"/>
          <w:i/>
          <w:sz w:val="24"/>
          <w:szCs w:val="24"/>
          <w:lang w:val="en-CA"/>
        </w:rPr>
        <w:t>californicus</w:t>
      </w:r>
      <w:proofErr w:type="spellEnd"/>
      <w:r w:rsidRPr="0078554F">
        <w:rPr>
          <w:rFonts w:cstheme="minorHAnsi"/>
          <w:sz w:val="24"/>
          <w:szCs w:val="24"/>
          <w:lang w:val="en-CA"/>
        </w:rPr>
        <w:t xml:space="preserve">’ seasonal evisceration of their viscera; this is unlikely given the August 2021 event. </w:t>
      </w:r>
      <w:commentRangeStart w:id="99"/>
      <w:commentRangeStart w:id="100"/>
      <w:r w:rsidRPr="0078554F">
        <w:rPr>
          <w:rFonts w:cstheme="minorHAnsi"/>
          <w:sz w:val="24"/>
          <w:szCs w:val="24"/>
          <w:lang w:val="en-CA"/>
        </w:rPr>
        <w:t xml:space="preserve">Minor and major lesions were also not correlated with the defecation status of the cucumbers, or evisceration activity, suggesting there is no significant link. </w:t>
      </w:r>
      <w:commentRangeEnd w:id="99"/>
      <w:r w:rsidR="00DA7F56">
        <w:rPr>
          <w:rStyle w:val="CommentReference"/>
        </w:rPr>
        <w:commentReference w:id="99"/>
      </w:r>
      <w:commentRangeEnd w:id="100"/>
      <w:r w:rsidR="005569EE">
        <w:rPr>
          <w:rStyle w:val="CommentReference"/>
        </w:rPr>
        <w:commentReference w:id="100"/>
      </w:r>
      <w:r>
        <w:rPr>
          <w:rFonts w:cstheme="minorHAnsi"/>
          <w:sz w:val="24"/>
          <w:szCs w:val="24"/>
          <w:lang w:val="en-CA"/>
        </w:rPr>
        <w:t xml:space="preserve">The final limitation of our study was its short duration. We only exposed sea cucumbers to heat stress for a total of 82 hours and </w:t>
      </w:r>
      <w:proofErr w:type="gramStart"/>
      <w:r>
        <w:rPr>
          <w:rFonts w:cstheme="minorHAnsi"/>
          <w:sz w:val="24"/>
          <w:szCs w:val="24"/>
          <w:lang w:val="en-CA"/>
        </w:rPr>
        <w:t>the majority of</w:t>
      </w:r>
      <w:proofErr w:type="gramEnd"/>
      <w:r>
        <w:rPr>
          <w:rFonts w:cstheme="minorHAnsi"/>
          <w:sz w:val="24"/>
          <w:szCs w:val="24"/>
          <w:lang w:val="en-CA"/>
        </w:rPr>
        <w:t xml:space="preserve"> minor and major ulcers formed in the later days of our experiment. We cannot confirm that they would not have developed into more severe, wasting-like lesions provided with a more extended duration of extreme temperature. However, during this period we observed mortality and a significant stiffness-based behavioural response, indicating that sea cucumbers </w:t>
      </w:r>
      <w:commentRangeStart w:id="101"/>
      <w:r>
        <w:rPr>
          <w:rFonts w:cstheme="minorHAnsi"/>
          <w:sz w:val="24"/>
          <w:szCs w:val="24"/>
          <w:lang w:val="en-CA"/>
        </w:rPr>
        <w:t xml:space="preserve">were stressed to the limits of their thermal tolerance and if wasting was induced by heat stress </w:t>
      </w:r>
      <w:proofErr w:type="gramStart"/>
      <w:r>
        <w:rPr>
          <w:rFonts w:cstheme="minorHAnsi"/>
          <w:sz w:val="24"/>
          <w:szCs w:val="24"/>
          <w:lang w:val="en-CA"/>
        </w:rPr>
        <w:t>alone</w:t>
      </w:r>
      <w:proofErr w:type="gramEnd"/>
      <w:r>
        <w:rPr>
          <w:rFonts w:cstheme="minorHAnsi"/>
          <w:sz w:val="24"/>
          <w:szCs w:val="24"/>
          <w:lang w:val="en-CA"/>
        </w:rPr>
        <w:t xml:space="preserve"> we expect it would have occurred under these conditions. </w:t>
      </w:r>
      <w:commentRangeEnd w:id="101"/>
      <w:r w:rsidR="005569EE">
        <w:rPr>
          <w:rStyle w:val="CommentReference"/>
        </w:rPr>
        <w:commentReference w:id="101"/>
      </w:r>
    </w:p>
    <w:p w14:paraId="699B9743" w14:textId="59E770FA" w:rsidR="0091285D" w:rsidRPr="0091285D" w:rsidRDefault="0091285D" w:rsidP="0091285D">
      <w:pPr>
        <w:spacing w:line="480" w:lineRule="auto"/>
        <w:rPr>
          <w:rFonts w:ascii="Calibri" w:eastAsia="Times New Roman" w:hAnsi="Calibri" w:cs="Calibri"/>
          <w:i/>
          <w:iCs/>
          <w:sz w:val="24"/>
          <w:szCs w:val="24"/>
          <w:lang w:val="en-CA" w:eastAsia="en-CA"/>
        </w:rPr>
      </w:pPr>
      <w:r>
        <w:rPr>
          <w:rFonts w:ascii="Calibri" w:eastAsia="Times New Roman" w:hAnsi="Calibri" w:cs="Calibri"/>
          <w:i/>
          <w:iCs/>
          <w:sz w:val="24"/>
          <w:szCs w:val="24"/>
          <w:lang w:val="en-CA" w:eastAsia="en-CA"/>
        </w:rPr>
        <w:t>Synthesis</w:t>
      </w:r>
    </w:p>
    <w:p w14:paraId="11FBDCC2" w14:textId="1286C120" w:rsidR="00836A32" w:rsidRPr="0078554F" w:rsidRDefault="00F24C66" w:rsidP="000202AD">
      <w:pPr>
        <w:spacing w:line="480" w:lineRule="auto"/>
        <w:ind w:firstLine="720"/>
        <w:rPr>
          <w:rFonts w:cstheme="minorHAnsi"/>
          <w:sz w:val="24"/>
          <w:szCs w:val="24"/>
          <w:lang w:val="en-CA"/>
        </w:rPr>
      </w:pPr>
      <w:r>
        <w:rPr>
          <w:rFonts w:cstheme="minorHAnsi"/>
          <w:sz w:val="24"/>
          <w:szCs w:val="24"/>
          <w:lang w:val="en-CA"/>
        </w:rPr>
        <w:t>White</w:t>
      </w:r>
      <w:r w:rsidR="00836A32" w:rsidRPr="0078554F">
        <w:rPr>
          <w:rFonts w:cstheme="minorHAnsi"/>
          <w:sz w:val="24"/>
          <w:szCs w:val="24"/>
          <w:lang w:val="en-CA"/>
        </w:rPr>
        <w:t xml:space="preserve"> skin ulcerations </w:t>
      </w:r>
      <w:r w:rsidR="009E5996">
        <w:rPr>
          <w:rFonts w:cstheme="minorHAnsi"/>
          <w:sz w:val="24"/>
          <w:szCs w:val="24"/>
          <w:lang w:val="en-CA"/>
        </w:rPr>
        <w:t xml:space="preserve">like </w:t>
      </w:r>
      <w:r w:rsidR="003774EF">
        <w:rPr>
          <w:rFonts w:cstheme="minorHAnsi"/>
          <w:sz w:val="24"/>
          <w:szCs w:val="24"/>
          <w:lang w:val="en-CA"/>
        </w:rPr>
        <w:t xml:space="preserve">those that we observed </w:t>
      </w:r>
      <w:r w:rsidR="00836A32" w:rsidRPr="0078554F">
        <w:rPr>
          <w:rFonts w:cstheme="minorHAnsi"/>
          <w:sz w:val="24"/>
          <w:szCs w:val="24"/>
          <w:lang w:val="en-CA"/>
        </w:rPr>
        <w:t xml:space="preserve">are a well-documented disease phenomenon in sea cucumbers, described as a Skin Ulceration Disease (SKUD) or Skin Ulceration Syndrome (SUS), especially in </w:t>
      </w:r>
      <w:proofErr w:type="spellStart"/>
      <w:r w:rsidR="00836A32" w:rsidRPr="0078554F">
        <w:rPr>
          <w:rFonts w:cstheme="minorHAnsi"/>
          <w:i/>
          <w:sz w:val="24"/>
          <w:szCs w:val="24"/>
          <w:lang w:val="en-CA"/>
        </w:rPr>
        <w:t>Apostichopus</w:t>
      </w:r>
      <w:proofErr w:type="spellEnd"/>
      <w:r w:rsidR="00836A32" w:rsidRPr="0078554F">
        <w:rPr>
          <w:rFonts w:cstheme="minorHAnsi"/>
          <w:i/>
          <w:sz w:val="24"/>
          <w:szCs w:val="24"/>
          <w:lang w:val="en-CA"/>
        </w:rPr>
        <w:t xml:space="preserve"> japonicus</w:t>
      </w:r>
      <w:r w:rsidR="00836A32" w:rsidRPr="0078554F">
        <w:rPr>
          <w:rFonts w:cstheme="minorHAnsi"/>
          <w:sz w:val="24"/>
          <w:szCs w:val="24"/>
          <w:lang w:val="en-CA"/>
        </w:rPr>
        <w:t xml:space="preserve">, and </w:t>
      </w:r>
      <w:proofErr w:type="spellStart"/>
      <w:r w:rsidR="00836A32" w:rsidRPr="0078554F">
        <w:rPr>
          <w:rFonts w:cstheme="minorHAnsi"/>
          <w:i/>
          <w:sz w:val="24"/>
          <w:szCs w:val="24"/>
          <w:lang w:val="en-CA"/>
        </w:rPr>
        <w:t>Holothuria</w:t>
      </w:r>
      <w:proofErr w:type="spellEnd"/>
      <w:r w:rsidR="00836A32" w:rsidRPr="0078554F">
        <w:rPr>
          <w:rFonts w:cstheme="minorHAnsi"/>
          <w:i/>
          <w:sz w:val="24"/>
          <w:szCs w:val="24"/>
          <w:lang w:val="en-CA"/>
        </w:rPr>
        <w:t xml:space="preserve"> </w:t>
      </w:r>
      <w:proofErr w:type="spellStart"/>
      <w:r w:rsidR="00836A32" w:rsidRPr="0078554F">
        <w:rPr>
          <w:rFonts w:cstheme="minorHAnsi"/>
          <w:i/>
          <w:sz w:val="24"/>
          <w:szCs w:val="24"/>
          <w:lang w:val="en-CA"/>
        </w:rPr>
        <w:t>scabra</w:t>
      </w:r>
      <w:proofErr w:type="spellEnd"/>
      <w:r w:rsidR="00836A32" w:rsidRPr="0078554F">
        <w:rPr>
          <w:rFonts w:cstheme="minorHAnsi"/>
          <w:i/>
          <w:sz w:val="24"/>
          <w:szCs w:val="24"/>
          <w:lang w:val="en-CA"/>
        </w:rPr>
        <w:t xml:space="preserve"> </w:t>
      </w:r>
      <w:r w:rsidR="00836A32" w:rsidRPr="0078554F">
        <w:rPr>
          <w:rFonts w:cstheme="minorHAnsi"/>
          <w:i/>
          <w:sz w:val="24"/>
          <w:szCs w:val="24"/>
          <w:lang w:val="en-CA"/>
        </w:rPr>
        <w:fldChar w:fldCharType="begin" w:fldLock="1"/>
      </w:r>
      <w:r w:rsidR="00836A32" w:rsidRPr="0078554F">
        <w:rPr>
          <w:rFonts w:cstheme="minorHAnsi"/>
          <w:i/>
          <w:sz w:val="24"/>
          <w:szCs w:val="24"/>
          <w:lang w:val="en-CA"/>
        </w:rPr>
        <w:instrText>ADDIN CSL_CITATION {"citationItems":[{"id":"ITEM-1","itemData":{"DOI":"10.1038/S41598-020-78876-0","abstract":"Aquacultivated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Reports","id":"ITEM-1","issue":"1","issued":{"date-parts":[["2020","12","1"]]},"publisher":"Nature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(Echinodermata)","type":"article-journal","volume":"10"},"uris":["http://www.mendeley.com/documents/?uuid=466b4247-e830-4aa9-9d9b-d456db6f0cc3"]}],"mendeley":{"formattedCitation":"(Delroisse et al., 2020)","plainTextFormattedCitation":"(Delroisse et al., 2020)","previouslyFormattedCitation":"(Delroisse et al., 2020)"},"properties":{"noteIndex":0},"schema":"https://github.com/citation-style-language/schema/raw/master/csl-citation.json"}</w:instrText>
      </w:r>
      <w:r w:rsidR="00836A32" w:rsidRPr="0078554F">
        <w:rPr>
          <w:rFonts w:cstheme="minorHAnsi"/>
          <w:i/>
          <w:sz w:val="24"/>
          <w:szCs w:val="24"/>
          <w:lang w:val="en-CA"/>
        </w:rPr>
        <w:fldChar w:fldCharType="separate"/>
      </w:r>
      <w:r w:rsidR="00836A32" w:rsidRPr="0078554F">
        <w:rPr>
          <w:rFonts w:cstheme="minorHAnsi"/>
          <w:noProof/>
          <w:sz w:val="24"/>
          <w:szCs w:val="24"/>
          <w:lang w:val="en-CA"/>
        </w:rPr>
        <w:t>(Delroisse et al., 2020)</w:t>
      </w:r>
      <w:r w:rsidR="00836A32" w:rsidRPr="0078554F">
        <w:rPr>
          <w:rFonts w:cstheme="minorHAnsi"/>
          <w:i/>
          <w:sz w:val="24"/>
          <w:szCs w:val="24"/>
          <w:lang w:val="en-CA"/>
        </w:rPr>
        <w:fldChar w:fldCharType="end"/>
      </w:r>
      <w:r w:rsidR="00836A32" w:rsidRPr="0078554F">
        <w:rPr>
          <w:rFonts w:cstheme="minorHAnsi"/>
          <w:sz w:val="24"/>
          <w:szCs w:val="24"/>
          <w:lang w:val="en-CA"/>
        </w:rPr>
        <w:t xml:space="preserve">. </w:t>
      </w:r>
      <w:commentRangeStart w:id="102"/>
      <w:r w:rsidR="00836A32" w:rsidRPr="0078554F">
        <w:rPr>
          <w:rFonts w:cstheme="minorHAnsi"/>
          <w:sz w:val="24"/>
          <w:szCs w:val="24"/>
          <w:lang w:val="en-CA"/>
        </w:rPr>
        <w:t xml:space="preserve">SUS has been of particular concern in China, where </w:t>
      </w:r>
      <w:r w:rsidR="00836A32" w:rsidRPr="0078554F">
        <w:rPr>
          <w:rFonts w:cstheme="minorHAnsi"/>
          <w:i/>
          <w:sz w:val="24"/>
          <w:szCs w:val="24"/>
          <w:lang w:val="en-CA"/>
        </w:rPr>
        <w:t xml:space="preserve">A. japonicus </w:t>
      </w:r>
      <w:r w:rsidR="00836A32" w:rsidRPr="0078554F">
        <w:rPr>
          <w:rFonts w:cstheme="minorHAnsi"/>
          <w:sz w:val="24"/>
          <w:szCs w:val="24"/>
          <w:lang w:val="en-CA"/>
        </w:rPr>
        <w:t xml:space="preserve">is farmed extensively and SUS is threatening the sustainability of aquaculture operations </w:t>
      </w:r>
      <w:r w:rsidR="00836A32" w:rsidRPr="0078554F">
        <w:rPr>
          <w:rFonts w:cstheme="minorHAnsi"/>
          <w:sz w:val="24"/>
          <w:szCs w:val="24"/>
          <w:lang w:val="en-CA"/>
        </w:rPr>
        <w:fldChar w:fldCharType="begin" w:fldLock="1"/>
      </w:r>
      <w:r w:rsidR="005D4DDD" w:rsidRPr="0078554F">
        <w:rPr>
          <w:rFonts w:cstheme="minorHAnsi"/>
          <w:sz w:val="24"/>
          <w:szCs w:val="24"/>
          <w:lang w:val="en-CA"/>
        </w:rPr>
        <w:instrText>ADDIN CSL_CITATION {"citationItems":[{"id":"ITEM-1","itemData":{"ISBN":"1424403324","abstract":"The regional review on the population status, fisheries and trade of commercially important sea cucumbers in Asia covers the east and southeast Asian regions including Indonesia, Malaysia, Thailand, Myanmar, Viet Nam, Philippines, Singapore, the Spratly Islands, Japan, Democratic People’s Republic Korea, Republic of Korea, Far East Russian Federation, China Hong Kong Special Administrative Region (SAR) and Taiwan Province of China (PC). A total of 52 species are commercially exploited as food with most of them comprising tropical and sub-tropical species from the families Holothuriidae and Stichopodidae, including the genus Holothuria, Actinopyga, Bohadschia and Stichopus. Fisheries in the Asian tropical and sub-tropical waters are multi-species, while the fishery in temperate waters is single species, comprising predominantly only one species, Apostichopus japonicus. Fishing and seafaring communities in Asia had been involved in sea cucumber fishing and processing since the sixteenth century. The fresh animals caught were processed into dried forms known as “trepang”. Indonesia is the world’s top producer of Holothuroidea from the capture fishery. Indonesia, together with the Philippines produced an annual average of 47 percent of the world’s Holothuroidea landings, comprising an annual average of 2 572 tonnes (wet weight) between 2000 and 2005. The highest capture fishery producer of the temperate species, A. japonicus is Japan, with an average production of 8 101 tonnes per year between 2000 and 2005. The sea cucumber capture statistics obtained from the Food and Agriculture Organisation (FAO) are recorded in wet weights; for landings in Southeast Asia the figures appear to be grossly underestimated, and the statistics need to be verified as to whether the data reported were actually dried and not wet weight. Except for China, where a substantial amount of sea cucumber production is from aquaculture (an estimated annual production of 10 000 tonnes dry weight), the production in the other Asian countries is derived predominantly, if not exclusively, from capture fisheries. Apart from gleaning, the most common fishing methods for sea cucumbers include small bottom trawl nets in sandy bottoms, scallop-drag gear in nearshore rocky-bottom habitats, spears, hooks and scoop nets for reefs, and SCUBA and hookah for deeper reef and lagoons. Overfishing is the main problem contributing to the depletion of sea cucumber resources. Except for Japan, other Asian c…","author":[{"dropping-particle":"","family":"Choo","given":"Poh-Sze","non-dropping-particle":"","parse-names":false,"suffix":""}],"container-title":"The WorldFish Center","id":"ITEM-1","issued":{"date-parts":[["2008"]]},"number-of-pages":"79-118","title":"Population status, fisheries and trade of sea cucumbers in Asia","type":"report","volume":"1"},"uris":["http://www.mendeley.com/documents/?uuid=b118b819-6b14-40d4-a6dc-96c29e086572"]}],"mendeley":{"formattedCitation":"(Choo, 2008)","plainTextFormattedCitation":"(Choo, 2008)","previouslyFormattedCitation":"(Choo, 2008)"},"properties":{"noteIndex":0},"schema":"https://github.com/citation-style-language/schema/raw/master/csl-citation.json"}</w:instrText>
      </w:r>
      <w:r w:rsidR="00836A32" w:rsidRPr="0078554F">
        <w:rPr>
          <w:rFonts w:cstheme="minorHAnsi"/>
          <w:sz w:val="24"/>
          <w:szCs w:val="24"/>
          <w:lang w:val="en-CA"/>
        </w:rPr>
        <w:fldChar w:fldCharType="separate"/>
      </w:r>
      <w:r w:rsidR="00836A32" w:rsidRPr="0078554F">
        <w:rPr>
          <w:rFonts w:cstheme="minorHAnsi"/>
          <w:noProof/>
          <w:sz w:val="24"/>
          <w:szCs w:val="24"/>
          <w:lang w:val="en-CA"/>
        </w:rPr>
        <w:t>(Choo, 2008)</w:t>
      </w:r>
      <w:r w:rsidR="00836A32" w:rsidRPr="0078554F">
        <w:rPr>
          <w:rFonts w:cstheme="minorHAnsi"/>
          <w:sz w:val="24"/>
          <w:szCs w:val="24"/>
          <w:lang w:val="en-CA"/>
        </w:rPr>
        <w:fldChar w:fldCharType="end"/>
      </w:r>
      <w:r w:rsidR="00836A32" w:rsidRPr="0078554F">
        <w:rPr>
          <w:rFonts w:cstheme="minorHAnsi"/>
          <w:sz w:val="24"/>
          <w:szCs w:val="24"/>
          <w:lang w:val="en-CA"/>
        </w:rPr>
        <w:t>.</w:t>
      </w:r>
      <w:commentRangeEnd w:id="102"/>
      <w:r w:rsidR="004C7297">
        <w:rPr>
          <w:rStyle w:val="CommentReference"/>
        </w:rPr>
        <w:commentReference w:id="102"/>
      </w:r>
      <w:r w:rsidR="00836A32" w:rsidRPr="0078554F">
        <w:rPr>
          <w:rFonts w:cstheme="minorHAnsi"/>
          <w:sz w:val="24"/>
          <w:szCs w:val="24"/>
          <w:lang w:val="en-CA"/>
        </w:rPr>
        <w:t xml:space="preserve"> SUS has been characterized by very high transmissibility and mortality, and by white ulcers on the oral and aboral sides of the body wall </w:t>
      </w:r>
      <w:r w:rsidR="00836A32" w:rsidRPr="0078554F">
        <w:rPr>
          <w:rFonts w:cstheme="minorHAnsi"/>
          <w:sz w:val="24"/>
          <w:szCs w:val="24"/>
          <w:lang w:val="en-CA"/>
        </w:rPr>
        <w:fldChar w:fldCharType="begin" w:fldLock="1"/>
      </w:r>
      <w:r w:rsidR="00836A32" w:rsidRPr="0078554F">
        <w:rPr>
          <w:rFonts w:cstheme="minorHAnsi"/>
          <w:sz w:val="24"/>
          <w:szCs w:val="24"/>
          <w:lang w:val="en-CA"/>
        </w:rPr>
        <w:instrText>ADDIN CSL_CITATION {"citationItems":[{"id":"ITEM-1","itemData":{"DOI":"10.1016/j.fsi.2018.06.001","ISSN":"10959947","PMID":"29864588","abstract":"Accumulative evidence has supported the pivotal roles of gut microbiota in shaping host health in a wide range of animals. However, the relationship between gut microbiota and sea cucumber disease is poorly understood. Using the Illumina sequencing of bacterial 16 S rRNA gene, we investigated the divergence of gut bacterial communities between healthy and skin ulceration syndrome (SUS) diseased Apostichopus japonicus. The results showed that bacterial phylotypes in both groups were closely related at phylum level with predominant component of Proteobacteria (&gt;90%). However, Firmicutes and Verrucomicrobia displayed opposite trends in two groups with higher abundance of Firmicutes and lower of Verrucomicrobia in diseased group. Further KEGG enrichment revealed that bacterial-mediated infectious diseases and signal transduction pathways were significantly induced in the SUS group. We also identified one OTU of Lactococcus garvieae from Firmicutes exhibited significantly different abundances in diseased sea cucumber as compared to healthy subjects. The relative abundance of the species was 27.67% ± 10.52% in diseased group compared to 2.78% ± 2.59% in healthy sea cucumber. Three virulence genes of hly</w:instrText>
      </w:r>
      <w:r w:rsidR="00836A32" w:rsidRPr="0078554F">
        <w:rPr>
          <w:rFonts w:ascii="MS Gothic" w:eastAsia="MS Gothic" w:hAnsi="MS Gothic" w:cs="MS Gothic"/>
          <w:sz w:val="24"/>
          <w:szCs w:val="24"/>
          <w:lang w:val="en-CA"/>
        </w:rPr>
        <w:instrText>Ⅲ</w:instrText>
      </w:r>
      <w:r w:rsidR="00836A32" w:rsidRPr="0078554F">
        <w:rPr>
          <w:rFonts w:cstheme="minorHAnsi"/>
          <w:sz w:val="24"/>
          <w:szCs w:val="24"/>
          <w:lang w:val="en-CA"/>
        </w:rPr>
        <w:instrText xml:space="preserve"> fbp and pva encoded by L. garvieae were investigated by qPCR, and were found to be significantly induced (P &lt; 0.05) in diseased sea cucumbers as compared to healthy ones. All our results supported that L. garvieae might be a potential pathogen for SUS outbreak and could be served as a bio-indicator for this disease monitoring.","author":[{"dropping-particle":"","family":"Zhang","given":"Zhen","non-dropping-particle":"","parse-names":false,"suffix":""},{"dropping-particle":"","family":"Xing","given":"Ronglian","non-dropping-particle":"","parse-names":false,"suffix":""},{"dropping-particle":"","family":"Lv","given":"Zhimeng","non-dropping-particle":"","parse-names":false,"suffix":""},{"dropping-particle":"","family":"Shao","given":"Yina","non-dropping-particle":"","parse-names":false,"suffix":""},{"dropping-particle":"","family":"Zhang","given":"Weiwei","non-dropping-particle":"","parse-names":false,"suffix":""},{"dropping-particle":"","family":"Zhao","given":"Xuelin","non-dropping-particle":"","parse-names":false,"suffix":""},{"dropping-particle":"","family":"Li","given":"Chenghua","non-dropping-particle":"","parse-names":false,"suffix":""}],"container-title":"Fish and Shellfish Immunology","id":"ITEM-1","issue":"May","issued":{"date-parts":[["2018"]]},"note":"BACTERIA CAUSE","page":"148-154","publisher":"Elsevier","title":"Analysis of gut microbiota revealed Lactococcus garviaeae could be an indicative of skin ulceration syndrome in farmed sea cucumber Apostichopus japonicus","type":"article-journal","volume":"80"},"uris":["http://www.mendeley.com/documents/?uuid=53da8175-073f-4902-a84b-eb70a3ea5f9f"]},{"id":"ITEM-2","itemData":{"DOI":"10.1016/j.aquaculture.2008.10.015","ISSN":"00448486","abstract":"The diseases of cultured sea cucumber have been the bottle-neck for the sustainable development of sea cucumber (Apostichopus japonicus) cultivation in China. Two diseases that occurred from 2004 and caused mass mortalities of sea cucumbers are still prevalent in Liaoning and Shandong provinces in China. One is skin ulceration syndrome and the other is viscera rejection syndrome. The epidemiology and pathogenicity of the diseases were investigated. Microscopic observations were made on healthy and diseased individuals of sea cucumbers to record the bacteria, mold and parasites on the surface of body wall, and the relationship of microbes between skin ulceration disease and viscera ejection disease. The two diseases expressed several differences. Six predominant isolates of bacteria (2004A, 2004B, 04101, 04102, 04103 and 04104) were isolated from the sea cucumbers suffering from skin ulceration in indoor ponds for wintering and outdoor ponds for culturing. Two isolates of bacteria (041201 and 041202) were isolated from the sea cucumbers suffering from viscera ejection syndrome in indoor wintering ponds. Induced infection experiments with these isolates of bacteria showed that all eight predominant isolates of bacteria were pathogenic as they showed the same signs as naturally infected and re-isolates from diseased sea cucumber had the same morphological characteristics. Physiological and biochemical tests and the sequence similarity analysis of the 16S rRNA genes of these bacterial isolates indicated that isolate 2004A was similar to Vibrio cyclitrophicus, 2004B similar to V. splendidus, isolates 04101 and 04103 similar to V. harveyi, 04102 similar to V. tasmaniensis, isolate 04104 similar to Photobacterium sp. isolate 041201 similar to Arthrobacter protophormiae, and isolate 041202 similar to Staphylococcus equorum. Antibiotic sensitive test showed that the eight isolates of bacteria were sensitive to Ofloxacin, Levofloxacin hydrochloride, Cefobid, Doxycycline, Novobiocin, but not sensitive to Oxacillin sodium, Aminobenzylpenicillin, Spectinomycin, or Cefradine. © 2008 Elsevier B.V. All rights reserved.","author":[{"dropping-particle":"","family":"Deng","given":"Huan","non-dropping-particle":"","parse-names":false,"suffix":""},{"dropping-particle":"","family":"He","given":"Chongbo","non-dropping-particle":"","parse-names":false,"suffix":""},{"dropping-particle":"","family":"Zhou","given":"Zunchun","non-dropping-particle":"","parse-names":false,"suffix":""},{"dropping-particle":"","family":"Liu","given":"Chang","non-dropping-particle":"","parse-names":false,"suffix":""},{"dropping-particle":"","family":"Tan","given":"Kefei","non-dropping-particle":"","parse-names":false,"suffix":""},{"dropping-particle":"","family":"Wang","given":"Nianbin","non-dropping-particle":"","parse-names":false,"suffix":""},{"dropping-particle":"","family":"Jiang","given":"Bei","non-dropping-particle":"","parse-names":false,"suffix":""},{"dropping-particle":"","family":"Gao","given":"Xianggang","non-dropping-particle":"","parse-names":false,"suffix":""},{"dropping-particle":"","family":"Liu","given":"Weidong","non-dropping-particle":"","parse-names":false,"suffix":""}],"container-title":"Aquaculture","id":"ITEM-2","issue":"1-2","issued":{"date-parts":[["2009"]]},"page":"18-27","publisher":"Elsevier B.V.","title":"Isolation and pathogenicity of pathogens from skin ulceration disease and viscera ejection syndrome of the sea cucumber Apostichopus japonicus","type":"article-journal","volume":"287"},"uris":["http://www.mendeley.com/documents/?uuid=16caeb42-cf12-4a7d-8de7-d3bc04db64c0"]},{"id":"ITEM-3","itemData":{"DOI":"10.1016/j.jip.2007.03.001","ISSN":"00222011","PMID":"17462667","abstract":"Acute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Pathology","id":"ITEM-3","issue":"1","issued":{"date-parts":[["2007","9"]]},"page":"11-17","title":"Acute peristome edema disease in juvenile and adult sea cucumbers Apostichopus japonicus (Selenka) reared in North China","type":"article-journal","volume":"96"},"uris":["http://www.mendeley.com/documents/?uuid=efcd9514-a7a3-4a53-9928-dba420a0b01c"]},{"id":"ITEM-4","itemData":{"DOI":"10.1016/j.fsi.2012.04.013","ISSN":"10959947","abstract":"MicroRNAs (miRNAs) constitute a family of small RNA species which have been demonstrated to be one of key effectors in mediating host-pathogen interaction. In this study, two haemocytes miRNA libraries were constructed with deep sequenced by illumina Hiseq2000 from healthy (L1) and skin ulceration syndrome Apostichopus japonicus (L2). The high throughput solexa sequencing resulted in 9,579,038 and 7,742,558 clean data from L1 and L2, respectively. Sequences analysis revealed that 40 conserved miRNAs were found in both libraries, in which let-7 and mir-125 were speculated to be clustered together and expressed accordingly. Eighty-six miRNA candidates were also identified by reference genome search and stem-loop structure prediction. Importantly, mir-31 and mir-2008 displayed signifi{ligature}cant differential expression between the two libraries according to FPKM model, which might be considered as promising targets for elucidating the intrinsic mechanism of skin ulceration syndrome outbreak in the species. © 2012 Elsevier Ltd.","author":[{"dropping-particle":"","family":"Li","given":"Chenghua","non-dropping-particle":"","parse-names":false,"suffix":""},{"dropping-particle":"","family":"Feng","given":"Weida","non-dropping-particle":"","parse-names":false,"suffix":""},{"dropping-particle":"","family":"Qiu","given":"Lihua","non-dropping-particle":"","parse-names":false,"suffix":""},{"dropping-particle":"","family":"Xia","given":"Changge","non-dropping-particle":"","parse-names":false,"suffix":""},{"dropping-particle":"","family":"Su","given":"Xiurong","non-dropping-particle":"","parse-names":false,"suffix":""},{"dropping-particle":"","family":"Jin","given":"Chunhua","non-dropping-particle":"","parse-names":false,"suffix":""},{"dropping-particle":"","family":"Zhou","given":"Tingting","non-dropping-particle":"","parse-names":false,"suffix":""},{"dropping-particle":"","family":"Zeng","given":"Yuan","non-dropping-particle":"","parse-names":false,"suffix":""},{"dropping-particle":"","family":"Li","given":"Taiwu","non-dropping-particle":"","parse-names":false,"suffix":""}],"container-title":"Fish and Shellfish Immunology","id":"ITEM-4","issue":"2","issued":{"date-parts":[["2012"]]},"page":"436-441","publisher":"Elsevier Ltd","title":"Characterization of skin ulceration syndrome associated microRNAs in sea cucumber Apostichopus japonicus by deep sequencing","type":"article-journal","volume":"33"},"uris":["http://www.mendeley.com/documents/?uuid=440fe4c4-e95d-42d0-a272-99f814ab509f"]}],"mendeley":{"formattedCitation":"(Deng et al., 2009; Li et al., 2012; Wang et al., 2007; Zhang et al., 2018)","plainTextFormattedCitation":"(Deng et al., 2009; Li et al., 2012; Wang et al., 2007; Zhang et al., 2018)","previouslyFormattedCitation":"(Deng et al., 2009; Li et al., 2012; Wang et al., 2007; Zhang et al., 2018)"},"properties":{"noteIndex":0},"schema":"https://github.com/citation-style-language/schema/raw/master/csl-citation.json"}</w:instrText>
      </w:r>
      <w:r w:rsidR="00836A32" w:rsidRPr="0078554F">
        <w:rPr>
          <w:rFonts w:cstheme="minorHAnsi"/>
          <w:sz w:val="24"/>
          <w:szCs w:val="24"/>
          <w:lang w:val="en-CA"/>
        </w:rPr>
        <w:fldChar w:fldCharType="separate"/>
      </w:r>
      <w:r w:rsidR="00836A32" w:rsidRPr="0078554F">
        <w:rPr>
          <w:rFonts w:cstheme="minorHAnsi"/>
          <w:noProof/>
          <w:sz w:val="24"/>
          <w:szCs w:val="24"/>
          <w:lang w:val="en-CA"/>
        </w:rPr>
        <w:t>(Deng et al., 2009; Li et al., 2012; Wang et al., 2007; Zhang et al., 2018)</w:t>
      </w:r>
      <w:r w:rsidR="00836A32" w:rsidRPr="0078554F">
        <w:rPr>
          <w:rFonts w:cstheme="minorHAnsi"/>
          <w:sz w:val="24"/>
          <w:szCs w:val="24"/>
          <w:lang w:val="en-CA"/>
        </w:rPr>
        <w:fldChar w:fldCharType="end"/>
      </w:r>
      <w:r w:rsidR="00836A32" w:rsidRPr="0078554F">
        <w:rPr>
          <w:rFonts w:cstheme="minorHAnsi"/>
          <w:sz w:val="24"/>
          <w:szCs w:val="24"/>
          <w:lang w:val="en-CA"/>
        </w:rPr>
        <w:t>. SUS, like Sea Star Wasting Disease, has a largely unknown cause. Several experiments have determined bacterial pathogenetic origins</w:t>
      </w:r>
      <w:r w:rsidR="00D46C5E">
        <w:rPr>
          <w:rFonts w:cstheme="minorHAnsi"/>
          <w:sz w:val="24"/>
          <w:szCs w:val="24"/>
          <w:lang w:val="en-CA"/>
        </w:rPr>
        <w:t xml:space="preserve"> including through injection </w:t>
      </w:r>
      <w:r w:rsidR="00D46C5E">
        <w:rPr>
          <w:rFonts w:cstheme="minorHAnsi"/>
          <w:sz w:val="24"/>
          <w:szCs w:val="24"/>
          <w:lang w:val="en-CA"/>
        </w:rPr>
        <w:lastRenderedPageBreak/>
        <w:t>experiments</w:t>
      </w:r>
      <w:r w:rsidR="00836A32" w:rsidRPr="0078554F">
        <w:rPr>
          <w:rFonts w:cstheme="minorHAnsi"/>
          <w:sz w:val="24"/>
          <w:szCs w:val="24"/>
          <w:lang w:val="en-CA"/>
        </w:rPr>
        <w:t xml:space="preserve">, </w:t>
      </w:r>
      <w:r w:rsidR="00ED2335">
        <w:rPr>
          <w:rFonts w:cstheme="minorHAnsi"/>
          <w:sz w:val="24"/>
          <w:szCs w:val="24"/>
          <w:lang w:val="en-CA"/>
        </w:rPr>
        <w:t>however SUS has not been linked to</w:t>
      </w:r>
      <w:r w:rsidR="00836A32" w:rsidRPr="0078554F">
        <w:rPr>
          <w:rFonts w:cstheme="minorHAnsi"/>
          <w:sz w:val="24"/>
          <w:szCs w:val="24"/>
          <w:lang w:val="en-CA"/>
        </w:rPr>
        <w:t xml:space="preserve"> a </w:t>
      </w:r>
      <w:r w:rsidR="00ED2335">
        <w:rPr>
          <w:rFonts w:cstheme="minorHAnsi"/>
          <w:sz w:val="24"/>
          <w:szCs w:val="24"/>
          <w:lang w:val="en-CA"/>
        </w:rPr>
        <w:t xml:space="preserve">specific </w:t>
      </w:r>
      <w:commentRangeStart w:id="103"/>
      <w:r w:rsidR="00ED2335">
        <w:rPr>
          <w:rFonts w:cstheme="minorHAnsi"/>
          <w:sz w:val="24"/>
          <w:szCs w:val="24"/>
          <w:lang w:val="en-CA"/>
        </w:rPr>
        <w:t xml:space="preserve">strain or family </w:t>
      </w:r>
      <w:commentRangeEnd w:id="103"/>
      <w:r w:rsidR="00ED2335">
        <w:rPr>
          <w:rStyle w:val="CommentReference"/>
        </w:rPr>
        <w:commentReference w:id="103"/>
      </w:r>
      <w:r w:rsidR="00836A32" w:rsidRPr="0078554F">
        <w:rPr>
          <w:rFonts w:cstheme="minorHAnsi"/>
          <w:sz w:val="24"/>
          <w:szCs w:val="24"/>
          <w:lang w:val="en-CA"/>
        </w:rPr>
        <w:t xml:space="preserve">of bacteria </w:t>
      </w:r>
      <w:r w:rsidR="00836A32" w:rsidRPr="0078554F">
        <w:rPr>
          <w:rFonts w:cstheme="minorHAnsi"/>
          <w:sz w:val="24"/>
          <w:szCs w:val="24"/>
          <w:lang w:val="en-CA"/>
        </w:rPr>
        <w:fldChar w:fldCharType="begin" w:fldLock="1"/>
      </w:r>
      <w:r w:rsidR="008A7C2B">
        <w:rPr>
          <w:rFonts w:cstheme="minorHAnsi"/>
          <w:sz w:val="24"/>
          <w:szCs w:val="24"/>
          <w:lang w:val="en-CA"/>
        </w:rPr>
        <w:instrText>ADDIN CSL_CITATION {"citationItems":[{"id":"ITEM-1","itemData":{"DOI":"10.1016/J.JIP.2010.05.016","ISSN":"0022-2011","abstract":"The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Pathology","id":"ITEM-1","issue":"3","issued":{"date-parts":[["2010","11","1"]]},"note":"With two of these bacterial species, experimental infection of healthy A. japonicus resulted in the same disease symptoms that occurred in naturally infected A. japonicus. These two species were identified as Pseudoalteromonas sp. and Pseudoalteromonas tetraodonis.\n\n\nEarly symptoms of infection for these bacterial species were ulcer spots on the dorsal skin and abdominal parapodia, followed by an increase in the number of ulcer spots or their merging into larger spots.","page":"236-242","publisher":"Academic Press","title":"Identification of the pathogens associated with skin ulceration and peristome tumescence in cultured sea cucumbers Apostichopus japonicus (Selenka)","type":"article-journal","volume":"105"},"uris":["http://www.mendeley.com/documents/?uuid=47abcc92-0376-4522-b40f-dae9b515a57c"]},{"id":"ITEM-2","itemData":{"DOI":"10.1016/j.fsi.2018.06.001","ISSN":"10959947","PMID":"29864588","abstract":"Accumulative evidence has supported the pivotal roles of gut microbiota in shaping host health in a wide range of animals. However, the relationship between gut microbiota and sea cucumber disease is poorly understood. Using the Illumina sequencing of bacterial 16 S rRNA gene, we investigated the divergence of gut bacterial communities between healthy and skin ulceration syndrome (SUS) diseased Apostichopus japonicus. The results showed that bacterial phylotypes in both groups were closely related at phylum level with predominant component of Proteobacteria (&gt;90%). However, Firmicutes and Verrucomicrobia displayed opposite trends in two groups with higher abundance of Firmicutes and lower of Verrucomicrobia in diseased group. Further KEGG enrichment revealed that bacterial-mediated infectious diseases and signal transduction pathways were significantly induced in the SUS group. We also identified one OTU of Lactococcus garvieae from Firmicutes exhibited significantly different abundances in diseased sea cucumber as compared to healthy subjects. The relative abundance of the species was 27.67% ± 10.52% in diseased group compared to 2.78% ± 2.59% in healthy sea cucumber. Three virulence genes of hly</w:instrText>
      </w:r>
      <w:r w:rsidR="008A7C2B">
        <w:rPr>
          <w:rFonts w:ascii="MS Gothic" w:eastAsia="MS Gothic" w:hAnsi="MS Gothic" w:cs="MS Gothic" w:hint="eastAsia"/>
          <w:sz w:val="24"/>
          <w:szCs w:val="24"/>
          <w:lang w:val="en-CA"/>
        </w:rPr>
        <w:instrText>Ⅲ</w:instrText>
      </w:r>
      <w:r w:rsidR="008A7C2B">
        <w:rPr>
          <w:rFonts w:cstheme="minorHAnsi"/>
          <w:sz w:val="24"/>
          <w:szCs w:val="24"/>
          <w:lang w:val="en-CA"/>
        </w:rPr>
        <w:instrText xml:space="preserve"> fbp and pva encoded by L. garvieae were investigated by qPCR, and were found to be significantly induced (P &lt; 0.05) in diseased sea cucumbers as compared to healthy ones. All our results supported that L. garvieae might be a potential pathogen for SUS outbreak and could be served as a bio-indicator for this disease monitoring.","author":[{"dropping-particle":"","family":"Zhang","given":"Zhen","non-dropping-particle":"","parse-names":false,"suffix":""},{"dropping-particle":"","family":"Xing","given":"Ronglian","non-dropping-particle":"","parse-names":false,"suffix":""},{"dropping-particle":"","family":"Lv","given":"Zhimeng","non-dropping-particle":"","parse-names":false,"suffix":""},{"dropping-particle":"","family":"Shao","given":"Yina","non-dropping-particle":"","parse-names":false,"suffix":""},{"dropping-particle":"","family":"Zhang","given":"Weiwei","non-dropping-particle":"","parse-names":false,"suffix":""},{"dropping-particle":"","family":"Zhao","given":"Xuelin","non-dropping-particle":"","parse-names":false,"suffix":""},{"dropping-particle":"","family":"Li","given":"Chenghua","non-dropping-particle":"","parse-names":false,"suffix":""}],"container-title":"Fish and Shellfish Immunology","id":"ITEM-2","issue":"May","issued":{"date-parts":[["2018"]]},"note":"BACTERIA CAUSE","page":"148-154","publisher":"Elsevier","title":"Analysis of gut microbiota revealed Lactococcus garviaeae could be an indicative of skin ulceration syndrome in farmed sea cucumber Apostichopus japonicus","type":"article-journal","volume":"80"},"uris":["http://www.mendeley.com/documents/?uuid=53da8175-073f-4902-a84b-eb70a3ea5f9f"]},{"id":"ITEM-3","itemData":{"DOI":"10.1038/S41598-020-78876-0","abstract":"Aquacultivated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Reports","id":"ITEM-3","issue":"1","issued":{"date-parts":[["2020","12","1"]]},"publisher":"Nature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(Echinodermata)","type":"article-journal","volume":"10"},"uris":["http://www.mendeley.com/documents/?uuid=466b4247-e830-4aa9-9d9b-d456db6f0cc3"]}],"mendeley":{"formattedCitation":"(Delroisse et al., 2020; Liu et al., 2010a; Zhang et al., 2018)","plainTextFormattedCitation":"(Delroisse et al., 2020; Liu et al., 2010a; Zhang et al., 2018)","previouslyFormattedCitation":"(Delroisse et al., 2020; Liu et al., 2010a; Zhang et al., 2018)"},"properties":{"noteIndex":0},"schema":"https://github.com/citation-style-language/schema/raw/master/csl-citation.json"}</w:instrText>
      </w:r>
      <w:r w:rsidR="00836A32" w:rsidRPr="0078554F">
        <w:rPr>
          <w:rFonts w:cstheme="minorHAnsi"/>
          <w:sz w:val="24"/>
          <w:szCs w:val="24"/>
          <w:lang w:val="en-CA"/>
        </w:rPr>
        <w:fldChar w:fldCharType="separate"/>
      </w:r>
      <w:r w:rsidR="00154AC7" w:rsidRPr="00154AC7">
        <w:rPr>
          <w:rFonts w:cstheme="minorHAnsi"/>
          <w:noProof/>
          <w:sz w:val="24"/>
          <w:szCs w:val="24"/>
          <w:lang w:val="en-CA"/>
        </w:rPr>
        <w:t>(Delroisse et al., 2020; Liu et al., 2010a; Zhang et al., 2018)</w:t>
      </w:r>
      <w:r w:rsidR="00836A32" w:rsidRPr="0078554F">
        <w:rPr>
          <w:rFonts w:cstheme="minorHAnsi"/>
          <w:sz w:val="24"/>
          <w:szCs w:val="24"/>
          <w:lang w:val="en-CA"/>
        </w:rPr>
        <w:fldChar w:fldCharType="end"/>
      </w:r>
      <w:r w:rsidR="00836A32" w:rsidRPr="0078554F">
        <w:rPr>
          <w:rFonts w:cstheme="minorHAnsi"/>
          <w:sz w:val="24"/>
          <w:szCs w:val="24"/>
          <w:lang w:val="en-CA"/>
        </w:rPr>
        <w:t xml:space="preserve">. Viruses have also been considered as a causal agent, though there have been no injection experiments to support </w:t>
      </w:r>
      <w:commentRangeStart w:id="104"/>
      <w:r w:rsidR="00836A32" w:rsidRPr="0078554F">
        <w:rPr>
          <w:rFonts w:cstheme="minorHAnsi"/>
          <w:sz w:val="24"/>
          <w:szCs w:val="24"/>
          <w:lang w:val="en-CA"/>
        </w:rPr>
        <w:t xml:space="preserve">the tissue-sampled viruses </w:t>
      </w:r>
      <w:commentRangeEnd w:id="104"/>
      <w:r w:rsidR="00836A32" w:rsidRPr="0078554F">
        <w:rPr>
          <w:rStyle w:val="CommentReference"/>
          <w:rFonts w:cstheme="minorHAnsi"/>
          <w:sz w:val="24"/>
          <w:szCs w:val="24"/>
          <w:lang w:val="en-CA"/>
        </w:rPr>
        <w:commentReference w:id="104"/>
      </w:r>
      <w:r w:rsidR="00836A32" w:rsidRPr="0078554F">
        <w:rPr>
          <w:rFonts w:cstheme="minorHAnsi"/>
          <w:sz w:val="24"/>
          <w:szCs w:val="24"/>
          <w:lang w:val="en-CA"/>
        </w:rPr>
        <w:fldChar w:fldCharType="begin" w:fldLock="1"/>
      </w:r>
      <w:r w:rsidR="008A7C2B">
        <w:rPr>
          <w:rFonts w:cstheme="minorHAnsi"/>
          <w:sz w:val="24"/>
          <w:szCs w:val="24"/>
          <w:lang w:val="en-CA"/>
        </w:rPr>
        <w:instrText>ADDIN CSL_CITATION {"citationItems":[{"id":"ITEM-1","itemData":{"DOI":"10.1016/J.JIP.2010.05.016","ISSN":"0022-2011","abstract":"The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Pathology","id":"ITEM-1","issue":"3","issued":{"date-parts":[["2010","11","1"]]},"note":"With two of these bacterial species, experimental infection of healthy A. japonicus resulted in the same disease symptoms that occurred in naturally infected A. japonicus. These two species were identified as Pseudoalteromonas sp. and Pseudoalteromonas tetraodonis.\n\n\nEarly symptoms of infection for these bacterial species were ulcer spots on the dorsal skin and abdominal parapodia, followed by an increase in the number of ulcer spots or their merging into larger spots.","page":"236-242","publisher":"Academic Press","title":"Identification of the pathogens associated with skin ulceration and peristome tumescence in cultured sea cucumbers Apostichopus japonicus (Selenka)","type":"article-journal","volume":"105"},"uris":["http://www.mendeley.com/documents/?uuid=47abcc92-0376-4522-b40f-dae9b515a57c"]},{"id":"ITEM-2","itemData":{"DOI":"10.1007/S12250-008-2863-9","abstract":"A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Sinica","id":"ITEM-2","issue":"1","issued":{"date-parts":[["2008","2"]]},"page":"63-67","title":"The syndrome of sea cucumber (Apostichopus japonicus) infected by virus and bacteria","type":"article-journal","volume":"23"},"uris":["http://www.mendeley.com/documents/?uuid=dadf7cc9-aec6-495f-a196-79eb2065700c"]},{"id":"ITEM-3","itemData":{"DOI":"10.1016/j.jip.2007.03.001","ISSN":"00222011","PMID":"17462667","abstract":"Acute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Pathology","id":"ITEM-3","issue":"1","issued":{"date-parts":[["2007","9"]]},"page":"11-17","title":"Acute peristome edema disease in juvenile and adult sea cucumbers Apostichopus japonicus (Selenka) reared in North China","type":"article-journal","volume":"96"},"uris":["http://www.mendeley.com/documents/?uuid=efcd9514-a7a3-4a53-9928-dba420a0b01c"]},{"id":"ITEM-4","itemData":{"DOI":"10.3390/V12091057","abstract":"Sea cucumbers (Holothuroidea; Echinodermata) are ecologically significant constituents of benthic marine habitats. We surveilled RNA viruses inhabiting eight species (representing four families) of holothurian collected from four geographically distinct locations by viral metagenomics, including a single specimen of Apostichopus californicus affected by a hitherto undocumented wasting disease. The RNA virome comprised genome fragments of both single-stranded positive sense and double stranded RNA viruses, including those assigned to the Picornavirales, Ghabrivirales, and Amarillovirales. We discovered an unconventional flavivirus genome fragment which was most similar to a shark virus. Ghabivirales-like genome fragments were most similar to fungal totiviruses in both genome architecture and homology and had likely infected mycobiome constituents. Picornavirales, which are commonly retrieved in host-associated viral metagenomes, were similar to invertebrate transcriptome-derived picorna-like viruses. The greatest number of viral genome fragments was recovered from the wasting A. californicus library compared to the asymptomatic A. californicus library. However, reads from the asymptomatic library recruited to nearly all recovered wasting genome fragments, suggesting that they were present but not well represented in the grossly normal specimen. These results expand the known host range of flaviviruses and suggest that fungi and their viruses may play a role in holothurian ecology.","author":[{"dropping-particle":"","family":"Hewson","given":"Ian","non-dropping-particle":"","parse-names":false,"suffix":""},{"dropping-particle":"","family":"Johnson","given":"Mitchell R.","non-dropping-particle":"","parse-names":false,"suffix":""},{"dropping-particle":"","family":"Tibbetts","given":"Ian R.","non-dropping-particle":"","parse-names":false,"suffix":""}],"container-title":"Viruses","id":"ITEM-4","issue":"9","issued":{"date-parts":[["2020","9","1"]]},"publisher":"MDPI AG","title":"An unconventional flavivirus and other RNA viruses in the sea cucumber (Holothuroidea; Echinodermata) virome","type":"article-journal","volume":"12"},"uris":["http://www.mendeley.com/documents/?uuid=7680dc20-2976-49c3-9f45-408da734fbf5"]}],"mendeley":{"formattedCitation":"(Deng et al., 2008; Hewson et al., 2020b; Liu et al., 2010a; Wang et al., 2007)","plainTextFormattedCitation":"(Deng et al., 2008; Hewson et al., 2020b; Liu et al., 2010a; Wang et al., 2007)","previouslyFormattedCitation":"(Deng et al., 2008; Hewson et al., 2020b; Liu et al., 2010a; Wang et al., 2007)"},"properties":{"noteIndex":0},"schema":"https://github.com/citation-style-language/schema/raw/master/csl-citation.json"}</w:instrText>
      </w:r>
      <w:r w:rsidR="00836A32" w:rsidRPr="0078554F">
        <w:rPr>
          <w:rFonts w:cstheme="minorHAnsi"/>
          <w:sz w:val="24"/>
          <w:szCs w:val="24"/>
          <w:lang w:val="en-CA"/>
        </w:rPr>
        <w:fldChar w:fldCharType="separate"/>
      </w:r>
      <w:r w:rsidR="00154AC7" w:rsidRPr="00154AC7">
        <w:rPr>
          <w:rFonts w:cstheme="minorHAnsi"/>
          <w:noProof/>
          <w:sz w:val="24"/>
          <w:szCs w:val="24"/>
          <w:lang w:val="en-CA"/>
        </w:rPr>
        <w:t>(Deng et al., 2008; Hewson et al., 2020b; Liu et al., 2010a; Wang et al., 2007)</w:t>
      </w:r>
      <w:r w:rsidR="00836A32" w:rsidRPr="0078554F">
        <w:rPr>
          <w:rFonts w:cstheme="minorHAnsi"/>
          <w:sz w:val="24"/>
          <w:szCs w:val="24"/>
          <w:lang w:val="en-CA"/>
        </w:rPr>
        <w:fldChar w:fldCharType="end"/>
      </w:r>
      <w:commentRangeStart w:id="105"/>
      <w:commentRangeEnd w:id="105"/>
      <w:r w:rsidR="00836A32" w:rsidRPr="0078554F">
        <w:rPr>
          <w:rStyle w:val="CommentReference"/>
          <w:rFonts w:cstheme="minorHAnsi"/>
          <w:sz w:val="24"/>
          <w:szCs w:val="24"/>
          <w:lang w:val="en-CA"/>
        </w:rPr>
        <w:commentReference w:id="105"/>
      </w:r>
      <w:r w:rsidR="00836A32" w:rsidRPr="0078554F">
        <w:rPr>
          <w:rFonts w:cstheme="minorHAnsi"/>
          <w:sz w:val="24"/>
          <w:szCs w:val="24"/>
          <w:lang w:val="en-CA"/>
        </w:rPr>
        <w:t>.</w:t>
      </w:r>
      <w:r w:rsidR="00836A32" w:rsidRPr="0078554F">
        <w:rPr>
          <w:rFonts w:cstheme="minorHAnsi"/>
          <w:i/>
          <w:sz w:val="24"/>
          <w:szCs w:val="24"/>
          <w:lang w:val="en-CA"/>
        </w:rPr>
        <w:t xml:space="preserve"> </w:t>
      </w:r>
      <w:commentRangeStart w:id="106"/>
      <w:r w:rsidR="00564722">
        <w:rPr>
          <w:rFonts w:cstheme="minorHAnsi"/>
          <w:iCs/>
          <w:sz w:val="24"/>
          <w:szCs w:val="24"/>
          <w:lang w:val="en-CA"/>
        </w:rPr>
        <w:t>Mu</w:t>
      </w:r>
      <w:r w:rsidR="00836A32" w:rsidRPr="0078554F">
        <w:rPr>
          <w:rFonts w:cstheme="minorHAnsi"/>
          <w:sz w:val="24"/>
          <w:szCs w:val="24"/>
          <w:lang w:val="en-CA"/>
        </w:rPr>
        <w:t xml:space="preserve">ch of what we know about SUS comes from </w:t>
      </w:r>
      <w:r w:rsidR="0080444E">
        <w:rPr>
          <w:rFonts w:cstheme="minorHAnsi"/>
          <w:sz w:val="24"/>
          <w:szCs w:val="24"/>
          <w:lang w:val="en-CA"/>
        </w:rPr>
        <w:t>research on</w:t>
      </w:r>
      <w:r w:rsidR="00836A32" w:rsidRPr="0078554F">
        <w:rPr>
          <w:rFonts w:cstheme="minorHAnsi"/>
          <w:sz w:val="24"/>
          <w:szCs w:val="24"/>
          <w:lang w:val="en-CA"/>
        </w:rPr>
        <w:t xml:space="preserve"> </w:t>
      </w:r>
      <w:r w:rsidR="00836A32" w:rsidRPr="0078554F">
        <w:rPr>
          <w:rFonts w:cstheme="minorHAnsi"/>
          <w:i/>
          <w:sz w:val="24"/>
          <w:szCs w:val="24"/>
          <w:lang w:val="en-CA"/>
        </w:rPr>
        <w:t>A. japonicus</w:t>
      </w:r>
      <w:r w:rsidR="00836A32" w:rsidRPr="0078554F">
        <w:rPr>
          <w:rFonts w:cstheme="minorHAnsi"/>
          <w:sz w:val="24"/>
          <w:szCs w:val="24"/>
          <w:lang w:val="en-CA"/>
        </w:rPr>
        <w:t>,</w:t>
      </w:r>
      <w:r w:rsidR="0080444E">
        <w:rPr>
          <w:rFonts w:cstheme="minorHAnsi"/>
          <w:sz w:val="24"/>
          <w:szCs w:val="24"/>
          <w:lang w:val="en-CA"/>
        </w:rPr>
        <w:t xml:space="preserve"> as it </w:t>
      </w:r>
      <w:r w:rsidR="0080444E" w:rsidRPr="0078554F">
        <w:rPr>
          <w:rFonts w:cstheme="minorHAnsi"/>
          <w:sz w:val="24"/>
          <w:szCs w:val="24"/>
          <w:lang w:val="en-CA"/>
        </w:rPr>
        <w:t>is a</w:t>
      </w:r>
      <w:r w:rsidR="00000011">
        <w:rPr>
          <w:rFonts w:cstheme="minorHAnsi"/>
          <w:sz w:val="24"/>
          <w:szCs w:val="24"/>
          <w:lang w:val="en-CA"/>
        </w:rPr>
        <w:t xml:space="preserve"> large</w:t>
      </w:r>
      <w:r w:rsidR="0080444E" w:rsidRPr="0078554F">
        <w:rPr>
          <w:rFonts w:cstheme="minorHAnsi"/>
          <w:sz w:val="24"/>
          <w:szCs w:val="24"/>
          <w:lang w:val="en-CA"/>
        </w:rPr>
        <w:t xml:space="preserve"> fishery in </w:t>
      </w:r>
      <w:r w:rsidR="00564722">
        <w:rPr>
          <w:rFonts w:cstheme="minorHAnsi"/>
          <w:sz w:val="24"/>
          <w:szCs w:val="24"/>
          <w:lang w:val="en-CA"/>
        </w:rPr>
        <w:t xml:space="preserve">the North West </w:t>
      </w:r>
      <w:r w:rsidR="00647886">
        <w:rPr>
          <w:rFonts w:cstheme="minorHAnsi"/>
          <w:sz w:val="24"/>
          <w:szCs w:val="24"/>
          <w:lang w:val="en-CA"/>
        </w:rPr>
        <w:t xml:space="preserve">Pacific Ocean </w:t>
      </w:r>
      <w:r w:rsidR="00CC6845">
        <w:rPr>
          <w:rFonts w:cstheme="minorHAnsi"/>
          <w:sz w:val="24"/>
          <w:szCs w:val="24"/>
          <w:lang w:val="en-CA"/>
        </w:rPr>
        <w:t xml:space="preserve">that has </w:t>
      </w:r>
      <w:r w:rsidR="00EB666A">
        <w:rPr>
          <w:rFonts w:cstheme="minorHAnsi"/>
          <w:sz w:val="24"/>
          <w:szCs w:val="24"/>
          <w:lang w:val="en-CA"/>
        </w:rPr>
        <w:t>experienced</w:t>
      </w:r>
      <w:r w:rsidR="00647886">
        <w:rPr>
          <w:rFonts w:cstheme="minorHAnsi"/>
          <w:sz w:val="24"/>
          <w:szCs w:val="24"/>
          <w:lang w:val="en-CA"/>
        </w:rPr>
        <w:t xml:space="preserve"> </w:t>
      </w:r>
      <w:r w:rsidR="00000011">
        <w:rPr>
          <w:rFonts w:cstheme="minorHAnsi"/>
          <w:sz w:val="24"/>
          <w:szCs w:val="24"/>
          <w:lang w:val="en-CA"/>
        </w:rPr>
        <w:t xml:space="preserve">significant mass mortality events, </w:t>
      </w:r>
      <w:r w:rsidR="00647886">
        <w:rPr>
          <w:rFonts w:cstheme="minorHAnsi"/>
          <w:sz w:val="24"/>
          <w:szCs w:val="24"/>
          <w:lang w:val="en-CA"/>
        </w:rPr>
        <w:t xml:space="preserve">especially in </w:t>
      </w:r>
      <w:r w:rsidR="00000011">
        <w:rPr>
          <w:rFonts w:cstheme="minorHAnsi"/>
          <w:sz w:val="24"/>
          <w:szCs w:val="24"/>
          <w:lang w:val="en-CA"/>
        </w:rPr>
        <w:t xml:space="preserve">aquaculture environments </w:t>
      </w:r>
      <w:commentRangeEnd w:id="106"/>
      <w:r w:rsidR="00000011">
        <w:rPr>
          <w:rStyle w:val="CommentReference"/>
        </w:rPr>
        <w:commentReference w:id="106"/>
      </w:r>
      <w:r w:rsidR="0080444E" w:rsidRPr="0078554F">
        <w:rPr>
          <w:rFonts w:cstheme="minorHAnsi"/>
          <w:sz w:val="24"/>
          <w:szCs w:val="24"/>
          <w:lang w:val="en-CA"/>
        </w:rPr>
        <w:fldChar w:fldCharType="begin" w:fldLock="1"/>
      </w:r>
      <w:r w:rsidR="0080444E" w:rsidRPr="0078554F">
        <w:rPr>
          <w:rFonts w:cstheme="minorHAnsi"/>
          <w:sz w:val="24"/>
          <w:szCs w:val="24"/>
          <w:lang w:val="en-CA"/>
        </w:rPr>
        <w:instrText>ADDIN CSL_CITATION {"citationItems":[{"id":"ITEM-1","itemData":{"ISBN":"1424403324","abstract":"The regional review on the population status, fisheries and trade of commercially important sea cucumbers in Asia covers the east and southeast Asian regions including Indonesia, Malaysia, Thailand, Myanmar, Viet Nam, Philippines, Singapore, the Spratly Islands, Japan, Democratic People’s Republic Korea, Republic of Korea, Far East Russian Federation, China Hong Kong Special Administrative Region (SAR) and Taiwan Province of China (PC). A total of 52 species are commercially exploited as food with most of them comprising tropical and sub-tropical species from the families Holothuriidae and Stichopodidae, including the genus Holothuria, Actinopyga, Bohadschia and Stichopus. Fisheries in the Asian tropical and sub-tropical waters are multi-species, while the fishery in temperate waters is single species, comprising predominantly only one species, Apostichopus japonicus. Fishing and seafaring communities in Asia had been involved in sea cucumber fishing and processing since the sixteenth century. The fresh animals caught were processed into dried forms known as “trepang”. Indonesia is the world’s top producer of Holothuroidea from the capture fishery. Indonesia, together with the Philippines produced an annual average of 47 percent of the world’s Holothuroidea landings, comprising an annual average of 2 572 tonnes (wet weight) between 2000 and 2005. The highest capture fishery producer of the temperate species, A. japonicus is Japan, with an average production of 8 101 tonnes per year between 2000 and 2005. The sea cucumber capture statistics obtained from the Food and Agriculture Organisation (FAO) are recorded in wet weights; for landings in Southeast Asia the figures appear to be grossly underestimated, and the statistics need to be verified as to whether the data reported were actually dried and not wet weight. Except for China, where a substantial amount of sea cucumber production is from aquaculture (an estimated annual production of 10 000 tonnes dry weight), the production in the other Asian countries is derived predominantly, if not exclusively, from capture fisheries. Apart from gleaning, the most common fishing methods for sea cucumbers include small bottom trawl nets in sandy bottoms, scallop-drag gear in nearshore rocky-bottom habitats, spears, hooks and scoop nets for reefs, and SCUBA and hookah for deeper reef and lagoons. Overfishing is the main problem contributing to the depletion of sea cucumber resources. Except for Japan, other Asian c…","author":[{"dropping-particle":"","family":"Choo","given":"Poh-Sze","non-dropping-particle":"","parse-names":false,"suffix":""}],"container-title":"The WorldFish Center","id":"ITEM-1","issued":{"date-parts":[["2008"]]},"number-of-pages":"79-118","title":"Population status, fisheries and trade of sea cucumbers in Asia","type":"report","volume":"1"},"uris":["http://www.mendeley.com/documents/?uuid=b118b819-6b14-40d4-a6dc-96c29e086572"]}],"mendeley":{"formattedCitation":"(Choo, 2008)","plainTextFormattedCitation":"(Choo, 2008)","previouslyFormattedCitation":"(Choo, 2008)"},"properties":{"noteIndex":0},"schema":"https://github.com/citation-style-language/schema/raw/master/csl-citation.json"}</w:instrText>
      </w:r>
      <w:r w:rsidR="0080444E" w:rsidRPr="0078554F">
        <w:rPr>
          <w:rFonts w:cstheme="minorHAnsi"/>
          <w:sz w:val="24"/>
          <w:szCs w:val="24"/>
          <w:lang w:val="en-CA"/>
        </w:rPr>
        <w:fldChar w:fldCharType="separate"/>
      </w:r>
      <w:r w:rsidR="0080444E" w:rsidRPr="0078554F">
        <w:rPr>
          <w:rFonts w:cstheme="minorHAnsi"/>
          <w:noProof/>
          <w:sz w:val="24"/>
          <w:szCs w:val="24"/>
          <w:lang w:val="en-CA"/>
        </w:rPr>
        <w:t>(Choo, 2008)</w:t>
      </w:r>
      <w:r w:rsidR="0080444E" w:rsidRPr="0078554F">
        <w:rPr>
          <w:rFonts w:cstheme="minorHAnsi"/>
          <w:sz w:val="24"/>
          <w:szCs w:val="24"/>
          <w:lang w:val="en-CA"/>
        </w:rPr>
        <w:fldChar w:fldCharType="end"/>
      </w:r>
      <w:r w:rsidR="0080444E">
        <w:rPr>
          <w:rFonts w:cstheme="minorHAnsi"/>
          <w:sz w:val="24"/>
          <w:szCs w:val="24"/>
          <w:lang w:val="en-CA"/>
        </w:rPr>
        <w:t>.</w:t>
      </w:r>
      <w:r w:rsidR="00836A32" w:rsidRPr="0078554F">
        <w:rPr>
          <w:rFonts w:cstheme="minorHAnsi"/>
          <w:sz w:val="24"/>
          <w:szCs w:val="24"/>
          <w:lang w:val="en-CA"/>
        </w:rPr>
        <w:t xml:space="preserve"> </w:t>
      </w:r>
      <w:commentRangeStart w:id="107"/>
      <w:r w:rsidR="004E135D">
        <w:rPr>
          <w:rFonts w:cstheme="minorHAnsi"/>
          <w:sz w:val="24"/>
          <w:szCs w:val="24"/>
          <w:lang w:val="en-CA"/>
        </w:rPr>
        <w:t xml:space="preserve">Both </w:t>
      </w:r>
      <w:r w:rsidR="008901D0">
        <w:rPr>
          <w:rFonts w:cstheme="minorHAnsi"/>
          <w:i/>
          <w:iCs/>
          <w:sz w:val="24"/>
          <w:szCs w:val="24"/>
          <w:lang w:val="en-CA"/>
        </w:rPr>
        <w:t xml:space="preserve">P. </w:t>
      </w:r>
      <w:proofErr w:type="spellStart"/>
      <w:r w:rsidR="008901D0">
        <w:rPr>
          <w:rFonts w:cstheme="minorHAnsi"/>
          <w:i/>
          <w:iCs/>
          <w:sz w:val="24"/>
          <w:szCs w:val="24"/>
          <w:lang w:val="en-CA"/>
        </w:rPr>
        <w:t>californicus</w:t>
      </w:r>
      <w:proofErr w:type="spellEnd"/>
      <w:r w:rsidR="008901D0">
        <w:rPr>
          <w:rFonts w:cstheme="minorHAnsi"/>
          <w:i/>
          <w:iCs/>
          <w:sz w:val="24"/>
          <w:szCs w:val="24"/>
          <w:lang w:val="en-CA"/>
        </w:rPr>
        <w:t xml:space="preserve"> </w:t>
      </w:r>
      <w:r w:rsidR="008901D0">
        <w:rPr>
          <w:rFonts w:cstheme="minorHAnsi"/>
          <w:sz w:val="24"/>
          <w:szCs w:val="24"/>
          <w:lang w:val="en-CA"/>
        </w:rPr>
        <w:t xml:space="preserve">and </w:t>
      </w:r>
      <w:r w:rsidR="008901D0">
        <w:rPr>
          <w:rFonts w:cstheme="minorHAnsi"/>
          <w:i/>
          <w:iCs/>
          <w:sz w:val="24"/>
          <w:szCs w:val="24"/>
          <w:lang w:val="en-CA"/>
        </w:rPr>
        <w:t>A. japonicus</w:t>
      </w:r>
      <w:r w:rsidR="004E135D">
        <w:rPr>
          <w:rFonts w:cstheme="minorHAnsi"/>
          <w:sz w:val="24"/>
          <w:szCs w:val="24"/>
          <w:lang w:val="en-CA"/>
        </w:rPr>
        <w:t xml:space="preserve"> are </w:t>
      </w:r>
      <w:r w:rsidR="008901D0">
        <w:rPr>
          <w:rFonts w:cstheme="minorHAnsi"/>
          <w:sz w:val="24"/>
          <w:szCs w:val="24"/>
          <w:lang w:val="en-CA"/>
        </w:rPr>
        <w:t>temperate</w:t>
      </w:r>
      <w:r w:rsidR="004E135D">
        <w:rPr>
          <w:rFonts w:cstheme="minorHAnsi"/>
          <w:sz w:val="24"/>
          <w:szCs w:val="24"/>
          <w:lang w:val="en-CA"/>
        </w:rPr>
        <w:t xml:space="preserve"> sea</w:t>
      </w:r>
      <w:r w:rsidR="008901D0">
        <w:rPr>
          <w:rFonts w:cstheme="minorHAnsi"/>
          <w:sz w:val="24"/>
          <w:szCs w:val="24"/>
          <w:lang w:val="en-CA"/>
        </w:rPr>
        <w:t xml:space="preserve"> </w:t>
      </w:r>
      <w:r w:rsidR="004E135D">
        <w:rPr>
          <w:rFonts w:cstheme="minorHAnsi"/>
          <w:sz w:val="24"/>
          <w:szCs w:val="24"/>
          <w:lang w:val="en-CA"/>
        </w:rPr>
        <w:t xml:space="preserve">cucumbers that play similar ecosystem roles, but as they </w:t>
      </w:r>
      <w:r w:rsidR="008901D0">
        <w:rPr>
          <w:rFonts w:cstheme="minorHAnsi"/>
          <w:sz w:val="24"/>
          <w:szCs w:val="24"/>
          <w:lang w:val="en-CA"/>
        </w:rPr>
        <w:t>do not share a genus,</w:t>
      </w:r>
      <w:r w:rsidR="00836A32" w:rsidRPr="0078554F">
        <w:rPr>
          <w:rFonts w:cstheme="minorHAnsi"/>
          <w:sz w:val="24"/>
          <w:szCs w:val="24"/>
          <w:lang w:val="en-CA"/>
        </w:rPr>
        <w:t xml:space="preserve"> it is difficult to fully apply knowledge </w:t>
      </w:r>
      <w:r w:rsidR="00CE4784">
        <w:rPr>
          <w:rFonts w:cstheme="minorHAnsi"/>
          <w:sz w:val="24"/>
          <w:szCs w:val="24"/>
          <w:lang w:val="en-CA"/>
        </w:rPr>
        <w:t>about SUS</w:t>
      </w:r>
      <w:r w:rsidR="00836A32" w:rsidRPr="0078554F">
        <w:rPr>
          <w:rFonts w:cstheme="minorHAnsi"/>
          <w:sz w:val="24"/>
          <w:szCs w:val="24"/>
          <w:lang w:val="en-CA"/>
        </w:rPr>
        <w:t xml:space="preserve"> to </w:t>
      </w:r>
      <w:r w:rsidR="00CE4784">
        <w:rPr>
          <w:rFonts w:cstheme="minorHAnsi"/>
          <w:sz w:val="24"/>
          <w:szCs w:val="24"/>
          <w:lang w:val="en-CA"/>
        </w:rPr>
        <w:t xml:space="preserve">the </w:t>
      </w:r>
      <w:r w:rsidR="00836A32" w:rsidRPr="0078554F">
        <w:rPr>
          <w:rFonts w:cstheme="minorHAnsi"/>
          <w:i/>
          <w:sz w:val="24"/>
          <w:szCs w:val="24"/>
          <w:lang w:val="en-CA"/>
        </w:rPr>
        <w:t xml:space="preserve">P. </w:t>
      </w:r>
      <w:proofErr w:type="spellStart"/>
      <w:r w:rsidR="00836A32" w:rsidRPr="0078554F">
        <w:rPr>
          <w:rFonts w:cstheme="minorHAnsi"/>
          <w:i/>
          <w:sz w:val="24"/>
          <w:szCs w:val="24"/>
          <w:lang w:val="en-CA"/>
        </w:rPr>
        <w:t>californicus</w:t>
      </w:r>
      <w:proofErr w:type="spellEnd"/>
      <w:r w:rsidR="00CE4784">
        <w:rPr>
          <w:rFonts w:cstheme="minorHAnsi"/>
          <w:i/>
          <w:sz w:val="24"/>
          <w:szCs w:val="24"/>
          <w:lang w:val="en-CA"/>
        </w:rPr>
        <w:t xml:space="preserve"> </w:t>
      </w:r>
      <w:r w:rsidR="00CE4784">
        <w:rPr>
          <w:rFonts w:cstheme="minorHAnsi"/>
          <w:iCs/>
          <w:sz w:val="24"/>
          <w:szCs w:val="24"/>
          <w:lang w:val="en-CA"/>
        </w:rPr>
        <w:t>context</w:t>
      </w:r>
      <w:r w:rsidR="00836A32" w:rsidRPr="0078554F">
        <w:rPr>
          <w:rFonts w:cstheme="minorHAnsi"/>
          <w:sz w:val="24"/>
          <w:szCs w:val="24"/>
          <w:lang w:val="en-CA"/>
        </w:rPr>
        <w:t>.</w:t>
      </w:r>
      <w:commentRangeEnd w:id="107"/>
      <w:r w:rsidR="00D63051">
        <w:rPr>
          <w:rStyle w:val="CommentReference"/>
        </w:rPr>
        <w:commentReference w:id="107"/>
      </w:r>
      <w:r w:rsidR="00836A32" w:rsidRPr="0078554F">
        <w:rPr>
          <w:rFonts w:cstheme="minorHAnsi"/>
          <w:sz w:val="24"/>
          <w:szCs w:val="24"/>
          <w:lang w:val="en-CA"/>
        </w:rPr>
        <w:t xml:space="preserve"> However, based on the photographic evidence provided by Zhang et al. (2018) and Deng et al. (2009), there are some remarkable similarities between SUS-associated ulcers and the ‘major ulcers’ seen in our </w:t>
      </w:r>
      <w:r w:rsidR="00836A32" w:rsidRPr="0078554F">
        <w:rPr>
          <w:rFonts w:cstheme="minorHAnsi"/>
          <w:i/>
          <w:sz w:val="24"/>
          <w:szCs w:val="24"/>
          <w:lang w:val="en-CA"/>
        </w:rPr>
        <w:t xml:space="preserve">P. </w:t>
      </w:r>
      <w:proofErr w:type="spellStart"/>
      <w:r w:rsidR="00836A32" w:rsidRPr="0078554F">
        <w:rPr>
          <w:rFonts w:cstheme="minorHAnsi"/>
          <w:i/>
          <w:sz w:val="24"/>
          <w:szCs w:val="24"/>
          <w:lang w:val="en-CA"/>
        </w:rPr>
        <w:t>californicus</w:t>
      </w:r>
      <w:proofErr w:type="spellEnd"/>
      <w:r w:rsidR="00836A32" w:rsidRPr="0078554F">
        <w:rPr>
          <w:rFonts w:cstheme="minorHAnsi"/>
          <w:sz w:val="24"/>
          <w:szCs w:val="24"/>
          <w:lang w:val="en-CA"/>
        </w:rPr>
        <w:t xml:space="preserve"> cucumbers. Unlike in SUS reports, we did not see any indication of swelling or discolouration of the peristomes, and we did not see an initial abundance of ulcers around the mouth or cloaca </w:t>
      </w:r>
      <w:r w:rsidR="00836A32" w:rsidRPr="0078554F">
        <w:rPr>
          <w:rFonts w:cstheme="minorHAnsi"/>
          <w:sz w:val="24"/>
          <w:szCs w:val="24"/>
          <w:lang w:val="en-CA"/>
        </w:rPr>
        <w:fldChar w:fldCharType="begin" w:fldLock="1"/>
      </w:r>
      <w:r w:rsidR="00836A32" w:rsidRPr="0078554F">
        <w:rPr>
          <w:rFonts w:cstheme="minorHAnsi"/>
          <w:sz w:val="24"/>
          <w:szCs w:val="24"/>
          <w:lang w:val="en-CA"/>
        </w:rPr>
        <w:instrText>ADDIN CSL_CITATION {"citationItems":[{"id":"ITEM-1","itemData":{"DOI":"10.1016/j.aquaculture.2003.11.018","ISSN":"00448486","abstract":"It is frequently reported that cultivated holothuroids can suffer from a disease affecting their integument. We report here on a disease of juvenile Holothuria scabra, the widely marketed edible sea cucumber, reared in the Aqua-Lab hatchery of Toliara, Madagascar. This disease, which has been called skin ulceration disease, is very contagious and results from a severe bacterial infection that causes death within 3 days. The first sign of the infection is a white spot that appears on the integument of individuals, close to the cloacal aperture. The spot extends quickly onto the whole integument leading to the death of individuals. Microscopic (histology, scanning and transmission electron microscopies) and biomolecular (denaturing gradient gel electrophoresis (DGGE) and sequencing) techniques have been used to describe the lesions and to investigate the infecting microbial communities. The lesions consist in a zone where the epidermis is totally destroyed and where collagen fibres and ossicles are exposed to the external medium. This zone is surrounded by a border line where degrading epidermis is mixed with the connective tissue. Lesions include three bacterial morphotypes: rod-shaped bacteria, rough ovoid bacteria, and smooth ovoid bacteria. The last morphotype is the only one found on the ossicles and is assumed to be responsible for their degradation. Three species of bacteria have been put in evidence in the lesions thanks to biomolecular analyses: Vibrio sp., Bacteroides sp., and an α-Proteobacterium. Infection assays of healthy holothuroids have been performed from lesions and from bacterial cultures but the causative agent has not been identified. It is suggested that combined events or agents, including bacteria, are required to induce the disease. © 2003 Elsevier B.V. All rights reserved.","author":[{"dropping-particle":"","family":"Becker","given":"P.","non-dropping-particle":"","parse-names":false,"suffix":""},{"dropping-particle":"","family":"Gillan","given":"D.","non-dropping-particle":"","parse-names":false,"suffix":""},{"dropping-particle":"","family":"Lanterbecq","given":"D.","non-dropping-particle":"","parse-names":false,"suffix":""},{"dropping-particle":"","family":"Jangoux","given":"M.","non-dropping-particle":"","parse-names":false,"suffix":""},{"dropping-particle":"","family":"Rasolofonirina","given":"R.","non-dropping-particle":"","parse-names":false,"suffix":""},{"dropping-particle":"","family":"Rakotovao","given":"J.","non-dropping-particle":"","parse-names":false,"suffix":""},{"dropping-particle":"","family":"Eeckhaut","given":"I.","non-dropping-particle":"","parse-names":false,"suffix":""}],"container-title":"Aquaculture","id":"ITEM-1","issue":"1-4","issued":{"date-parts":[["2004"]]},"page":"13-30","title":"The skin ulceration disease in cultivated juveniles of Holothuria scabra (Holothuroidea, Echinodermata)","type":"article-journal","volume":"242"},"uris":["http://www.mendeley.com/documents/?uuid=469855b9-8f5f-4f85-9145-a36cf70eac79"]},{"id":"ITEM-2","itemData":{"DOI":"10.1016/j.jip.2007.03.001","ISSN":"00222011","PMID":"17462667","abstract":"Acute peristome edema disease (APED) is a new disease that broke out in cultured sea cucumber along the Shangdong and Liaoning province coasts in China, PR, and has caused a great deal of death in Apostichopus japonicus (Selenka) since 2004. Here we report virus-like particles found in intestine epithelium of sea cucumbers reared in North China. It is the first time that sea cucumbers are reported to be infected by virus. Histological examinations showed that the viral inclusion bodies existed in intestine epithelium cells. Electron microscopic examinations show that the virions were spherical, 80-100 nm in diameter, and composed of a helical nucleocapsid within an envelope with surface projections. Detailed studies on the morphogenesis of these viruses found many characteristics previously described for coronaviruses. Virus particles always congregated, and formed a virus vesicle with an encircling membrane. The most obvious cellular pathologic feature is large granular areas of cytoplasm, relatively devoid of organelles. Tubular structures within virus-containing vesicles, nucleocapsid inclusions, and double-membrane vesicles are also found in the cytopathic cells. No rickettsia, chlamydia, bacteria, or other parasitic organisms were found. © 2007 Elsevier Inc. All rights reserved.","author":[{"dropping-particle":"","family":"Wang","given":"Pinhong","non-dropping-particle":"","parse-names":false,"suffix":""},{"dropping-particle":"","family":"Chang","given":"Yaqing","non-dropping-particle":"","parse-names":false,"suffix":""},{"dropping-particle":"","family":"Yu","given":"Jinhai","non-dropping-particle":"","parse-names":false,"suffix":""},{"dropping-particle":"","family":"Li","given":"Chunyan","non-dropping-particle":"","parse-names":false,"suffix":""},{"dropping-particle":"","family":"Xu","given":"Gaorong","non-dropping-particle":"","parse-names":false,"suffix":""}],"container-title":"Journal of Invertebrate Pathology","id":"ITEM-2","issue":"1","issued":{"date-parts":[["2007","9"]]},"page":"11-17","title":"Acute peristome edema disease in juvenile and adult sea cucumbers Apostichopus japonicus (Selenka) reared in North China","type":"article-journal","volume":"96"},"uris":["http://www.mendeley.com/documents/?uuid=efcd9514-a7a3-4a53-9928-dba420a0b01c"]},{"id":"ITEM-3","itemData":{"DOI":"10.1038/S41598-020-78876-0","abstract":"Aquacultivated sea cucumbers often suffer from SKin Ulceration Diseases (SKUDs). SKUDs have been observed in six holothuroid species from nine countries. All SKUDs present a similar symptom—the skin ulceration—and can be induced by bacteria, viruses, or abiotic factors. We here provide an update on SKUDs in holothuroids and analyse the case of the SKUD observed in Holothuria scabra in Madagascar. Field observations revealed a seasonality of the disease (i.e. wintertime maximum peak). Morphological analyses of integument ulcers showed that sea cucumbers react by forming a collagen fibre plug. Metagenomic analyses revealed a higher proportion of Vibrionaceae (Gammaproteobacteria) in ulcers in comparison to the healthy integument of the same individuals. Experimental infection assays were performed with ulcer crude extracts and bacteria isolated from these extracts (e.g. Vibrio parahaemolyticus) but did not significantly induce skin ulceration. Our results suggest that the disease is not induced by a pathogen or, at the very least, that the pathogen is not found within the ulcers as the disease is not transmissible by contact. An initial cause of the SKUD in Madagascar might be the repeated and prolonged exposures to cold temperatures. Opportunistic bacteria could settle in the dermis of ulcerated individuals and promote the ulcer extension. We propose a general nomenclature for SKUDs based on the acronym of the disease, the affected sea cucumber species (e.g. Hs for Holothuria scabra), the concerned region using an ISO code 3166-2 (e.g. MG for Madagascar), the description date (e.g. 20 for the year 2020), and, when known, the inducing agent (first letter of the general taxon, b for bacteria, v for virus in currently known cases; a a if it is an abiotic inducing parameter; nothing if the inducing cause has not been precisely identified). The disease described in this work will be designated under the name SKUD Hs-MG-20.","author":[{"dropping-particle":"","family":"Delroisse","given":"Jérôme","non-dropping-particle":"","parse-names":false,"suffix":""},{"dropping-particle":"","family":"Wayneberghe","given":"Kévin","non-dropping-particle":"Van","parse-names":false,"suffix":""},{"dropping-particle":"","family":"Flammang","given":"Patrick","non-dropping-particle":"","parse-names":false,"suffix":""},{"dropping-particle":"","family":"Gillan","given":"David","non-dropping-particle":"","parse-names":false,"suffix":""},{"dropping-particle":"","family":"Gerbaux","given":"Pascal","non-dropping-particle":"","parse-names":false,"suffix":""},{"dropping-particle":"","family":"Opina","given":"Noel","non-dropping-particle":"","parse-names":false,"suffix":""},{"dropping-particle":"","family":"Todinanahary","given":"Gildas Georges Boleslas","non-dropping-particle":"","parse-names":false,"suffix":""},{"dropping-particle":"","family":"Eeckhaut","given":"Igor","non-dropping-particle":"","parse-names":false,"suffix":""}],"container-title":"Scientific Reports","id":"ITEM-3","issue":"1","issued":{"date-parts":[["2020","12","1"]]},"publisher":"Nature Research","title":"Epidemiology of a SKin Ulceration Disease (SKUD) in the sea cucumber Holothuria scabra with a review on the SKUDs in Holothuroidea (Echinodermata)","type":"article-journal","volume":"10"},"uris":["http://www.mendeley.com/documents/?uuid=466b4247-e830-4aa9-9d9b-d456db6f0cc3"]}],"mendeley":{"formattedCitation":"(Becker et al., 2004; Delroisse et al., 2020; Wang et al., 2007)","plainTextFormattedCitation":"(Becker et al., 2004; Delroisse et al., 2020; Wang et al., 2007)","previouslyFormattedCitation":"(Becker et al., 2004; Delroisse et al., 2020; Wang et al., 2007)"},"properties":{"noteIndex":0},"schema":"https://github.com/citation-style-language/schema/raw/master/csl-citation.json"}</w:instrText>
      </w:r>
      <w:r w:rsidR="00836A32" w:rsidRPr="0078554F">
        <w:rPr>
          <w:rFonts w:cstheme="minorHAnsi"/>
          <w:sz w:val="24"/>
          <w:szCs w:val="24"/>
          <w:lang w:val="en-CA"/>
        </w:rPr>
        <w:fldChar w:fldCharType="separate"/>
      </w:r>
      <w:r w:rsidR="00836A32" w:rsidRPr="0078554F">
        <w:rPr>
          <w:rFonts w:cstheme="minorHAnsi"/>
          <w:noProof/>
          <w:sz w:val="24"/>
          <w:szCs w:val="24"/>
          <w:lang w:val="en-CA"/>
        </w:rPr>
        <w:t>(Becker et al., 2004; Delroisse et al., 2020; Wang et al., 2007)</w:t>
      </w:r>
      <w:r w:rsidR="00836A32" w:rsidRPr="0078554F">
        <w:rPr>
          <w:rFonts w:cstheme="minorHAnsi"/>
          <w:sz w:val="24"/>
          <w:szCs w:val="24"/>
          <w:lang w:val="en-CA"/>
        </w:rPr>
        <w:fldChar w:fldCharType="end"/>
      </w:r>
      <w:r w:rsidR="00836A32" w:rsidRPr="0078554F">
        <w:rPr>
          <w:rFonts w:cstheme="minorHAnsi"/>
          <w:sz w:val="24"/>
          <w:szCs w:val="24"/>
          <w:lang w:val="en-CA"/>
        </w:rPr>
        <w:t xml:space="preserve">. </w:t>
      </w:r>
    </w:p>
    <w:p w14:paraId="7B8D07D4" w14:textId="1B9F0E8A" w:rsidR="00F53E60" w:rsidRPr="00AC65C3" w:rsidRDefault="00B104D8" w:rsidP="00391A24">
      <w:pPr>
        <w:spacing w:line="480" w:lineRule="auto"/>
        <w:ind w:firstLine="720"/>
        <w:rPr>
          <w:rFonts w:cstheme="minorHAnsi"/>
          <w:sz w:val="24"/>
          <w:szCs w:val="24"/>
          <w:lang w:val="en-CA"/>
        </w:rPr>
      </w:pPr>
      <w:r>
        <w:rPr>
          <w:rFonts w:cstheme="minorHAnsi"/>
          <w:sz w:val="24"/>
          <w:szCs w:val="24"/>
          <w:lang w:val="en-CA"/>
        </w:rPr>
        <w:t>We o</w:t>
      </w:r>
      <w:r w:rsidR="00B118F1">
        <w:rPr>
          <w:rFonts w:cstheme="minorHAnsi"/>
          <w:sz w:val="24"/>
          <w:szCs w:val="24"/>
          <w:lang w:val="en-CA"/>
        </w:rPr>
        <w:t xml:space="preserve">bserved major </w:t>
      </w:r>
      <w:r w:rsidR="00E802DF">
        <w:rPr>
          <w:rFonts w:cstheme="minorHAnsi"/>
          <w:sz w:val="24"/>
          <w:szCs w:val="24"/>
          <w:lang w:val="en-CA"/>
        </w:rPr>
        <w:t>ulcer</w:t>
      </w:r>
      <w:r w:rsidR="00B118F1">
        <w:rPr>
          <w:rFonts w:cstheme="minorHAnsi"/>
          <w:sz w:val="24"/>
          <w:szCs w:val="24"/>
          <w:lang w:val="en-CA"/>
        </w:rPr>
        <w:t xml:space="preserve">s only in 2 of </w:t>
      </w:r>
      <w:r w:rsidR="005C12DB">
        <w:rPr>
          <w:rFonts w:cstheme="minorHAnsi"/>
          <w:sz w:val="24"/>
          <w:szCs w:val="24"/>
          <w:lang w:val="en-CA"/>
        </w:rPr>
        <w:t>1</w:t>
      </w:r>
      <w:r w:rsidR="00B118F1">
        <w:rPr>
          <w:rFonts w:cstheme="minorHAnsi"/>
          <w:sz w:val="24"/>
          <w:szCs w:val="24"/>
          <w:lang w:val="en-CA"/>
        </w:rPr>
        <w:t>8 sea cucumbers in the 22</w:t>
      </w:r>
      <w:r w:rsidR="00727B5D">
        <w:rPr>
          <w:rFonts w:cstheme="minorHAnsi"/>
          <w:sz w:val="24"/>
          <w:szCs w:val="24"/>
          <w:lang w:val="en-CA"/>
        </w:rPr>
        <w:t>º</w:t>
      </w:r>
      <w:r w:rsidR="00C56E2B">
        <w:rPr>
          <w:rFonts w:cstheme="minorHAnsi"/>
          <w:sz w:val="24"/>
          <w:szCs w:val="24"/>
          <w:lang w:val="en-CA"/>
        </w:rPr>
        <w:t>C treatment</w:t>
      </w:r>
      <w:r w:rsidR="00E802DF">
        <w:rPr>
          <w:rFonts w:cstheme="minorHAnsi"/>
          <w:sz w:val="24"/>
          <w:szCs w:val="24"/>
          <w:lang w:val="en-CA"/>
        </w:rPr>
        <w:t xml:space="preserve">, </w:t>
      </w:r>
      <w:r w:rsidR="0044753B">
        <w:rPr>
          <w:rFonts w:cstheme="minorHAnsi"/>
          <w:sz w:val="24"/>
          <w:szCs w:val="24"/>
          <w:lang w:val="en-CA"/>
        </w:rPr>
        <w:t>and</w:t>
      </w:r>
      <w:r w:rsidR="00E802DF">
        <w:rPr>
          <w:rFonts w:cstheme="minorHAnsi"/>
          <w:sz w:val="24"/>
          <w:szCs w:val="24"/>
          <w:lang w:val="en-CA"/>
        </w:rPr>
        <w:t xml:space="preserve"> the lack of </w:t>
      </w:r>
      <w:r w:rsidR="00FB24AD">
        <w:rPr>
          <w:rFonts w:cstheme="minorHAnsi"/>
          <w:sz w:val="24"/>
          <w:szCs w:val="24"/>
          <w:lang w:val="en-CA"/>
        </w:rPr>
        <w:t xml:space="preserve">similarity between these </w:t>
      </w:r>
      <w:r w:rsidR="006658EE">
        <w:rPr>
          <w:rFonts w:cstheme="minorHAnsi"/>
          <w:sz w:val="24"/>
          <w:szCs w:val="24"/>
          <w:lang w:val="en-CA"/>
        </w:rPr>
        <w:t>ulcers and wasting</w:t>
      </w:r>
      <w:r w:rsidR="006F7294">
        <w:rPr>
          <w:rFonts w:cstheme="minorHAnsi"/>
          <w:sz w:val="24"/>
          <w:szCs w:val="24"/>
          <w:lang w:val="en-CA"/>
        </w:rPr>
        <w:t xml:space="preserve"> symptoms</w:t>
      </w:r>
      <w:r w:rsidR="007B52BB">
        <w:rPr>
          <w:rFonts w:cstheme="minorHAnsi"/>
          <w:sz w:val="24"/>
          <w:szCs w:val="24"/>
          <w:lang w:val="en-CA"/>
        </w:rPr>
        <w:t xml:space="preserve"> </w:t>
      </w:r>
      <w:r w:rsidR="0044753B">
        <w:rPr>
          <w:rFonts w:cstheme="minorHAnsi"/>
          <w:sz w:val="24"/>
          <w:szCs w:val="24"/>
          <w:lang w:val="en-CA"/>
        </w:rPr>
        <w:t>further suggests</w:t>
      </w:r>
      <w:r w:rsidR="00127870">
        <w:rPr>
          <w:rFonts w:cstheme="minorHAnsi"/>
          <w:sz w:val="24"/>
          <w:szCs w:val="24"/>
          <w:lang w:val="en-CA"/>
        </w:rPr>
        <w:t xml:space="preserve"> that the wasting event in </w:t>
      </w:r>
      <w:proofErr w:type="spellStart"/>
      <w:r w:rsidR="00127870">
        <w:rPr>
          <w:rFonts w:cstheme="minorHAnsi"/>
          <w:sz w:val="24"/>
          <w:szCs w:val="24"/>
          <w:lang w:val="en-CA"/>
        </w:rPr>
        <w:t>Nanoose</w:t>
      </w:r>
      <w:proofErr w:type="spellEnd"/>
      <w:r w:rsidR="00127870">
        <w:rPr>
          <w:rFonts w:cstheme="minorHAnsi"/>
          <w:sz w:val="24"/>
          <w:szCs w:val="24"/>
          <w:lang w:val="en-CA"/>
        </w:rPr>
        <w:t xml:space="preserve"> was </w:t>
      </w:r>
      <w:r w:rsidR="00B839B2">
        <w:rPr>
          <w:rFonts w:cstheme="minorHAnsi"/>
          <w:sz w:val="24"/>
          <w:szCs w:val="24"/>
          <w:lang w:val="en-CA"/>
        </w:rPr>
        <w:t xml:space="preserve">not triggered solely by thermal </w:t>
      </w:r>
      <w:r w:rsidR="008C1B36">
        <w:rPr>
          <w:rFonts w:cstheme="minorHAnsi"/>
          <w:sz w:val="24"/>
          <w:szCs w:val="24"/>
          <w:lang w:val="en-CA"/>
        </w:rPr>
        <w:t>stress</w:t>
      </w:r>
      <w:r w:rsidR="008C1B36">
        <w:rPr>
          <w:rStyle w:val="CommentReference"/>
        </w:rPr>
        <w:t>.</w:t>
      </w:r>
      <w:r w:rsidR="008C1B36">
        <w:rPr>
          <w:rFonts w:cstheme="minorHAnsi"/>
          <w:sz w:val="24"/>
          <w:szCs w:val="24"/>
          <w:lang w:val="en-CA"/>
        </w:rPr>
        <w:t xml:space="preserve"> Future</w:t>
      </w:r>
      <w:r w:rsidR="00AC591F">
        <w:rPr>
          <w:rFonts w:cstheme="minorHAnsi"/>
          <w:sz w:val="24"/>
          <w:szCs w:val="24"/>
          <w:lang w:val="en-CA"/>
        </w:rPr>
        <w:t xml:space="preserve"> research into </w:t>
      </w:r>
      <w:r w:rsidR="00A93DFE">
        <w:rPr>
          <w:rFonts w:cstheme="minorHAnsi"/>
          <w:sz w:val="24"/>
          <w:szCs w:val="24"/>
          <w:lang w:val="en-CA"/>
        </w:rPr>
        <w:t xml:space="preserve">the etiology of sea cucumber wasting </w:t>
      </w:r>
      <w:del w:id="108" w:author="Sam Foley" w:date="2021-12-12T14:07:00Z">
        <w:r w:rsidR="00A93DFE" w:rsidDel="003C1E03">
          <w:rPr>
            <w:rFonts w:cstheme="minorHAnsi"/>
            <w:sz w:val="24"/>
            <w:szCs w:val="24"/>
            <w:lang w:val="en-CA"/>
          </w:rPr>
          <w:delText xml:space="preserve">in Nanoose and elsewhere </w:delText>
        </w:r>
      </w:del>
      <w:r w:rsidR="00F40B44">
        <w:rPr>
          <w:rFonts w:cstheme="minorHAnsi"/>
          <w:sz w:val="24"/>
          <w:szCs w:val="24"/>
          <w:lang w:val="en-CA"/>
        </w:rPr>
        <w:t xml:space="preserve">should investigate the potential for a </w:t>
      </w:r>
      <w:r w:rsidR="00084B45">
        <w:rPr>
          <w:rFonts w:cstheme="minorHAnsi"/>
          <w:sz w:val="24"/>
          <w:szCs w:val="24"/>
          <w:lang w:val="en-CA"/>
        </w:rPr>
        <w:t xml:space="preserve">pathogenic </w:t>
      </w:r>
      <w:r w:rsidR="0056671F">
        <w:rPr>
          <w:rFonts w:cstheme="minorHAnsi"/>
          <w:sz w:val="24"/>
          <w:szCs w:val="24"/>
          <w:lang w:val="en-CA"/>
        </w:rPr>
        <w:t>causal agent</w:t>
      </w:r>
      <w:r w:rsidR="002458A1">
        <w:rPr>
          <w:rFonts w:cstheme="minorHAnsi"/>
          <w:sz w:val="24"/>
          <w:szCs w:val="24"/>
          <w:lang w:val="en-CA"/>
        </w:rPr>
        <w:t>,</w:t>
      </w:r>
      <w:r w:rsidR="00193790">
        <w:rPr>
          <w:rFonts w:cstheme="minorHAnsi"/>
          <w:sz w:val="24"/>
          <w:szCs w:val="24"/>
          <w:lang w:val="en-CA"/>
        </w:rPr>
        <w:t xml:space="preserve"> as</w:t>
      </w:r>
      <w:r w:rsidR="008D5B04">
        <w:rPr>
          <w:rFonts w:cstheme="minorHAnsi"/>
          <w:sz w:val="24"/>
          <w:szCs w:val="24"/>
          <w:lang w:val="en-CA"/>
        </w:rPr>
        <w:t xml:space="preserve"> this</w:t>
      </w:r>
      <w:r w:rsidR="00193790">
        <w:rPr>
          <w:rFonts w:cstheme="minorHAnsi"/>
          <w:sz w:val="24"/>
          <w:szCs w:val="24"/>
          <w:lang w:val="en-CA"/>
        </w:rPr>
        <w:t xml:space="preserve"> has been previously linked to </w:t>
      </w:r>
      <w:r w:rsidR="00A0516E">
        <w:rPr>
          <w:rFonts w:cstheme="minorHAnsi"/>
          <w:sz w:val="24"/>
          <w:szCs w:val="24"/>
          <w:lang w:val="en-CA"/>
        </w:rPr>
        <w:t>similar</w:t>
      </w:r>
      <w:r w:rsidR="00280FDB">
        <w:rPr>
          <w:rFonts w:cstheme="minorHAnsi"/>
          <w:sz w:val="24"/>
          <w:szCs w:val="24"/>
          <w:lang w:val="en-CA"/>
        </w:rPr>
        <w:t xml:space="preserve"> </w:t>
      </w:r>
      <w:r w:rsidR="002458A1">
        <w:rPr>
          <w:rFonts w:cstheme="minorHAnsi"/>
          <w:sz w:val="24"/>
          <w:szCs w:val="24"/>
          <w:lang w:val="en-CA"/>
        </w:rPr>
        <w:t>symptoms</w:t>
      </w:r>
      <w:r w:rsidR="00DF6FAB">
        <w:rPr>
          <w:rFonts w:cstheme="minorHAnsi"/>
          <w:sz w:val="24"/>
          <w:szCs w:val="24"/>
          <w:lang w:val="en-CA"/>
        </w:rPr>
        <w:t xml:space="preserve"> both </w:t>
      </w:r>
      <w:r w:rsidR="00FB2B91">
        <w:rPr>
          <w:rFonts w:cstheme="minorHAnsi"/>
          <w:sz w:val="24"/>
          <w:szCs w:val="24"/>
          <w:lang w:val="en-CA"/>
        </w:rPr>
        <w:t xml:space="preserve">in sea cucumbers </w:t>
      </w:r>
      <w:r w:rsidR="00154AC7">
        <w:rPr>
          <w:rFonts w:cstheme="minorHAnsi"/>
          <w:sz w:val="24"/>
          <w:szCs w:val="24"/>
          <w:lang w:val="en-CA"/>
        </w:rPr>
        <w:fldChar w:fldCharType="begin" w:fldLock="1"/>
      </w:r>
      <w:r w:rsidR="008A7C2B">
        <w:rPr>
          <w:rFonts w:cstheme="minorHAnsi"/>
          <w:sz w:val="24"/>
          <w:szCs w:val="24"/>
          <w:lang w:val="en-CA"/>
        </w:rPr>
        <w:instrText>ADDIN CSL_CITATION {"citationItems":[{"id":"ITEM-1","itemData":{"DOI":"10.1007/S12250-008-2863-9","abstract":"A outbreak of disease with symptoms of evisceration and skin ulteration led to mass mortality in sea cucumber Apostichopus japonicus cultivated in indoor ponds near the Dalian coast from December 2004 to April 2005. Spherical virus particles with a diameter of 75-200 nm were found in the cytoplasm of cells in the water-system, the alimentary canal and in the respiratory trees of the diseased and dying sea cucumber individuals by electron microscopic observation of ultrathin sections. Examination by negative stained samples revealed that all the diseased sea cucumbers were infected by the virus, while the healthly ones cultivated outside the contagious area were not. Two bacterial strains were also isolated from the diseased animals. When exposed to a medium containing the virus particles, regardless of whether the bacterial suspension was added, healthy sea cucumbers exhibited identical disease symptoms as the ones in the indoor ponds, and had a mortality of 90%-100%. However, when exposed to a medium in which there was only one of the two bacterial strains, 30%-80% of the sea cucumbers were infected and nearly 20% died. Negative staining showed that the viral particles were detected only in the bodies of the tested animals that were exposed to the viral medium. Histopathologically, the diseased sea cucumbers are characterized by karyopycnosis, and disintegration of the endoplasmic reticula and mitochondria in the epithelial cells in the water-system, the respiratory tree and the alimentary canal.","author":[{"dropping-particle":"","family":"Deng","given":"Huan","non-dropping-particle":"","parse-names":false,"suffix":""},{"dropping-particle":"","family":"Zhou","given":"Zun Chun","non-dropping-particle":"","parse-names":false,"suffix":""},{"dropping-particle":"Bin","family":"Wang","given":"Nian","non-dropping-particle":"","parse-names":false,"suffix":""},{"dropping-particle":"","family":"Liu","given":"Chang","non-dropping-particle":"","parse-names":false,"suffix":""}],"container-title":"Virologica Sinica","id":"ITEM-1","issue":"1","issued":{"date-parts":[["2008","2"]]},"page":"63-67","title":"The syndrome of sea cucumber (Apostichopus japonicus) infected by virus and bacteria","type":"article-journal","volume":"23"},"uris":["http://www.mendeley.com/documents/?uuid=dadf7cc9-aec6-495f-a196-79eb2065700c"]},{"id":"ITEM-2","itemData":{"DOI":"10.1016/J.JIP.2010.05.016","ISSN":"0022-2011","abstract":"The aquaculture of sea cucumbers Apostichopus japonicus (Selenka) has developed rapidly in China in recent years, but is increasingly affected by diseases such as skin ulceration and peristome tumescence. Previous studies on the pathogens causing these diseases focused largely on bacterial causes. In December 2008, we isolated four dominant bacterial species from lesions present in A. japonicus with the aforementioned diseases, from a farm in Yangkou (Qingdao, China). With two of these bacterial species, experimental infection of healthy A. japonicus resulted in the same disease symptoms that occurred in naturally infected A. japonicus. These two species were identified as Pseudoalteromonas sp. and Pseudoalteromonas tetraodonis. The early symptoms of infection for these bacterial species were ulcer spots on the dorsal skin and abdominal parapodia, followed by an increase in the number of ulcer spots or their merging into larger spots. Additionally, we isolated a spherical virus 100-250 nm in diameter and with a bilayer capsule, from A. japonicus with another disease from four different farms. By experimental infection with crude extracts of the virus, healthy laboratory-acclimatized A. japonicus developed the same symptoms as in natural infected cases. The early symptoms of viral infection comprised a decrease in tentacle activity, decay of dorsal papillate podia, peristome tumescence and abdominal ulceration. Our study demonstrates that the bacteria and virus were both responsible for skin ulceration and peristome tumescence in A. japonicus, but resulted in different early disease symptoms. © 2010.","author":[{"dropping-particle":"","family":"Liu","given":"Hongzhan","non-dropping-particle":"","parse-names":false,"suffix":""},{"dropping-particle":"","family":"Zheng","given":"Fengrong","non-dropping-particle":"","parse-names":false,"suffix":""},{"dropping-particle":"","family":"Sun","given":"Xiuqin","non-dropping-particle":"","parse-names":false,"suffix":""},{"dropping-particle":"","family":"Hong","given":"Xuguang","non-dropping-particle":"","parse-names":false,"suffix":""},{"dropping-particle":"","family":"Dong","given":"Shuanglin","non-dropping-particle":"","parse-names":false,"suffix":""},{"dropping-particle":"","family":"Wang","given":"Bo","non-dropping-particle":"","parse-names":false,"suffix":""},{"dropping-particle":"","family":"Tang","given":"Xuexi","non-dropping-particle":"","parse-names":false,"suffix":""},{"dropping-particle":"","family":"Wang","given":"Yongqiang","non-dropping-particle":"","parse-names":false,"suffix":""}],"container-title":"Journal of Invertebrate Pathology","id":"ITEM-2","issue":"3","issued":{"date-parts":[["2010","11","1"]]},"page":"236-242","publisher":"Academic Press","title":"Identification of the pathogens associated with skin ulceration and peristome tumescence in cultured sea cucumbers Apostichopus japonicus (Selenka)","type":"article-journal","volume":"105"},"uris":["http://www.mendeley.com/documents/?uuid=fb16e264-0e4f-4bd4-ad9c-c7a52c3aaf2e"]},{"id":"ITEM-3","itemData":{"DOI":"10.1016/j.aquaculture.2008.10.015","ISSN":"00448486","abstract":"The diseases of cultured sea cucumber have been the bottle-neck for the sustainable development of sea cucumber (Apostichopus japonicus) cultivation in China. Two diseases that occurred from 2004 and caused mass mortalities of sea cucumbers are still prevalent in Liaoning and Shandong provinces in China. One is skin ulceration syndrome and the other is viscera rejection syndrome. The epidemiology and pathogenicity of the diseases were investigated. Microscopic observations were made on healthy and diseased individuals of sea cucumbers to record the bacteria, mold and parasites on the surface of body wall, and the relationship of microbes between skin ulceration disease and viscera ejection disease. The two diseases expressed several differences. Six predominant isolates of bacteria (2004A, 2004B, 04101, 04102, 04103 and 04104) were isolated from the sea cucumbers suffering from skin ulceration in indoor ponds for wintering and outdoor ponds for culturing. Two isolates of bacteria (041201 and 041202) were isolated from the sea cucumbers suffering from viscera ejection syndrome in indoor wintering ponds. Induced infection experiments with these isolates of bacteria showed that all eight predominant isolates of bacteria were pathogenic as they showed the same signs as naturally infected and re-isolates from diseased sea cucumber had the same morphological characteristics. Physiological and biochemical tests and the sequence similarity analysis of the 16S rRNA genes of these bacterial isolates indicated that isolate 2004A was similar to Vibrio cyclitrophicus, 2004B similar to V. splendidus, isolates 04101 and 04103 similar to V. harveyi, 04102 similar to V. tasmaniensis, isolate 04104 similar to Photobacterium sp. isolate 041201 similar to Arthrobacter protophormiae, and isolate 041202 similar to Staphylococcus equorum. Antibiotic sensitive test showed that the eight isolates of bacteria were sensitive to Ofloxacin, Levofloxacin hydrochloride, Cefobid, Doxycycline, Novobiocin, but not sensitive to Oxacillin sodium, Aminobenzylpenicillin, Spectinomycin, or Cefradine. © 2008 Elsevier B.V. All rights reserved.","author":[{"dropping-particle":"","family":"Deng","given":"Huan","non-dropping-particle":"","parse-names":false,"suffix":""},{"dropping-particle":"","family":"He","given":"Chongbo","non-dropping-particle":"","parse-names":false,"suffix":""},{"dropping-particle":"","family":"Zhou","given":"Zunchun","non-dropping-particle":"","parse-names":false,"suffix":""},{"dropping-particle":"","family":"Liu","given":"Chang","non-dropping-particle":"","parse-names":false,"suffix":""},{"dropping-particle":"","family":"Tan","given":"Kefei","non-dropping-particle":"","parse-names":false,"suffix":""},{"dropping-particle":"","family":"Wang","given":"Nianbin","non-dropping-particle":"","parse-names":false,"suffix":""},{"dropping-particle":"","family":"Jiang","given":"Bei","non-dropping-particle":"","parse-names":false,"suffix":""},{"dropping-particle":"","family":"Gao","given":"Xianggang","non-dropping-particle":"","parse-names":false,"suffix":""},{"dropping-particle":"","family":"Liu","given":"Weidong","non-dropping-particle":"","parse-names":false,"suffix":""}],"container-title":"Aquaculture","id":"ITEM-3","issue":"1-2","issued":{"date-parts":[["2009"]]},"page":"18-27","publisher":"Elsevier B.V.","title":"Isolation and pathogenicity of pathogens from skin ulceration disease and viscera ejection syndrome of the sea cucumber Apostichopus japonicus","type":"article-journal","volume":"287"},"uris":["http://www.mendeley.com/documents/?uuid=16caeb42-cf12-4a7d-8de7-d3bc04db64c0"]}],"mendeley":{"formattedCitation":"(Deng et al., 2008, 2009; Liu et al., 2010b)","plainTextFormattedCitation":"(Deng et al., 2008, 2009; Liu et al., 2010b)","previouslyFormattedCitation":"(Deng et al., 2008, 2009; Liu et al., 2010b)"},"properties":{"noteIndex":0},"schema":"https://github.com/citation-style-language/schema/raw/master/csl-citation.json"}</w:instrText>
      </w:r>
      <w:r w:rsidR="00154AC7">
        <w:rPr>
          <w:rFonts w:cstheme="minorHAnsi"/>
          <w:sz w:val="24"/>
          <w:szCs w:val="24"/>
          <w:lang w:val="en-CA"/>
        </w:rPr>
        <w:fldChar w:fldCharType="separate"/>
      </w:r>
      <w:r w:rsidR="00154AC7" w:rsidRPr="00154AC7">
        <w:rPr>
          <w:rFonts w:cstheme="minorHAnsi"/>
          <w:noProof/>
          <w:sz w:val="24"/>
          <w:szCs w:val="24"/>
          <w:lang w:val="en-CA"/>
        </w:rPr>
        <w:t>(Deng et al., 2008, 2009; Liu et al., 2010b)</w:t>
      </w:r>
      <w:r w:rsidR="00154AC7">
        <w:rPr>
          <w:rFonts w:cstheme="minorHAnsi"/>
          <w:sz w:val="24"/>
          <w:szCs w:val="24"/>
          <w:lang w:val="en-CA"/>
        </w:rPr>
        <w:fldChar w:fldCharType="end"/>
      </w:r>
      <w:r w:rsidR="00833F4E">
        <w:rPr>
          <w:rFonts w:cstheme="minorHAnsi"/>
          <w:sz w:val="24"/>
          <w:szCs w:val="24"/>
          <w:lang w:val="en-CA"/>
        </w:rPr>
        <w:t xml:space="preserve"> </w:t>
      </w:r>
      <w:r w:rsidR="00D03DE0">
        <w:rPr>
          <w:rFonts w:cstheme="minorHAnsi"/>
          <w:sz w:val="24"/>
          <w:szCs w:val="24"/>
          <w:lang w:val="en-CA"/>
        </w:rPr>
        <w:t>and sea stars</w:t>
      </w:r>
      <w:r w:rsidR="00154AC7">
        <w:rPr>
          <w:rFonts w:cstheme="minorHAnsi"/>
          <w:sz w:val="24"/>
          <w:szCs w:val="24"/>
          <w:lang w:val="en-CA"/>
        </w:rPr>
        <w:t xml:space="preserve"> </w:t>
      </w:r>
      <w:r w:rsidR="008A7C2B">
        <w:rPr>
          <w:rFonts w:cstheme="minorHAnsi"/>
          <w:sz w:val="24"/>
          <w:szCs w:val="24"/>
          <w:lang w:val="en-CA"/>
        </w:rPr>
        <w:fldChar w:fldCharType="begin" w:fldLock="1"/>
      </w:r>
      <w:r w:rsidR="00A34C09">
        <w:rPr>
          <w:rFonts w:cstheme="minorHAnsi"/>
          <w:sz w:val="24"/>
          <w:szCs w:val="24"/>
          <w:lang w:val="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Wasting","type":"article-journal","volume":"5"},"uris":["http://www.mendeley.com/documents/?uuid=6a4f2abb-4c22-4e10-b936-c0c275a9fa57"]},{"id":"ITEM-2","itemData":{"DOI":"10.1073/PNAS.1416625111","abstract":"Populations of at least 20 asteroid species on the Northeast Pacific Coast have recently experienced an extensive outbreak of sea-star (asteroid) wasting disease (SSWD). The disease leads to behavioral changes, lesions, loss of turgor, limb autotomy, and death characterized by rapid degradation (\"melting\"). Here, we present evidence from experimental challenge studies and field observations that link the mass mortalities to a densovirus (Parvoviridae). Virus-sized material (i.e., &lt;0.2 μm) from symptomatic tissues that was inoculated into asymptomatic asteroids consistently resulted in SSWD signs whereas animals receiving heat-killed (i.e., control) virus-sized inoculum remained asymptomatic. Viral metagenomic investigations revealed the sea star-associated densovirus (SSaDV) as the most likely candidate virus associated with tissues from symptomatic asteroids. Quantification of SSaDV during transmission trials indicated that progression of SSWD paralleled increased SSaDV load. In field surveys, SSaDV loads were more abundant in symptomatic than in asymptomatic asteroids. SSaDV could be detected in plankton, sediments and in nonasteroid echinoderms, providing a possible mechanism for viral spread. SSaDV was detected in museum specimens of asteroids from 1942, suggesting that it has been present on the North American Pacific Coast for at least 72 y. SSaDV is therefore themost promising candidate disease agent responsible for asteroid mass mortality.","author":[{"dropping-particle":"","family":"Hewson","given":"Ian","non-dropping-particle":"","parse-names":false,"suffix":""},{"dropping-particle":"","family":"Button","given":"Jason B.","non-dropping-particle":"","parse-names":false,"suffix":""},{"dropping-particle":"","family":"Gudenkauf","given":"Brent M.","non-dropping-particle":"","parse-names":false,"suffix":""},{"dropping-particle":"","family":"Miner","given":"Benjamin","non-dropping-particle":"","parse-names":false,"suffix":""},{"dropping-particle":"","family":"Newton","given":"Alisa L.","non-dropping-particle":"","parse-names":false,"suffix":""},{"dropping-particle":"","family":"Gaydos","given":"Joseph K.","non-dropping-particle":"","parse-names":false,"suffix":""},{"dropping-particle":"","family":"Wynne","given":"Janna","non-dropping-particle":"","parse-names":false,"suffix":""},{"dropping-particle":"","family":"Groves","given":"Cathy L.","non-dropping-particle":"","parse-names":false,"suffix":""},{"dropping-particle":"","family":"Hendler","given":"Gordon","non-dropping-particle":"","parse-names":false,"suffix":""},{"dropping-particle":"","family":"Murray","given":"Michael","non-dropping-particle":"","parse-names":false,"suffix":""},{"dropping-particle":"","family":"Fradkin","given":"Steven","non-dropping-particle":"","parse-names":false,"suffix":""},{"dropping-particle":"","family":"Breitbart","given":"Mya","non-dropping-particle":"","parse-names":false,"suffix":""},{"dropping-particle":"","family":"Fahsbender","given":"Elizabeth","non-dropping-particle":"","parse-names":false,"suffix":""},{"dropping-particle":"","family":"Lafferty","given":"Kevin D.","non-dropping-particle":"","parse-names":false,"suffix":""},{"dropping-particle":"","family":"Kilpatrick","given":"A. Marm","non-dropping-particle":"","parse-names":false,"suffix":""},{"dropping-particle":"","family":"Miner","given":"C. Melissa","non-dropping-particle":"","parse-names":false,"suffix":""},{"dropping-particle":"","family":"Raimondi","given":"Peter","non-dropping-particle":"","parse-names":false,"suffix":""},{"dropping-particle":"","family":"Lahner","given":"Lesanna","non-dropping-particle":"","parse-names":false,"suffix":""},{"dropping-particle":"","family":"Friedman","given":"Carolyn S.","non-dropping-particle":"","parse-names":false,"suffix":""},{"dropping-particle":"","family":"Daniels","given":"Stephen","non-dropping-particle":"","parse-names":false,"suffix":""},{"dropping-particle":"","family":"Haulena","given":"Martin","non-dropping-particle":"","parse-names":false,"suffix":""},{"dropping-particle":"","family":"Marliave","given":"Jeffrey","non-dropping-particle":"","parse-names":false,"suffix":""},{"dropping-particle":"","family":"Burge","given":"Colleen A.","non-dropping-particle":"","parse-names":false,"suffix":""},{"dropping-particle":"","family":"Eisenlord","given":"Morgan E.","non-dropping-particle":"","parse-names":false,"suffix":""},{"dropping-particle":"","family":"Harvell","given":"C. Drew","non-dropping-particle":"","parse-names":false,"suffix":""}],"container-title":"Proceedings of the National Academy of Sciences of the United States of America","id":"ITEM-2","issue":"48","issued":{"date-parts":[["2014","12","2"]]},"page":"17278-17283","publisher":"National Academy of Sciences","title":"Densovirus associated with sea-star wasting disease and mass mortality","type":"article-journal","volume":"111"},"uris":["http://www.mendeley.com/documents/?uuid=9ec74c0d-8b66-4650-90ce-d3e987b8ba4a"]},{"id":"ITEM-3","itemData":{"DOI":"10.3354/DAO03598","ISSN":"16161580","PMID":"34080580","abstract":"Sea star wasting disease (SSWD) refers to a suite of poorly described non-specific clinical signs including abnormal posture, epidermal ulceration, and limb autotomy (sloughing) causing mortalities of over 20 species of sea stars and subsequent ecological shifts throughout the northeastern Pacific. While SSWD is widely assumed to be infectious, with environmental conditions facilitating disease progression, few data exist on cellular changes associated with the disease. This is unfortunate, because such observations could inform mechanisms of disease pathogenesis and host susceptibility. Here, we replicated SSWD by exposing captive Pisaster ochraceus to a suite of non-infectious organic substances and show that development of gross lesions is a basal-to-surface process involving inflammation (e.g. infiltration of coelomocytes) of ossicles and mutable collagenous tissue, leading to epidermal ulceration. Affected sea stars also manifest increases in a heretofore undocumented coelomocyte type, spindle cells, that might be a useful marker of inflammation in this species. Finally, compared to purple morphs, orange P. ochraceus developed more severe lesions but survived longer. Longer-lived, and presumably more visible, severely-lesioned orange sea stars could have important demographic implications in terms of detectability of lesioned animals in the wild and measures of apparent prevalence of disease.","author":[{"dropping-particle":"","family":"Work","given":"Thierry M.","non-dropping-particle":"","parse-names":false,"suffix":""},{"dropping-particle":"","family":"Weatherby","given":"Tina M.","non-dropping-particle":"","parse-names":false,"suffix":""},{"dropping-particle":"","family":"DeRito","given":"Christopher M.","non-dropping-particle":"","parse-names":false,"suffix":""},{"dropping-particle":"","family":"Besemer","given":"Ryan M.","non-dropping-particle":"","parse-names":false,"suffix":""},{"dropping-particle":"","family":"Hewson","given":"Ian","non-dropping-particle":"","parse-names":false,"suffix":""}],"container-title":"Diseases of Aquatic Organisms","id":"ITEM-3","issued":{"date-parts":[["2021"]]},"page":"21-33","publisher":"Inter-Research","title":"Sea star wasting disease pathology in Pisaster ochraceus shows a basal-to-surface process affecting color phenotypes differently","type":"article-journal","volume":"145"},"uris":["http://www.mendeley.com/documents/?uuid=9797fe55-2262-40aa-b7d2-c4d2f661ef0b"]}],"mendeley":{"formattedCitation":"(Hewson et al., 2014, 2018; Work et al., 2021)","plainTextFormattedCitation":"(Hewson et al., 2014, 2018; Work et al., 2021)","previouslyFormattedCitation":"(Hewson et al., 2014, 2018)"},"properties":{"noteIndex":0},"schema":"https://github.com/citation-style-language/schema/raw/master/csl-citation.json"}</w:instrText>
      </w:r>
      <w:r w:rsidR="008A7C2B">
        <w:rPr>
          <w:rFonts w:cstheme="minorHAnsi"/>
          <w:sz w:val="24"/>
          <w:szCs w:val="24"/>
          <w:lang w:val="en-CA"/>
        </w:rPr>
        <w:fldChar w:fldCharType="separate"/>
      </w:r>
      <w:r w:rsidR="00A34C09" w:rsidRPr="00A34C09">
        <w:rPr>
          <w:rFonts w:cstheme="minorHAnsi"/>
          <w:noProof/>
          <w:sz w:val="24"/>
          <w:szCs w:val="24"/>
          <w:lang w:val="en-CA"/>
        </w:rPr>
        <w:t>(Hewson et al., 2014, 2018; Work et al., 2021)</w:t>
      </w:r>
      <w:r w:rsidR="008A7C2B">
        <w:rPr>
          <w:rFonts w:cstheme="minorHAnsi"/>
          <w:sz w:val="24"/>
          <w:szCs w:val="24"/>
          <w:lang w:val="en-CA"/>
        </w:rPr>
        <w:fldChar w:fldCharType="end"/>
      </w:r>
      <w:r w:rsidR="00E73E4D">
        <w:rPr>
          <w:rFonts w:cstheme="minorHAnsi"/>
          <w:sz w:val="24"/>
          <w:szCs w:val="24"/>
          <w:lang w:val="en-CA"/>
        </w:rPr>
        <w:t xml:space="preserve">. Infection experiments </w:t>
      </w:r>
      <w:r w:rsidR="00AA5DB4">
        <w:rPr>
          <w:rFonts w:cstheme="minorHAnsi"/>
          <w:sz w:val="24"/>
          <w:szCs w:val="24"/>
          <w:lang w:val="en-CA"/>
        </w:rPr>
        <w:t xml:space="preserve">examining agents </w:t>
      </w:r>
      <w:r w:rsidR="00362873" w:rsidRPr="0078554F">
        <w:rPr>
          <w:rFonts w:cstheme="minorHAnsi"/>
          <w:sz w:val="24"/>
          <w:szCs w:val="24"/>
          <w:lang w:val="en-CA"/>
        </w:rPr>
        <w:t xml:space="preserve">of varying size fraction (parasitic, bacterial, viral) </w:t>
      </w:r>
      <w:r w:rsidR="00FE2FFF">
        <w:rPr>
          <w:rFonts w:cstheme="minorHAnsi"/>
          <w:sz w:val="24"/>
          <w:szCs w:val="24"/>
          <w:lang w:val="en-CA"/>
        </w:rPr>
        <w:t xml:space="preserve">will be </w:t>
      </w:r>
      <w:r w:rsidR="00066CAC">
        <w:rPr>
          <w:rFonts w:cstheme="minorHAnsi"/>
          <w:sz w:val="24"/>
          <w:szCs w:val="24"/>
          <w:lang w:val="en-CA"/>
        </w:rPr>
        <w:t xml:space="preserve">an essential </w:t>
      </w:r>
      <w:r w:rsidR="00823FB8">
        <w:rPr>
          <w:rFonts w:cstheme="minorHAnsi"/>
          <w:sz w:val="24"/>
          <w:szCs w:val="24"/>
          <w:lang w:val="en-CA"/>
        </w:rPr>
        <w:t xml:space="preserve">part of this future research. </w:t>
      </w:r>
      <w:r w:rsidR="004B39FD" w:rsidRPr="0078554F">
        <w:rPr>
          <w:rFonts w:cstheme="minorHAnsi"/>
          <w:sz w:val="24"/>
          <w:szCs w:val="24"/>
          <w:lang w:val="en-CA"/>
        </w:rPr>
        <w:t xml:space="preserve">Future research on sea cucumber wasting in </w:t>
      </w:r>
      <w:proofErr w:type="spellStart"/>
      <w:r w:rsidR="004B39FD" w:rsidRPr="0078554F">
        <w:rPr>
          <w:rFonts w:cstheme="minorHAnsi"/>
          <w:sz w:val="24"/>
          <w:szCs w:val="24"/>
          <w:lang w:val="en-CA"/>
        </w:rPr>
        <w:t>Nanoose</w:t>
      </w:r>
      <w:proofErr w:type="spellEnd"/>
      <w:r w:rsidR="004B39FD" w:rsidRPr="0078554F">
        <w:rPr>
          <w:rFonts w:cstheme="minorHAnsi"/>
          <w:sz w:val="24"/>
          <w:szCs w:val="24"/>
          <w:lang w:val="en-CA"/>
        </w:rPr>
        <w:t xml:space="preserve"> </w:t>
      </w:r>
      <w:commentRangeStart w:id="109"/>
      <w:r w:rsidR="004B39FD" w:rsidRPr="0078554F">
        <w:rPr>
          <w:rFonts w:cstheme="minorHAnsi"/>
          <w:sz w:val="24"/>
          <w:szCs w:val="24"/>
          <w:lang w:val="en-CA"/>
        </w:rPr>
        <w:lastRenderedPageBreak/>
        <w:t xml:space="preserve">should further investigate the potential connections to SUS, given the symptomatic similarities between </w:t>
      </w:r>
      <w:r w:rsidR="004B1B10">
        <w:rPr>
          <w:rFonts w:cstheme="minorHAnsi"/>
          <w:i/>
          <w:iCs/>
          <w:sz w:val="24"/>
          <w:szCs w:val="24"/>
          <w:lang w:val="en-CA"/>
        </w:rPr>
        <w:t xml:space="preserve">P. </w:t>
      </w:r>
      <w:proofErr w:type="spellStart"/>
      <w:r w:rsidR="004B1B10">
        <w:rPr>
          <w:rFonts w:cstheme="minorHAnsi"/>
          <w:i/>
          <w:iCs/>
          <w:sz w:val="24"/>
          <w:szCs w:val="24"/>
          <w:lang w:val="en-CA"/>
        </w:rPr>
        <w:t>californicus</w:t>
      </w:r>
      <w:proofErr w:type="spellEnd"/>
      <w:r w:rsidR="004B1B10">
        <w:rPr>
          <w:rFonts w:cstheme="minorHAnsi"/>
          <w:i/>
          <w:iCs/>
          <w:sz w:val="24"/>
          <w:szCs w:val="24"/>
          <w:lang w:val="en-CA"/>
        </w:rPr>
        <w:t xml:space="preserve"> </w:t>
      </w:r>
      <w:r w:rsidR="004B39FD">
        <w:rPr>
          <w:rFonts w:cstheme="minorHAnsi"/>
          <w:sz w:val="24"/>
          <w:szCs w:val="24"/>
          <w:lang w:val="en-CA"/>
        </w:rPr>
        <w:t xml:space="preserve">wasting and SUS in </w:t>
      </w:r>
      <w:r w:rsidR="004B39FD">
        <w:rPr>
          <w:rFonts w:cstheme="minorHAnsi"/>
          <w:i/>
          <w:iCs/>
          <w:sz w:val="24"/>
          <w:szCs w:val="24"/>
          <w:lang w:val="en-CA"/>
        </w:rPr>
        <w:t>A. japonicus</w:t>
      </w:r>
      <w:r w:rsidR="004B1B10">
        <w:rPr>
          <w:rFonts w:cstheme="minorHAnsi"/>
          <w:sz w:val="24"/>
          <w:szCs w:val="24"/>
          <w:lang w:val="en-CA"/>
        </w:rPr>
        <w:t xml:space="preserve"> </w:t>
      </w:r>
      <w:r w:rsidR="00606579">
        <w:rPr>
          <w:rFonts w:cstheme="minorHAnsi"/>
          <w:sz w:val="24"/>
          <w:szCs w:val="24"/>
          <w:lang w:val="en-CA"/>
        </w:rPr>
        <w:t xml:space="preserve">Future research should also </w:t>
      </w:r>
      <w:r w:rsidR="00B76A63">
        <w:rPr>
          <w:rFonts w:cstheme="minorHAnsi"/>
          <w:sz w:val="24"/>
          <w:szCs w:val="24"/>
          <w:lang w:val="en-CA"/>
        </w:rPr>
        <w:t>focus on identifying</w:t>
      </w:r>
      <w:r w:rsidR="009B3C05">
        <w:rPr>
          <w:rFonts w:cstheme="minorHAnsi"/>
          <w:sz w:val="24"/>
          <w:szCs w:val="24"/>
          <w:lang w:val="en-CA"/>
        </w:rPr>
        <w:t xml:space="preserve"> abiotic </w:t>
      </w:r>
      <w:r w:rsidR="004C2239">
        <w:rPr>
          <w:rFonts w:cstheme="minorHAnsi"/>
          <w:sz w:val="24"/>
          <w:szCs w:val="24"/>
          <w:lang w:val="en-CA"/>
        </w:rPr>
        <w:t>factors</w:t>
      </w:r>
      <w:r w:rsidR="00870843">
        <w:rPr>
          <w:rFonts w:cstheme="minorHAnsi"/>
          <w:sz w:val="24"/>
          <w:szCs w:val="24"/>
          <w:lang w:val="en-CA"/>
        </w:rPr>
        <w:t xml:space="preserve"> that may act </w:t>
      </w:r>
      <w:r w:rsidR="00231AA0">
        <w:rPr>
          <w:rFonts w:cstheme="minorHAnsi"/>
          <w:sz w:val="24"/>
          <w:szCs w:val="24"/>
          <w:lang w:val="en-CA"/>
        </w:rPr>
        <w:t xml:space="preserve">alone or </w:t>
      </w:r>
      <w:r w:rsidR="00181B3A">
        <w:rPr>
          <w:rFonts w:cstheme="minorHAnsi"/>
          <w:sz w:val="24"/>
          <w:szCs w:val="24"/>
          <w:lang w:val="en-CA"/>
        </w:rPr>
        <w:t>in combination</w:t>
      </w:r>
      <w:r w:rsidR="00870843">
        <w:rPr>
          <w:rFonts w:cstheme="minorHAnsi"/>
          <w:sz w:val="24"/>
          <w:szCs w:val="24"/>
          <w:lang w:val="en-CA"/>
        </w:rPr>
        <w:t xml:space="preserve"> </w:t>
      </w:r>
      <w:r w:rsidR="00231AA0">
        <w:rPr>
          <w:rFonts w:cstheme="minorHAnsi"/>
          <w:sz w:val="24"/>
          <w:szCs w:val="24"/>
          <w:lang w:val="en-CA"/>
        </w:rPr>
        <w:t xml:space="preserve">with </w:t>
      </w:r>
      <w:r w:rsidR="004C2D7A">
        <w:rPr>
          <w:rFonts w:cstheme="minorHAnsi"/>
          <w:sz w:val="24"/>
          <w:szCs w:val="24"/>
          <w:lang w:val="en-CA"/>
        </w:rPr>
        <w:t xml:space="preserve">pathogenic agents to </w:t>
      </w:r>
      <w:r w:rsidR="00AC65C3">
        <w:rPr>
          <w:rFonts w:cstheme="minorHAnsi"/>
          <w:sz w:val="24"/>
          <w:szCs w:val="24"/>
          <w:lang w:val="en-CA"/>
        </w:rPr>
        <w:t xml:space="preserve">trigger wasting events in </w:t>
      </w:r>
      <w:r w:rsidR="00AC65C3">
        <w:rPr>
          <w:rFonts w:cstheme="minorHAnsi"/>
          <w:i/>
          <w:iCs/>
          <w:sz w:val="24"/>
          <w:szCs w:val="24"/>
          <w:lang w:val="en-CA"/>
        </w:rPr>
        <w:t xml:space="preserve">P. </w:t>
      </w:r>
      <w:proofErr w:type="spellStart"/>
      <w:r w:rsidR="00AC65C3">
        <w:rPr>
          <w:rFonts w:cstheme="minorHAnsi"/>
          <w:i/>
          <w:iCs/>
          <w:sz w:val="24"/>
          <w:szCs w:val="24"/>
          <w:lang w:val="en-CA"/>
        </w:rPr>
        <w:t>californicus</w:t>
      </w:r>
      <w:proofErr w:type="spellEnd"/>
      <w:r w:rsidR="00AC65C3">
        <w:rPr>
          <w:rFonts w:cstheme="minorHAnsi"/>
          <w:sz w:val="24"/>
          <w:szCs w:val="24"/>
          <w:lang w:val="en-CA"/>
        </w:rPr>
        <w:t xml:space="preserve">. </w:t>
      </w:r>
      <w:r w:rsidR="00FD6203">
        <w:rPr>
          <w:rFonts w:cstheme="minorHAnsi"/>
          <w:sz w:val="24"/>
          <w:szCs w:val="24"/>
          <w:lang w:val="en-CA"/>
        </w:rPr>
        <w:t xml:space="preserve">In the face of </w:t>
      </w:r>
      <w:commentRangeStart w:id="110"/>
      <w:r w:rsidR="00FD6203">
        <w:rPr>
          <w:rFonts w:cstheme="minorHAnsi"/>
          <w:sz w:val="24"/>
          <w:szCs w:val="24"/>
          <w:lang w:val="en-CA"/>
        </w:rPr>
        <w:t>widespread environmental degradation</w:t>
      </w:r>
      <w:commentRangeEnd w:id="110"/>
      <w:r w:rsidR="00AC77D1">
        <w:rPr>
          <w:rStyle w:val="CommentReference"/>
        </w:rPr>
        <w:commentReference w:id="110"/>
      </w:r>
      <w:r w:rsidR="00FD6203">
        <w:rPr>
          <w:rFonts w:cstheme="minorHAnsi"/>
          <w:sz w:val="24"/>
          <w:szCs w:val="24"/>
          <w:lang w:val="en-CA"/>
        </w:rPr>
        <w:t xml:space="preserve"> and climate change </w:t>
      </w:r>
      <w:r w:rsidR="00EB16AC">
        <w:rPr>
          <w:rFonts w:cstheme="minorHAnsi"/>
          <w:sz w:val="24"/>
          <w:szCs w:val="24"/>
          <w:lang w:val="en-CA"/>
        </w:rPr>
        <w:fldChar w:fldCharType="begin" w:fldLock="1"/>
      </w:r>
      <w:r w:rsidR="00F65AA6">
        <w:rPr>
          <w:rFonts w:cstheme="minorHAnsi"/>
          <w:sz w:val="24"/>
          <w:szCs w:val="24"/>
          <w:lang w:val="en-CA"/>
        </w:rPr>
        <w:instrText>ADDIN CSL_CITATION {"citationItems":[{"id":"ITEM-1","itemData":{"DOI":"10.20506/RST.27.2.1820","ISSN":"16080645","PMID":"18819673","abstract":"Climate change is predicted to have important effects on parasitism and disease in freshwater and marine ecosystems, with consequences for human health and socio-economics. The distribution of parasites and pathogens will be directly affected by global warming, but also indirectly, through effects on host range and abundance. To date, numerous disease outbreaks, especially in marine organisms, have been associated with climatic events such as the El Niño-Southern Oscillation. In general, transmission rates of parasites and pathogens are expected to increase with increasing temperature. Evidence suggests that the virulence of some pathogens and parasites may also increase with global warming. The effects of climate change on parasites and pathogens will be superimposed onto the effects of other anthropogenic stressors in ecosystems, such as contaminants, habitat loss and species introductions. This combination of stressors may work cumulatively or synergistically to exacerbate negative effects on host organisms and populations. Climatic effects on parasites and diseases of key species may cascade through food webs, with consequences for entire ecosystems.","author":[{"dropping-particle":"","family":"Marcogliese","given":"D. J.","non-dropping-particle":"","parse-names":false,"suffix":""}],"container-title":"OIE Revue Scientifique et Technique","id":"ITEM-1","issue":"2","issued":{"date-parts":[["2008"]]},"page":"467-484","publisher":"Office International des Epizootes","title":"The impact of climate change on the parasites and infectious diseases of aquatic animals","type":"article-journal","volume":"27"},"uris":["http://www.mendeley.com/documents/?uuid=667d17d8-4f69-4674-b2c3-ea483961f09a"]},{"id":"ITEM-2","itemData":{"abstract":"IPCC, 2021: Summary for Policymakers. In: Climate Change 2021: The Physical Science Basis. Contribution of Working Group I to the Sixth Assessment Report of the Intergovernmental Panel on Climate Change [Masson-Delmotte, V., P. Zhai, A. Pirani, S. L. Connors, C. Péan, S. Berger, N. Caud, Y. Chen, L. Goldfarb, M. I. Gomis, M. Huang, K. Leitzell, E. Lonnoy, J.B.R. Matthews, T. K. Maycock, T. Waterfield, O. Yelekçi, R. Yu and B. Zhou (eds.)]. Cambridge University Press. In Press. This Summary for Policymakers (SPM) presents key findings of the Working Group I (WGI) contribution to the IPCC’s Sixth Assessment Report (AR6)1 on the physical science basis of climate change. The report builds upon the 2013 Working Group I contribution to the IPCC’s Fifth Assessment Report (AR5) and the 2018–2019 IPCC Special Reports2 of the AR6 cycle and incorporates subsequent new evidence from climate science3. This","author":[{"dropping-particle":"","family":"Allan","given":"Richard P.","non-dropping-particle":"","parse-names":false,"suffix":""},{"dropping-particle":"","family":"Arias","given":"Paola A.","non-dropping-particle":"","parse-names":false,"suffix":""},{"dropping-particle":"","family":"Berger","given":"Sophie","non-dropping-particle":"","parse-names":false,"suffix":""},{"dropping-particle":"","family":"Canadell","given":"Josep G.","non-dropping-particle":"","parse-names":false,"suffix":""},{"dropping-particle":"","family":"Cassou","given":"Cristophe","non-dropping-particle":"","parse-names":false,"suffix":""},{"dropping-particle":"","family":"Chen","given":"Deliang","non-dropping-particle":"","parse-names":false,"suffix":""},{"dropping-particle":"","family":"Cherchi","given":"Annalisa","non-dropping-particle":"","parse-names":false,"suffix":""},{"dropping-particle":"","family":"Connors","given":"Sarah L.","non-dropping-particle":"","parse-names":false,"suffix":""},{"dropping-particle":"","family":"Coppola","given":"Erika","non-dropping-particle":"","parse-names":false,"suffix":""},{"dropping-particle":"","family":"Cruz","given":"Faye Abigail","non-dropping-particle":"","parse-names":false,"suffix":""},{"dropping-particle":"","family":"Diongue-Niang","given":"Aïda","non-dropping-particle":"","parse-names":false,"suffix":""},{"dropping-particle":"","family":"Doblas-Reyes","given":"Francisco J.","non-dropping-particle":"","parse-names":false,"suffix":""},{"dropping-particle":"","family":"Douville","given":"Hervé","non-dropping-particle":"","parse-names":false,"suffix":""},{"dropping-particle":"","family":"Driouech","given":"Fatima","non-dropping-particle":"","parse-names":false,"suffix":""},{"dropping-particle":"","family":"Edwards","given":"Tamsin L.","non-dropping-particle":"","parse-names":false,"suffix":""},{"dropping-particle":"","family":"Engelbrecht","given":"François","non-dropping-particle":"","parse-names":false,"suffix":""},{"dropping-particle":"","family":"Eyring","given":"Veronika","non-dropping-particle":"","parse-names":false,"suffix":""},{"dropping-particle":"","family":"Fischer","given":"Erich","non-dropping-particle":"","parse-names":false,"suffix":""},{"dropping-particle":"","family":"Flato","given":"Gregory M.","non-dropping-particle":"","parse-names":false,"suffix":""},{"dropping-particle":"","family":"Forster","given":"Piers","non-dropping-particle":"","parse-names":false,"suffix":""},{"dropping-particle":"","family":"Fox-Kemper","given":"Baylor","non-dropping-particle":"","parse-names":false,"suffix":""},{"dropping-particle":"","family":"Fuglestvedt","given":"Jan S.","non-dropping-particle":"","parse-names":false,"suffix":""},{"dropping-particle":"","family":"Fyfe","given":"John C.","non-dropping-particle":"","parse-names":false,"suffix":""},{"dropping-particle":"","family":"Gillett","given":"Nathan P.","non-dropping-particle":"","parse-names":false,"suffix":""},{"dropping-particle":"","family":"Gomis","given":"Melissa I.","non-dropping-particle":"","parse-names":false,"suffix":""},{"dropping-particle":"","family":"Gulev","given":"Sergey K.","non-dropping-particle":"","parse-names":false,"suffix":""},{"dropping-particle":"","family":"Gutiérrez","given":"José Manuel","non-dropping-particle":"","parse-names":false,"suffix":""},{"dropping-particle":"","family":"Hamdi","given":"Rafiq","non-dropping-particle":"","parse-names":false,"suffix":""},{"dropping-particle":"","family":"Harold","given":"Jordan","non-dropping-particle":"","parse-names":false,"suffix":""},{"dropping-particle":"","family":"Hauser","given":"Mathias","non-dropping-particle":"","parse-names":false,"suffix":""},{"dropping-particle":"","family":"Hawkins","given":"Ed","non-dropping-particle":"","parse-names":false,"suffix":""},{"dropping-particle":"","family":"Hewitt","given":"Helene T.","non-dropping-particle":"","parse-names":false,"suffix":""},{"dropping-particle":"","family":"Johansen","given":"Tom Gabriel","non-dropping-particle":"","parse-names":false,"suffix":""},{"dropping-particle":"","family":"Jones","given":"Christopher","non-dropping-particle":"","parse-names":false,"suffix":""},{"dropping-particle":"","family":"Jones","given":"Richard G.","non-dropping-particle":"","parse-names":false,"suffix":""},{"dropping-particle":"","family":"Kaufman","given":"Darrell S.","non-dropping-particle":"","parse-names":false,"suffix":""},{"dropping-particle":"","family":"Klimont","given":"Zbigniew","non-dropping-particle":"","parse-names":false,"suffix":""},{"dropping-particle":"","family":"Kopp","given":"Robert E.","non-dropping-particle":"","parse-names":false,"suffix":""},{"dropping-particle":"","family":"Koven","given":"Charles","non-dropping-particle":"","parse-names":false,"suffix":""},{"dropping-particle":"","family":"Krinner","given":"Gerhard","non-dropping-particle":"","parse-names":false,"suffix":""},{"dropping-particle":"","family":"Lee","given":"June-Yi","non-dropping-particle":"","parse-names":false,"suffix":""},{"dropping-particle":"","family":"Lorenzoni","given":"Irene","non-dropping-particle":"","parse-names":false,"suffix":""},{"dropping-particle":"","family":"Marotzke","given":"Jochem","non-dropping-particle":"","parse-names":false,"suffix":""},{"dropping-particle":"","family":"Masson-Delmotte","given":"Valérie","non-dropping-particle":"","parse-names":false,"suffix":""},{"dropping-particle":"","family":"Maycock","given":"Thomas K.","non-dropping-particle":"","parse-names":false,"suffix":""},{"dropping-particle":"","family":"Meinshausen","given":"Malte","non-dropping-particle":"","parse-names":false,"suffix":""},{"dropping-particle":"","family":"Monteiro","given":"Pedro M.S.","non-dropping-particle":"","parse-names":false,"suffix":""},{"dropping-particle":"","family":"Morelli","given":"Angela","non-dropping-particle":"","parse-names":false,"suffix":""},{"dropping-particle":"","family":"Naik","given":"Vaishali","non-dropping-particle":"","parse-names":false,"suffix":""},{"dropping-particle":"","family":"Notz","given":"Dirk","non-dropping-particle":"","parse-names":false,"suffix":""},{"dropping-particle":"","family":"Otto","given":"Friederike","non-dropping-particle":"","parse-names":false,"suffix":""},{"dropping-particle":"","family":"Palmer","given":"Matthew D.","non-dropping-particle":"","parse-names":false,"suffix":""},{"dropping-particle":"","family":"Pinto","given":"Izidine","non-dropping-particle":"","parse-names":false,"suffix":""},{"dropping-particle":"","family":"Pirani","given":"Anna","non-dropping-particle":"","parse-names":false,"suffix":""},{"dropping-particle":"","family":"Plattner","given":"Gian-Kasper","non-dropping-particle":"","parse-names":false,"suffix":""},{"dropping-particle":"","family":"Raghavan","given":"Krishnan","non-dropping-particle":"","parse-names":false,"suffix":""},{"dropping-particle":"","family":"Ranasinghe","given":"Roshanka","non-dropping-particle":"","parse-names":false,"suffix":""},{"dropping-particle":"","family":"Rogelj","given":"Joeri","non-dropping-particle":"","parse-names":false,"suffix":""},{"dropping-particle":"","family":"Rojas","given":"Maisa","non-dropping-particle":"","parse-names":false,"suffix":""},{"dropping-particle":"","family":"Ruane","given":"Alex C.","non-dropping-particle":"","parse-names":false,"suffix":""},{"dropping-particle":"","family":"Sallée","given":"Jean-Baptiste","non-dropping-particle":"","parse-names":false,"suffix":""},{"dropping-particle":"","family":"Samset","given":"Bjørn H.","non-dropping-particle":"","parse-names":false,"suffix":""},{"dropping-particle":"","family":"Seneviratne","given":"Sonia I.","non-dropping-particle":"","parse-names":false,"suffix":""},{"dropping-particle":"","family":"Sillmann","given":"Jana","non-dropping-particle":"","parse-names":false,"suffix":""},{"dropping-particle":"","family":"Sörensson","given":"Anna A.","non-dropping-particle":"","parse-names":false,"suffix":""},{"dropping-particle":"","family":"Stephenson","given":"Tannecia S.","non-dropping-particle":"","parse-names":false,"suffix":""},{"dropping-particle":"","family":"Storelvmo","given":"Trude","non-dropping-particle":"","parse-names":false,"suffix":""},{"dropping-particle":"","family":"Szopa","given":"Sophie","non-dropping-particle":"","parse-names":false,"suffix":""},{"dropping-particle":"","family":"Thorne","given":"Peter W.","non-dropping-particle":"","parse-names":false,"suffix":""},{"dropping-particle":"","family":"Trewin","given":"Blair","non-dropping-particle":"","parse-names":false,"suffix":""},{"dropping-particle":"","family":"Vautard","given":"Robert","non-dropping-particle":"","parse-names":false,"suffix":""},{"dropping-particle":"","family":"Vera","given":"Carolina","non-dropping-particle":"","parse-names":false,"suffix":""},{"dropping-particle":"","family":"Yassaa","given":"Noureddine","non-dropping-particle":"","parse-names":false,"suffix":""},{"dropping-particle":"","family":"Zaehle","given":"Sönke","non-dropping-particle":"","parse-names":false,"suffix":""},{"dropping-particle":"","family":"Zhai","given":"Panmao","non-dropping-particle":"","parse-names":false,"suffix":""},{"dropping-particle":"","family":"Zhang","given":"Xuebin","non-dropping-particle":"","parse-names":false,"suffix":""},{"dropping-particle":"","family":"Zickfeld","given":"Kirsten","non-dropping-particle":"","parse-names":false,"suffix":""}],"container-title":"Cambridge University Press. In Press.","id":"ITEM-2","issued":{"date-parts":[["2021"]]},"page":"42","title":"IPCC: Climate Change 2021: The Physical Science Basis","type":"article-journal"},"uris":["http://www.mendeley.com/documents/?uuid=2ab9a7bb-0602-4ee1-8423-f090e009fb88"]}],"mendeley":{"formattedCitation":"(Allan et al., 2021; Marcogliese, 2008)","plainTextFormattedCitation":"(Allan et al., 2021; Marcogliese, 2008)","previouslyFormattedCitation":"(Allan et al., 2021; Marcogliese, 2008)"},"properties":{"noteIndex":0},"schema":"https://github.com/citation-style-language/schema/raw/master/csl-citation.json"}</w:instrText>
      </w:r>
      <w:r w:rsidR="00EB16AC">
        <w:rPr>
          <w:rFonts w:cstheme="minorHAnsi"/>
          <w:sz w:val="24"/>
          <w:szCs w:val="24"/>
          <w:lang w:val="en-CA"/>
        </w:rPr>
        <w:fldChar w:fldCharType="separate"/>
      </w:r>
      <w:r w:rsidR="00EB16AC" w:rsidRPr="00EB16AC">
        <w:rPr>
          <w:rFonts w:cstheme="minorHAnsi"/>
          <w:noProof/>
          <w:sz w:val="24"/>
          <w:szCs w:val="24"/>
          <w:lang w:val="en-CA"/>
        </w:rPr>
        <w:t>(Allan et al., 2021; Marcogliese, 2008)</w:t>
      </w:r>
      <w:r w:rsidR="00EB16AC">
        <w:rPr>
          <w:rFonts w:cstheme="minorHAnsi"/>
          <w:sz w:val="24"/>
          <w:szCs w:val="24"/>
          <w:lang w:val="en-CA"/>
        </w:rPr>
        <w:fldChar w:fldCharType="end"/>
      </w:r>
      <w:r w:rsidR="00FD6203">
        <w:rPr>
          <w:rFonts w:cstheme="minorHAnsi"/>
          <w:sz w:val="24"/>
          <w:szCs w:val="24"/>
          <w:lang w:val="en-CA"/>
        </w:rPr>
        <w:t>,</w:t>
      </w:r>
      <w:r w:rsidR="00EB16AC">
        <w:rPr>
          <w:rFonts w:cstheme="minorHAnsi"/>
          <w:sz w:val="24"/>
          <w:szCs w:val="24"/>
          <w:lang w:val="en-CA"/>
        </w:rPr>
        <w:t xml:space="preserve"> multifactorial stressors will likely </w:t>
      </w:r>
      <w:r w:rsidR="005A5645">
        <w:rPr>
          <w:rFonts w:cstheme="minorHAnsi"/>
          <w:sz w:val="24"/>
          <w:szCs w:val="24"/>
          <w:lang w:val="en-CA"/>
        </w:rPr>
        <w:t>increase the severity</w:t>
      </w:r>
      <w:r w:rsidR="00FB6230">
        <w:rPr>
          <w:rFonts w:cstheme="minorHAnsi"/>
          <w:sz w:val="24"/>
          <w:szCs w:val="24"/>
          <w:lang w:val="en-CA"/>
        </w:rPr>
        <w:t xml:space="preserve"> of wasting across the Pacific Northeast Ocean. </w:t>
      </w:r>
      <w:commentRangeEnd w:id="109"/>
      <w:r w:rsidR="003C1E03">
        <w:rPr>
          <w:rStyle w:val="CommentReference"/>
        </w:rPr>
        <w:commentReference w:id="109"/>
      </w:r>
    </w:p>
    <w:p w14:paraId="27046FE6" w14:textId="77777777" w:rsidR="001D52DF" w:rsidRDefault="00075EC3" w:rsidP="00D5219F">
      <w:pPr>
        <w:spacing w:line="480" w:lineRule="auto"/>
        <w:ind w:firstLine="720"/>
        <w:rPr>
          <w:rFonts w:eastAsia="Times New Roman" w:cstheme="minorHAnsi"/>
          <w:sz w:val="24"/>
          <w:szCs w:val="24"/>
          <w:lang w:val="en-CA" w:eastAsia="en-CA"/>
        </w:rPr>
      </w:pPr>
      <w:commentRangeStart w:id="111"/>
      <w:r>
        <w:rPr>
          <w:rFonts w:cstheme="minorHAnsi"/>
          <w:sz w:val="24"/>
          <w:szCs w:val="24"/>
          <w:lang w:val="en-CA"/>
        </w:rPr>
        <w:t>Determining</w:t>
      </w:r>
      <w:r w:rsidR="00C64F1D">
        <w:rPr>
          <w:rFonts w:cstheme="minorHAnsi"/>
          <w:sz w:val="24"/>
          <w:szCs w:val="24"/>
          <w:lang w:val="en-CA"/>
        </w:rPr>
        <w:t xml:space="preserve"> </w:t>
      </w:r>
      <w:r w:rsidR="003D1C9F">
        <w:rPr>
          <w:rFonts w:cstheme="minorHAnsi"/>
          <w:sz w:val="24"/>
          <w:szCs w:val="24"/>
          <w:lang w:val="en-CA"/>
        </w:rPr>
        <w:t xml:space="preserve">the factors that cause </w:t>
      </w:r>
      <w:r w:rsidR="00793C57">
        <w:rPr>
          <w:rFonts w:cstheme="minorHAnsi"/>
          <w:sz w:val="24"/>
          <w:szCs w:val="24"/>
          <w:lang w:val="en-CA"/>
        </w:rPr>
        <w:t xml:space="preserve">and increase the severity of wasting in </w:t>
      </w:r>
      <w:r w:rsidR="00793C57">
        <w:rPr>
          <w:rFonts w:cstheme="minorHAnsi"/>
          <w:i/>
          <w:iCs/>
          <w:sz w:val="24"/>
          <w:szCs w:val="24"/>
          <w:lang w:val="en-CA"/>
        </w:rPr>
        <w:t xml:space="preserve">P. </w:t>
      </w:r>
      <w:proofErr w:type="spellStart"/>
      <w:r w:rsidR="00793C57">
        <w:rPr>
          <w:rFonts w:cstheme="minorHAnsi"/>
          <w:i/>
          <w:iCs/>
          <w:sz w:val="24"/>
          <w:szCs w:val="24"/>
          <w:lang w:val="en-CA"/>
        </w:rPr>
        <w:t>californicus</w:t>
      </w:r>
      <w:proofErr w:type="spellEnd"/>
      <w:r w:rsidR="00793C57">
        <w:rPr>
          <w:rFonts w:cstheme="minorHAnsi"/>
          <w:sz w:val="24"/>
          <w:szCs w:val="24"/>
          <w:lang w:val="en-CA"/>
        </w:rPr>
        <w:t xml:space="preserve"> i</w:t>
      </w:r>
      <w:r w:rsidR="00931F16">
        <w:rPr>
          <w:rFonts w:cstheme="minorHAnsi"/>
          <w:sz w:val="24"/>
          <w:szCs w:val="24"/>
          <w:lang w:val="en-CA"/>
        </w:rPr>
        <w:t xml:space="preserve">s essential for </w:t>
      </w:r>
      <w:r w:rsidR="00592015">
        <w:rPr>
          <w:rFonts w:cstheme="minorHAnsi"/>
          <w:sz w:val="24"/>
          <w:szCs w:val="24"/>
          <w:lang w:val="en-CA"/>
        </w:rPr>
        <w:t>preventing</w:t>
      </w:r>
      <w:r w:rsidR="008F7C3D">
        <w:rPr>
          <w:rFonts w:cstheme="minorHAnsi"/>
          <w:sz w:val="24"/>
          <w:szCs w:val="24"/>
          <w:lang w:val="en-CA"/>
        </w:rPr>
        <w:t xml:space="preserve"> </w:t>
      </w:r>
      <w:r w:rsidR="000E6153">
        <w:rPr>
          <w:rFonts w:cstheme="minorHAnsi"/>
          <w:sz w:val="24"/>
          <w:szCs w:val="24"/>
          <w:lang w:val="en-CA"/>
        </w:rPr>
        <w:t xml:space="preserve">the </w:t>
      </w:r>
      <w:r w:rsidR="00592015">
        <w:rPr>
          <w:rFonts w:cstheme="minorHAnsi"/>
          <w:sz w:val="24"/>
          <w:szCs w:val="24"/>
          <w:lang w:val="en-CA"/>
        </w:rPr>
        <w:t>mass mortality</w:t>
      </w:r>
      <w:r w:rsidR="00D063ED">
        <w:rPr>
          <w:rFonts w:cstheme="minorHAnsi"/>
          <w:sz w:val="24"/>
          <w:szCs w:val="24"/>
          <w:lang w:val="en-CA"/>
        </w:rPr>
        <w:t xml:space="preserve"> of these ecologically important echinoderms</w:t>
      </w:r>
      <w:r w:rsidR="003E0770">
        <w:rPr>
          <w:rFonts w:cstheme="minorHAnsi"/>
          <w:sz w:val="24"/>
          <w:szCs w:val="24"/>
          <w:lang w:val="en-CA"/>
        </w:rPr>
        <w:t>, as seen in sea star wasting</w:t>
      </w:r>
      <w:r w:rsidR="00D748E1">
        <w:rPr>
          <w:rFonts w:cstheme="minorHAnsi"/>
          <w:sz w:val="24"/>
          <w:szCs w:val="24"/>
          <w:lang w:val="en-CA"/>
        </w:rPr>
        <w:t xml:space="preserve"> </w:t>
      </w:r>
      <w:r w:rsidR="00D748E1">
        <w:rPr>
          <w:rFonts w:cstheme="minorHAnsi"/>
          <w:sz w:val="24"/>
          <w:szCs w:val="24"/>
          <w:lang w:val="en-CA"/>
        </w:rPr>
        <w:fldChar w:fldCharType="begin" w:fldLock="1"/>
      </w:r>
      <w:r w:rsidR="004D3E9C">
        <w:rPr>
          <w:rFonts w:cstheme="minorHAnsi"/>
          <w:sz w:val="24"/>
          <w:szCs w:val="24"/>
          <w:lang w:val="en-CA"/>
        </w:rPr>
        <w:instrText>ADDIN CSL_CITATION {"citationItems":[{"id":"ITEM-1","itemData":{"DOI":"10.3389/fmars.2018.00077","ISSN":"22967745","abstract":"Sea Star Wasting Disease (SSWD) describes a suite of disease signs that affected &gt; 20 species of asteroid since 2013 along a broad geographic range from the Alaska Peninsula to Baja California. Previous work identified the Sea Star associated Densovirus (SSaDV) as the best candidate pathogen for SSWD in three species of common asteroid (Pycnopodia helianthoides, Pisaster ochraceus, and Evasterias troscheli), and virus-sized material ( &lt; 0.22 μm) elicited SSWD signs in P. helianthoides. However, the ability of virus-sized material to elicit SSWD in other species of asteroids was not known. Discordance between detection of SSaDV by qPCR and by viral metagenomics inspired the redesign of qPCR primers to encompass SSaDV and two densoviral genotypes detected in wasting asteroids. Analysis of asteroid samples collected during SSWD emergence in 2013-2014 showed an association between wasting asteroid-associated densoviruses (WAaDs) and SSWD in only one species (P. helianthoides). WAaDs were found in association with asymptomatic asteroids in contemporary (2016 and later) populations, suggesting that they may form subclinical infections at the times they were sampled. WAaDs were found in SSWD-affected P. helianthoides after being absent in asymptomatic individuals a year earlier at one location (Kodiak). Direct challenge of P. ochraceus, Pisaster brevispinus, and E. troscheli with virus-sized material from SSWD-affected individuals did not elicit SSWD in any trial. RNA viral genomes discovered in viral metagenomes and host transcriptomes had viral loads and metagenome fragment recruitment patterns that were inconsistent with SSWD. Analysis of water temperature and precipitation patterns on a regional scale suggests that SSWD occurred following dry conditions at several locations, but mostly was inconsistently associated with either parameter. Semi-continuous monitoring of SSWD subtidally at two sites in the Salish Sea from 2013 to 2017 indicated that SSWD in E. troscheli and P. ochraceus was associated with elevated water temperatures, but wasting in P. helianthoides occurred irrespective of environmental conditions. Our data therefore do not support that widespread SSWD is associated with potential viral pathogens in species other than P. helianthoides. Rather, we speculate that SSWD may represent a syndrome of heterogeneous etiologies between geographic locations, between species, or even within a species between locations.","author":[{"dropping-particle":"","family":"Hewson","given":"Ian","non-dropping-particle":"","parse-names":false,"suffix":""},{"dropping-particle":"","family":"Bistolas","given":"Kalia S.I.","non-dropping-particle":"","parse-names":false,"suffix":""},{"dropping-particle":"","family":"Quijano Cardé","given":"Eva M.","non-dropping-particle":"","parse-names":false,"suffix":""},{"dropping-particle":"","family":"Button","given":"Jason B.","non-dropping-particle":"","parse-names":false,"suffix":""},{"dropping-particle":"","family":"Foster","given":"Parker J.","non-dropping-particle":"","parse-names":false,"suffix":""},{"dropping-particle":"","family":"Flanzenbaum","given":"Jacob M.","non-dropping-particle":"","parse-names":false,"suffix":""},{"dropping-particle":"","family":"Kocian","given":"Jan","non-dropping-particle":"","parse-names":false,"suffix":""},{"dropping-particle":"","family":"Lewis","given":"Chaunte K.","non-dropping-particle":"","parse-names":false,"suffix":""}],"container-title":"Frontiers in Marine Science","id":"ITEM-1","issue":"MAR","issued":{"date-parts":[["2018","3"]]},"publisher":"Frontiers Media S. A","title":"Investigating the complex association between viral ecology, environment, and northeast Pacific Sea Star Wasting","type":"article-journal","volume":"5"},"uris":["http://www.mendeley.com/documents/?uuid=6a4f2abb-4c22-4e10-b936-c0c275a9fa57"]},{"id":"ITEM-2","itemData":{"DOI":"10.3354/DAO03598","ISSN":"16161580","PMID":"34080580","abstract":"Sea star wasting disease (SSWD) refers to a suite of poorly described non-specific clinical signs including abnormal posture, epidermal ulceration, and limb autotomy (sloughing) causing mortalities of over 20 species of sea stars and subsequent ecological shifts throughout the northeastern Pacific. While SSWD is widely assumed to be infectious, with environmental conditions facilitating disease progression, few data exist on cellular changes associated with the disease. This is unfortunate, because such observations could inform mechanisms of disease pathogenesis and host susceptibility. Here, we replicated SSWD by exposing captive Pisaster ochraceus to a suite of non-infectious organic substances and show that development of gross lesions is a basal-to-surface process involving inflammation (e.g. infiltration of coelomocytes) of ossicles and mutable collagenous tissue, leading to epidermal ulceration. Affected sea stars also manifest increases in a heretofore undocumented coelomocyte type, spindle cells, that might be a useful marker of inflammation in this species. Finally, compared to purple morphs, orange P. ochraceus developed more severe lesions but survived longer. Longer-lived, and presumably more visible, severely-lesioned orange sea stars could have important demographic implications in terms of detectability of lesioned animals in the wild and measures of apparent prevalence of disease.","author":[{"dropping-particle":"","family":"Work","given":"Thierry M.","non-dropping-particle":"","parse-names":false,"suffix":""},{"dropping-particle":"","family":"Weatherby","given":"Tina M.","non-dropping-particle":"","parse-names":false,"suffix":""},{"dropping-particle":"","family":"DeRito","given":"Christopher M.","non-dropping-particle":"","parse-names":false,"suffix":""},{"dropping-particle":"","family":"Besemer","given":"Ryan M.","non-dropping-particle":"","parse-names":false,"suffix":""},{"dropping-particle":"","family":"Hewson","given":"Ian","non-dropping-particle":"","parse-names":false,"suffix":""}],"container-title":"Diseases of Aquatic Organisms","id":"ITEM-2","issued":{"date-parts":[["2021"]]},"page":"21-33","publisher":"Inter-Research","title":"Sea star wasting disease pathology in Pisaster ochraceus shows a basal-to-surface process affecting color phenotypes differently","type":"article-journal","volume":"145"},"uris":["http://www.mendeley.com/documents/?uuid=9797fe55-2262-40aa-b7d2-c4d2f661ef0b"]},{"id":"ITEM-3","itemData":{"DOI":"10.1073/PNAS.1416625111","abstract":"Populations of at least 20 asteroid species on the Northeast Pacific Coast have recently experienced an extensive outbreak of sea-star (asteroid) wasting disease (SSWD). The disease leads to behavioral changes, lesions, loss of turgor, limb autotomy, and death characterized by rapid degradation (\"melting\"). Here, we present evidence from experimental challenge studies and field observations that link the mass mortalities to a densovirus (Parvoviridae). Virus-sized material (i.e., &lt;0.2 μm) from symptomatic tissues that was inoculated into asymptomatic asteroids consistently resulted in SSWD signs whereas animals receiving heat-killed (i.e., control) virus-sized inoculum remained asymptomatic. Viral metagenomic investigations revealed the sea star-associated densovirus (SSaDV) as the most likely candidate virus associated with tissues from symptomatic asteroids. Quantification of SSaDV during transmission trials indicated that progression of SSWD paralleled increased SSaDV load. In field surveys, SSaDV loads were more abundant in symptomatic than in asymptomatic asteroids. SSaDV could be detected in plankton, sediments and in nonasteroid echinoderms, providing a possible mechanism for viral spread. SSaDV was detected in museum specimens of asteroids from 1942, suggesting that it has been present on the North American Pacific Coast for at least 72 y. SSaDV is therefore themost promising candidate disease agent responsible for asteroid mass mortality.","author":[{"dropping-particle":"","family":"Hewson","given":"Ian","non-dropping-particle":"","parse-names":false,"suffix":""},{"dropping-particle":"","family":"Button","given":"Jason B.","non-dropping-particle":"","parse-names":false,"suffix":""},{"dropping-particle":"","family":"Gudenkauf","given":"Brent M.","non-dropping-particle":"","parse-names":false,"suffix":""},{"dropping-particle":"","family":"Miner","given":"Benjamin","non-dropping-particle":"","parse-names":false,"suffix":""},{"dropping-particle":"","family":"Newton","given":"Alisa L.","non-dropping-particle":"","parse-names":false,"suffix":""},{"dropping-particle":"","family":"Gaydos","given":"Joseph K.","non-dropping-particle":"","parse-names":false,"suffix":""},{"dropping-particle":"","family":"Wynne","given":"Janna","non-dropping-particle":"","parse-names":false,"suffix":""},{"dropping-particle":"","family":"Groves","given":"Cathy L.","non-dropping-particle":"","parse-names":false,"suffix":""},{"dropping-particle":"","family":"Hendler","given":"Gordon","non-dropping-particle":"","parse-names":false,"suffix":""},{"dropping-particle":"","family":"Murray","given":"Michael","non-dropping-particle":"","parse-names":false,"suffix":""},{"dropping-particle":"","family":"Fradkin","given":"Steven","non-dropping-particle":"","parse-names":false,"suffix":""},{"dropping-particle":"","family":"Breitbart","given":"Mya","non-dropping-particle":"","parse-names":false,"suffix":""},{"dropping-particle":"","family":"Fahsbender","given":"Elizabeth","non-dropping-particle":"","parse-names":false,"suffix":""},{"dropping-particle":"","family":"Lafferty","given":"Kevin D.","non-dropping-particle":"","parse-names":false,"suffix":""},{"dropping-particle":"","family":"Kilpatrick","given":"A. Marm","non-dropping-particle":"","parse-names":false,"suffix":""},{"dropping-particle":"","family":"Miner","given":"C. Melissa","non-dropping-particle":"","parse-names":false,"suffix":""},{"dropping-particle":"","family":"Raimondi","given":"Peter","non-dropping-particle":"","parse-names":false,"suffix":""},{"dropping-particle":"","family":"Lahner","given":"Lesanna","non-dropping-particle":"","parse-names":false,"suffix":""},{"dropping-particle":"","family":"Friedman","given":"Carolyn S.","non-dropping-particle":"","parse-names":false,"suffix":""},{"dropping-particle":"","family":"Daniels","given":"Stephen","non-dropping-particle":"","parse-names":false,"suffix":""},{"dropping-particle":"","family":"Haulena","given":"Martin","non-dropping-particle":"","parse-names":false,"suffix":""},{"dropping-particle":"","family":"Marliave","given":"Jeffrey","non-dropping-particle":"","parse-names":false,"suffix":""},{"dropping-particle":"","family":"Burge","given":"Colleen A.","non-dropping-particle":"","parse-names":false,"suffix":""},{"dropping-particle":"","family":"Eisenlord","given":"Morgan E.","non-dropping-particle":"","parse-names":false,"suffix":""},{"dropping-particle":"","family":"Harvell","given":"C. Drew","non-dropping-particle":"","parse-names":false,"suffix":""}],"container-title":"Proceedings of the National Academy of Sciences of the United States of America","id":"ITEM-3","issue":"48","issued":{"date-parts":[["2014","12","2"]]},"page":"17278-17283","publisher":"National Academy of Sciences","title":"Densovirus associated with sea-star wasting disease and mass mortality","type":"article-journal","volume":"111"},"uris":["http://www.mendeley.com/documents/?uuid=9ec74c0d-8b66-4650-90ce-d3e987b8ba4a"]}],"mendeley":{"formattedCitation":"(Hewson et al., 2014, 2018; Work et al., 2021)","plainTextFormattedCitation":"(Hewson et al., 2014, 2018; Work et al., 2021)","previouslyFormattedCitation":"(Hewson et al., 2014, 2018; Work et al., 2021)"},"properties":{"noteIndex":0},"schema":"https://github.com/citation-style-language/schema/raw/master/csl-citation.json"}</w:instrText>
      </w:r>
      <w:r w:rsidR="00D748E1">
        <w:rPr>
          <w:rFonts w:cstheme="minorHAnsi"/>
          <w:sz w:val="24"/>
          <w:szCs w:val="24"/>
          <w:lang w:val="en-CA"/>
        </w:rPr>
        <w:fldChar w:fldCharType="separate"/>
      </w:r>
      <w:r w:rsidR="00D748E1" w:rsidRPr="00F65AA6">
        <w:rPr>
          <w:rFonts w:cstheme="minorHAnsi"/>
          <w:noProof/>
          <w:sz w:val="24"/>
          <w:szCs w:val="24"/>
          <w:lang w:val="en-CA"/>
        </w:rPr>
        <w:t>(Hewson et al., 2014, 2018; Work et al., 2021)</w:t>
      </w:r>
      <w:r w:rsidR="00D748E1">
        <w:rPr>
          <w:rFonts w:cstheme="minorHAnsi"/>
          <w:sz w:val="24"/>
          <w:szCs w:val="24"/>
          <w:lang w:val="en-CA"/>
        </w:rPr>
        <w:fldChar w:fldCharType="end"/>
      </w:r>
      <w:r w:rsidR="00A2669D">
        <w:rPr>
          <w:rFonts w:cstheme="minorHAnsi"/>
          <w:sz w:val="24"/>
          <w:szCs w:val="24"/>
          <w:lang w:val="en-CA"/>
        </w:rPr>
        <w:t xml:space="preserve"> and SUS</w:t>
      </w:r>
      <w:r w:rsidR="00D748E1">
        <w:rPr>
          <w:rFonts w:cstheme="minorHAnsi"/>
          <w:sz w:val="24"/>
          <w:szCs w:val="24"/>
          <w:lang w:val="en-CA"/>
        </w:rPr>
        <w:t xml:space="preserve"> </w:t>
      </w:r>
      <w:r w:rsidR="004D3E9C">
        <w:rPr>
          <w:rFonts w:cstheme="minorHAnsi"/>
          <w:sz w:val="24"/>
          <w:szCs w:val="24"/>
          <w:lang w:val="en-CA"/>
        </w:rPr>
        <w:fldChar w:fldCharType="begin" w:fldLock="1"/>
      </w:r>
      <w:r w:rsidR="008C3B02">
        <w:rPr>
          <w:rFonts w:cstheme="minorHAnsi"/>
          <w:sz w:val="24"/>
          <w:szCs w:val="24"/>
          <w:lang w:val="en-CA"/>
        </w:rPr>
        <w:instrText>ADDIN CSL_CITATION {"citationItems":[{"id":"ITEM-1","itemData":{"ISBN":"1424403324","abstract":"The regional review on the population status, fisheries and trade of commercially important sea cucumbers in Asia covers the east and southeast Asian regions including Indonesia, Malaysia, Thailand, Myanmar, Viet Nam, Philippines, Singapore, the Spratly Islands, Japan, Democratic People’s Republic Korea, Republic of Korea, Far East Russian Federation, China Hong Kong Special Administrative Region (SAR) and Taiwan Province of China (PC). A total of 52 species are commercially exploited as food with most of them comprising tropical and sub-tropical species from the families Holothuriidae and Stichopodidae, including the genus Holothuria, Actinopyga, Bohadschia and Stichopus. Fisheries in the Asian tropical and sub-tropical waters are multi-species, while the fishery in temperate waters is single species, comprising predominantly only one species, Apostichopus japonicus. Fishing and seafaring communities in Asia had been involved in sea cucumber fishing and processing since the sixteenth century. The fresh animals caught were processed into dried forms known as “trepang”. Indonesia is the world’s top producer of Holothuroidea from the capture fishery. Indonesia, together with the Philippines produced an annual average of 47 percent of the world’s Holothuroidea landings, comprising an annual average of 2 572 tonnes (wet weight) between 2000 and 2005. The highest capture fishery producer of the temperate species, A. japonicus is Japan, with an average production of 8 101 tonnes per year between 2000 and 2005. The sea cucumber capture statistics obtained from the Food and Agriculture Organisation (FAO) are recorded in wet weights; for landings in Southeast Asia the figures appear to be grossly underestimated, and the statistics need to be verified as to whether the data reported were actually dried and not wet weight. Except for China, where a substantial amount of sea cucumber production is from aquaculture (an estimated annual production of 10 000 tonnes dry weight), the production in the other Asian countries is derived predominantly, if not exclusively, from capture fisheries. Apart from gleaning, the most common fishing methods for sea cucumbers include small bottom trawl nets in sandy bottoms, scallop-drag gear in nearshore rocky-bottom habitats, spears, hooks and scoop nets for reefs, and SCUBA and hookah for deeper reef and lagoons. Overfishing is the main problem contributing to the depletion of sea cucumber resources. Except for Japan, other Asian c…","author":[{"dropping-particle":"","family":"Choo","given":"Poh-Sze","non-dropping-particle":"","parse-names":false,"suffix":""}],"container-title":"The WorldFish Center","id":"ITEM-1","issued":{"date-parts":[["2008"]]},"number-of-pages":"79-118","title":"Population status, fisheries and trade of sea cucumbers in Asia","type":"report","volume":"1"},"uris":["http://www.mendeley.com/documents/?uuid=b118b819-6b14-40d4-a6dc-96c29e086572"]}],"mendeley":{"formattedCitation":"(Choo, 2008)","plainTextFormattedCitation":"(Choo, 2008)","previouslyFormattedCitation":"(Choo, 2008)"},"properties":{"noteIndex":0},"schema":"https://github.com/citation-style-language/schema/raw/master/csl-citation.json"}</w:instrText>
      </w:r>
      <w:r w:rsidR="004D3E9C">
        <w:rPr>
          <w:rFonts w:cstheme="minorHAnsi"/>
          <w:sz w:val="24"/>
          <w:szCs w:val="24"/>
          <w:lang w:val="en-CA"/>
        </w:rPr>
        <w:fldChar w:fldCharType="separate"/>
      </w:r>
      <w:r w:rsidR="004D3E9C" w:rsidRPr="004D3E9C">
        <w:rPr>
          <w:rFonts w:cstheme="minorHAnsi"/>
          <w:noProof/>
          <w:sz w:val="24"/>
          <w:szCs w:val="24"/>
          <w:lang w:val="en-CA"/>
        </w:rPr>
        <w:t>(Choo, 2008)</w:t>
      </w:r>
      <w:r w:rsidR="004D3E9C">
        <w:rPr>
          <w:rFonts w:cstheme="minorHAnsi"/>
          <w:sz w:val="24"/>
          <w:szCs w:val="24"/>
          <w:lang w:val="en-CA"/>
        </w:rPr>
        <w:fldChar w:fldCharType="end"/>
      </w:r>
      <w:r w:rsidR="00F83500">
        <w:rPr>
          <w:rFonts w:cstheme="minorHAnsi"/>
          <w:sz w:val="24"/>
          <w:szCs w:val="24"/>
          <w:lang w:val="en-CA"/>
        </w:rPr>
        <w:t>.</w:t>
      </w:r>
      <w:r w:rsidR="002E76C5">
        <w:rPr>
          <w:rFonts w:cstheme="minorHAnsi"/>
          <w:sz w:val="24"/>
          <w:szCs w:val="24"/>
          <w:lang w:val="en-CA"/>
        </w:rPr>
        <w:t xml:space="preserve"> </w:t>
      </w:r>
      <w:r w:rsidR="001E022F" w:rsidRPr="002C4736">
        <w:rPr>
          <w:rFonts w:eastAsia="Times New Roman" w:cstheme="minorHAnsi"/>
          <w:sz w:val="24"/>
          <w:szCs w:val="24"/>
          <w:lang w:val="en-CA" w:eastAsia="en-CA"/>
        </w:rPr>
        <w:t>Sea cucumbers, often underappreciated, provide several important ecological and economic services. As benthic detritivores, sea cucumbers break down organic matter</w:t>
      </w:r>
      <w:r w:rsidR="00E46E71">
        <w:rPr>
          <w:rFonts w:eastAsia="Times New Roman" w:cstheme="minorHAnsi"/>
          <w:sz w:val="24"/>
          <w:szCs w:val="24"/>
          <w:lang w:val="en-CA" w:eastAsia="en-CA"/>
        </w:rPr>
        <w:t>, recycle nutrients</w:t>
      </w:r>
      <w:r w:rsidR="00F41C2F">
        <w:rPr>
          <w:rFonts w:eastAsia="Times New Roman" w:cstheme="minorHAnsi"/>
          <w:sz w:val="24"/>
          <w:szCs w:val="24"/>
          <w:lang w:val="en-CA" w:eastAsia="en-CA"/>
        </w:rPr>
        <w:t xml:space="preserve"> and maintain sediment health</w:t>
      </w:r>
      <w:r w:rsidR="008C3B02">
        <w:rPr>
          <w:rFonts w:eastAsia="Times New Roman" w:cstheme="minorHAnsi"/>
          <w:sz w:val="24"/>
          <w:szCs w:val="24"/>
          <w:lang w:val="en-CA" w:eastAsia="en-CA"/>
        </w:rPr>
        <w:t xml:space="preserve"> </w:t>
      </w:r>
      <w:r w:rsidR="008C3B02">
        <w:rPr>
          <w:rFonts w:eastAsia="Times New Roman" w:cstheme="minorHAnsi"/>
          <w:color w:val="000000"/>
          <w:sz w:val="24"/>
          <w:szCs w:val="24"/>
          <w:shd w:val="clear" w:color="auto" w:fill="E1E3E6"/>
          <w:lang w:val="en-CA" w:eastAsia="en-CA"/>
        </w:rPr>
        <w:fldChar w:fldCharType="begin" w:fldLock="1"/>
      </w:r>
      <w:r w:rsidR="00A34C09">
        <w:rPr>
          <w:rFonts w:eastAsia="Times New Roman" w:cstheme="minorHAnsi"/>
          <w:color w:val="000000"/>
          <w:sz w:val="24"/>
          <w:szCs w:val="24"/>
          <w:shd w:val="clear" w:color="auto" w:fill="E1E3E6"/>
          <w:lang w:val="en-CA" w:eastAsia="en-CA"/>
        </w:rPr>
        <w:instrText>ADDIN CSL_CITATION {"citationItems":[{"id":"ITEM-1","itemData":{"DOI":"10.1007/S00227-007-0683-3","abstract":"Movement rate, oxygen consumption, and respiratory tree ammonium concentration were measured in situ in the holothurians Pearsonothuria graeffei and Holothuria edulis in the Agan-an Marine Reserve, Sibulan, Philippines (9°20′30″N, 123°18′31″E). Measurements were made both day and night for both species during April-July 2005. P. graeffei had significantly higher movement rate during the day than at night (1.14 and 0.27 m h-1, respectively; three-way ANOVA, P &lt; 0.05) while H. edulis had higher movement rate at night compared to the day (0.83 and 0.07 m h -1, respectively), spending the daylight hours sheltering under coral. More than 80% of H. edulis had movement rate of zero during the day. Oxygen consumption of P. graeffei was significantly higher during the day than at night (1.61 and 0.83 μmol O2 g-1 h-1, respectively; two-way ANCOVA, P &lt; 0.05), but the reduction at night was not as pronounced as the reduction in movement. H. edulis had a 75% reduction in oxygen consumption during the day compared to night (0.51 and 1.96 μmol O2 g-1 h-1, respectively), matching this species' reduced movement rates during the day. Ammonium concentration in water withdrawn from the respiratory trees of P. graeffei during the day (12.0 μM) was three times higher than in respiratory tree water sampled at night (4.3 μM) and 15 times higher than ambient seawater (0.8 μM; three-way ANOVA, P &lt; 0.05). Ammonium concentration in the respiratory tree water of H. edulis was six times higher at night (14.6 μM) than during the day (2.2 μM) and 16 times higher than that of ambient seawater (0.9 μM). Even though H. edulis and P. graeffei are found within the same coral reef environment, they may affect different substrates and reef organisms due to their different habitats and distinct but opposite diel cycles. © 2007 Springer-Verlag.","author":[{"dropping-particle":"","family":"Wheeling","given":"Robert J.","non-dropping-particle":"","parse-names":false,"suffix":""},{"dropping-particle":"","family":"Verde","given":"E. Alan","non-dropping-particle":"","parse-names":false,"suffix":""},{"dropping-particle":"","family":"Nestler","given":"James R.","non-dropping-particle":"","parse-names":false,"suffix":""}],"container-title":"Marine Biology","id":"ITEM-1","issue":"2","issued":{"date-parts":[["2007","8"]]},"page":"297-305","title":"Diel cycles of activity, metabolism, and ammonium concentration in tropical holothurians","type":"article-journal","volume":"152"},"uris":["http://www.mendeley.com/documents/?uuid=d01290f9-fb04-47c7-b0de-6a98a242ca15"]},{"id":"ITEM-2","itemData":{"DOI":"10.1201/9781315368597-8","ISBN":"9781315368597","abstract":"Sea cucumbers (Echinodermata: Holothuroidea) are large and abundant members of marine benthic communities. Over-exploitation worldwide has raised concern because they have important functions within ecosystems. The ecological roles of commercially-exploited sea cucumbers (Aspidochirotida and Dendrochirotida) are reviewed here, focussing on recent literature. Of the 70+ species commercially exploited, at least 12 regularly bury into sand and mud, playing major roles in bioturbation. Most aspidochirotids are deposit feeders, reducing the organic load and redistributing surface sediments, making them bioremediators for coastal mariculture. Sea cucumbers excrete inorganic nitrogen and phosphorus, enhancing the productivity of benthic biota. This form of nutrient recycling is crucial in ecosystems in oligotrophic waters such as coral reefs. Feeding and excretion by sea cucumbers also act to increase seawater alkalinity and dissolved inorganic carbon of surrounding waters, which contributes to local buffering of ocean acidification. Sea cucumbers host more than 200 species of parasitic and commensal symbionts from seven phyla, thereby enhancing ecosystem biodiversity. They are preyed upon by many taxa, thereby transferring animal tissue and nutrients (derived from detritus and microalgae) to higher trophic levels. Over- exploitation of sea cucumbers is likely to decrease sediment health, reduce nutrient recycling and the capacity of ecosystems to buffer against ocean acidification, diminish biodiversity of associated symbionts and reduce the transfer of organic matter from detritus to higher trophic levels. Ecosystem-Based Fisheries Management needs to consider the importance of sea cucumbers in marine ecosystems and implement regulatory measures to safeguard their ecological roles.","author":[{"dropping-particle":"","family":"Purcell","given":"Steven","non-dropping-particle":"","parse-names":false,"suffix":""},{"dropping-particle":"","family":"Conand","given":"Chantal","non-dropping-particle":"","parse-names":false,"suffix":""},{"dropping-particle":"","family":"Uthicke","given":"Sven","non-dropping-particle":"","parse-names":false,"suffix":""},{"dropping-particle":"","family":"Byrne","given":"Maria","non-dropping-particle":"","parse-names":false,"suffix":""}],"container-title":"Oceanography and Marine Biology: An Annual Review","id":"ITEM-2","issued":{"date-parts":[["2016"]]},"page":"367-386","title":"Ecological Roles of Exploited Sea Cucumbers","type":"article-journal","volume":"54"},"uris":["http://www.mendeley.com/documents/?uuid=912990e8-366f-40c6-abaa-1fcf7682d419"]}],"mendeley":{"formattedCitation":"(Purcell et al., 2016; Wheeling et al., 2007)","plainTextFormattedCitation":"(Purcell et al., 2016; Wheeling et al., 2007)","previouslyFormattedCitation":"(Purcell et al., 2016; Wheeling et al., 2007)"},"properties":{"noteIndex":0},"schema":"https://github.com/citation-style-language/schema/raw/master/csl-citation.json"}</w:instrText>
      </w:r>
      <w:r w:rsidR="008C3B02">
        <w:rPr>
          <w:rFonts w:eastAsia="Times New Roman" w:cstheme="minorHAnsi"/>
          <w:color w:val="000000"/>
          <w:sz w:val="24"/>
          <w:szCs w:val="24"/>
          <w:shd w:val="clear" w:color="auto" w:fill="E1E3E6"/>
          <w:lang w:val="en-CA" w:eastAsia="en-CA"/>
        </w:rPr>
        <w:fldChar w:fldCharType="separate"/>
      </w:r>
      <w:r w:rsidR="008C3B02" w:rsidRPr="008C3B02">
        <w:rPr>
          <w:rFonts w:eastAsia="Times New Roman" w:cstheme="minorHAnsi"/>
          <w:noProof/>
          <w:color w:val="000000"/>
          <w:sz w:val="24"/>
          <w:szCs w:val="24"/>
          <w:shd w:val="clear" w:color="auto" w:fill="E1E3E6"/>
          <w:lang w:val="en-CA" w:eastAsia="en-CA"/>
        </w:rPr>
        <w:t>(Purcell et al., 2016; Wheeling et al., 2007)</w:t>
      </w:r>
      <w:r w:rsidR="008C3B02">
        <w:rPr>
          <w:rFonts w:eastAsia="Times New Roman" w:cstheme="minorHAnsi"/>
          <w:color w:val="000000"/>
          <w:sz w:val="24"/>
          <w:szCs w:val="24"/>
          <w:shd w:val="clear" w:color="auto" w:fill="E1E3E6"/>
          <w:lang w:val="en-CA" w:eastAsia="en-CA"/>
        </w:rPr>
        <w:fldChar w:fldCharType="end"/>
      </w:r>
      <w:r w:rsidR="008C3B02">
        <w:rPr>
          <w:rFonts w:eastAsia="Times New Roman" w:cstheme="minorHAnsi"/>
          <w:color w:val="000000"/>
          <w:sz w:val="24"/>
          <w:szCs w:val="24"/>
          <w:shd w:val="clear" w:color="auto" w:fill="E1E3E6"/>
          <w:lang w:val="en-CA" w:eastAsia="en-CA"/>
        </w:rPr>
        <w:t>.</w:t>
      </w:r>
      <w:r w:rsidR="00D11C82">
        <w:rPr>
          <w:rFonts w:eastAsia="Times New Roman" w:cstheme="minorHAnsi"/>
          <w:color w:val="000000"/>
          <w:sz w:val="24"/>
          <w:szCs w:val="24"/>
          <w:shd w:val="clear" w:color="auto" w:fill="E1E3E6"/>
          <w:lang w:val="en-CA" w:eastAsia="en-CA"/>
        </w:rPr>
        <w:t xml:space="preserve"> </w:t>
      </w:r>
      <w:r w:rsidR="00D11C82">
        <w:rPr>
          <w:rFonts w:eastAsia="Times New Roman" w:cstheme="minorHAnsi"/>
          <w:sz w:val="24"/>
          <w:szCs w:val="24"/>
          <w:lang w:val="en-CA" w:eastAsia="en-CA"/>
        </w:rPr>
        <w:t>In N</w:t>
      </w:r>
      <w:r w:rsidR="001E022F" w:rsidRPr="002C4736">
        <w:rPr>
          <w:rFonts w:eastAsia="Times New Roman" w:cstheme="minorHAnsi"/>
          <w:sz w:val="24"/>
          <w:szCs w:val="24"/>
          <w:lang w:val="en-CA" w:eastAsia="en-CA"/>
        </w:rPr>
        <w:t>orth America</w:t>
      </w:r>
      <w:r w:rsidR="00A50D5F">
        <w:rPr>
          <w:rFonts w:eastAsia="Times New Roman" w:cstheme="minorHAnsi"/>
          <w:sz w:val="24"/>
          <w:szCs w:val="24"/>
          <w:lang w:val="en-CA" w:eastAsia="en-CA"/>
        </w:rPr>
        <w:t>, sea cucumber harves</w:t>
      </w:r>
      <w:r w:rsidR="00651572">
        <w:rPr>
          <w:rFonts w:eastAsia="Times New Roman" w:cstheme="minorHAnsi"/>
          <w:sz w:val="24"/>
          <w:szCs w:val="24"/>
          <w:lang w:val="en-CA" w:eastAsia="en-CA"/>
        </w:rPr>
        <w:t>t is a growing industry</w:t>
      </w:r>
      <w:r w:rsidR="001E022F" w:rsidRPr="002C4736">
        <w:rPr>
          <w:rFonts w:eastAsia="Times New Roman" w:cstheme="minorHAnsi"/>
          <w:sz w:val="24"/>
          <w:szCs w:val="24"/>
          <w:lang w:val="en-CA" w:eastAsia="en-CA"/>
        </w:rPr>
        <w:t xml:space="preserve"> </w:t>
      </w:r>
      <w:r w:rsidR="001E022F" w:rsidRPr="002C4736">
        <w:rPr>
          <w:rFonts w:eastAsia="Times New Roman" w:cstheme="minorHAnsi"/>
          <w:color w:val="000000"/>
          <w:sz w:val="24"/>
          <w:szCs w:val="24"/>
          <w:shd w:val="clear" w:color="auto" w:fill="E1E3E6"/>
          <w:lang w:val="en-CA" w:eastAsia="en-CA"/>
        </w:rPr>
        <w:t>(H</w:t>
      </w:r>
      <w:r w:rsidR="000945DB">
        <w:rPr>
          <w:rFonts w:eastAsia="Times New Roman" w:cstheme="minorHAnsi"/>
          <w:color w:val="000000"/>
          <w:sz w:val="24"/>
          <w:szCs w:val="24"/>
          <w:shd w:val="clear" w:color="auto" w:fill="E1E3E6"/>
          <w:lang w:val="en-CA" w:eastAsia="en-CA"/>
        </w:rPr>
        <w:t>a</w:t>
      </w:r>
      <w:r w:rsidR="001E022F" w:rsidRPr="002C4736">
        <w:rPr>
          <w:rFonts w:eastAsia="Times New Roman" w:cstheme="minorHAnsi"/>
          <w:color w:val="000000"/>
          <w:sz w:val="24"/>
          <w:szCs w:val="24"/>
          <w:shd w:val="clear" w:color="auto" w:fill="E1E3E6"/>
          <w:lang w:val="en-CA" w:eastAsia="en-CA"/>
        </w:rPr>
        <w:t>nnah et al., 2013; van Dam-Bates et al., 2016)</w:t>
      </w:r>
      <w:r w:rsidR="00B862AB">
        <w:rPr>
          <w:rFonts w:eastAsia="Times New Roman" w:cstheme="minorHAnsi"/>
          <w:sz w:val="24"/>
          <w:szCs w:val="24"/>
          <w:lang w:val="en-CA" w:eastAsia="en-CA"/>
        </w:rPr>
        <w:t>,</w:t>
      </w:r>
      <w:r w:rsidR="001E022F" w:rsidRPr="002C4736">
        <w:rPr>
          <w:rFonts w:eastAsia="Times New Roman" w:cstheme="minorHAnsi"/>
          <w:sz w:val="24"/>
          <w:szCs w:val="24"/>
          <w:lang w:val="en-CA" w:eastAsia="en-CA"/>
        </w:rPr>
        <w:t xml:space="preserve"> </w:t>
      </w:r>
      <w:r w:rsidR="00651572">
        <w:rPr>
          <w:rFonts w:eastAsia="Times New Roman" w:cstheme="minorHAnsi"/>
          <w:sz w:val="24"/>
          <w:szCs w:val="24"/>
          <w:lang w:val="en-CA" w:eastAsia="en-CA"/>
        </w:rPr>
        <w:t xml:space="preserve">that is worth </w:t>
      </w:r>
      <w:r w:rsidR="001E022F" w:rsidRPr="002C4736">
        <w:rPr>
          <w:rFonts w:eastAsia="Times New Roman" w:cstheme="minorHAnsi"/>
          <w:sz w:val="24"/>
          <w:szCs w:val="24"/>
          <w:lang w:val="en-CA" w:eastAsia="en-CA"/>
        </w:rPr>
        <w:t>10.2 million dollars</w:t>
      </w:r>
      <w:r w:rsidR="00651572" w:rsidRPr="00651572">
        <w:rPr>
          <w:rFonts w:eastAsia="Times New Roman" w:cstheme="minorHAnsi"/>
          <w:sz w:val="24"/>
          <w:szCs w:val="24"/>
          <w:lang w:val="en-CA" w:eastAsia="en-CA"/>
        </w:rPr>
        <w:t xml:space="preserve"> </w:t>
      </w:r>
      <w:r w:rsidR="00651572">
        <w:rPr>
          <w:rFonts w:eastAsia="Times New Roman" w:cstheme="minorHAnsi"/>
          <w:sz w:val="24"/>
          <w:szCs w:val="24"/>
          <w:lang w:val="en-CA" w:eastAsia="en-CA"/>
        </w:rPr>
        <w:t xml:space="preserve">in </w:t>
      </w:r>
      <w:r w:rsidR="00651572" w:rsidRPr="002C4736">
        <w:rPr>
          <w:rFonts w:eastAsia="Times New Roman" w:cstheme="minorHAnsi"/>
          <w:sz w:val="24"/>
          <w:szCs w:val="24"/>
          <w:lang w:val="en-CA" w:eastAsia="en-CA"/>
        </w:rPr>
        <w:t xml:space="preserve">British Columbia alone </w:t>
      </w:r>
      <w:r w:rsidR="001E022F" w:rsidRPr="002C4736">
        <w:rPr>
          <w:rFonts w:eastAsia="Times New Roman" w:cstheme="minorHAnsi"/>
          <w:color w:val="000000"/>
          <w:sz w:val="24"/>
          <w:szCs w:val="24"/>
          <w:shd w:val="clear" w:color="auto" w:fill="E1E3E6"/>
          <w:lang w:val="en-CA" w:eastAsia="en-CA"/>
        </w:rPr>
        <w:t>(Fisheries and Oceans Canada, 2021)</w:t>
      </w:r>
      <w:r w:rsidR="001E022F" w:rsidRPr="002C4736">
        <w:rPr>
          <w:rFonts w:eastAsia="Times New Roman" w:cstheme="minorHAnsi"/>
          <w:sz w:val="24"/>
          <w:szCs w:val="24"/>
          <w:lang w:val="en-CA" w:eastAsia="en-CA"/>
        </w:rPr>
        <w:t xml:space="preserve">. </w:t>
      </w:r>
    </w:p>
    <w:p w14:paraId="38BB1FA5" w14:textId="5947969E" w:rsidR="001D52DF" w:rsidRDefault="001D52DF" w:rsidP="00D5219F">
      <w:pPr>
        <w:spacing w:line="480" w:lineRule="auto"/>
        <w:ind w:firstLine="720"/>
        <w:rPr>
          <w:rFonts w:eastAsia="Times New Roman" w:cstheme="minorHAnsi"/>
          <w:sz w:val="24"/>
          <w:szCs w:val="24"/>
          <w:lang w:val="en-CA" w:eastAsia="en-CA"/>
        </w:rPr>
      </w:pPr>
      <w:r>
        <w:rPr>
          <w:rFonts w:eastAsia="Times New Roman" w:cstheme="minorHAnsi"/>
          <w:sz w:val="24"/>
          <w:szCs w:val="24"/>
          <w:lang w:val="en-CA" w:eastAsia="en-CA"/>
        </w:rPr>
        <w:t>In this study we have shown that sea cucumber wasting is not</w:t>
      </w:r>
    </w:p>
    <w:p w14:paraId="5DA2B9A2" w14:textId="704596E7" w:rsidR="001E022F" w:rsidRPr="002E76C5" w:rsidRDefault="00CD018B" w:rsidP="00D5219F">
      <w:pPr>
        <w:spacing w:line="480" w:lineRule="auto"/>
        <w:ind w:firstLine="720"/>
        <w:rPr>
          <w:rFonts w:ascii="Calibri" w:eastAsia="Times New Roman" w:hAnsi="Calibri" w:cs="Calibri"/>
          <w:sz w:val="24"/>
          <w:szCs w:val="24"/>
          <w:lang w:val="en-CA" w:eastAsia="en-CA"/>
        </w:rPr>
      </w:pPr>
      <w:commentRangeStart w:id="112"/>
      <w:commentRangeStart w:id="113"/>
      <w:r>
        <w:rPr>
          <w:rFonts w:eastAsia="Times New Roman" w:cstheme="minorHAnsi"/>
          <w:sz w:val="24"/>
          <w:szCs w:val="24"/>
          <w:lang w:val="en-CA" w:eastAsia="en-CA"/>
        </w:rPr>
        <w:t>Efforts to protect, manage and harvest giant California sea cucumbers</w:t>
      </w:r>
      <w:r w:rsidR="00C25B5D">
        <w:rPr>
          <w:rFonts w:eastAsia="Times New Roman" w:cstheme="minorHAnsi"/>
          <w:sz w:val="24"/>
          <w:szCs w:val="24"/>
          <w:lang w:val="en-CA" w:eastAsia="en-CA"/>
        </w:rPr>
        <w:t xml:space="preserve"> in the face of global climate change and environmental </w:t>
      </w:r>
      <w:r w:rsidR="002308EA">
        <w:rPr>
          <w:rFonts w:eastAsia="Times New Roman" w:cstheme="minorHAnsi"/>
          <w:sz w:val="24"/>
          <w:szCs w:val="24"/>
          <w:lang w:val="en-CA" w:eastAsia="en-CA"/>
        </w:rPr>
        <w:t>degradation</w:t>
      </w:r>
      <w:r>
        <w:rPr>
          <w:rFonts w:eastAsia="Times New Roman" w:cstheme="minorHAnsi"/>
          <w:sz w:val="24"/>
          <w:szCs w:val="24"/>
          <w:lang w:val="en-CA" w:eastAsia="en-CA"/>
        </w:rPr>
        <w:t xml:space="preserve"> </w:t>
      </w:r>
      <w:r w:rsidR="00F276D0">
        <w:rPr>
          <w:rFonts w:eastAsia="Times New Roman" w:cstheme="minorHAnsi"/>
          <w:sz w:val="24"/>
          <w:szCs w:val="24"/>
          <w:lang w:val="en-CA" w:eastAsia="en-CA"/>
        </w:rPr>
        <w:t xml:space="preserve">will </w:t>
      </w:r>
      <w:r w:rsidR="00040F64">
        <w:rPr>
          <w:rFonts w:eastAsia="Times New Roman" w:cstheme="minorHAnsi"/>
          <w:sz w:val="24"/>
          <w:szCs w:val="24"/>
          <w:lang w:val="en-CA" w:eastAsia="en-CA"/>
        </w:rPr>
        <w:t xml:space="preserve">require </w:t>
      </w:r>
      <w:r w:rsidR="00AE12ED">
        <w:rPr>
          <w:rFonts w:eastAsia="Times New Roman" w:cstheme="minorHAnsi"/>
          <w:sz w:val="24"/>
          <w:szCs w:val="24"/>
          <w:lang w:val="en-CA" w:eastAsia="en-CA"/>
        </w:rPr>
        <w:t>a</w:t>
      </w:r>
      <w:r w:rsidR="00153ED9">
        <w:rPr>
          <w:rFonts w:eastAsia="Times New Roman" w:cstheme="minorHAnsi"/>
          <w:sz w:val="24"/>
          <w:szCs w:val="24"/>
          <w:lang w:val="en-CA" w:eastAsia="en-CA"/>
        </w:rPr>
        <w:t xml:space="preserve"> comprehensive </w:t>
      </w:r>
      <w:r w:rsidR="00D5219F">
        <w:rPr>
          <w:rFonts w:eastAsia="Times New Roman" w:cstheme="minorHAnsi"/>
          <w:sz w:val="24"/>
          <w:szCs w:val="24"/>
          <w:lang w:val="en-CA" w:eastAsia="en-CA"/>
        </w:rPr>
        <w:t xml:space="preserve">understanding of </w:t>
      </w:r>
      <w:r w:rsidR="00FB2144">
        <w:rPr>
          <w:rFonts w:eastAsia="Times New Roman" w:cstheme="minorHAnsi"/>
          <w:sz w:val="24"/>
          <w:szCs w:val="24"/>
          <w:lang w:val="en-CA" w:eastAsia="en-CA"/>
        </w:rPr>
        <w:t xml:space="preserve">sea cucumber wasting. </w:t>
      </w:r>
      <w:commentRangeEnd w:id="112"/>
      <w:r w:rsidR="00097F07">
        <w:rPr>
          <w:rStyle w:val="CommentReference"/>
        </w:rPr>
        <w:commentReference w:id="112"/>
      </w:r>
      <w:commentRangeEnd w:id="111"/>
      <w:r w:rsidR="003C1E03">
        <w:rPr>
          <w:rStyle w:val="CommentReference"/>
        </w:rPr>
        <w:commentReference w:id="111"/>
      </w:r>
      <w:commentRangeEnd w:id="113"/>
      <w:r w:rsidR="003C1E03">
        <w:rPr>
          <w:rStyle w:val="CommentReference"/>
        </w:rPr>
        <w:commentReference w:id="113"/>
      </w:r>
    </w:p>
    <w:p w14:paraId="12F55F48" w14:textId="494E46BC" w:rsidR="004C68D2" w:rsidRDefault="003C1E03">
      <w:pPr>
        <w:rPr>
          <w:ins w:id="114" w:author="Sam Foley" w:date="2021-12-12T14:10:00Z"/>
          <w:rFonts w:ascii="Calibri" w:eastAsia="Times New Roman" w:hAnsi="Calibri" w:cs="Calibri"/>
          <w:sz w:val="24"/>
          <w:szCs w:val="24"/>
          <w:lang w:val="en-CA" w:eastAsia="en-CA"/>
        </w:rPr>
      </w:pPr>
      <w:proofErr w:type="gramStart"/>
      <w:ins w:id="115" w:author="Sam Foley" w:date="2021-12-12T14:11:00Z">
        <w:r>
          <w:rPr>
            <w:rFonts w:ascii="Calibri" w:eastAsia="Times New Roman" w:hAnsi="Calibri" w:cs="Calibri"/>
            <w:sz w:val="24"/>
            <w:szCs w:val="24"/>
            <w:lang w:val="en-CA" w:eastAsia="en-CA"/>
          </w:rPr>
          <w:t>Overall</w:t>
        </w:r>
        <w:proofErr w:type="gramEnd"/>
        <w:r>
          <w:rPr>
            <w:rFonts w:ascii="Calibri" w:eastAsia="Times New Roman" w:hAnsi="Calibri" w:cs="Calibri"/>
            <w:sz w:val="24"/>
            <w:szCs w:val="24"/>
            <w:lang w:val="en-CA" w:eastAsia="en-CA"/>
          </w:rPr>
          <w:t xml:space="preserve"> I thought you both did a great job in stating the data and using </w:t>
        </w:r>
        <w:r w:rsidR="00895837">
          <w:rPr>
            <w:rFonts w:ascii="Calibri" w:eastAsia="Times New Roman" w:hAnsi="Calibri" w:cs="Calibri"/>
            <w:sz w:val="24"/>
            <w:szCs w:val="24"/>
            <w:lang w:val="en-CA" w:eastAsia="en-CA"/>
          </w:rPr>
          <w:t xml:space="preserve">previous literature. The flow of it is great as well. I think overall </w:t>
        </w:r>
        <w:proofErr w:type="spellStart"/>
        <w:r w:rsidR="00895837">
          <w:rPr>
            <w:rFonts w:ascii="Calibri" w:eastAsia="Times New Roman" w:hAnsi="Calibri" w:cs="Calibri"/>
            <w:sz w:val="24"/>
            <w:szCs w:val="24"/>
            <w:lang w:val="en-CA" w:eastAsia="en-CA"/>
          </w:rPr>
          <w:t>theres</w:t>
        </w:r>
        <w:proofErr w:type="spellEnd"/>
        <w:r w:rsidR="00895837">
          <w:rPr>
            <w:rFonts w:ascii="Calibri" w:eastAsia="Times New Roman" w:hAnsi="Calibri" w:cs="Calibri"/>
            <w:sz w:val="24"/>
            <w:szCs w:val="24"/>
            <w:lang w:val="en-CA" w:eastAsia="en-CA"/>
          </w:rPr>
          <w:t xml:space="preserve"> some language that needs to be rephrased</w:t>
        </w:r>
      </w:ins>
      <w:ins w:id="116" w:author="Sam Foley" w:date="2021-12-12T14:12:00Z">
        <w:r w:rsidR="00895837">
          <w:rPr>
            <w:rFonts w:ascii="Calibri" w:eastAsia="Times New Roman" w:hAnsi="Calibri" w:cs="Calibri"/>
            <w:sz w:val="24"/>
            <w:szCs w:val="24"/>
            <w:lang w:val="en-CA" w:eastAsia="en-CA"/>
          </w:rPr>
          <w:t xml:space="preserve"> and your results summary would be much stronger if you cited the relevant figures and tables to statements (if you have matching ones of course). Lastly towards the end I would work on</w:t>
        </w:r>
      </w:ins>
      <w:ins w:id="117" w:author="Sam Foley" w:date="2021-12-12T14:13:00Z">
        <w:r w:rsidR="00895837">
          <w:rPr>
            <w:rFonts w:ascii="Calibri" w:eastAsia="Times New Roman" w:hAnsi="Calibri" w:cs="Calibri"/>
            <w:sz w:val="24"/>
            <w:szCs w:val="24"/>
            <w:lang w:val="en-CA" w:eastAsia="en-CA"/>
          </w:rPr>
          <w:t xml:space="preserve"> a </w:t>
        </w:r>
        <w:r w:rsidR="00895837">
          <w:rPr>
            <w:rFonts w:ascii="Calibri" w:eastAsia="Times New Roman" w:hAnsi="Calibri" w:cs="Calibri"/>
            <w:sz w:val="24"/>
            <w:szCs w:val="24"/>
            <w:lang w:val="en-CA" w:eastAsia="en-CA"/>
          </w:rPr>
          <w:lastRenderedPageBreak/>
          <w:t xml:space="preserve">wrap up summary of your findings/hypothesis! Great job Kucumber Kids! </w:t>
        </w:r>
      </w:ins>
      <w:ins w:id="118" w:author="Sam Foley" w:date="2021-12-12T14:14:00Z">
        <w:r w:rsidR="00895837">
          <w:rPr>
            <w:rFonts w:ascii="Calibri" w:eastAsia="Times New Roman" w:hAnsi="Calibri" w:cs="Calibri"/>
            <w:sz w:val="24"/>
            <w:szCs w:val="24"/>
            <w:lang w:val="en-CA" w:eastAsia="en-CA"/>
          </w:rPr>
          <w:t xml:space="preserve">Few more days </w:t>
        </w:r>
        <w:proofErr w:type="spellStart"/>
        <w:r w:rsidR="00895837">
          <w:rPr>
            <w:rFonts w:ascii="Calibri" w:eastAsia="Times New Roman" w:hAnsi="Calibri" w:cs="Calibri"/>
            <w:sz w:val="24"/>
            <w:szCs w:val="24"/>
            <w:lang w:val="en-CA" w:eastAsia="en-CA"/>
          </w:rPr>
          <w:t>til</w:t>
        </w:r>
        <w:proofErr w:type="spellEnd"/>
        <w:r w:rsidR="00895837">
          <w:rPr>
            <w:rFonts w:ascii="Calibri" w:eastAsia="Times New Roman" w:hAnsi="Calibri" w:cs="Calibri"/>
            <w:sz w:val="24"/>
            <w:szCs w:val="24"/>
            <w:lang w:val="en-CA" w:eastAsia="en-CA"/>
          </w:rPr>
          <w:t xml:space="preserve"> symposium </w:t>
        </w:r>
        <w:r w:rsidR="00895837" w:rsidRPr="00895837">
          <w:rPr>
            <w:rFonts w:ascii="Calibri" w:eastAsia="Times New Roman" w:hAnsi="Calibri" w:cs="Calibri"/>
            <w:sz w:val="24"/>
            <w:szCs w:val="24"/>
            <w:lang w:val="en-CA" w:eastAsia="en-CA"/>
          </w:rPr>
          <w:sym w:font="Wingdings" w:char="F04A"/>
        </w:r>
        <w:r w:rsidR="00895837">
          <w:rPr>
            <w:rFonts w:ascii="Calibri" w:eastAsia="Times New Roman" w:hAnsi="Calibri" w:cs="Calibri"/>
            <w:sz w:val="24"/>
            <w:szCs w:val="24"/>
            <w:lang w:val="en-CA" w:eastAsia="en-CA"/>
          </w:rPr>
          <w:t xml:space="preserve"> </w:t>
        </w:r>
      </w:ins>
      <w:del w:id="119" w:author="Sam Foley" w:date="2021-12-12T14:11:00Z">
        <w:r w:rsidR="00AC5A2C" w:rsidDel="003C1E03">
          <w:rPr>
            <w:rFonts w:ascii="Calibri" w:eastAsia="Times New Roman" w:hAnsi="Calibri" w:cs="Calibri"/>
            <w:sz w:val="24"/>
            <w:szCs w:val="24"/>
            <w:lang w:val="en-CA" w:eastAsia="en-CA"/>
          </w:rPr>
          <w:br w:type="page"/>
        </w:r>
      </w:del>
    </w:p>
    <w:p w14:paraId="1161D75F" w14:textId="77777777" w:rsidR="003C1E03" w:rsidRPr="00AC5A2C" w:rsidRDefault="003C1E03">
      <w:pPr>
        <w:rPr>
          <w:rFonts w:ascii="Calibri" w:eastAsia="Times New Roman" w:hAnsi="Calibri" w:cs="Calibri"/>
          <w:sz w:val="24"/>
          <w:szCs w:val="24"/>
          <w:lang w:val="en-CA" w:eastAsia="en-CA"/>
        </w:rPr>
      </w:pPr>
      <w:commentRangeStart w:id="120"/>
      <w:commentRangeEnd w:id="120"/>
      <w:ins w:id="121" w:author="Sam Foley" w:date="2021-12-12T14:10:00Z">
        <w:r>
          <w:rPr>
            <w:rStyle w:val="CommentReference"/>
          </w:rPr>
          <w:commentReference w:id="120"/>
        </w:r>
      </w:ins>
    </w:p>
    <w:p w14:paraId="30DA4F4F" w14:textId="5C62AEE1" w:rsidR="00E51837" w:rsidRPr="002C4736" w:rsidRDefault="00E51837" w:rsidP="00617719">
      <w:pPr>
        <w:spacing w:after="0" w:line="480" w:lineRule="auto"/>
        <w:jc w:val="center"/>
        <w:textAlignment w:val="baseline"/>
        <w:rPr>
          <w:rFonts w:eastAsia="Times New Roman" w:cstheme="minorHAnsi"/>
          <w:sz w:val="24"/>
          <w:szCs w:val="24"/>
          <w:lang w:val="en-CA" w:eastAsia="en-CA"/>
        </w:rPr>
      </w:pPr>
      <w:r w:rsidRPr="002C4736">
        <w:rPr>
          <w:rFonts w:eastAsia="Times New Roman" w:cstheme="minorHAnsi"/>
          <w:b/>
          <w:bCs/>
          <w:sz w:val="24"/>
          <w:szCs w:val="24"/>
          <w:lang w:val="en-CA" w:eastAsia="en-CA"/>
        </w:rPr>
        <w:t>Literature Cited</w:t>
      </w:r>
      <w:r w:rsidRPr="002C4736">
        <w:rPr>
          <w:rFonts w:eastAsia="Times New Roman" w:cstheme="minorHAnsi"/>
          <w:sz w:val="24"/>
          <w:szCs w:val="24"/>
          <w:lang w:val="en-CA" w:eastAsia="en-CA"/>
        </w:rPr>
        <w:t> </w:t>
      </w:r>
    </w:p>
    <w:p w14:paraId="741A6565" w14:textId="2BD89031"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Allan, R. P., Arias, P. A., Berger, S., </w:t>
      </w:r>
      <w:proofErr w:type="spellStart"/>
      <w:r w:rsidRPr="002C4736">
        <w:rPr>
          <w:rFonts w:eastAsia="Times New Roman" w:cstheme="minorHAnsi"/>
          <w:color w:val="000000"/>
          <w:sz w:val="24"/>
          <w:szCs w:val="24"/>
          <w:shd w:val="clear" w:color="auto" w:fill="E1E3E6"/>
          <w:lang w:val="en-CA" w:eastAsia="en-CA"/>
        </w:rPr>
        <w:t>Canadell</w:t>
      </w:r>
      <w:proofErr w:type="spellEnd"/>
      <w:r w:rsidRPr="002C4736">
        <w:rPr>
          <w:rFonts w:eastAsia="Times New Roman" w:cstheme="minorHAnsi"/>
          <w:color w:val="000000"/>
          <w:sz w:val="24"/>
          <w:szCs w:val="24"/>
          <w:shd w:val="clear" w:color="auto" w:fill="E1E3E6"/>
          <w:lang w:val="en-CA" w:eastAsia="en-CA"/>
        </w:rPr>
        <w:t xml:space="preserve">, J. G., </w:t>
      </w:r>
      <w:proofErr w:type="spellStart"/>
      <w:r w:rsidRPr="002C4736">
        <w:rPr>
          <w:rFonts w:eastAsia="Times New Roman" w:cstheme="minorHAnsi"/>
          <w:color w:val="000000"/>
          <w:sz w:val="24"/>
          <w:szCs w:val="24"/>
          <w:shd w:val="clear" w:color="auto" w:fill="E1E3E6"/>
          <w:lang w:val="en-CA" w:eastAsia="en-CA"/>
        </w:rPr>
        <w:t>Cassou</w:t>
      </w:r>
      <w:proofErr w:type="spellEnd"/>
      <w:r w:rsidRPr="002C4736">
        <w:rPr>
          <w:rFonts w:eastAsia="Times New Roman" w:cstheme="minorHAnsi"/>
          <w:color w:val="000000"/>
          <w:sz w:val="24"/>
          <w:szCs w:val="24"/>
          <w:shd w:val="clear" w:color="auto" w:fill="E1E3E6"/>
          <w:lang w:val="en-CA" w:eastAsia="en-CA"/>
        </w:rPr>
        <w:t xml:space="preserve">, C., Chen, D., </w:t>
      </w:r>
      <w:proofErr w:type="spellStart"/>
      <w:r w:rsidRPr="002C4736">
        <w:rPr>
          <w:rFonts w:eastAsia="Times New Roman" w:cstheme="minorHAnsi"/>
          <w:color w:val="000000"/>
          <w:sz w:val="24"/>
          <w:szCs w:val="24"/>
          <w:shd w:val="clear" w:color="auto" w:fill="E1E3E6"/>
          <w:lang w:val="en-CA" w:eastAsia="en-CA"/>
        </w:rPr>
        <w:t>Cherchi</w:t>
      </w:r>
      <w:proofErr w:type="spellEnd"/>
      <w:r w:rsidRPr="002C4736">
        <w:rPr>
          <w:rFonts w:eastAsia="Times New Roman" w:cstheme="minorHAnsi"/>
          <w:color w:val="000000"/>
          <w:sz w:val="24"/>
          <w:szCs w:val="24"/>
          <w:shd w:val="clear" w:color="auto" w:fill="E1E3E6"/>
          <w:lang w:val="en-CA" w:eastAsia="en-CA"/>
        </w:rPr>
        <w:t xml:space="preserve">, A., Connors, S. L., Coppola, E., Cruz, F. A., </w:t>
      </w:r>
      <w:proofErr w:type="spellStart"/>
      <w:r w:rsidRPr="002C4736">
        <w:rPr>
          <w:rFonts w:eastAsia="Times New Roman" w:cstheme="minorHAnsi"/>
          <w:color w:val="000000"/>
          <w:sz w:val="24"/>
          <w:szCs w:val="24"/>
          <w:shd w:val="clear" w:color="auto" w:fill="E1E3E6"/>
          <w:lang w:val="en-CA" w:eastAsia="en-CA"/>
        </w:rPr>
        <w:t>Diongue</w:t>
      </w:r>
      <w:proofErr w:type="spellEnd"/>
      <w:r w:rsidRPr="002C4736">
        <w:rPr>
          <w:rFonts w:eastAsia="Times New Roman" w:cstheme="minorHAnsi"/>
          <w:color w:val="000000"/>
          <w:sz w:val="24"/>
          <w:szCs w:val="24"/>
          <w:shd w:val="clear" w:color="auto" w:fill="E1E3E6"/>
          <w:lang w:val="en-CA" w:eastAsia="en-CA"/>
        </w:rPr>
        <w:t xml:space="preserve">-Niang, A., </w:t>
      </w:r>
      <w:proofErr w:type="spellStart"/>
      <w:r w:rsidRPr="002C4736">
        <w:rPr>
          <w:rFonts w:eastAsia="Times New Roman" w:cstheme="minorHAnsi"/>
          <w:color w:val="000000"/>
          <w:sz w:val="24"/>
          <w:szCs w:val="24"/>
          <w:shd w:val="clear" w:color="auto" w:fill="E1E3E6"/>
          <w:lang w:val="en-CA" w:eastAsia="en-CA"/>
        </w:rPr>
        <w:t>Doblas</w:t>
      </w:r>
      <w:proofErr w:type="spellEnd"/>
      <w:r w:rsidRPr="002C4736">
        <w:rPr>
          <w:rFonts w:eastAsia="Times New Roman" w:cstheme="minorHAnsi"/>
          <w:color w:val="000000"/>
          <w:sz w:val="24"/>
          <w:szCs w:val="24"/>
          <w:shd w:val="clear" w:color="auto" w:fill="E1E3E6"/>
          <w:lang w:val="en-CA" w:eastAsia="en-CA"/>
        </w:rPr>
        <w:t xml:space="preserve">-Reyes, F. J., Douville, H., </w:t>
      </w:r>
      <w:proofErr w:type="spellStart"/>
      <w:r w:rsidRPr="002C4736">
        <w:rPr>
          <w:rFonts w:eastAsia="Times New Roman" w:cstheme="minorHAnsi"/>
          <w:color w:val="000000"/>
          <w:sz w:val="24"/>
          <w:szCs w:val="24"/>
          <w:shd w:val="clear" w:color="auto" w:fill="E1E3E6"/>
          <w:lang w:val="en-CA" w:eastAsia="en-CA"/>
        </w:rPr>
        <w:t>Driouech</w:t>
      </w:r>
      <w:proofErr w:type="spellEnd"/>
      <w:r w:rsidRPr="002C4736">
        <w:rPr>
          <w:rFonts w:eastAsia="Times New Roman" w:cstheme="minorHAnsi"/>
          <w:color w:val="000000"/>
          <w:sz w:val="24"/>
          <w:szCs w:val="24"/>
          <w:shd w:val="clear" w:color="auto" w:fill="E1E3E6"/>
          <w:lang w:val="en-CA" w:eastAsia="en-CA"/>
        </w:rPr>
        <w:t xml:space="preserve">, F., Edwards, T. L., Engelbrecht, F., Eyring, V., Fischer, E., </w:t>
      </w:r>
      <w:proofErr w:type="spellStart"/>
      <w:r w:rsidRPr="002C4736">
        <w:rPr>
          <w:rFonts w:eastAsia="Times New Roman" w:cstheme="minorHAnsi"/>
          <w:color w:val="000000"/>
          <w:sz w:val="24"/>
          <w:szCs w:val="24"/>
          <w:shd w:val="clear" w:color="auto" w:fill="E1E3E6"/>
          <w:lang w:val="en-CA" w:eastAsia="en-CA"/>
        </w:rPr>
        <w:t>Flato</w:t>
      </w:r>
      <w:proofErr w:type="spellEnd"/>
      <w:r w:rsidRPr="002C4736">
        <w:rPr>
          <w:rFonts w:eastAsia="Times New Roman" w:cstheme="minorHAnsi"/>
          <w:color w:val="000000"/>
          <w:sz w:val="24"/>
          <w:szCs w:val="24"/>
          <w:shd w:val="clear" w:color="auto" w:fill="E1E3E6"/>
          <w:lang w:val="en-CA" w:eastAsia="en-CA"/>
        </w:rPr>
        <w:t xml:space="preserve">, G. M., … </w:t>
      </w:r>
      <w:proofErr w:type="spellStart"/>
      <w:r w:rsidRPr="002C4736">
        <w:rPr>
          <w:rFonts w:eastAsia="Times New Roman" w:cstheme="minorHAnsi"/>
          <w:color w:val="000000"/>
          <w:sz w:val="24"/>
          <w:szCs w:val="24"/>
          <w:shd w:val="clear" w:color="auto" w:fill="E1E3E6"/>
          <w:lang w:val="en-CA" w:eastAsia="en-CA"/>
        </w:rPr>
        <w:t>Zickfeld</w:t>
      </w:r>
      <w:proofErr w:type="spellEnd"/>
      <w:r w:rsidRPr="002C4736">
        <w:rPr>
          <w:rFonts w:eastAsia="Times New Roman" w:cstheme="minorHAnsi"/>
          <w:color w:val="000000"/>
          <w:sz w:val="24"/>
          <w:szCs w:val="24"/>
          <w:shd w:val="clear" w:color="auto" w:fill="E1E3E6"/>
          <w:lang w:val="en-CA" w:eastAsia="en-CA"/>
        </w:rPr>
        <w:t>, K. (2021). IPCC: Climate Change 2021: The Physical Science Basis. </w:t>
      </w:r>
      <w:r w:rsidRPr="002C4736">
        <w:rPr>
          <w:rFonts w:eastAsia="Times New Roman" w:cstheme="minorHAnsi"/>
          <w:i/>
          <w:iCs/>
          <w:color w:val="000000"/>
          <w:sz w:val="24"/>
          <w:szCs w:val="24"/>
          <w:shd w:val="clear" w:color="auto" w:fill="E1E3E6"/>
          <w:lang w:val="en-CA" w:eastAsia="en-CA"/>
        </w:rPr>
        <w:t>Cambridge University Press. In Press.</w:t>
      </w:r>
      <w:r w:rsidRPr="002C4736">
        <w:rPr>
          <w:rFonts w:eastAsia="Times New Roman" w:cstheme="minorHAnsi"/>
          <w:color w:val="000000"/>
          <w:sz w:val="24"/>
          <w:szCs w:val="24"/>
          <w:shd w:val="clear" w:color="auto" w:fill="E1E3E6"/>
          <w:lang w:val="en-CA" w:eastAsia="en-CA"/>
        </w:rPr>
        <w:t>, 42. https://www.ipcc.ch/report/ar6/wg</w:t>
      </w:r>
    </w:p>
    <w:p w14:paraId="33B0D851"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Aquino, C. A., </w:t>
      </w:r>
      <w:proofErr w:type="spellStart"/>
      <w:r w:rsidRPr="002C4736">
        <w:rPr>
          <w:rFonts w:eastAsia="Times New Roman" w:cstheme="minorHAnsi"/>
          <w:color w:val="000000"/>
          <w:sz w:val="24"/>
          <w:szCs w:val="24"/>
          <w:shd w:val="clear" w:color="auto" w:fill="E1E3E6"/>
          <w:lang w:val="en-CA" w:eastAsia="en-CA"/>
        </w:rPr>
        <w:t>Besemer</w:t>
      </w:r>
      <w:proofErr w:type="spellEnd"/>
      <w:r w:rsidRPr="002C4736">
        <w:rPr>
          <w:rFonts w:eastAsia="Times New Roman" w:cstheme="minorHAnsi"/>
          <w:color w:val="000000"/>
          <w:sz w:val="24"/>
          <w:szCs w:val="24"/>
          <w:shd w:val="clear" w:color="auto" w:fill="E1E3E6"/>
          <w:lang w:val="en-CA" w:eastAsia="en-CA"/>
        </w:rPr>
        <w:t xml:space="preserve">, R. M., </w:t>
      </w:r>
      <w:proofErr w:type="spellStart"/>
      <w:r w:rsidRPr="002C4736">
        <w:rPr>
          <w:rFonts w:eastAsia="Times New Roman" w:cstheme="minorHAnsi"/>
          <w:color w:val="000000"/>
          <w:sz w:val="24"/>
          <w:szCs w:val="24"/>
          <w:shd w:val="clear" w:color="auto" w:fill="E1E3E6"/>
          <w:lang w:val="en-CA" w:eastAsia="en-CA"/>
        </w:rPr>
        <w:t>DeRito</w:t>
      </w:r>
      <w:proofErr w:type="spellEnd"/>
      <w:r w:rsidRPr="002C4736">
        <w:rPr>
          <w:rFonts w:eastAsia="Times New Roman" w:cstheme="minorHAnsi"/>
          <w:color w:val="000000"/>
          <w:sz w:val="24"/>
          <w:szCs w:val="24"/>
          <w:shd w:val="clear" w:color="auto" w:fill="E1E3E6"/>
          <w:lang w:val="en-CA" w:eastAsia="en-CA"/>
        </w:rPr>
        <w:t xml:space="preserve">, C. M., </w:t>
      </w:r>
      <w:proofErr w:type="spellStart"/>
      <w:r w:rsidRPr="002C4736">
        <w:rPr>
          <w:rFonts w:eastAsia="Times New Roman" w:cstheme="minorHAnsi"/>
          <w:color w:val="000000"/>
          <w:sz w:val="24"/>
          <w:szCs w:val="24"/>
          <w:shd w:val="clear" w:color="auto" w:fill="E1E3E6"/>
          <w:lang w:val="en-CA" w:eastAsia="en-CA"/>
        </w:rPr>
        <w:t>Kocian</w:t>
      </w:r>
      <w:proofErr w:type="spellEnd"/>
      <w:r w:rsidRPr="002C4736">
        <w:rPr>
          <w:rFonts w:eastAsia="Times New Roman" w:cstheme="minorHAnsi"/>
          <w:color w:val="000000"/>
          <w:sz w:val="24"/>
          <w:szCs w:val="24"/>
          <w:shd w:val="clear" w:color="auto" w:fill="E1E3E6"/>
          <w:lang w:val="en-CA" w:eastAsia="en-CA"/>
        </w:rPr>
        <w:t xml:space="preserve">, J., Porter, I. R., Raimondi, P. T., Rede, J. E., </w:t>
      </w:r>
      <w:proofErr w:type="spellStart"/>
      <w:r w:rsidRPr="002C4736">
        <w:rPr>
          <w:rFonts w:eastAsia="Times New Roman" w:cstheme="minorHAnsi"/>
          <w:color w:val="000000"/>
          <w:sz w:val="24"/>
          <w:szCs w:val="24"/>
          <w:shd w:val="clear" w:color="auto" w:fill="E1E3E6"/>
          <w:lang w:val="en-CA" w:eastAsia="en-CA"/>
        </w:rPr>
        <w:t>Schiebelhut</w:t>
      </w:r>
      <w:proofErr w:type="spellEnd"/>
      <w:r w:rsidRPr="002C4736">
        <w:rPr>
          <w:rFonts w:eastAsia="Times New Roman" w:cstheme="minorHAnsi"/>
          <w:color w:val="000000"/>
          <w:sz w:val="24"/>
          <w:szCs w:val="24"/>
          <w:shd w:val="clear" w:color="auto" w:fill="E1E3E6"/>
          <w:lang w:val="en-CA" w:eastAsia="en-CA"/>
        </w:rPr>
        <w:t>, L. M., Sparks, J. P., Wares, J. P., &amp; Hewson, I. (2021). Evidence That Microorganisms at the Animal-Water Interface Drive Sea Star Wasting Disease. </w:t>
      </w:r>
      <w:r w:rsidRPr="002C4736">
        <w:rPr>
          <w:rFonts w:eastAsia="Times New Roman" w:cstheme="minorHAnsi"/>
          <w:i/>
          <w:iCs/>
          <w:color w:val="000000"/>
          <w:sz w:val="24"/>
          <w:szCs w:val="24"/>
          <w:shd w:val="clear" w:color="auto" w:fill="E1E3E6"/>
          <w:lang w:val="en-CA" w:eastAsia="en-CA"/>
        </w:rPr>
        <w:t>Frontiers in Microbiology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w:t>
      </w:r>
      <w:r w:rsidRPr="002C4736">
        <w:rPr>
          <w:rFonts w:eastAsia="Times New Roman" w:cstheme="minorHAnsi"/>
          <w:color w:val="000000"/>
          <w:sz w:val="24"/>
          <w:szCs w:val="24"/>
          <w:shd w:val="clear" w:color="auto" w:fill="E1E3E6"/>
          <w:lang w:val="en-CA" w:eastAsia="en-CA"/>
        </w:rPr>
        <w:t>. https://doi.org/10.3389/fmicb.2020.610009</w:t>
      </w:r>
      <w:r w:rsidRPr="002C4736">
        <w:rPr>
          <w:rFonts w:eastAsia="Times New Roman" w:cstheme="minorHAnsi"/>
          <w:sz w:val="24"/>
          <w:szCs w:val="24"/>
          <w:lang w:val="en-CA" w:eastAsia="en-CA"/>
        </w:rPr>
        <w:t> </w:t>
      </w:r>
    </w:p>
    <w:p w14:paraId="22676263"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Bates, A. E., Hilton, B. J., &amp; Harley, C. D. G. (2009). Effects of temperature, </w:t>
      </w:r>
      <w:proofErr w:type="gramStart"/>
      <w:r w:rsidRPr="002C4736">
        <w:rPr>
          <w:rFonts w:eastAsia="Times New Roman" w:cstheme="minorHAnsi"/>
          <w:color w:val="000000"/>
          <w:sz w:val="24"/>
          <w:szCs w:val="24"/>
          <w:shd w:val="clear" w:color="auto" w:fill="E1E3E6"/>
          <w:lang w:val="en-CA" w:eastAsia="en-CA"/>
        </w:rPr>
        <w:t>season</w:t>
      </w:r>
      <w:proofErr w:type="gramEnd"/>
      <w:r w:rsidRPr="002C4736">
        <w:rPr>
          <w:rFonts w:eastAsia="Times New Roman" w:cstheme="minorHAnsi"/>
          <w:color w:val="000000"/>
          <w:sz w:val="24"/>
          <w:szCs w:val="24"/>
          <w:shd w:val="clear" w:color="auto" w:fill="E1E3E6"/>
          <w:lang w:val="en-CA" w:eastAsia="en-CA"/>
        </w:rPr>
        <w:t xml:space="preserve"> and locality on wasting disease in the keystone predatory sea star Pisaster ochraceus. </w:t>
      </w:r>
      <w:r w:rsidRPr="002C4736">
        <w:rPr>
          <w:rFonts w:eastAsia="Times New Roman" w:cstheme="minorHAnsi"/>
          <w:i/>
          <w:iCs/>
          <w:color w:val="000000"/>
          <w:sz w:val="24"/>
          <w:szCs w:val="24"/>
          <w:shd w:val="clear" w:color="auto" w:fill="E1E3E6"/>
          <w:lang w:val="en-CA" w:eastAsia="en-CA"/>
        </w:rPr>
        <w:t>Diseases of Aquatic Organisms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86</w:t>
      </w:r>
      <w:r w:rsidRPr="002C4736">
        <w:rPr>
          <w:rFonts w:eastAsia="Times New Roman" w:cstheme="minorHAnsi"/>
          <w:color w:val="000000"/>
          <w:sz w:val="24"/>
          <w:szCs w:val="24"/>
          <w:shd w:val="clear" w:color="auto" w:fill="E1E3E6"/>
          <w:lang w:val="en-CA" w:eastAsia="en-CA"/>
        </w:rPr>
        <w:t>(3), 245–251. https://doi.org/10.3354/dao02125</w:t>
      </w:r>
      <w:r w:rsidRPr="002C4736">
        <w:rPr>
          <w:rFonts w:eastAsia="Times New Roman" w:cstheme="minorHAnsi"/>
          <w:sz w:val="24"/>
          <w:szCs w:val="24"/>
          <w:lang w:val="en-CA" w:eastAsia="en-CA"/>
        </w:rPr>
        <w:t> </w:t>
      </w:r>
    </w:p>
    <w:p w14:paraId="733623F6"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Battaglene</w:t>
      </w:r>
      <w:proofErr w:type="spellEnd"/>
      <w:r w:rsidRPr="002C4736">
        <w:rPr>
          <w:rFonts w:eastAsia="Times New Roman" w:cstheme="minorHAnsi"/>
          <w:color w:val="000000"/>
          <w:sz w:val="24"/>
          <w:szCs w:val="24"/>
          <w:shd w:val="clear" w:color="auto" w:fill="E1E3E6"/>
          <w:lang w:val="en-CA" w:eastAsia="en-CA"/>
        </w:rPr>
        <w:t xml:space="preserve">, S. C., Seymour, J. E., </w:t>
      </w:r>
      <w:proofErr w:type="spellStart"/>
      <w:r w:rsidRPr="002C4736">
        <w:rPr>
          <w:rFonts w:eastAsia="Times New Roman" w:cstheme="minorHAnsi"/>
          <w:color w:val="000000"/>
          <w:sz w:val="24"/>
          <w:szCs w:val="24"/>
          <w:shd w:val="clear" w:color="auto" w:fill="E1E3E6"/>
          <w:lang w:val="en-CA" w:eastAsia="en-CA"/>
        </w:rPr>
        <w:t>Ramofafia</w:t>
      </w:r>
      <w:proofErr w:type="spellEnd"/>
      <w:r w:rsidRPr="002C4736">
        <w:rPr>
          <w:rFonts w:eastAsia="Times New Roman" w:cstheme="minorHAnsi"/>
          <w:color w:val="000000"/>
          <w:sz w:val="24"/>
          <w:szCs w:val="24"/>
          <w:shd w:val="clear" w:color="auto" w:fill="E1E3E6"/>
          <w:lang w:val="en-CA" w:eastAsia="en-CA"/>
        </w:rPr>
        <w:t xml:space="preserve">, C., &amp; Lane, I. (2002). Spawning induction of three tropical sea cucumbers, </w:t>
      </w:r>
      <w:proofErr w:type="spellStart"/>
      <w:r w:rsidRPr="002C4736">
        <w:rPr>
          <w:rFonts w:eastAsia="Times New Roman" w:cstheme="minorHAnsi"/>
          <w:color w:val="000000"/>
          <w:sz w:val="24"/>
          <w:szCs w:val="24"/>
          <w:shd w:val="clear" w:color="auto" w:fill="E1E3E6"/>
          <w:lang w:val="en-CA" w:eastAsia="en-CA"/>
        </w:rPr>
        <w:t>Holothuria</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scabra</w:t>
      </w:r>
      <w:proofErr w:type="spellEnd"/>
      <w:r w:rsidRPr="002C4736">
        <w:rPr>
          <w:rFonts w:eastAsia="Times New Roman" w:cstheme="minorHAnsi"/>
          <w:color w:val="000000"/>
          <w:sz w:val="24"/>
          <w:szCs w:val="24"/>
          <w:shd w:val="clear" w:color="auto" w:fill="E1E3E6"/>
          <w:lang w:val="en-CA" w:eastAsia="en-CA"/>
        </w:rPr>
        <w:t xml:space="preserve">, H. </w:t>
      </w:r>
      <w:proofErr w:type="spellStart"/>
      <w:r w:rsidRPr="002C4736">
        <w:rPr>
          <w:rFonts w:eastAsia="Times New Roman" w:cstheme="minorHAnsi"/>
          <w:color w:val="000000"/>
          <w:sz w:val="24"/>
          <w:szCs w:val="24"/>
          <w:shd w:val="clear" w:color="auto" w:fill="E1E3E6"/>
          <w:lang w:val="en-CA" w:eastAsia="en-CA"/>
        </w:rPr>
        <w:t>fuscogilva</w:t>
      </w:r>
      <w:proofErr w:type="spellEnd"/>
      <w:r w:rsidRPr="002C4736">
        <w:rPr>
          <w:rFonts w:eastAsia="Times New Roman" w:cstheme="minorHAnsi"/>
          <w:color w:val="000000"/>
          <w:sz w:val="24"/>
          <w:szCs w:val="24"/>
          <w:shd w:val="clear" w:color="auto" w:fill="E1E3E6"/>
          <w:lang w:val="en-CA" w:eastAsia="en-CA"/>
        </w:rPr>
        <w:t xml:space="preserve"> and </w:t>
      </w:r>
      <w:proofErr w:type="spellStart"/>
      <w:r w:rsidRPr="002C4736">
        <w:rPr>
          <w:rFonts w:eastAsia="Times New Roman" w:cstheme="minorHAnsi"/>
          <w:color w:val="000000"/>
          <w:sz w:val="24"/>
          <w:szCs w:val="24"/>
          <w:shd w:val="clear" w:color="auto" w:fill="E1E3E6"/>
          <w:lang w:val="en-CA" w:eastAsia="en-CA"/>
        </w:rPr>
        <w:t>Actinopyga</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mauritiana</w:t>
      </w:r>
      <w:proofErr w:type="spellEnd"/>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Aquaculture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207</w:t>
      </w:r>
      <w:r w:rsidRPr="002C4736">
        <w:rPr>
          <w:rFonts w:eastAsia="Times New Roman" w:cstheme="minorHAnsi"/>
          <w:color w:val="000000"/>
          <w:sz w:val="24"/>
          <w:szCs w:val="24"/>
          <w:shd w:val="clear" w:color="auto" w:fill="E1E3E6"/>
          <w:lang w:val="en-CA" w:eastAsia="en-CA"/>
        </w:rPr>
        <w:t>(1–2), 29–47. https://doi.org/10.1016/S0044-8486(01)00725-6</w:t>
      </w:r>
      <w:r w:rsidRPr="002C4736">
        <w:rPr>
          <w:rFonts w:eastAsia="Times New Roman" w:cstheme="minorHAnsi"/>
          <w:sz w:val="24"/>
          <w:szCs w:val="24"/>
          <w:lang w:val="en-CA" w:eastAsia="en-CA"/>
        </w:rPr>
        <w:t> </w:t>
      </w:r>
    </w:p>
    <w:p w14:paraId="7F0E96D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Brothers, C. J., Lee, R. W., &amp; </w:t>
      </w:r>
      <w:proofErr w:type="spellStart"/>
      <w:r w:rsidRPr="002C4736">
        <w:rPr>
          <w:rFonts w:eastAsia="Times New Roman" w:cstheme="minorHAnsi"/>
          <w:color w:val="000000"/>
          <w:sz w:val="24"/>
          <w:szCs w:val="24"/>
          <w:shd w:val="clear" w:color="auto" w:fill="E1E3E6"/>
          <w:lang w:val="en-CA" w:eastAsia="en-CA"/>
        </w:rPr>
        <w:t>Nestler</w:t>
      </w:r>
      <w:proofErr w:type="spellEnd"/>
      <w:r w:rsidRPr="002C4736">
        <w:rPr>
          <w:rFonts w:eastAsia="Times New Roman" w:cstheme="minorHAnsi"/>
          <w:color w:val="000000"/>
          <w:sz w:val="24"/>
          <w:szCs w:val="24"/>
          <w:shd w:val="clear" w:color="auto" w:fill="E1E3E6"/>
          <w:lang w:val="en-CA" w:eastAsia="en-CA"/>
        </w:rPr>
        <w:t xml:space="preserve">, J. R. (2015). The uptake of dissolved organic material by the sea cucumber </w:t>
      </w:r>
      <w:proofErr w:type="spellStart"/>
      <w:r w:rsidRPr="002C4736">
        <w:rPr>
          <w:rFonts w:eastAsia="Times New Roman" w:cstheme="minorHAnsi"/>
          <w:color w:val="000000"/>
          <w:sz w:val="24"/>
          <w:szCs w:val="24"/>
          <w:shd w:val="clear" w:color="auto" w:fill="E1E3E6"/>
          <w:lang w:val="en-CA" w:eastAsia="en-CA"/>
        </w:rPr>
        <w:t>Parastichopus</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californicus</w:t>
      </w:r>
      <w:proofErr w:type="spellEnd"/>
      <w:r w:rsidRPr="002C4736">
        <w:rPr>
          <w:rFonts w:eastAsia="Times New Roman" w:cstheme="minorHAnsi"/>
          <w:color w:val="000000"/>
          <w:sz w:val="24"/>
          <w:szCs w:val="24"/>
          <w:shd w:val="clear" w:color="auto" w:fill="E1E3E6"/>
          <w:lang w:val="en-CA" w:eastAsia="en-CA"/>
        </w:rPr>
        <w:t xml:space="preserve"> (Stimpson) and its potential role in visceral </w:t>
      </w:r>
      <w:r w:rsidRPr="002C4736">
        <w:rPr>
          <w:rFonts w:eastAsia="Times New Roman" w:cstheme="minorHAnsi"/>
          <w:color w:val="000000"/>
          <w:sz w:val="24"/>
          <w:szCs w:val="24"/>
          <w:shd w:val="clear" w:color="auto" w:fill="E1E3E6"/>
          <w:lang w:val="en-CA" w:eastAsia="en-CA"/>
        </w:rPr>
        <w:lastRenderedPageBreak/>
        <w:t>regeneration. </w:t>
      </w:r>
      <w:r w:rsidRPr="002C4736">
        <w:rPr>
          <w:rFonts w:eastAsia="Times New Roman" w:cstheme="minorHAnsi"/>
          <w:i/>
          <w:iCs/>
          <w:color w:val="000000"/>
          <w:sz w:val="24"/>
          <w:szCs w:val="24"/>
          <w:shd w:val="clear" w:color="auto" w:fill="E1E3E6"/>
          <w:lang w:val="en-CA" w:eastAsia="en-CA"/>
        </w:rPr>
        <w:t>Journal of Experimental Marine Biology and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469</w:t>
      </w:r>
      <w:r w:rsidRPr="002C4736">
        <w:rPr>
          <w:rFonts w:eastAsia="Times New Roman" w:cstheme="minorHAnsi"/>
          <w:color w:val="000000"/>
          <w:sz w:val="24"/>
          <w:szCs w:val="24"/>
          <w:shd w:val="clear" w:color="auto" w:fill="E1E3E6"/>
          <w:lang w:val="en-CA" w:eastAsia="en-CA"/>
        </w:rPr>
        <w:t>, 69–75. https://doi.org/10.1016/J.JEMBE.2015.04.016</w:t>
      </w:r>
      <w:r w:rsidRPr="002C4736">
        <w:rPr>
          <w:rFonts w:eastAsia="Times New Roman" w:cstheme="minorHAnsi"/>
          <w:sz w:val="24"/>
          <w:szCs w:val="24"/>
          <w:lang w:val="en-CA" w:eastAsia="en-CA"/>
        </w:rPr>
        <w:t> </w:t>
      </w:r>
    </w:p>
    <w:p w14:paraId="6DBCB2E7"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Case, R. J., Longford, S. R., Campbell, A. H., Low, A., </w:t>
      </w:r>
      <w:proofErr w:type="spellStart"/>
      <w:r w:rsidRPr="002C4736">
        <w:rPr>
          <w:rFonts w:eastAsia="Times New Roman" w:cstheme="minorHAnsi"/>
          <w:color w:val="000000"/>
          <w:sz w:val="24"/>
          <w:szCs w:val="24"/>
          <w:shd w:val="clear" w:color="auto" w:fill="E1E3E6"/>
          <w:lang w:val="en-CA" w:eastAsia="en-CA"/>
        </w:rPr>
        <w:t>Tujula</w:t>
      </w:r>
      <w:proofErr w:type="spellEnd"/>
      <w:r w:rsidRPr="002C4736">
        <w:rPr>
          <w:rFonts w:eastAsia="Times New Roman" w:cstheme="minorHAnsi"/>
          <w:color w:val="000000"/>
          <w:sz w:val="24"/>
          <w:szCs w:val="24"/>
          <w:shd w:val="clear" w:color="auto" w:fill="E1E3E6"/>
          <w:lang w:val="en-CA" w:eastAsia="en-CA"/>
        </w:rPr>
        <w:t xml:space="preserve">, N., Steinberg, P. D., &amp; </w:t>
      </w:r>
      <w:proofErr w:type="spellStart"/>
      <w:r w:rsidRPr="002C4736">
        <w:rPr>
          <w:rFonts w:eastAsia="Times New Roman" w:cstheme="minorHAnsi"/>
          <w:color w:val="000000"/>
          <w:sz w:val="24"/>
          <w:szCs w:val="24"/>
          <w:shd w:val="clear" w:color="auto" w:fill="E1E3E6"/>
          <w:lang w:val="en-CA" w:eastAsia="en-CA"/>
        </w:rPr>
        <w:t>Kjelleberg</w:t>
      </w:r>
      <w:proofErr w:type="spellEnd"/>
      <w:r w:rsidRPr="002C4736">
        <w:rPr>
          <w:rFonts w:eastAsia="Times New Roman" w:cstheme="minorHAnsi"/>
          <w:color w:val="000000"/>
          <w:sz w:val="24"/>
          <w:szCs w:val="24"/>
          <w:shd w:val="clear" w:color="auto" w:fill="E1E3E6"/>
          <w:lang w:val="en-CA" w:eastAsia="en-CA"/>
        </w:rPr>
        <w:t>, S. (2011). Temperature induced bacterial virulence and bleaching disease in a chemically defended marine macroalga. </w:t>
      </w:r>
      <w:r w:rsidRPr="002C4736">
        <w:rPr>
          <w:rFonts w:eastAsia="Times New Roman" w:cstheme="minorHAnsi"/>
          <w:i/>
          <w:iCs/>
          <w:color w:val="000000"/>
          <w:sz w:val="24"/>
          <w:szCs w:val="24"/>
          <w:shd w:val="clear" w:color="auto" w:fill="E1E3E6"/>
          <w:lang w:val="en-CA" w:eastAsia="en-CA"/>
        </w:rPr>
        <w:t>Environmental Microbiology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13</w:t>
      </w:r>
      <w:r w:rsidRPr="002C4736">
        <w:rPr>
          <w:rFonts w:eastAsia="Times New Roman" w:cstheme="minorHAnsi"/>
          <w:color w:val="000000"/>
          <w:sz w:val="24"/>
          <w:szCs w:val="24"/>
          <w:shd w:val="clear" w:color="auto" w:fill="E1E3E6"/>
          <w:lang w:val="en-CA" w:eastAsia="en-CA"/>
        </w:rPr>
        <w:t>(2), 529–537. https://doi.org/10.1111/j.1462-2920.2010.02356.x</w:t>
      </w:r>
      <w:r w:rsidRPr="002C4736">
        <w:rPr>
          <w:rFonts w:eastAsia="Times New Roman" w:cstheme="minorHAnsi"/>
          <w:sz w:val="24"/>
          <w:szCs w:val="24"/>
          <w:lang w:val="en-CA" w:eastAsia="en-CA"/>
        </w:rPr>
        <w:t> </w:t>
      </w:r>
    </w:p>
    <w:p w14:paraId="7B28462B"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Cavole</w:t>
      </w:r>
      <w:proofErr w:type="spellEnd"/>
      <w:r w:rsidRPr="002C4736">
        <w:rPr>
          <w:rFonts w:eastAsia="Times New Roman" w:cstheme="minorHAnsi"/>
          <w:color w:val="000000"/>
          <w:sz w:val="24"/>
          <w:szCs w:val="24"/>
          <w:shd w:val="clear" w:color="auto" w:fill="E1E3E6"/>
          <w:lang w:val="en-CA" w:eastAsia="en-CA"/>
        </w:rPr>
        <w:t xml:space="preserve">, L. M., </w:t>
      </w:r>
      <w:proofErr w:type="spellStart"/>
      <w:r w:rsidRPr="002C4736">
        <w:rPr>
          <w:rFonts w:eastAsia="Times New Roman" w:cstheme="minorHAnsi"/>
          <w:color w:val="000000"/>
          <w:sz w:val="24"/>
          <w:szCs w:val="24"/>
          <w:shd w:val="clear" w:color="auto" w:fill="E1E3E6"/>
          <w:lang w:val="en-CA" w:eastAsia="en-CA"/>
        </w:rPr>
        <w:t>Demko</w:t>
      </w:r>
      <w:proofErr w:type="spellEnd"/>
      <w:r w:rsidRPr="002C4736">
        <w:rPr>
          <w:rFonts w:eastAsia="Times New Roman" w:cstheme="minorHAnsi"/>
          <w:color w:val="000000"/>
          <w:sz w:val="24"/>
          <w:szCs w:val="24"/>
          <w:shd w:val="clear" w:color="auto" w:fill="E1E3E6"/>
          <w:lang w:val="en-CA" w:eastAsia="en-CA"/>
        </w:rPr>
        <w:t xml:space="preserve">, A. M., Diner, R. E., Giddings, A., Koester, I., </w:t>
      </w:r>
      <w:proofErr w:type="spellStart"/>
      <w:r w:rsidRPr="002C4736">
        <w:rPr>
          <w:rFonts w:eastAsia="Times New Roman" w:cstheme="minorHAnsi"/>
          <w:color w:val="000000"/>
          <w:sz w:val="24"/>
          <w:szCs w:val="24"/>
          <w:shd w:val="clear" w:color="auto" w:fill="E1E3E6"/>
          <w:lang w:val="en-CA" w:eastAsia="en-CA"/>
        </w:rPr>
        <w:t>Pagniello</w:t>
      </w:r>
      <w:proofErr w:type="spellEnd"/>
      <w:r w:rsidRPr="002C4736">
        <w:rPr>
          <w:rFonts w:eastAsia="Times New Roman" w:cstheme="minorHAnsi"/>
          <w:color w:val="000000"/>
          <w:sz w:val="24"/>
          <w:szCs w:val="24"/>
          <w:shd w:val="clear" w:color="auto" w:fill="E1E3E6"/>
          <w:lang w:val="en-CA" w:eastAsia="en-CA"/>
        </w:rPr>
        <w:t xml:space="preserve">, C. M. L. S., Paulsen, M. L., Ramirez-Valdez, A., </w:t>
      </w:r>
      <w:proofErr w:type="spellStart"/>
      <w:r w:rsidRPr="002C4736">
        <w:rPr>
          <w:rFonts w:eastAsia="Times New Roman" w:cstheme="minorHAnsi"/>
          <w:color w:val="000000"/>
          <w:sz w:val="24"/>
          <w:szCs w:val="24"/>
          <w:shd w:val="clear" w:color="auto" w:fill="E1E3E6"/>
          <w:lang w:val="en-CA" w:eastAsia="en-CA"/>
        </w:rPr>
        <w:t>Schwenck</w:t>
      </w:r>
      <w:proofErr w:type="spellEnd"/>
      <w:r w:rsidRPr="002C4736">
        <w:rPr>
          <w:rFonts w:eastAsia="Times New Roman" w:cstheme="minorHAnsi"/>
          <w:color w:val="000000"/>
          <w:sz w:val="24"/>
          <w:szCs w:val="24"/>
          <w:shd w:val="clear" w:color="auto" w:fill="E1E3E6"/>
          <w:lang w:val="en-CA" w:eastAsia="en-CA"/>
        </w:rPr>
        <w:t>, S. M., Yen, N. K., Zill, M. E., &amp; Franks, P. J. S. (2016). Biological impacts of the 2013–2015 warm-water anomaly in the northeast Pacific: Winners, Losers, and the Future. </w:t>
      </w:r>
      <w:r w:rsidRPr="002C4736">
        <w:rPr>
          <w:rFonts w:eastAsia="Times New Roman" w:cstheme="minorHAnsi"/>
          <w:i/>
          <w:iCs/>
          <w:color w:val="000000"/>
          <w:sz w:val="24"/>
          <w:szCs w:val="24"/>
          <w:shd w:val="clear" w:color="auto" w:fill="E1E3E6"/>
          <w:lang w:val="en-CA" w:eastAsia="en-CA"/>
        </w:rPr>
        <w:t>Oceanography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29</w:t>
      </w:r>
      <w:r w:rsidRPr="002C4736">
        <w:rPr>
          <w:rFonts w:eastAsia="Times New Roman" w:cstheme="minorHAnsi"/>
          <w:color w:val="000000"/>
          <w:sz w:val="24"/>
          <w:szCs w:val="24"/>
          <w:shd w:val="clear" w:color="auto" w:fill="E1E3E6"/>
          <w:lang w:val="en-CA" w:eastAsia="en-CA"/>
        </w:rPr>
        <w:t>(2), 273–285. https://doi.org/10.5670/oceanog.2016.32</w:t>
      </w:r>
      <w:r w:rsidRPr="002C4736">
        <w:rPr>
          <w:rFonts w:eastAsia="Times New Roman" w:cstheme="minorHAnsi"/>
          <w:sz w:val="24"/>
          <w:szCs w:val="24"/>
          <w:lang w:val="en-CA" w:eastAsia="en-CA"/>
        </w:rPr>
        <w:t> </w:t>
      </w:r>
    </w:p>
    <w:p w14:paraId="5318E25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Chen, Z., Shi, J., Liu, Q., Chen, H., &amp; Li, C. (2021a). A Persistent and Intense Marine Heatwave in the Northeast Pacific During 2019–2020. </w:t>
      </w:r>
      <w:r w:rsidRPr="002C4736">
        <w:rPr>
          <w:rFonts w:eastAsia="Times New Roman" w:cstheme="minorHAnsi"/>
          <w:i/>
          <w:iCs/>
          <w:color w:val="000000"/>
          <w:sz w:val="24"/>
          <w:szCs w:val="24"/>
          <w:shd w:val="clear" w:color="auto" w:fill="E1E3E6"/>
          <w:lang w:val="en-CA" w:eastAsia="en-CA"/>
        </w:rPr>
        <w:t>Geophysical Research Letters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48</w:t>
      </w:r>
      <w:r w:rsidRPr="002C4736">
        <w:rPr>
          <w:rFonts w:eastAsia="Times New Roman" w:cstheme="minorHAnsi"/>
          <w:color w:val="000000"/>
          <w:sz w:val="24"/>
          <w:szCs w:val="24"/>
          <w:shd w:val="clear" w:color="auto" w:fill="E1E3E6"/>
          <w:lang w:val="en-CA" w:eastAsia="en-CA"/>
        </w:rPr>
        <w:t>(13). https://doi.org/10.1029/2021GL093239</w:t>
      </w:r>
      <w:r w:rsidRPr="002C4736">
        <w:rPr>
          <w:rFonts w:eastAsia="Times New Roman" w:cstheme="minorHAnsi"/>
          <w:sz w:val="24"/>
          <w:szCs w:val="24"/>
          <w:lang w:val="en-CA" w:eastAsia="en-CA"/>
        </w:rPr>
        <w:t> </w:t>
      </w:r>
    </w:p>
    <w:p w14:paraId="7CB12F0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Chen, Z., Shi, J., Liu, Q., Chen, H., &amp; Li, C. (2021b). A Persistent and Intense Marine Heatwave in the Northeast Pacific During 2019–2020. </w:t>
      </w:r>
      <w:r w:rsidRPr="002C4736">
        <w:rPr>
          <w:rFonts w:eastAsia="Times New Roman" w:cstheme="minorHAnsi"/>
          <w:i/>
          <w:iCs/>
          <w:color w:val="000000"/>
          <w:sz w:val="24"/>
          <w:szCs w:val="24"/>
          <w:shd w:val="clear" w:color="auto" w:fill="E1E3E6"/>
          <w:lang w:val="en-CA" w:eastAsia="en-CA"/>
        </w:rPr>
        <w:t>Geophysical Research Letters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48</w:t>
      </w:r>
      <w:r w:rsidRPr="002C4736">
        <w:rPr>
          <w:rFonts w:eastAsia="Times New Roman" w:cstheme="minorHAnsi"/>
          <w:color w:val="000000"/>
          <w:sz w:val="24"/>
          <w:szCs w:val="24"/>
          <w:shd w:val="clear" w:color="auto" w:fill="E1E3E6"/>
          <w:lang w:val="en-CA" w:eastAsia="en-CA"/>
        </w:rPr>
        <w:t>(13). https://doi.org/10.1029/2021GL093239</w:t>
      </w:r>
      <w:r w:rsidRPr="002C4736">
        <w:rPr>
          <w:rFonts w:eastAsia="Times New Roman" w:cstheme="minorHAnsi"/>
          <w:sz w:val="24"/>
          <w:szCs w:val="24"/>
          <w:lang w:val="en-CA" w:eastAsia="en-CA"/>
        </w:rPr>
        <w:t> </w:t>
      </w:r>
    </w:p>
    <w:p w14:paraId="346500B2"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Cox, D. R. (1972). Regression Models and </w:t>
      </w:r>
      <w:proofErr w:type="gramStart"/>
      <w:r w:rsidRPr="002C4736">
        <w:rPr>
          <w:rFonts w:eastAsia="Times New Roman" w:cstheme="minorHAnsi"/>
          <w:color w:val="000000"/>
          <w:sz w:val="24"/>
          <w:szCs w:val="24"/>
          <w:shd w:val="clear" w:color="auto" w:fill="E1E3E6"/>
          <w:lang w:val="en-CA" w:eastAsia="en-CA"/>
        </w:rPr>
        <w:t>Life-Tables</w:t>
      </w:r>
      <w:proofErr w:type="gramEnd"/>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Journal of the Royal Statistical Society: Series B (Methodological)</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34</w:t>
      </w:r>
      <w:r w:rsidRPr="002C4736">
        <w:rPr>
          <w:rFonts w:eastAsia="Times New Roman" w:cstheme="minorHAnsi"/>
          <w:color w:val="000000"/>
          <w:sz w:val="24"/>
          <w:szCs w:val="24"/>
          <w:shd w:val="clear" w:color="auto" w:fill="E1E3E6"/>
          <w:lang w:val="en-CA" w:eastAsia="en-CA"/>
        </w:rPr>
        <w:t>(2), 187–202. https://doi.org/10.1111/J.2517-6161.1972.TB00899.X</w:t>
      </w:r>
      <w:r w:rsidRPr="002C4736">
        <w:rPr>
          <w:rFonts w:eastAsia="Times New Roman" w:cstheme="minorHAnsi"/>
          <w:sz w:val="24"/>
          <w:szCs w:val="24"/>
          <w:lang w:val="en-CA" w:eastAsia="en-CA"/>
        </w:rPr>
        <w:t> </w:t>
      </w:r>
    </w:p>
    <w:p w14:paraId="21D88382"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Delroisse</w:t>
      </w:r>
      <w:proofErr w:type="spellEnd"/>
      <w:r w:rsidRPr="002C4736">
        <w:rPr>
          <w:rFonts w:eastAsia="Times New Roman" w:cstheme="minorHAnsi"/>
          <w:color w:val="000000"/>
          <w:sz w:val="24"/>
          <w:szCs w:val="24"/>
          <w:shd w:val="clear" w:color="auto" w:fill="E1E3E6"/>
          <w:lang w:val="en-CA" w:eastAsia="en-CA"/>
        </w:rPr>
        <w:t xml:space="preserve">, J., Van </w:t>
      </w:r>
      <w:proofErr w:type="spellStart"/>
      <w:r w:rsidRPr="002C4736">
        <w:rPr>
          <w:rFonts w:eastAsia="Times New Roman" w:cstheme="minorHAnsi"/>
          <w:color w:val="000000"/>
          <w:sz w:val="24"/>
          <w:szCs w:val="24"/>
          <w:shd w:val="clear" w:color="auto" w:fill="E1E3E6"/>
          <w:lang w:val="en-CA" w:eastAsia="en-CA"/>
        </w:rPr>
        <w:t>Wayneberghe</w:t>
      </w:r>
      <w:proofErr w:type="spellEnd"/>
      <w:r w:rsidRPr="002C4736">
        <w:rPr>
          <w:rFonts w:eastAsia="Times New Roman" w:cstheme="minorHAnsi"/>
          <w:color w:val="000000"/>
          <w:sz w:val="24"/>
          <w:szCs w:val="24"/>
          <w:shd w:val="clear" w:color="auto" w:fill="E1E3E6"/>
          <w:lang w:val="en-CA" w:eastAsia="en-CA"/>
        </w:rPr>
        <w:t xml:space="preserve">, K., </w:t>
      </w:r>
      <w:proofErr w:type="spellStart"/>
      <w:r w:rsidRPr="002C4736">
        <w:rPr>
          <w:rFonts w:eastAsia="Times New Roman" w:cstheme="minorHAnsi"/>
          <w:color w:val="000000"/>
          <w:sz w:val="24"/>
          <w:szCs w:val="24"/>
          <w:shd w:val="clear" w:color="auto" w:fill="E1E3E6"/>
          <w:lang w:val="en-CA" w:eastAsia="en-CA"/>
        </w:rPr>
        <w:t>Flammang</w:t>
      </w:r>
      <w:proofErr w:type="spellEnd"/>
      <w:r w:rsidRPr="002C4736">
        <w:rPr>
          <w:rFonts w:eastAsia="Times New Roman" w:cstheme="minorHAnsi"/>
          <w:color w:val="000000"/>
          <w:sz w:val="24"/>
          <w:szCs w:val="24"/>
          <w:shd w:val="clear" w:color="auto" w:fill="E1E3E6"/>
          <w:lang w:val="en-CA" w:eastAsia="en-CA"/>
        </w:rPr>
        <w:t xml:space="preserve">, P., </w:t>
      </w:r>
      <w:proofErr w:type="spellStart"/>
      <w:r w:rsidRPr="002C4736">
        <w:rPr>
          <w:rFonts w:eastAsia="Times New Roman" w:cstheme="minorHAnsi"/>
          <w:color w:val="000000"/>
          <w:sz w:val="24"/>
          <w:szCs w:val="24"/>
          <w:shd w:val="clear" w:color="auto" w:fill="E1E3E6"/>
          <w:lang w:val="en-CA" w:eastAsia="en-CA"/>
        </w:rPr>
        <w:t>Gillan</w:t>
      </w:r>
      <w:proofErr w:type="spellEnd"/>
      <w:r w:rsidRPr="002C4736">
        <w:rPr>
          <w:rFonts w:eastAsia="Times New Roman" w:cstheme="minorHAnsi"/>
          <w:color w:val="000000"/>
          <w:sz w:val="24"/>
          <w:szCs w:val="24"/>
          <w:shd w:val="clear" w:color="auto" w:fill="E1E3E6"/>
          <w:lang w:val="en-CA" w:eastAsia="en-CA"/>
        </w:rPr>
        <w:t xml:space="preserve">, D., </w:t>
      </w:r>
      <w:proofErr w:type="spellStart"/>
      <w:r w:rsidRPr="002C4736">
        <w:rPr>
          <w:rFonts w:eastAsia="Times New Roman" w:cstheme="minorHAnsi"/>
          <w:color w:val="000000"/>
          <w:sz w:val="24"/>
          <w:szCs w:val="24"/>
          <w:shd w:val="clear" w:color="auto" w:fill="E1E3E6"/>
          <w:lang w:val="en-CA" w:eastAsia="en-CA"/>
        </w:rPr>
        <w:t>Gerbaux</w:t>
      </w:r>
      <w:proofErr w:type="spellEnd"/>
      <w:r w:rsidRPr="002C4736">
        <w:rPr>
          <w:rFonts w:eastAsia="Times New Roman" w:cstheme="minorHAnsi"/>
          <w:color w:val="000000"/>
          <w:sz w:val="24"/>
          <w:szCs w:val="24"/>
          <w:shd w:val="clear" w:color="auto" w:fill="E1E3E6"/>
          <w:lang w:val="en-CA" w:eastAsia="en-CA"/>
        </w:rPr>
        <w:t xml:space="preserve">, P., </w:t>
      </w:r>
      <w:proofErr w:type="spellStart"/>
      <w:r w:rsidRPr="002C4736">
        <w:rPr>
          <w:rFonts w:eastAsia="Times New Roman" w:cstheme="minorHAnsi"/>
          <w:color w:val="000000"/>
          <w:sz w:val="24"/>
          <w:szCs w:val="24"/>
          <w:shd w:val="clear" w:color="auto" w:fill="E1E3E6"/>
          <w:lang w:val="en-CA" w:eastAsia="en-CA"/>
        </w:rPr>
        <w:t>Opina</w:t>
      </w:r>
      <w:proofErr w:type="spellEnd"/>
      <w:r w:rsidRPr="002C4736">
        <w:rPr>
          <w:rFonts w:eastAsia="Times New Roman" w:cstheme="minorHAnsi"/>
          <w:color w:val="000000"/>
          <w:sz w:val="24"/>
          <w:szCs w:val="24"/>
          <w:shd w:val="clear" w:color="auto" w:fill="E1E3E6"/>
          <w:lang w:val="en-CA" w:eastAsia="en-CA"/>
        </w:rPr>
        <w:t xml:space="preserve">, N., </w:t>
      </w:r>
      <w:proofErr w:type="spellStart"/>
      <w:r w:rsidRPr="002C4736">
        <w:rPr>
          <w:rFonts w:eastAsia="Times New Roman" w:cstheme="minorHAnsi"/>
          <w:color w:val="000000"/>
          <w:sz w:val="24"/>
          <w:szCs w:val="24"/>
          <w:shd w:val="clear" w:color="auto" w:fill="E1E3E6"/>
          <w:lang w:val="en-CA" w:eastAsia="en-CA"/>
        </w:rPr>
        <w:t>Todinanahary</w:t>
      </w:r>
      <w:proofErr w:type="spellEnd"/>
      <w:r w:rsidRPr="002C4736">
        <w:rPr>
          <w:rFonts w:eastAsia="Times New Roman" w:cstheme="minorHAnsi"/>
          <w:color w:val="000000"/>
          <w:sz w:val="24"/>
          <w:szCs w:val="24"/>
          <w:shd w:val="clear" w:color="auto" w:fill="E1E3E6"/>
          <w:lang w:val="en-CA" w:eastAsia="en-CA"/>
        </w:rPr>
        <w:t xml:space="preserve">, G. G. B., &amp; </w:t>
      </w:r>
      <w:proofErr w:type="spellStart"/>
      <w:r w:rsidRPr="002C4736">
        <w:rPr>
          <w:rFonts w:eastAsia="Times New Roman" w:cstheme="minorHAnsi"/>
          <w:color w:val="000000"/>
          <w:sz w:val="24"/>
          <w:szCs w:val="24"/>
          <w:shd w:val="clear" w:color="auto" w:fill="E1E3E6"/>
          <w:lang w:val="en-CA" w:eastAsia="en-CA"/>
        </w:rPr>
        <w:t>Eeckhaut</w:t>
      </w:r>
      <w:proofErr w:type="spellEnd"/>
      <w:r w:rsidRPr="002C4736">
        <w:rPr>
          <w:rFonts w:eastAsia="Times New Roman" w:cstheme="minorHAnsi"/>
          <w:color w:val="000000"/>
          <w:sz w:val="24"/>
          <w:szCs w:val="24"/>
          <w:shd w:val="clear" w:color="auto" w:fill="E1E3E6"/>
          <w:lang w:val="en-CA" w:eastAsia="en-CA"/>
        </w:rPr>
        <w:t xml:space="preserve">, I. (2020). Epidemiology of a </w:t>
      </w:r>
      <w:proofErr w:type="spellStart"/>
      <w:r w:rsidRPr="002C4736">
        <w:rPr>
          <w:rFonts w:eastAsia="Times New Roman" w:cstheme="minorHAnsi"/>
          <w:color w:val="000000"/>
          <w:sz w:val="24"/>
          <w:szCs w:val="24"/>
          <w:shd w:val="clear" w:color="auto" w:fill="E1E3E6"/>
          <w:lang w:val="en-CA" w:eastAsia="en-CA"/>
        </w:rPr>
        <w:t>SKin</w:t>
      </w:r>
      <w:proofErr w:type="spellEnd"/>
      <w:r w:rsidRPr="002C4736">
        <w:rPr>
          <w:rFonts w:eastAsia="Times New Roman" w:cstheme="minorHAnsi"/>
          <w:color w:val="000000"/>
          <w:sz w:val="24"/>
          <w:szCs w:val="24"/>
          <w:shd w:val="clear" w:color="auto" w:fill="E1E3E6"/>
          <w:lang w:val="en-CA" w:eastAsia="en-CA"/>
        </w:rPr>
        <w:t xml:space="preserve"> Ulceration Disease </w:t>
      </w:r>
      <w:r w:rsidRPr="002C4736">
        <w:rPr>
          <w:rFonts w:eastAsia="Times New Roman" w:cstheme="minorHAnsi"/>
          <w:color w:val="000000"/>
          <w:sz w:val="24"/>
          <w:szCs w:val="24"/>
          <w:shd w:val="clear" w:color="auto" w:fill="E1E3E6"/>
          <w:lang w:val="en-CA" w:eastAsia="en-CA"/>
        </w:rPr>
        <w:lastRenderedPageBreak/>
        <w:t xml:space="preserve">(SKUD) in the sea cucumber </w:t>
      </w:r>
      <w:proofErr w:type="spellStart"/>
      <w:r w:rsidRPr="002C4736">
        <w:rPr>
          <w:rFonts w:eastAsia="Times New Roman" w:cstheme="minorHAnsi"/>
          <w:color w:val="000000"/>
          <w:sz w:val="24"/>
          <w:szCs w:val="24"/>
          <w:shd w:val="clear" w:color="auto" w:fill="E1E3E6"/>
          <w:lang w:val="en-CA" w:eastAsia="en-CA"/>
        </w:rPr>
        <w:t>Holothuria</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scabra</w:t>
      </w:r>
      <w:proofErr w:type="spellEnd"/>
      <w:r w:rsidRPr="002C4736">
        <w:rPr>
          <w:rFonts w:eastAsia="Times New Roman" w:cstheme="minorHAnsi"/>
          <w:color w:val="000000"/>
          <w:sz w:val="24"/>
          <w:szCs w:val="24"/>
          <w:shd w:val="clear" w:color="auto" w:fill="E1E3E6"/>
          <w:lang w:val="en-CA" w:eastAsia="en-CA"/>
        </w:rPr>
        <w:t xml:space="preserve"> with a review on the SKUDs in Holothuroidea (Echinodermata). </w:t>
      </w:r>
      <w:r w:rsidRPr="002C4736">
        <w:rPr>
          <w:rFonts w:eastAsia="Times New Roman" w:cstheme="minorHAnsi"/>
          <w:i/>
          <w:iCs/>
          <w:color w:val="000000"/>
          <w:sz w:val="24"/>
          <w:szCs w:val="24"/>
          <w:shd w:val="clear" w:color="auto" w:fill="E1E3E6"/>
          <w:lang w:val="en-CA" w:eastAsia="en-CA"/>
        </w:rPr>
        <w:t>Scientific Reports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10</w:t>
      </w:r>
      <w:r w:rsidRPr="002C4736">
        <w:rPr>
          <w:rFonts w:eastAsia="Times New Roman" w:cstheme="minorHAnsi"/>
          <w:color w:val="000000"/>
          <w:sz w:val="24"/>
          <w:szCs w:val="24"/>
          <w:shd w:val="clear" w:color="auto" w:fill="E1E3E6"/>
          <w:lang w:val="en-CA" w:eastAsia="en-CA"/>
        </w:rPr>
        <w:t>(1). https://doi.org/10.1038/S41598-020-78876-0</w:t>
      </w:r>
      <w:r w:rsidRPr="002C4736">
        <w:rPr>
          <w:rFonts w:eastAsia="Times New Roman" w:cstheme="minorHAnsi"/>
          <w:sz w:val="24"/>
          <w:szCs w:val="24"/>
          <w:lang w:val="en-CA" w:eastAsia="en-CA"/>
        </w:rPr>
        <w:t> </w:t>
      </w:r>
    </w:p>
    <w:p w14:paraId="0A39D9B6"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Deng, H., Zhou, Z. C., Wang, N. Bin, &amp; Liu, C. (2008). The syndrome of sea cucumber (</w:t>
      </w:r>
      <w:proofErr w:type="spellStart"/>
      <w:r w:rsidRPr="002C4736">
        <w:rPr>
          <w:rFonts w:eastAsia="Times New Roman" w:cstheme="minorHAnsi"/>
          <w:color w:val="000000"/>
          <w:sz w:val="24"/>
          <w:szCs w:val="24"/>
          <w:shd w:val="clear" w:color="auto" w:fill="E1E3E6"/>
          <w:lang w:val="en-CA" w:eastAsia="en-CA"/>
        </w:rPr>
        <w:t>Apostichopus</w:t>
      </w:r>
      <w:proofErr w:type="spellEnd"/>
      <w:r w:rsidRPr="002C4736">
        <w:rPr>
          <w:rFonts w:eastAsia="Times New Roman" w:cstheme="minorHAnsi"/>
          <w:color w:val="000000"/>
          <w:sz w:val="24"/>
          <w:szCs w:val="24"/>
          <w:shd w:val="clear" w:color="auto" w:fill="E1E3E6"/>
          <w:lang w:val="en-CA" w:eastAsia="en-CA"/>
        </w:rPr>
        <w:t xml:space="preserve"> japonicus) infected by virus and bacteria. </w:t>
      </w:r>
      <w:proofErr w:type="spellStart"/>
      <w:r w:rsidRPr="002C4736">
        <w:rPr>
          <w:rFonts w:eastAsia="Times New Roman" w:cstheme="minorHAnsi"/>
          <w:i/>
          <w:iCs/>
          <w:color w:val="000000"/>
          <w:sz w:val="24"/>
          <w:szCs w:val="24"/>
          <w:shd w:val="clear" w:color="auto" w:fill="E1E3E6"/>
          <w:lang w:val="en-CA" w:eastAsia="en-CA"/>
        </w:rPr>
        <w:t>Virologica</w:t>
      </w:r>
      <w:proofErr w:type="spellEnd"/>
      <w:r w:rsidRPr="002C4736">
        <w:rPr>
          <w:rFonts w:eastAsia="Times New Roman" w:cstheme="minorHAnsi"/>
          <w:i/>
          <w:iCs/>
          <w:color w:val="000000"/>
          <w:sz w:val="24"/>
          <w:szCs w:val="24"/>
          <w:shd w:val="clear" w:color="auto" w:fill="E1E3E6"/>
          <w:lang w:val="en-CA" w:eastAsia="en-CA"/>
        </w:rPr>
        <w:t xml:space="preserve"> </w:t>
      </w:r>
      <w:proofErr w:type="spellStart"/>
      <w:r w:rsidRPr="002C4736">
        <w:rPr>
          <w:rFonts w:eastAsia="Times New Roman" w:cstheme="minorHAnsi"/>
          <w:i/>
          <w:iCs/>
          <w:color w:val="000000"/>
          <w:sz w:val="24"/>
          <w:szCs w:val="24"/>
          <w:shd w:val="clear" w:color="auto" w:fill="E1E3E6"/>
          <w:lang w:val="en-CA" w:eastAsia="en-CA"/>
        </w:rPr>
        <w:t>Sinica</w:t>
      </w:r>
      <w:proofErr w:type="spellEnd"/>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23</w:t>
      </w:r>
      <w:r w:rsidRPr="002C4736">
        <w:rPr>
          <w:rFonts w:eastAsia="Times New Roman" w:cstheme="minorHAnsi"/>
          <w:color w:val="000000"/>
          <w:sz w:val="24"/>
          <w:szCs w:val="24"/>
          <w:shd w:val="clear" w:color="auto" w:fill="E1E3E6"/>
          <w:lang w:val="en-CA" w:eastAsia="en-CA"/>
        </w:rPr>
        <w:t>(1), 63–67. https://doi.org/10.1007/S12250-008-2863-9</w:t>
      </w:r>
      <w:r w:rsidRPr="002C4736">
        <w:rPr>
          <w:rFonts w:eastAsia="Times New Roman" w:cstheme="minorHAnsi"/>
          <w:sz w:val="24"/>
          <w:szCs w:val="24"/>
          <w:lang w:val="en-CA" w:eastAsia="en-CA"/>
        </w:rPr>
        <w:t> </w:t>
      </w:r>
    </w:p>
    <w:p w14:paraId="6861D988"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Di Lorenzo, E., &amp; Mantua, N. (2016). Multi-year persistence of the 2014/15 North Pacific marine heatwave. </w:t>
      </w:r>
      <w:r w:rsidRPr="002C4736">
        <w:rPr>
          <w:rFonts w:eastAsia="Times New Roman" w:cstheme="minorHAnsi"/>
          <w:i/>
          <w:iCs/>
          <w:color w:val="000000"/>
          <w:sz w:val="24"/>
          <w:szCs w:val="24"/>
          <w:shd w:val="clear" w:color="auto" w:fill="E1E3E6"/>
          <w:lang w:val="en-CA" w:eastAsia="en-CA"/>
        </w:rPr>
        <w:t>Nature Climate Change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w:t>
      </w:r>
      <w:r w:rsidRPr="002C4736">
        <w:rPr>
          <w:rFonts w:eastAsia="Times New Roman" w:cstheme="minorHAnsi"/>
          <w:color w:val="000000"/>
          <w:sz w:val="24"/>
          <w:szCs w:val="24"/>
          <w:shd w:val="clear" w:color="auto" w:fill="E1E3E6"/>
          <w:lang w:val="en-CA" w:eastAsia="en-CA"/>
        </w:rPr>
        <w:t>(11), 1042–1047. https://doi.org/10.1038/nclimate3082</w:t>
      </w:r>
      <w:r w:rsidRPr="002C4736">
        <w:rPr>
          <w:rFonts w:eastAsia="Times New Roman" w:cstheme="minorHAnsi"/>
          <w:sz w:val="24"/>
          <w:szCs w:val="24"/>
          <w:lang w:val="en-CA" w:eastAsia="en-CA"/>
        </w:rPr>
        <w:t> </w:t>
      </w:r>
    </w:p>
    <w:p w14:paraId="0CE31C03"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Di Santo, V., &amp; </w:t>
      </w:r>
      <w:proofErr w:type="spellStart"/>
      <w:r w:rsidRPr="002C4736">
        <w:rPr>
          <w:rFonts w:eastAsia="Times New Roman" w:cstheme="minorHAnsi"/>
          <w:color w:val="000000"/>
          <w:sz w:val="24"/>
          <w:szCs w:val="24"/>
          <w:shd w:val="clear" w:color="auto" w:fill="E1E3E6"/>
          <w:lang w:val="en-CA" w:eastAsia="en-CA"/>
        </w:rPr>
        <w:t>Lobel</w:t>
      </w:r>
      <w:proofErr w:type="spellEnd"/>
      <w:r w:rsidRPr="002C4736">
        <w:rPr>
          <w:rFonts w:eastAsia="Times New Roman" w:cstheme="minorHAnsi"/>
          <w:color w:val="000000"/>
          <w:sz w:val="24"/>
          <w:szCs w:val="24"/>
          <w:shd w:val="clear" w:color="auto" w:fill="E1E3E6"/>
          <w:lang w:val="en-CA" w:eastAsia="en-CA"/>
        </w:rPr>
        <w:t>, P. S. (2017). Body size and thermal tolerance in tropical gobies. </w:t>
      </w:r>
      <w:r w:rsidRPr="002C4736">
        <w:rPr>
          <w:rFonts w:eastAsia="Times New Roman" w:cstheme="minorHAnsi"/>
          <w:i/>
          <w:iCs/>
          <w:color w:val="000000"/>
          <w:sz w:val="24"/>
          <w:szCs w:val="24"/>
          <w:shd w:val="clear" w:color="auto" w:fill="E1E3E6"/>
          <w:lang w:val="en-CA" w:eastAsia="en-CA"/>
        </w:rPr>
        <w:t>Journal of Experimental Marine Biology and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487</w:t>
      </w:r>
      <w:r w:rsidRPr="002C4736">
        <w:rPr>
          <w:rFonts w:eastAsia="Times New Roman" w:cstheme="minorHAnsi"/>
          <w:color w:val="000000"/>
          <w:sz w:val="24"/>
          <w:szCs w:val="24"/>
          <w:shd w:val="clear" w:color="auto" w:fill="E1E3E6"/>
          <w:lang w:val="en-CA" w:eastAsia="en-CA"/>
        </w:rPr>
        <w:t>, 11–17. https://doi.org/10.1016/J.JEMBE.2016.11.007</w:t>
      </w:r>
      <w:r w:rsidRPr="002C4736">
        <w:rPr>
          <w:rFonts w:eastAsia="Times New Roman" w:cstheme="minorHAnsi"/>
          <w:sz w:val="24"/>
          <w:szCs w:val="24"/>
          <w:lang w:val="en-CA" w:eastAsia="en-CA"/>
        </w:rPr>
        <w:t> </w:t>
      </w:r>
    </w:p>
    <w:p w14:paraId="7FB65E4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Dong, Y. </w:t>
      </w:r>
      <w:proofErr w:type="spellStart"/>
      <w:r w:rsidRPr="002C4736">
        <w:rPr>
          <w:rFonts w:eastAsia="Times New Roman" w:cstheme="minorHAnsi"/>
          <w:color w:val="000000"/>
          <w:sz w:val="24"/>
          <w:szCs w:val="24"/>
          <w:shd w:val="clear" w:color="auto" w:fill="E1E3E6"/>
          <w:lang w:val="en-CA" w:eastAsia="en-CA"/>
        </w:rPr>
        <w:t>wei</w:t>
      </w:r>
      <w:proofErr w:type="spellEnd"/>
      <w:r w:rsidRPr="002C4736">
        <w:rPr>
          <w:rFonts w:eastAsia="Times New Roman" w:cstheme="minorHAnsi"/>
          <w:color w:val="000000"/>
          <w:sz w:val="24"/>
          <w:szCs w:val="24"/>
          <w:shd w:val="clear" w:color="auto" w:fill="E1E3E6"/>
          <w:lang w:val="en-CA" w:eastAsia="en-CA"/>
        </w:rPr>
        <w:t xml:space="preserve">, Yu, S. </w:t>
      </w:r>
      <w:proofErr w:type="spellStart"/>
      <w:r w:rsidRPr="002C4736">
        <w:rPr>
          <w:rFonts w:eastAsia="Times New Roman" w:cstheme="minorHAnsi"/>
          <w:color w:val="000000"/>
          <w:sz w:val="24"/>
          <w:szCs w:val="24"/>
          <w:shd w:val="clear" w:color="auto" w:fill="E1E3E6"/>
          <w:lang w:val="en-CA" w:eastAsia="en-CA"/>
        </w:rPr>
        <w:t>shan</w:t>
      </w:r>
      <w:proofErr w:type="spellEnd"/>
      <w:r w:rsidRPr="002C4736">
        <w:rPr>
          <w:rFonts w:eastAsia="Times New Roman" w:cstheme="minorHAnsi"/>
          <w:color w:val="000000"/>
          <w:sz w:val="24"/>
          <w:szCs w:val="24"/>
          <w:shd w:val="clear" w:color="auto" w:fill="E1E3E6"/>
          <w:lang w:val="en-CA" w:eastAsia="en-CA"/>
        </w:rPr>
        <w:t xml:space="preserve">, Wang, Q. </w:t>
      </w:r>
      <w:proofErr w:type="spellStart"/>
      <w:r w:rsidRPr="002C4736">
        <w:rPr>
          <w:rFonts w:eastAsia="Times New Roman" w:cstheme="minorHAnsi"/>
          <w:color w:val="000000"/>
          <w:sz w:val="24"/>
          <w:szCs w:val="24"/>
          <w:shd w:val="clear" w:color="auto" w:fill="E1E3E6"/>
          <w:lang w:val="en-CA" w:eastAsia="en-CA"/>
        </w:rPr>
        <w:t>lin</w:t>
      </w:r>
      <w:proofErr w:type="spellEnd"/>
      <w:r w:rsidRPr="002C4736">
        <w:rPr>
          <w:rFonts w:eastAsia="Times New Roman" w:cstheme="minorHAnsi"/>
          <w:color w:val="000000"/>
          <w:sz w:val="24"/>
          <w:szCs w:val="24"/>
          <w:shd w:val="clear" w:color="auto" w:fill="E1E3E6"/>
          <w:lang w:val="en-CA" w:eastAsia="en-CA"/>
        </w:rPr>
        <w:t xml:space="preserve">, &amp; Dong, S. lin. (2011). Physiological responses in a variable environment: Relationships between metabolism, </w:t>
      </w:r>
      <w:proofErr w:type="spellStart"/>
      <w:r w:rsidRPr="002C4736">
        <w:rPr>
          <w:rFonts w:eastAsia="Times New Roman" w:cstheme="minorHAnsi"/>
          <w:color w:val="000000"/>
          <w:sz w:val="24"/>
          <w:szCs w:val="24"/>
          <w:shd w:val="clear" w:color="auto" w:fill="E1E3E6"/>
          <w:lang w:val="en-CA" w:eastAsia="en-CA"/>
        </w:rPr>
        <w:t>hsp</w:t>
      </w:r>
      <w:proofErr w:type="spellEnd"/>
      <w:r w:rsidRPr="002C4736">
        <w:rPr>
          <w:rFonts w:eastAsia="Times New Roman" w:cstheme="minorHAnsi"/>
          <w:color w:val="000000"/>
          <w:sz w:val="24"/>
          <w:szCs w:val="24"/>
          <w:shd w:val="clear" w:color="auto" w:fill="E1E3E6"/>
          <w:lang w:val="en-CA" w:eastAsia="en-CA"/>
        </w:rPr>
        <w:t xml:space="preserve"> and thermotolerance in an intertidal-subtidal species. </w:t>
      </w:r>
      <w:proofErr w:type="spellStart"/>
      <w:r w:rsidRPr="002C4736">
        <w:rPr>
          <w:rFonts w:eastAsia="Times New Roman" w:cstheme="minorHAnsi"/>
          <w:i/>
          <w:iCs/>
          <w:color w:val="000000"/>
          <w:sz w:val="24"/>
          <w:szCs w:val="24"/>
          <w:shd w:val="clear" w:color="auto" w:fill="E1E3E6"/>
          <w:lang w:val="en-CA" w:eastAsia="en-CA"/>
        </w:rPr>
        <w:t>PLoS</w:t>
      </w:r>
      <w:proofErr w:type="spellEnd"/>
      <w:r w:rsidRPr="002C4736">
        <w:rPr>
          <w:rFonts w:eastAsia="Times New Roman" w:cstheme="minorHAnsi"/>
          <w:i/>
          <w:iCs/>
          <w:color w:val="000000"/>
          <w:sz w:val="24"/>
          <w:szCs w:val="24"/>
          <w:shd w:val="clear" w:color="auto" w:fill="E1E3E6"/>
          <w:lang w:val="en-CA" w:eastAsia="en-CA"/>
        </w:rPr>
        <w:t xml:space="preserve"> ONE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w:t>
      </w:r>
      <w:r w:rsidRPr="002C4736">
        <w:rPr>
          <w:rFonts w:eastAsia="Times New Roman" w:cstheme="minorHAnsi"/>
          <w:color w:val="000000"/>
          <w:sz w:val="24"/>
          <w:szCs w:val="24"/>
          <w:shd w:val="clear" w:color="auto" w:fill="E1E3E6"/>
          <w:lang w:val="en-CA" w:eastAsia="en-CA"/>
        </w:rPr>
        <w:t>(10). https://doi.org/10.1371/journal.pone.0026446</w:t>
      </w:r>
      <w:r w:rsidRPr="002C4736">
        <w:rPr>
          <w:rFonts w:eastAsia="Times New Roman" w:cstheme="minorHAnsi"/>
          <w:sz w:val="24"/>
          <w:szCs w:val="24"/>
          <w:lang w:val="en-CA" w:eastAsia="en-CA"/>
        </w:rPr>
        <w:t> </w:t>
      </w:r>
    </w:p>
    <w:p w14:paraId="124AC22D"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Eisenlord</w:t>
      </w:r>
      <w:proofErr w:type="spellEnd"/>
      <w:r w:rsidRPr="002C4736">
        <w:rPr>
          <w:rFonts w:eastAsia="Times New Roman" w:cstheme="minorHAnsi"/>
          <w:color w:val="000000"/>
          <w:sz w:val="24"/>
          <w:szCs w:val="24"/>
          <w:shd w:val="clear" w:color="auto" w:fill="E1E3E6"/>
          <w:lang w:val="en-CA" w:eastAsia="en-CA"/>
        </w:rPr>
        <w:t xml:space="preserve">, M. E., </w:t>
      </w:r>
      <w:proofErr w:type="spellStart"/>
      <w:r w:rsidRPr="002C4736">
        <w:rPr>
          <w:rFonts w:eastAsia="Times New Roman" w:cstheme="minorHAnsi"/>
          <w:color w:val="000000"/>
          <w:sz w:val="24"/>
          <w:szCs w:val="24"/>
          <w:shd w:val="clear" w:color="auto" w:fill="E1E3E6"/>
          <w:lang w:val="en-CA" w:eastAsia="en-CA"/>
        </w:rPr>
        <w:t>Groner</w:t>
      </w:r>
      <w:proofErr w:type="spellEnd"/>
      <w:r w:rsidRPr="002C4736">
        <w:rPr>
          <w:rFonts w:eastAsia="Times New Roman" w:cstheme="minorHAnsi"/>
          <w:color w:val="000000"/>
          <w:sz w:val="24"/>
          <w:szCs w:val="24"/>
          <w:shd w:val="clear" w:color="auto" w:fill="E1E3E6"/>
          <w:lang w:val="en-CA" w:eastAsia="en-CA"/>
        </w:rPr>
        <w:t xml:space="preserve">, M. L., Yoshioka, R. M., Elliott, J., Maynard, J., </w:t>
      </w:r>
      <w:proofErr w:type="spellStart"/>
      <w:r w:rsidRPr="002C4736">
        <w:rPr>
          <w:rFonts w:eastAsia="Times New Roman" w:cstheme="minorHAnsi"/>
          <w:color w:val="000000"/>
          <w:sz w:val="24"/>
          <w:szCs w:val="24"/>
          <w:shd w:val="clear" w:color="auto" w:fill="E1E3E6"/>
          <w:lang w:val="en-CA" w:eastAsia="en-CA"/>
        </w:rPr>
        <w:t>Fradkin</w:t>
      </w:r>
      <w:proofErr w:type="spellEnd"/>
      <w:r w:rsidRPr="002C4736">
        <w:rPr>
          <w:rFonts w:eastAsia="Times New Roman" w:cstheme="minorHAnsi"/>
          <w:color w:val="000000"/>
          <w:sz w:val="24"/>
          <w:szCs w:val="24"/>
          <w:shd w:val="clear" w:color="auto" w:fill="E1E3E6"/>
          <w:lang w:val="en-CA" w:eastAsia="en-CA"/>
        </w:rPr>
        <w:t xml:space="preserve">, S., Turner, M., </w:t>
      </w:r>
      <w:proofErr w:type="spellStart"/>
      <w:r w:rsidRPr="002C4736">
        <w:rPr>
          <w:rFonts w:eastAsia="Times New Roman" w:cstheme="minorHAnsi"/>
          <w:color w:val="000000"/>
          <w:sz w:val="24"/>
          <w:szCs w:val="24"/>
          <w:shd w:val="clear" w:color="auto" w:fill="E1E3E6"/>
          <w:lang w:val="en-CA" w:eastAsia="en-CA"/>
        </w:rPr>
        <w:t>Pyne</w:t>
      </w:r>
      <w:proofErr w:type="spellEnd"/>
      <w:r w:rsidRPr="002C4736">
        <w:rPr>
          <w:rFonts w:eastAsia="Times New Roman" w:cstheme="minorHAnsi"/>
          <w:color w:val="000000"/>
          <w:sz w:val="24"/>
          <w:szCs w:val="24"/>
          <w:shd w:val="clear" w:color="auto" w:fill="E1E3E6"/>
          <w:lang w:val="en-CA" w:eastAsia="en-CA"/>
        </w:rPr>
        <w:t xml:space="preserve">, K., Rivlin, N., Van </w:t>
      </w:r>
      <w:proofErr w:type="spellStart"/>
      <w:r w:rsidRPr="002C4736">
        <w:rPr>
          <w:rFonts w:eastAsia="Times New Roman" w:cstheme="minorHAnsi"/>
          <w:color w:val="000000"/>
          <w:sz w:val="24"/>
          <w:szCs w:val="24"/>
          <w:shd w:val="clear" w:color="auto" w:fill="E1E3E6"/>
          <w:lang w:val="en-CA" w:eastAsia="en-CA"/>
        </w:rPr>
        <w:t>Hooidonk</w:t>
      </w:r>
      <w:proofErr w:type="spellEnd"/>
      <w:r w:rsidRPr="002C4736">
        <w:rPr>
          <w:rFonts w:eastAsia="Times New Roman" w:cstheme="minorHAnsi"/>
          <w:color w:val="000000"/>
          <w:sz w:val="24"/>
          <w:szCs w:val="24"/>
          <w:shd w:val="clear" w:color="auto" w:fill="E1E3E6"/>
          <w:lang w:val="en-CA" w:eastAsia="en-CA"/>
        </w:rPr>
        <w:t>, R., &amp; Harvell, C. D. (2016). Ochre star mortality during the 2014 wasting disease epizootic: Role of population size structure and temperature. </w:t>
      </w:r>
      <w:r w:rsidRPr="002C4736">
        <w:rPr>
          <w:rFonts w:eastAsia="Times New Roman" w:cstheme="minorHAnsi"/>
          <w:i/>
          <w:iCs/>
          <w:color w:val="000000"/>
          <w:sz w:val="24"/>
          <w:szCs w:val="24"/>
          <w:shd w:val="clear" w:color="auto" w:fill="E1E3E6"/>
          <w:lang w:val="en-CA" w:eastAsia="en-CA"/>
        </w:rPr>
        <w:t>Philosophical Transactions of the Royal Society B: Biological Sciences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371</w:t>
      </w:r>
      <w:r w:rsidRPr="002C4736">
        <w:rPr>
          <w:rFonts w:eastAsia="Times New Roman" w:cstheme="minorHAnsi"/>
          <w:color w:val="000000"/>
          <w:sz w:val="24"/>
          <w:szCs w:val="24"/>
          <w:shd w:val="clear" w:color="auto" w:fill="E1E3E6"/>
          <w:lang w:val="en-CA" w:eastAsia="en-CA"/>
        </w:rPr>
        <w:t>(1689). https://doi.org/10.1098/rstb.2015.0212</w:t>
      </w:r>
      <w:r w:rsidRPr="002C4736">
        <w:rPr>
          <w:rFonts w:eastAsia="Times New Roman" w:cstheme="minorHAnsi"/>
          <w:sz w:val="24"/>
          <w:szCs w:val="24"/>
          <w:lang w:val="en-CA" w:eastAsia="en-CA"/>
        </w:rPr>
        <w:t> </w:t>
      </w:r>
    </w:p>
    <w:p w14:paraId="5907F4D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lastRenderedPageBreak/>
        <w:t>Fankboner</w:t>
      </w:r>
      <w:proofErr w:type="spellEnd"/>
      <w:r w:rsidRPr="002C4736">
        <w:rPr>
          <w:rFonts w:eastAsia="Times New Roman" w:cstheme="minorHAnsi"/>
          <w:color w:val="000000"/>
          <w:sz w:val="24"/>
          <w:szCs w:val="24"/>
          <w:shd w:val="clear" w:color="auto" w:fill="E1E3E6"/>
          <w:lang w:val="en-CA" w:eastAsia="en-CA"/>
        </w:rPr>
        <w:t>, P. V., &amp; Cameron, J. L. (1985). Seasonal atrophy of the visceral organs in a sea cucumber. </w:t>
      </w:r>
      <w:r w:rsidRPr="002C4736">
        <w:rPr>
          <w:rFonts w:eastAsia="Times New Roman" w:cstheme="minorHAnsi"/>
          <w:i/>
          <w:iCs/>
          <w:color w:val="000000"/>
          <w:sz w:val="24"/>
          <w:szCs w:val="24"/>
          <w:shd w:val="clear" w:color="auto" w:fill="E1E3E6"/>
          <w:lang w:val="en-CA" w:eastAsia="en-CA"/>
        </w:rPr>
        <w:t>Canadian Journal of Zoology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63</w:t>
      </w:r>
      <w:r w:rsidRPr="002C4736">
        <w:rPr>
          <w:rFonts w:eastAsia="Times New Roman" w:cstheme="minorHAnsi"/>
          <w:color w:val="000000"/>
          <w:sz w:val="24"/>
          <w:szCs w:val="24"/>
          <w:shd w:val="clear" w:color="auto" w:fill="E1E3E6"/>
          <w:lang w:val="en-CA" w:eastAsia="en-CA"/>
        </w:rPr>
        <w:t>(12), 2888–2892. https://doi.org/10.1139/Z85-432</w:t>
      </w:r>
      <w:r w:rsidRPr="002C4736">
        <w:rPr>
          <w:rFonts w:eastAsia="Times New Roman" w:cstheme="minorHAnsi"/>
          <w:sz w:val="24"/>
          <w:szCs w:val="24"/>
          <w:lang w:val="en-CA" w:eastAsia="en-CA"/>
        </w:rPr>
        <w:t> </w:t>
      </w:r>
    </w:p>
    <w:p w14:paraId="2147BFC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Fisheries and Oceans Canada. (2021). </w:t>
      </w:r>
      <w:r w:rsidRPr="002C4736">
        <w:rPr>
          <w:rFonts w:eastAsia="Times New Roman" w:cstheme="minorHAnsi"/>
          <w:i/>
          <w:iCs/>
          <w:color w:val="000000"/>
          <w:sz w:val="24"/>
          <w:szCs w:val="24"/>
          <w:shd w:val="clear" w:color="auto" w:fill="E1E3E6"/>
          <w:lang w:val="en-CA" w:eastAsia="en-CA"/>
        </w:rPr>
        <w:t>Integrated Fisheries Management Plan Summary, Sea Cucumber (</w:t>
      </w:r>
      <w:proofErr w:type="spellStart"/>
      <w:r w:rsidRPr="002C4736">
        <w:rPr>
          <w:rFonts w:eastAsia="Times New Roman" w:cstheme="minorHAnsi"/>
          <w:i/>
          <w:iCs/>
          <w:color w:val="000000"/>
          <w:sz w:val="24"/>
          <w:szCs w:val="24"/>
          <w:shd w:val="clear" w:color="auto" w:fill="E1E3E6"/>
          <w:lang w:val="en-CA" w:eastAsia="en-CA"/>
        </w:rPr>
        <w:t>Apostichopus</w:t>
      </w:r>
      <w:proofErr w:type="spellEnd"/>
      <w:r w:rsidRPr="002C4736">
        <w:rPr>
          <w:rFonts w:eastAsia="Times New Roman" w:cstheme="minorHAnsi"/>
          <w:i/>
          <w:iCs/>
          <w:color w:val="000000"/>
          <w:sz w:val="24"/>
          <w:szCs w:val="24"/>
          <w:shd w:val="clear" w:color="auto" w:fill="E1E3E6"/>
          <w:lang w:val="en-CA" w:eastAsia="en-CA"/>
        </w:rPr>
        <w:t xml:space="preserve"> </w:t>
      </w:r>
      <w:proofErr w:type="spellStart"/>
      <w:r w:rsidRPr="002C4736">
        <w:rPr>
          <w:rFonts w:eastAsia="Times New Roman" w:cstheme="minorHAnsi"/>
          <w:i/>
          <w:iCs/>
          <w:color w:val="000000"/>
          <w:sz w:val="24"/>
          <w:szCs w:val="24"/>
          <w:shd w:val="clear" w:color="auto" w:fill="E1E3E6"/>
          <w:lang w:val="en-CA" w:eastAsia="en-CA"/>
        </w:rPr>
        <w:t>californicus</w:t>
      </w:r>
      <w:proofErr w:type="spellEnd"/>
      <w:r w:rsidRPr="002C4736">
        <w:rPr>
          <w:rFonts w:eastAsia="Times New Roman" w:cstheme="minorHAnsi"/>
          <w:i/>
          <w:iCs/>
          <w:color w:val="000000"/>
          <w:sz w:val="24"/>
          <w:szCs w:val="24"/>
          <w:shd w:val="clear" w:color="auto" w:fill="E1E3E6"/>
          <w:lang w:val="en-CA" w:eastAsia="en-CA"/>
        </w:rPr>
        <w:t>) By Dive, Pacific Region</w:t>
      </w:r>
      <w:r w:rsidRPr="002C4736">
        <w:rPr>
          <w:rFonts w:eastAsia="Times New Roman" w:cstheme="minorHAnsi"/>
          <w:color w:val="000000"/>
          <w:sz w:val="24"/>
          <w:szCs w:val="24"/>
          <w:shd w:val="clear" w:color="auto" w:fill="E1E3E6"/>
          <w:lang w:val="en-CA" w:eastAsia="en-CA"/>
        </w:rPr>
        <w:t>. https://www.pac.dfo-mpo.gc.ca/fm-gp/mplans/sea-cucumber-holothurie-ifmp-pgip-sm-eng.pdf</w:t>
      </w:r>
      <w:r w:rsidRPr="002C4736">
        <w:rPr>
          <w:rFonts w:eastAsia="Times New Roman" w:cstheme="minorHAnsi"/>
          <w:sz w:val="24"/>
          <w:szCs w:val="24"/>
          <w:lang w:val="en-CA" w:eastAsia="en-CA"/>
        </w:rPr>
        <w:t> </w:t>
      </w:r>
    </w:p>
    <w:p w14:paraId="58961F6C"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Frölicher</w:t>
      </w:r>
      <w:proofErr w:type="spellEnd"/>
      <w:r w:rsidRPr="002C4736">
        <w:rPr>
          <w:rFonts w:eastAsia="Times New Roman" w:cstheme="minorHAnsi"/>
          <w:color w:val="000000"/>
          <w:sz w:val="24"/>
          <w:szCs w:val="24"/>
          <w:shd w:val="clear" w:color="auto" w:fill="E1E3E6"/>
          <w:lang w:val="en-CA" w:eastAsia="en-CA"/>
        </w:rPr>
        <w:t>, T. L., Fischer, E. M., &amp; Gruber, N. (2018). Marine heatwaves under global warming. </w:t>
      </w:r>
      <w:r w:rsidRPr="002C4736">
        <w:rPr>
          <w:rFonts w:eastAsia="Times New Roman" w:cstheme="minorHAnsi"/>
          <w:i/>
          <w:iCs/>
          <w:color w:val="000000"/>
          <w:sz w:val="24"/>
          <w:szCs w:val="24"/>
          <w:shd w:val="clear" w:color="auto" w:fill="E1E3E6"/>
          <w:lang w:val="en-CA" w:eastAsia="en-CA"/>
        </w:rPr>
        <w:t>Nature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560</w:t>
      </w:r>
      <w:r w:rsidRPr="002C4736">
        <w:rPr>
          <w:rFonts w:eastAsia="Times New Roman" w:cstheme="minorHAnsi"/>
          <w:color w:val="000000"/>
          <w:sz w:val="24"/>
          <w:szCs w:val="24"/>
          <w:shd w:val="clear" w:color="auto" w:fill="E1E3E6"/>
          <w:lang w:val="en-CA" w:eastAsia="en-CA"/>
        </w:rPr>
        <w:t>(7718), 360–364. https://doi.org/10.1038/s41586-018-0383-9</w:t>
      </w:r>
      <w:r w:rsidRPr="002C4736">
        <w:rPr>
          <w:rFonts w:eastAsia="Times New Roman" w:cstheme="minorHAnsi"/>
          <w:sz w:val="24"/>
          <w:szCs w:val="24"/>
          <w:lang w:val="en-CA" w:eastAsia="en-CA"/>
        </w:rPr>
        <w:t> </w:t>
      </w:r>
    </w:p>
    <w:p w14:paraId="1240470E"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Hannah, L., Pearce, C. M., &amp; Cross, S. F. (2013). Growth and survival of California sea cucumbers (</w:t>
      </w:r>
      <w:proofErr w:type="spellStart"/>
      <w:r w:rsidRPr="002C4736">
        <w:rPr>
          <w:rFonts w:eastAsia="Times New Roman" w:cstheme="minorHAnsi"/>
          <w:color w:val="000000"/>
          <w:sz w:val="24"/>
          <w:szCs w:val="24"/>
          <w:shd w:val="clear" w:color="auto" w:fill="E1E3E6"/>
          <w:lang w:val="en-CA" w:eastAsia="en-CA"/>
        </w:rPr>
        <w:t>Parastichopus</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californicus</w:t>
      </w:r>
      <w:proofErr w:type="spellEnd"/>
      <w:r w:rsidRPr="002C4736">
        <w:rPr>
          <w:rFonts w:eastAsia="Times New Roman" w:cstheme="minorHAnsi"/>
          <w:color w:val="000000"/>
          <w:sz w:val="24"/>
          <w:szCs w:val="24"/>
          <w:shd w:val="clear" w:color="auto" w:fill="E1E3E6"/>
          <w:lang w:val="en-CA" w:eastAsia="en-CA"/>
        </w:rPr>
        <w:t>) cultivated with sablefish (</w:t>
      </w:r>
      <w:proofErr w:type="spellStart"/>
      <w:r w:rsidRPr="002C4736">
        <w:rPr>
          <w:rFonts w:eastAsia="Times New Roman" w:cstheme="minorHAnsi"/>
          <w:color w:val="000000"/>
          <w:sz w:val="24"/>
          <w:szCs w:val="24"/>
          <w:shd w:val="clear" w:color="auto" w:fill="E1E3E6"/>
          <w:lang w:val="en-CA" w:eastAsia="en-CA"/>
        </w:rPr>
        <w:t>Anoplopoma</w:t>
      </w:r>
      <w:proofErr w:type="spellEnd"/>
      <w:r w:rsidRPr="002C4736">
        <w:rPr>
          <w:rFonts w:eastAsia="Times New Roman" w:cstheme="minorHAnsi"/>
          <w:color w:val="000000"/>
          <w:sz w:val="24"/>
          <w:szCs w:val="24"/>
          <w:shd w:val="clear" w:color="auto" w:fill="E1E3E6"/>
          <w:lang w:val="en-CA" w:eastAsia="en-CA"/>
        </w:rPr>
        <w:t xml:space="preserve"> fimbria) at an integrated multi-trophic aquaculture site. </w:t>
      </w:r>
      <w:r w:rsidRPr="002C4736">
        <w:rPr>
          <w:rFonts w:eastAsia="Times New Roman" w:cstheme="minorHAnsi"/>
          <w:i/>
          <w:iCs/>
          <w:color w:val="000000"/>
          <w:sz w:val="24"/>
          <w:szCs w:val="24"/>
          <w:shd w:val="clear" w:color="auto" w:fill="E1E3E6"/>
          <w:lang w:val="en-CA" w:eastAsia="en-CA"/>
        </w:rPr>
        <w:t>Aquaculture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406</w:t>
      </w:r>
      <w:r w:rsidRPr="002C4736">
        <w:rPr>
          <w:rFonts w:eastAsia="Times New Roman" w:cstheme="minorHAnsi"/>
          <w:color w:val="000000"/>
          <w:sz w:val="24"/>
          <w:szCs w:val="24"/>
          <w:shd w:val="clear" w:color="auto" w:fill="E1E3E6"/>
          <w:lang w:val="en-CA" w:eastAsia="en-CA"/>
        </w:rPr>
        <w:t>–</w:t>
      </w:r>
      <w:r w:rsidRPr="002C4736">
        <w:rPr>
          <w:rFonts w:eastAsia="Times New Roman" w:cstheme="minorHAnsi"/>
          <w:i/>
          <w:iCs/>
          <w:color w:val="000000"/>
          <w:sz w:val="24"/>
          <w:szCs w:val="24"/>
          <w:shd w:val="clear" w:color="auto" w:fill="E1E3E6"/>
          <w:lang w:val="en-CA" w:eastAsia="en-CA"/>
        </w:rPr>
        <w:t>407</w:t>
      </w:r>
      <w:r w:rsidRPr="002C4736">
        <w:rPr>
          <w:rFonts w:eastAsia="Times New Roman" w:cstheme="minorHAnsi"/>
          <w:color w:val="000000"/>
          <w:sz w:val="24"/>
          <w:szCs w:val="24"/>
          <w:shd w:val="clear" w:color="auto" w:fill="E1E3E6"/>
          <w:lang w:val="en-CA" w:eastAsia="en-CA"/>
        </w:rPr>
        <w:t>, 34–42. https://doi.org/10.1016/J.AQUACULTURE.2013.04.022</w:t>
      </w:r>
      <w:r w:rsidRPr="002C4736">
        <w:rPr>
          <w:rFonts w:eastAsia="Times New Roman" w:cstheme="minorHAnsi"/>
          <w:sz w:val="24"/>
          <w:szCs w:val="24"/>
          <w:lang w:val="en-CA" w:eastAsia="en-CA"/>
        </w:rPr>
        <w:t> </w:t>
      </w:r>
    </w:p>
    <w:p w14:paraId="46F2AF3D"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Harley, C. D. G., &amp; Paine, R. T. (2009). Contingencies and compounded rare perturbations dictate sudden distributional shifts during periods of gradual climate change. </w:t>
      </w:r>
      <w:r w:rsidRPr="002C4736">
        <w:rPr>
          <w:rFonts w:eastAsia="Times New Roman" w:cstheme="minorHAnsi"/>
          <w:i/>
          <w:iCs/>
          <w:color w:val="000000"/>
          <w:sz w:val="24"/>
          <w:szCs w:val="24"/>
          <w:shd w:val="clear" w:color="auto" w:fill="E1E3E6"/>
          <w:lang w:val="en-CA" w:eastAsia="en-CA"/>
        </w:rPr>
        <w:t>PNAS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106</w:t>
      </w:r>
      <w:r w:rsidRPr="002C4736">
        <w:rPr>
          <w:rFonts w:eastAsia="Times New Roman" w:cstheme="minorHAnsi"/>
          <w:color w:val="000000"/>
          <w:sz w:val="24"/>
          <w:szCs w:val="24"/>
          <w:shd w:val="clear" w:color="auto" w:fill="E1E3E6"/>
          <w:lang w:val="en-CA" w:eastAsia="en-CA"/>
        </w:rPr>
        <w:t>(27), 11172–11176. www.pnas.org/cgi/content/full/</w:t>
      </w:r>
      <w:r w:rsidRPr="002C4736">
        <w:rPr>
          <w:rFonts w:eastAsia="Times New Roman" w:cstheme="minorHAnsi"/>
          <w:sz w:val="24"/>
          <w:szCs w:val="24"/>
          <w:lang w:val="en-CA" w:eastAsia="en-CA"/>
        </w:rPr>
        <w:t> </w:t>
      </w:r>
    </w:p>
    <w:p w14:paraId="6739981E"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Harvell, C. D., </w:t>
      </w:r>
      <w:proofErr w:type="spellStart"/>
      <w:r w:rsidRPr="002C4736">
        <w:rPr>
          <w:rFonts w:eastAsia="Times New Roman" w:cstheme="minorHAnsi"/>
          <w:color w:val="000000"/>
          <w:sz w:val="24"/>
          <w:szCs w:val="24"/>
          <w:shd w:val="clear" w:color="auto" w:fill="E1E3E6"/>
          <w:lang w:val="en-CA" w:eastAsia="en-CA"/>
        </w:rPr>
        <w:t>Montecino-Latorre</w:t>
      </w:r>
      <w:proofErr w:type="spellEnd"/>
      <w:r w:rsidRPr="002C4736">
        <w:rPr>
          <w:rFonts w:eastAsia="Times New Roman" w:cstheme="minorHAnsi"/>
          <w:color w:val="000000"/>
          <w:sz w:val="24"/>
          <w:szCs w:val="24"/>
          <w:shd w:val="clear" w:color="auto" w:fill="E1E3E6"/>
          <w:lang w:val="en-CA" w:eastAsia="en-CA"/>
        </w:rPr>
        <w:t xml:space="preserve">, D., Caldwell, J. M., Burt, J. M., </w:t>
      </w:r>
      <w:proofErr w:type="spellStart"/>
      <w:r w:rsidRPr="002C4736">
        <w:rPr>
          <w:rFonts w:eastAsia="Times New Roman" w:cstheme="minorHAnsi"/>
          <w:color w:val="000000"/>
          <w:sz w:val="24"/>
          <w:szCs w:val="24"/>
          <w:shd w:val="clear" w:color="auto" w:fill="E1E3E6"/>
          <w:lang w:val="en-CA" w:eastAsia="en-CA"/>
        </w:rPr>
        <w:t>Bosley</w:t>
      </w:r>
      <w:proofErr w:type="spellEnd"/>
      <w:r w:rsidRPr="002C4736">
        <w:rPr>
          <w:rFonts w:eastAsia="Times New Roman" w:cstheme="minorHAnsi"/>
          <w:color w:val="000000"/>
          <w:sz w:val="24"/>
          <w:szCs w:val="24"/>
          <w:shd w:val="clear" w:color="auto" w:fill="E1E3E6"/>
          <w:lang w:val="en-CA" w:eastAsia="en-CA"/>
        </w:rPr>
        <w:t xml:space="preserve">, K., Keller, A., Heron, S. F., Salomon, A. K., Lee, L., </w:t>
      </w:r>
      <w:proofErr w:type="spellStart"/>
      <w:r w:rsidRPr="002C4736">
        <w:rPr>
          <w:rFonts w:eastAsia="Times New Roman" w:cstheme="minorHAnsi"/>
          <w:color w:val="000000"/>
          <w:sz w:val="24"/>
          <w:szCs w:val="24"/>
          <w:shd w:val="clear" w:color="auto" w:fill="E1E3E6"/>
          <w:lang w:val="en-CA" w:eastAsia="en-CA"/>
        </w:rPr>
        <w:t>Pontier</w:t>
      </w:r>
      <w:proofErr w:type="spellEnd"/>
      <w:r w:rsidRPr="002C4736">
        <w:rPr>
          <w:rFonts w:eastAsia="Times New Roman" w:cstheme="minorHAnsi"/>
          <w:color w:val="000000"/>
          <w:sz w:val="24"/>
          <w:szCs w:val="24"/>
          <w:shd w:val="clear" w:color="auto" w:fill="E1E3E6"/>
          <w:lang w:val="en-CA" w:eastAsia="en-CA"/>
        </w:rPr>
        <w:t xml:space="preserve">, O., </w:t>
      </w:r>
      <w:proofErr w:type="spellStart"/>
      <w:r w:rsidRPr="002C4736">
        <w:rPr>
          <w:rFonts w:eastAsia="Times New Roman" w:cstheme="minorHAnsi"/>
          <w:color w:val="000000"/>
          <w:sz w:val="24"/>
          <w:szCs w:val="24"/>
          <w:shd w:val="clear" w:color="auto" w:fill="E1E3E6"/>
          <w:lang w:val="en-CA" w:eastAsia="en-CA"/>
        </w:rPr>
        <w:t>Pattengill</w:t>
      </w:r>
      <w:proofErr w:type="spellEnd"/>
      <w:r w:rsidRPr="002C4736">
        <w:rPr>
          <w:rFonts w:eastAsia="Times New Roman" w:cstheme="minorHAnsi"/>
          <w:color w:val="000000"/>
          <w:sz w:val="24"/>
          <w:szCs w:val="24"/>
          <w:shd w:val="clear" w:color="auto" w:fill="E1E3E6"/>
          <w:lang w:val="en-CA" w:eastAsia="en-CA"/>
        </w:rPr>
        <w:t>-Semmens, C., &amp; Gaydos, J. K. (2019). Disease epidemic and a marine heat wave are associated with the continental-scale collapse of a pivotal predator (</w:t>
      </w:r>
      <w:proofErr w:type="spellStart"/>
      <w:r w:rsidRPr="002C4736">
        <w:rPr>
          <w:rFonts w:eastAsia="Times New Roman" w:cstheme="minorHAnsi"/>
          <w:color w:val="000000"/>
          <w:sz w:val="24"/>
          <w:szCs w:val="24"/>
          <w:shd w:val="clear" w:color="auto" w:fill="E1E3E6"/>
          <w:lang w:val="en-CA" w:eastAsia="en-CA"/>
        </w:rPr>
        <w:t>Pycnopodia</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helianthoides</w:t>
      </w:r>
      <w:proofErr w:type="spellEnd"/>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Science Advances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w:t>
      </w:r>
      <w:r w:rsidRPr="002C4736">
        <w:rPr>
          <w:rFonts w:eastAsia="Times New Roman" w:cstheme="minorHAnsi"/>
          <w:color w:val="000000"/>
          <w:sz w:val="24"/>
          <w:szCs w:val="24"/>
          <w:shd w:val="clear" w:color="auto" w:fill="E1E3E6"/>
          <w:lang w:val="en-CA" w:eastAsia="en-CA"/>
        </w:rPr>
        <w:t>(1), 1–9. https://doi.org/10.1126/sciadv.aau7042</w:t>
      </w:r>
      <w:r w:rsidRPr="002C4736">
        <w:rPr>
          <w:rFonts w:eastAsia="Times New Roman" w:cstheme="minorHAnsi"/>
          <w:sz w:val="24"/>
          <w:szCs w:val="24"/>
          <w:lang w:val="en-CA" w:eastAsia="en-CA"/>
        </w:rPr>
        <w:t> </w:t>
      </w:r>
    </w:p>
    <w:p w14:paraId="278D9263"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Hewson, I., </w:t>
      </w:r>
      <w:proofErr w:type="spellStart"/>
      <w:r w:rsidRPr="002C4736">
        <w:rPr>
          <w:rFonts w:eastAsia="Times New Roman" w:cstheme="minorHAnsi"/>
          <w:color w:val="000000"/>
          <w:sz w:val="24"/>
          <w:szCs w:val="24"/>
          <w:shd w:val="clear" w:color="auto" w:fill="E1E3E6"/>
          <w:lang w:val="en-CA" w:eastAsia="en-CA"/>
        </w:rPr>
        <w:t>Bistolas</w:t>
      </w:r>
      <w:proofErr w:type="spellEnd"/>
      <w:r w:rsidRPr="002C4736">
        <w:rPr>
          <w:rFonts w:eastAsia="Times New Roman" w:cstheme="minorHAnsi"/>
          <w:color w:val="000000"/>
          <w:sz w:val="24"/>
          <w:szCs w:val="24"/>
          <w:shd w:val="clear" w:color="auto" w:fill="E1E3E6"/>
          <w:lang w:val="en-CA" w:eastAsia="en-CA"/>
        </w:rPr>
        <w:t xml:space="preserve">, K. S. I., Quijano </w:t>
      </w:r>
      <w:proofErr w:type="spellStart"/>
      <w:r w:rsidRPr="002C4736">
        <w:rPr>
          <w:rFonts w:eastAsia="Times New Roman" w:cstheme="minorHAnsi"/>
          <w:color w:val="000000"/>
          <w:sz w:val="24"/>
          <w:szCs w:val="24"/>
          <w:shd w:val="clear" w:color="auto" w:fill="E1E3E6"/>
          <w:lang w:val="en-CA" w:eastAsia="en-CA"/>
        </w:rPr>
        <w:t>Cardé</w:t>
      </w:r>
      <w:proofErr w:type="spellEnd"/>
      <w:r w:rsidRPr="002C4736">
        <w:rPr>
          <w:rFonts w:eastAsia="Times New Roman" w:cstheme="minorHAnsi"/>
          <w:color w:val="000000"/>
          <w:sz w:val="24"/>
          <w:szCs w:val="24"/>
          <w:shd w:val="clear" w:color="auto" w:fill="E1E3E6"/>
          <w:lang w:val="en-CA" w:eastAsia="en-CA"/>
        </w:rPr>
        <w:t xml:space="preserve">, E. M., Button, J. B., Foster, P. J., </w:t>
      </w:r>
      <w:proofErr w:type="spellStart"/>
      <w:r w:rsidRPr="002C4736">
        <w:rPr>
          <w:rFonts w:eastAsia="Times New Roman" w:cstheme="minorHAnsi"/>
          <w:color w:val="000000"/>
          <w:sz w:val="24"/>
          <w:szCs w:val="24"/>
          <w:shd w:val="clear" w:color="auto" w:fill="E1E3E6"/>
          <w:lang w:val="en-CA" w:eastAsia="en-CA"/>
        </w:rPr>
        <w:t>Flanzenbaum</w:t>
      </w:r>
      <w:proofErr w:type="spellEnd"/>
      <w:r w:rsidRPr="002C4736">
        <w:rPr>
          <w:rFonts w:eastAsia="Times New Roman" w:cstheme="minorHAnsi"/>
          <w:color w:val="000000"/>
          <w:sz w:val="24"/>
          <w:szCs w:val="24"/>
          <w:shd w:val="clear" w:color="auto" w:fill="E1E3E6"/>
          <w:lang w:val="en-CA" w:eastAsia="en-CA"/>
        </w:rPr>
        <w:t xml:space="preserve">, J. M., </w:t>
      </w:r>
      <w:proofErr w:type="spellStart"/>
      <w:r w:rsidRPr="002C4736">
        <w:rPr>
          <w:rFonts w:eastAsia="Times New Roman" w:cstheme="minorHAnsi"/>
          <w:color w:val="000000"/>
          <w:sz w:val="24"/>
          <w:szCs w:val="24"/>
          <w:shd w:val="clear" w:color="auto" w:fill="E1E3E6"/>
          <w:lang w:val="en-CA" w:eastAsia="en-CA"/>
        </w:rPr>
        <w:t>Kocian</w:t>
      </w:r>
      <w:proofErr w:type="spellEnd"/>
      <w:r w:rsidRPr="002C4736">
        <w:rPr>
          <w:rFonts w:eastAsia="Times New Roman" w:cstheme="minorHAnsi"/>
          <w:color w:val="000000"/>
          <w:sz w:val="24"/>
          <w:szCs w:val="24"/>
          <w:shd w:val="clear" w:color="auto" w:fill="E1E3E6"/>
          <w:lang w:val="en-CA" w:eastAsia="en-CA"/>
        </w:rPr>
        <w:t xml:space="preserve">, J., &amp; Lewis, C. K. (2018). Investigating the complex association between viral </w:t>
      </w:r>
      <w:r w:rsidRPr="002C4736">
        <w:rPr>
          <w:rFonts w:eastAsia="Times New Roman" w:cstheme="minorHAnsi"/>
          <w:color w:val="000000"/>
          <w:sz w:val="24"/>
          <w:szCs w:val="24"/>
          <w:shd w:val="clear" w:color="auto" w:fill="E1E3E6"/>
          <w:lang w:val="en-CA" w:eastAsia="en-CA"/>
        </w:rPr>
        <w:lastRenderedPageBreak/>
        <w:t>ecology, environment, and northeast Pacific Sea Star Wasting. </w:t>
      </w:r>
      <w:r w:rsidRPr="002C4736">
        <w:rPr>
          <w:rFonts w:eastAsia="Times New Roman" w:cstheme="minorHAnsi"/>
          <w:i/>
          <w:iCs/>
          <w:color w:val="000000"/>
          <w:sz w:val="24"/>
          <w:szCs w:val="24"/>
          <w:shd w:val="clear" w:color="auto" w:fill="E1E3E6"/>
          <w:lang w:val="en-CA" w:eastAsia="en-CA"/>
        </w:rPr>
        <w:t>Frontiers in Marine 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w:t>
      </w:r>
      <w:r w:rsidRPr="002C4736">
        <w:rPr>
          <w:rFonts w:eastAsia="Times New Roman" w:cstheme="minorHAnsi"/>
          <w:color w:val="000000"/>
          <w:sz w:val="24"/>
          <w:szCs w:val="24"/>
          <w:shd w:val="clear" w:color="auto" w:fill="E1E3E6"/>
          <w:lang w:val="en-CA" w:eastAsia="en-CA"/>
        </w:rPr>
        <w:t>(MAR). https://doi.org/10.3389/fmars.2018.00077</w:t>
      </w:r>
      <w:r w:rsidRPr="002C4736">
        <w:rPr>
          <w:rFonts w:eastAsia="Times New Roman" w:cstheme="minorHAnsi"/>
          <w:sz w:val="24"/>
          <w:szCs w:val="24"/>
          <w:lang w:val="en-CA" w:eastAsia="en-CA"/>
        </w:rPr>
        <w:t> </w:t>
      </w:r>
    </w:p>
    <w:p w14:paraId="7D35B17C"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Hewson, I., Johnson, M. R., &amp; Tibbetts, I. R. (2020). An Unconventional Flavivirus and Other RNA Viruses in the Sea Cucumber (Holothuroidea; Echinodermata) </w:t>
      </w:r>
      <w:proofErr w:type="spellStart"/>
      <w:r w:rsidRPr="002C4736">
        <w:rPr>
          <w:rFonts w:eastAsia="Times New Roman" w:cstheme="minorHAnsi"/>
          <w:color w:val="000000"/>
          <w:sz w:val="24"/>
          <w:szCs w:val="24"/>
          <w:shd w:val="clear" w:color="auto" w:fill="E1E3E6"/>
          <w:lang w:val="en-CA" w:eastAsia="en-CA"/>
        </w:rPr>
        <w:t>Virome</w:t>
      </w:r>
      <w:proofErr w:type="spellEnd"/>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Viruses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12</w:t>
      </w:r>
      <w:r w:rsidRPr="002C4736">
        <w:rPr>
          <w:rFonts w:eastAsia="Times New Roman" w:cstheme="minorHAnsi"/>
          <w:color w:val="000000"/>
          <w:sz w:val="24"/>
          <w:szCs w:val="24"/>
          <w:shd w:val="clear" w:color="auto" w:fill="E1E3E6"/>
          <w:lang w:val="en-CA" w:eastAsia="en-CA"/>
        </w:rPr>
        <w:t>(1057). https://doi.org/10.3390/v12091057</w:t>
      </w:r>
      <w:r w:rsidRPr="002C4736">
        <w:rPr>
          <w:rFonts w:eastAsia="Times New Roman" w:cstheme="minorHAnsi"/>
          <w:sz w:val="24"/>
          <w:szCs w:val="24"/>
          <w:lang w:val="en-CA" w:eastAsia="en-CA"/>
        </w:rPr>
        <w:t> </w:t>
      </w:r>
    </w:p>
    <w:p w14:paraId="0FE6D3DE"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Kelley, A. L., de Rivera, C. E., &amp; Buckley, B. A. (2011). Intraspecific variation in thermotolerance and morphology of the invasive European green crab, </w:t>
      </w:r>
      <w:proofErr w:type="spellStart"/>
      <w:r w:rsidRPr="002C4736">
        <w:rPr>
          <w:rFonts w:eastAsia="Times New Roman" w:cstheme="minorHAnsi"/>
          <w:color w:val="000000"/>
          <w:sz w:val="24"/>
          <w:szCs w:val="24"/>
          <w:shd w:val="clear" w:color="auto" w:fill="E1E3E6"/>
          <w:lang w:val="en-CA" w:eastAsia="en-CA"/>
        </w:rPr>
        <w:t>Carcinus</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maenas</w:t>
      </w:r>
      <w:proofErr w:type="spellEnd"/>
      <w:r w:rsidRPr="002C4736">
        <w:rPr>
          <w:rFonts w:eastAsia="Times New Roman" w:cstheme="minorHAnsi"/>
          <w:color w:val="000000"/>
          <w:sz w:val="24"/>
          <w:szCs w:val="24"/>
          <w:shd w:val="clear" w:color="auto" w:fill="E1E3E6"/>
          <w:lang w:val="en-CA" w:eastAsia="en-CA"/>
        </w:rPr>
        <w:t>, on the west coast of North America. </w:t>
      </w:r>
      <w:r w:rsidRPr="002C4736">
        <w:rPr>
          <w:rFonts w:eastAsia="Times New Roman" w:cstheme="minorHAnsi"/>
          <w:i/>
          <w:iCs/>
          <w:color w:val="000000"/>
          <w:sz w:val="24"/>
          <w:szCs w:val="24"/>
          <w:shd w:val="clear" w:color="auto" w:fill="E1E3E6"/>
          <w:lang w:val="en-CA" w:eastAsia="en-CA"/>
        </w:rPr>
        <w:t>Journal of Experimental Marine Biology and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409</w:t>
      </w:r>
      <w:r w:rsidRPr="002C4736">
        <w:rPr>
          <w:rFonts w:eastAsia="Times New Roman" w:cstheme="minorHAnsi"/>
          <w:color w:val="000000"/>
          <w:sz w:val="24"/>
          <w:szCs w:val="24"/>
          <w:shd w:val="clear" w:color="auto" w:fill="E1E3E6"/>
          <w:lang w:val="en-CA" w:eastAsia="en-CA"/>
        </w:rPr>
        <w:t>(1–2), 70–78. https://doi.org/10.1016/J.JEMBE.2011.08.005</w:t>
      </w:r>
      <w:r w:rsidRPr="002C4736">
        <w:rPr>
          <w:rFonts w:eastAsia="Times New Roman" w:cstheme="minorHAnsi"/>
          <w:sz w:val="24"/>
          <w:szCs w:val="24"/>
          <w:lang w:val="en-CA" w:eastAsia="en-CA"/>
        </w:rPr>
        <w:t> </w:t>
      </w:r>
    </w:p>
    <w:p w14:paraId="255A9BD4"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Kotyk</w:t>
      </w:r>
      <w:proofErr w:type="spellEnd"/>
      <w:r w:rsidRPr="002C4736">
        <w:rPr>
          <w:rFonts w:eastAsia="Times New Roman" w:cstheme="minorHAnsi"/>
          <w:color w:val="000000"/>
          <w:sz w:val="24"/>
          <w:szCs w:val="24"/>
          <w:shd w:val="clear" w:color="auto" w:fill="E1E3E6"/>
          <w:lang w:val="en-CA" w:eastAsia="en-CA"/>
        </w:rPr>
        <w:t>, A. (2021, August 13). More than a dozen weather records broken in B.C. in latest heat wave. </w:t>
      </w:r>
      <w:r w:rsidRPr="002C4736">
        <w:rPr>
          <w:rFonts w:eastAsia="Times New Roman" w:cstheme="minorHAnsi"/>
          <w:i/>
          <w:iCs/>
          <w:color w:val="000000"/>
          <w:sz w:val="24"/>
          <w:szCs w:val="24"/>
          <w:shd w:val="clear" w:color="auto" w:fill="E1E3E6"/>
          <w:lang w:val="en-CA" w:eastAsia="en-CA"/>
        </w:rPr>
        <w:t>CTV News Vancouver</w:t>
      </w:r>
      <w:r w:rsidRPr="002C4736">
        <w:rPr>
          <w:rFonts w:eastAsia="Times New Roman" w:cstheme="minorHAnsi"/>
          <w:color w:val="000000"/>
          <w:sz w:val="24"/>
          <w:szCs w:val="24"/>
          <w:shd w:val="clear" w:color="auto" w:fill="E1E3E6"/>
          <w:lang w:val="en-CA" w:eastAsia="en-CA"/>
        </w:rPr>
        <w:t>. https://bc.ctvnews.ca/more-than-a-dozen-weather-records-broken-in-b-c-in-latest-heat-wave-1.5546239</w:t>
      </w:r>
      <w:r w:rsidRPr="002C4736">
        <w:rPr>
          <w:rFonts w:eastAsia="Times New Roman" w:cstheme="minorHAnsi"/>
          <w:sz w:val="24"/>
          <w:szCs w:val="24"/>
          <w:lang w:val="en-CA" w:eastAsia="en-CA"/>
        </w:rPr>
        <w:t> </w:t>
      </w:r>
    </w:p>
    <w:p w14:paraId="2018E5FD"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Kühnhold</w:t>
      </w:r>
      <w:proofErr w:type="spellEnd"/>
      <w:r w:rsidRPr="002C4736">
        <w:rPr>
          <w:rFonts w:eastAsia="Times New Roman" w:cstheme="minorHAnsi"/>
          <w:color w:val="000000"/>
          <w:sz w:val="24"/>
          <w:szCs w:val="24"/>
          <w:shd w:val="clear" w:color="auto" w:fill="E1E3E6"/>
          <w:lang w:val="en-CA" w:eastAsia="en-CA"/>
        </w:rPr>
        <w:t xml:space="preserve">, H., </w:t>
      </w:r>
      <w:proofErr w:type="spellStart"/>
      <w:r w:rsidRPr="002C4736">
        <w:rPr>
          <w:rFonts w:eastAsia="Times New Roman" w:cstheme="minorHAnsi"/>
          <w:color w:val="000000"/>
          <w:sz w:val="24"/>
          <w:szCs w:val="24"/>
          <w:shd w:val="clear" w:color="auto" w:fill="E1E3E6"/>
          <w:lang w:val="en-CA" w:eastAsia="en-CA"/>
        </w:rPr>
        <w:t>Kamyab</w:t>
      </w:r>
      <w:proofErr w:type="spellEnd"/>
      <w:r w:rsidRPr="002C4736">
        <w:rPr>
          <w:rFonts w:eastAsia="Times New Roman" w:cstheme="minorHAnsi"/>
          <w:color w:val="000000"/>
          <w:sz w:val="24"/>
          <w:szCs w:val="24"/>
          <w:shd w:val="clear" w:color="auto" w:fill="E1E3E6"/>
          <w:lang w:val="en-CA" w:eastAsia="en-CA"/>
        </w:rPr>
        <w:t xml:space="preserve">, E., </w:t>
      </w:r>
      <w:proofErr w:type="spellStart"/>
      <w:r w:rsidRPr="002C4736">
        <w:rPr>
          <w:rFonts w:eastAsia="Times New Roman" w:cstheme="minorHAnsi"/>
          <w:color w:val="000000"/>
          <w:sz w:val="24"/>
          <w:szCs w:val="24"/>
          <w:shd w:val="clear" w:color="auto" w:fill="E1E3E6"/>
          <w:lang w:val="en-CA" w:eastAsia="en-CA"/>
        </w:rPr>
        <w:t>Novais</w:t>
      </w:r>
      <w:proofErr w:type="spellEnd"/>
      <w:r w:rsidRPr="002C4736">
        <w:rPr>
          <w:rFonts w:eastAsia="Times New Roman" w:cstheme="minorHAnsi"/>
          <w:color w:val="000000"/>
          <w:sz w:val="24"/>
          <w:szCs w:val="24"/>
          <w:shd w:val="clear" w:color="auto" w:fill="E1E3E6"/>
          <w:lang w:val="en-CA" w:eastAsia="en-CA"/>
        </w:rPr>
        <w:t xml:space="preserve">, S., </w:t>
      </w:r>
      <w:proofErr w:type="spellStart"/>
      <w:r w:rsidRPr="002C4736">
        <w:rPr>
          <w:rFonts w:eastAsia="Times New Roman" w:cstheme="minorHAnsi"/>
          <w:color w:val="000000"/>
          <w:sz w:val="24"/>
          <w:szCs w:val="24"/>
          <w:shd w:val="clear" w:color="auto" w:fill="E1E3E6"/>
          <w:lang w:val="en-CA" w:eastAsia="en-CA"/>
        </w:rPr>
        <w:t>Indriana</w:t>
      </w:r>
      <w:proofErr w:type="spellEnd"/>
      <w:r w:rsidRPr="002C4736">
        <w:rPr>
          <w:rFonts w:eastAsia="Times New Roman" w:cstheme="minorHAnsi"/>
          <w:color w:val="000000"/>
          <w:sz w:val="24"/>
          <w:szCs w:val="24"/>
          <w:shd w:val="clear" w:color="auto" w:fill="E1E3E6"/>
          <w:lang w:val="en-CA" w:eastAsia="en-CA"/>
        </w:rPr>
        <w:t xml:space="preserve">, L., </w:t>
      </w:r>
      <w:proofErr w:type="spellStart"/>
      <w:r w:rsidRPr="002C4736">
        <w:rPr>
          <w:rFonts w:eastAsia="Times New Roman" w:cstheme="minorHAnsi"/>
          <w:color w:val="000000"/>
          <w:sz w:val="24"/>
          <w:szCs w:val="24"/>
          <w:shd w:val="clear" w:color="auto" w:fill="E1E3E6"/>
          <w:lang w:val="en-CA" w:eastAsia="en-CA"/>
        </w:rPr>
        <w:t>Kunzmann</w:t>
      </w:r>
      <w:proofErr w:type="spellEnd"/>
      <w:r w:rsidRPr="002C4736">
        <w:rPr>
          <w:rFonts w:eastAsia="Times New Roman" w:cstheme="minorHAnsi"/>
          <w:color w:val="000000"/>
          <w:sz w:val="24"/>
          <w:szCs w:val="24"/>
          <w:shd w:val="clear" w:color="auto" w:fill="E1E3E6"/>
          <w:lang w:val="en-CA" w:eastAsia="en-CA"/>
        </w:rPr>
        <w:t xml:space="preserve">, A., Slater, M., &amp; </w:t>
      </w:r>
      <w:proofErr w:type="spellStart"/>
      <w:r w:rsidRPr="002C4736">
        <w:rPr>
          <w:rFonts w:eastAsia="Times New Roman" w:cstheme="minorHAnsi"/>
          <w:color w:val="000000"/>
          <w:sz w:val="24"/>
          <w:szCs w:val="24"/>
          <w:shd w:val="clear" w:color="auto" w:fill="E1E3E6"/>
          <w:lang w:val="en-CA" w:eastAsia="en-CA"/>
        </w:rPr>
        <w:t>Lemos</w:t>
      </w:r>
      <w:proofErr w:type="spellEnd"/>
      <w:r w:rsidRPr="002C4736">
        <w:rPr>
          <w:rFonts w:eastAsia="Times New Roman" w:cstheme="minorHAnsi"/>
          <w:color w:val="000000"/>
          <w:sz w:val="24"/>
          <w:szCs w:val="24"/>
          <w:shd w:val="clear" w:color="auto" w:fill="E1E3E6"/>
          <w:lang w:val="en-CA" w:eastAsia="en-CA"/>
        </w:rPr>
        <w:t xml:space="preserve">, M. (2017). Thermal stress effects on energy resource allocation and oxygen consumption rate in the juvenile sea cucumber, </w:t>
      </w:r>
      <w:proofErr w:type="spellStart"/>
      <w:r w:rsidRPr="002C4736">
        <w:rPr>
          <w:rFonts w:eastAsia="Times New Roman" w:cstheme="minorHAnsi"/>
          <w:color w:val="000000"/>
          <w:sz w:val="24"/>
          <w:szCs w:val="24"/>
          <w:shd w:val="clear" w:color="auto" w:fill="E1E3E6"/>
          <w:lang w:val="en-CA" w:eastAsia="en-CA"/>
        </w:rPr>
        <w:t>Holothuria</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scabra</w:t>
      </w:r>
      <w:proofErr w:type="spellEnd"/>
      <w:r w:rsidRPr="002C4736">
        <w:rPr>
          <w:rFonts w:eastAsia="Times New Roman" w:cstheme="minorHAnsi"/>
          <w:color w:val="000000"/>
          <w:sz w:val="24"/>
          <w:szCs w:val="24"/>
          <w:shd w:val="clear" w:color="auto" w:fill="E1E3E6"/>
          <w:lang w:val="en-CA" w:eastAsia="en-CA"/>
        </w:rPr>
        <w:t xml:space="preserve"> (Jaeger, 1833). </w:t>
      </w:r>
      <w:r w:rsidRPr="002C4736">
        <w:rPr>
          <w:rFonts w:eastAsia="Times New Roman" w:cstheme="minorHAnsi"/>
          <w:i/>
          <w:iCs/>
          <w:color w:val="000000"/>
          <w:sz w:val="24"/>
          <w:szCs w:val="24"/>
          <w:shd w:val="clear" w:color="auto" w:fill="E1E3E6"/>
          <w:lang w:val="en-CA" w:eastAsia="en-CA"/>
        </w:rPr>
        <w:t>Aquaculture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467</w:t>
      </w:r>
      <w:r w:rsidRPr="002C4736">
        <w:rPr>
          <w:rFonts w:eastAsia="Times New Roman" w:cstheme="minorHAnsi"/>
          <w:color w:val="000000"/>
          <w:sz w:val="24"/>
          <w:szCs w:val="24"/>
          <w:shd w:val="clear" w:color="auto" w:fill="E1E3E6"/>
          <w:lang w:val="en-CA" w:eastAsia="en-CA"/>
        </w:rPr>
        <w:t>, 109–117. https://doi.org/10.1016/j.aquaculture.2016.03.018</w:t>
      </w:r>
      <w:r w:rsidRPr="002C4736">
        <w:rPr>
          <w:rFonts w:eastAsia="Times New Roman" w:cstheme="minorHAnsi"/>
          <w:sz w:val="24"/>
          <w:szCs w:val="24"/>
          <w:lang w:val="en-CA" w:eastAsia="en-CA"/>
        </w:rPr>
        <w:t> </w:t>
      </w:r>
    </w:p>
    <w:p w14:paraId="763BE9C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Liu, H., Zheng, F., Sun, X., Hong, X., Dong, S., Wang, B., Tang, X., &amp; Wang, Y. (2010). Identification of the pathogens associated with skin ulceration and peristome tumescence in cultured sea cucumbers </w:t>
      </w:r>
      <w:proofErr w:type="spellStart"/>
      <w:r w:rsidRPr="002C4736">
        <w:rPr>
          <w:rFonts w:eastAsia="Times New Roman" w:cstheme="minorHAnsi"/>
          <w:color w:val="000000"/>
          <w:sz w:val="24"/>
          <w:szCs w:val="24"/>
          <w:shd w:val="clear" w:color="auto" w:fill="E1E3E6"/>
          <w:lang w:val="en-CA" w:eastAsia="en-CA"/>
        </w:rPr>
        <w:t>Apostichopus</w:t>
      </w:r>
      <w:proofErr w:type="spellEnd"/>
      <w:r w:rsidRPr="002C4736">
        <w:rPr>
          <w:rFonts w:eastAsia="Times New Roman" w:cstheme="minorHAnsi"/>
          <w:color w:val="000000"/>
          <w:sz w:val="24"/>
          <w:szCs w:val="24"/>
          <w:shd w:val="clear" w:color="auto" w:fill="E1E3E6"/>
          <w:lang w:val="en-CA" w:eastAsia="en-CA"/>
        </w:rPr>
        <w:t xml:space="preserve"> japonicus (</w:t>
      </w:r>
      <w:proofErr w:type="spellStart"/>
      <w:r w:rsidRPr="002C4736">
        <w:rPr>
          <w:rFonts w:eastAsia="Times New Roman" w:cstheme="minorHAnsi"/>
          <w:color w:val="000000"/>
          <w:sz w:val="24"/>
          <w:szCs w:val="24"/>
          <w:shd w:val="clear" w:color="auto" w:fill="E1E3E6"/>
          <w:lang w:val="en-CA" w:eastAsia="en-CA"/>
        </w:rPr>
        <w:t>Selenka</w:t>
      </w:r>
      <w:proofErr w:type="spellEnd"/>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Journal of Invertebrate Pathology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105</w:t>
      </w:r>
      <w:r w:rsidRPr="002C4736">
        <w:rPr>
          <w:rFonts w:eastAsia="Times New Roman" w:cstheme="minorHAnsi"/>
          <w:color w:val="000000"/>
          <w:sz w:val="24"/>
          <w:szCs w:val="24"/>
          <w:shd w:val="clear" w:color="auto" w:fill="E1E3E6"/>
          <w:lang w:val="en-CA" w:eastAsia="en-CA"/>
        </w:rPr>
        <w:t>(3), 236–242. https://doi.org/10.1016/J.JIP.2010.05.016</w:t>
      </w:r>
      <w:r w:rsidRPr="002C4736">
        <w:rPr>
          <w:rFonts w:eastAsia="Times New Roman" w:cstheme="minorHAnsi"/>
          <w:sz w:val="24"/>
          <w:szCs w:val="24"/>
          <w:lang w:val="en-CA" w:eastAsia="en-CA"/>
        </w:rPr>
        <w:t> </w:t>
      </w:r>
    </w:p>
    <w:p w14:paraId="73858E4D"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lastRenderedPageBreak/>
        <w:t>McCullagh, P. (1980). Regression Models for Ordinal Data. </w:t>
      </w:r>
      <w:r w:rsidRPr="002C4736">
        <w:rPr>
          <w:rFonts w:eastAsia="Times New Roman" w:cstheme="minorHAnsi"/>
          <w:i/>
          <w:iCs/>
          <w:color w:val="000000"/>
          <w:sz w:val="24"/>
          <w:szCs w:val="24"/>
          <w:shd w:val="clear" w:color="auto" w:fill="E1E3E6"/>
          <w:lang w:val="en-CA" w:eastAsia="en-CA"/>
        </w:rPr>
        <w:t>Journal of the Royal Statistical Society: Series B (Methodological)</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42</w:t>
      </w:r>
      <w:r w:rsidRPr="002C4736">
        <w:rPr>
          <w:rFonts w:eastAsia="Times New Roman" w:cstheme="minorHAnsi"/>
          <w:color w:val="000000"/>
          <w:sz w:val="24"/>
          <w:szCs w:val="24"/>
          <w:shd w:val="clear" w:color="auto" w:fill="E1E3E6"/>
          <w:lang w:val="en-CA" w:eastAsia="en-CA"/>
        </w:rPr>
        <w:t>(2), 109–127. https://doi.org/10.1111/J.2517-6161.1980.TB01109.X</w:t>
      </w:r>
      <w:r w:rsidRPr="002C4736">
        <w:rPr>
          <w:rFonts w:eastAsia="Times New Roman" w:cstheme="minorHAnsi"/>
          <w:sz w:val="24"/>
          <w:szCs w:val="24"/>
          <w:lang w:val="en-CA" w:eastAsia="en-CA"/>
        </w:rPr>
        <w:t> </w:t>
      </w:r>
    </w:p>
    <w:p w14:paraId="65B11396"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Menge</w:t>
      </w:r>
      <w:proofErr w:type="spellEnd"/>
      <w:r w:rsidRPr="002C4736">
        <w:rPr>
          <w:rFonts w:eastAsia="Times New Roman" w:cstheme="minorHAnsi"/>
          <w:color w:val="000000"/>
          <w:sz w:val="24"/>
          <w:szCs w:val="24"/>
          <w:shd w:val="clear" w:color="auto" w:fill="E1E3E6"/>
          <w:lang w:val="en-CA" w:eastAsia="en-CA"/>
        </w:rPr>
        <w:t xml:space="preserve">, B. A., Cerny-Chipman, E. B., Johnson, A., Sullivan, J., </w:t>
      </w:r>
      <w:proofErr w:type="spellStart"/>
      <w:r w:rsidRPr="002C4736">
        <w:rPr>
          <w:rFonts w:eastAsia="Times New Roman" w:cstheme="minorHAnsi"/>
          <w:color w:val="000000"/>
          <w:sz w:val="24"/>
          <w:szCs w:val="24"/>
          <w:shd w:val="clear" w:color="auto" w:fill="E1E3E6"/>
          <w:lang w:val="en-CA" w:eastAsia="en-CA"/>
        </w:rPr>
        <w:t>Gravem</w:t>
      </w:r>
      <w:proofErr w:type="spellEnd"/>
      <w:r w:rsidRPr="002C4736">
        <w:rPr>
          <w:rFonts w:eastAsia="Times New Roman" w:cstheme="minorHAnsi"/>
          <w:color w:val="000000"/>
          <w:sz w:val="24"/>
          <w:szCs w:val="24"/>
          <w:shd w:val="clear" w:color="auto" w:fill="E1E3E6"/>
          <w:lang w:val="en-CA" w:eastAsia="en-CA"/>
        </w:rPr>
        <w:t>, S., &amp; Chan, F. (2016). Sea Star Wasting Disease in the Keystone Predator Pisaster ochraceus in Oregon: Insights into differential population impacts, recovery, predation rate, and temperature effects from long-term research. </w:t>
      </w:r>
      <w:proofErr w:type="spellStart"/>
      <w:r w:rsidRPr="002C4736">
        <w:rPr>
          <w:rFonts w:eastAsia="Times New Roman" w:cstheme="minorHAnsi"/>
          <w:i/>
          <w:iCs/>
          <w:color w:val="000000"/>
          <w:sz w:val="24"/>
          <w:szCs w:val="24"/>
          <w:shd w:val="clear" w:color="auto" w:fill="E1E3E6"/>
          <w:lang w:val="en-CA" w:eastAsia="en-CA"/>
        </w:rPr>
        <w:t>PLoS</w:t>
      </w:r>
      <w:proofErr w:type="spellEnd"/>
      <w:r w:rsidRPr="002C4736">
        <w:rPr>
          <w:rFonts w:eastAsia="Times New Roman" w:cstheme="minorHAnsi"/>
          <w:i/>
          <w:iCs/>
          <w:color w:val="000000"/>
          <w:sz w:val="24"/>
          <w:szCs w:val="24"/>
          <w:shd w:val="clear" w:color="auto" w:fill="E1E3E6"/>
          <w:lang w:val="en-CA" w:eastAsia="en-CA"/>
        </w:rPr>
        <w:t xml:space="preserve"> ONE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w:t>
      </w:r>
      <w:r w:rsidRPr="002C4736">
        <w:rPr>
          <w:rFonts w:eastAsia="Times New Roman" w:cstheme="minorHAnsi"/>
          <w:color w:val="000000"/>
          <w:sz w:val="24"/>
          <w:szCs w:val="24"/>
          <w:shd w:val="clear" w:color="auto" w:fill="E1E3E6"/>
          <w:lang w:val="en-CA" w:eastAsia="en-CA"/>
        </w:rPr>
        <w:t>(5). https://doi.org/10.1371/journal.pone.0153994</w:t>
      </w:r>
      <w:r w:rsidRPr="002C4736">
        <w:rPr>
          <w:rFonts w:eastAsia="Times New Roman" w:cstheme="minorHAnsi"/>
          <w:sz w:val="24"/>
          <w:szCs w:val="24"/>
          <w:lang w:val="en-CA" w:eastAsia="en-CA"/>
        </w:rPr>
        <w:t> </w:t>
      </w:r>
    </w:p>
    <w:p w14:paraId="554945D2"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Motokawa</w:t>
      </w:r>
      <w:proofErr w:type="spellEnd"/>
      <w:r w:rsidRPr="002C4736">
        <w:rPr>
          <w:rFonts w:eastAsia="Times New Roman" w:cstheme="minorHAnsi"/>
          <w:color w:val="000000"/>
          <w:sz w:val="24"/>
          <w:szCs w:val="24"/>
          <w:shd w:val="clear" w:color="auto" w:fill="E1E3E6"/>
          <w:lang w:val="en-CA" w:eastAsia="en-CA"/>
        </w:rPr>
        <w:t xml:space="preserve">, T., &amp; </w:t>
      </w:r>
      <w:proofErr w:type="spellStart"/>
      <w:r w:rsidRPr="002C4736">
        <w:rPr>
          <w:rFonts w:eastAsia="Times New Roman" w:cstheme="minorHAnsi"/>
          <w:color w:val="000000"/>
          <w:sz w:val="24"/>
          <w:szCs w:val="24"/>
          <w:shd w:val="clear" w:color="auto" w:fill="E1E3E6"/>
          <w:lang w:val="en-CA" w:eastAsia="en-CA"/>
        </w:rPr>
        <w:t>Tsuchi</w:t>
      </w:r>
      <w:proofErr w:type="spellEnd"/>
      <w:r w:rsidRPr="002C4736">
        <w:rPr>
          <w:rFonts w:eastAsia="Times New Roman" w:cstheme="minorHAnsi"/>
          <w:color w:val="000000"/>
          <w:sz w:val="24"/>
          <w:szCs w:val="24"/>
          <w:shd w:val="clear" w:color="auto" w:fill="E1E3E6"/>
          <w:lang w:val="en-CA" w:eastAsia="en-CA"/>
        </w:rPr>
        <w:t>, A. (2003). Dynamic Mechanical Properties of Body-Wall Dermis in Various Mechanical States and Their Implications for the Behavior of Sea Cucumbers. </w:t>
      </w:r>
      <w:r w:rsidRPr="002C4736">
        <w:rPr>
          <w:rFonts w:eastAsia="Times New Roman" w:cstheme="minorHAnsi"/>
          <w:i/>
          <w:iCs/>
          <w:color w:val="000000"/>
          <w:sz w:val="24"/>
          <w:szCs w:val="24"/>
          <w:shd w:val="clear" w:color="auto" w:fill="E1E3E6"/>
          <w:lang w:val="en-CA" w:eastAsia="en-CA"/>
        </w:rPr>
        <w:t>Biological Bulletin</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205</w:t>
      </w:r>
      <w:r w:rsidRPr="002C4736">
        <w:rPr>
          <w:rFonts w:eastAsia="Times New Roman" w:cstheme="minorHAnsi"/>
          <w:color w:val="000000"/>
          <w:sz w:val="24"/>
          <w:szCs w:val="24"/>
          <w:shd w:val="clear" w:color="auto" w:fill="E1E3E6"/>
          <w:lang w:val="en-CA" w:eastAsia="en-CA"/>
        </w:rPr>
        <w:t>(3), 261–275. https://doi.org/10.2307/1543290</w:t>
      </w:r>
      <w:r w:rsidRPr="002C4736">
        <w:rPr>
          <w:rFonts w:eastAsia="Times New Roman" w:cstheme="minorHAnsi"/>
          <w:sz w:val="24"/>
          <w:szCs w:val="24"/>
          <w:lang w:val="en-CA" w:eastAsia="en-CA"/>
        </w:rPr>
        <w:t> </w:t>
      </w:r>
    </w:p>
    <w:p w14:paraId="77086B71"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Oliver, E. C. J., </w:t>
      </w:r>
      <w:proofErr w:type="spellStart"/>
      <w:r w:rsidRPr="002C4736">
        <w:rPr>
          <w:rFonts w:eastAsia="Times New Roman" w:cstheme="minorHAnsi"/>
          <w:color w:val="000000"/>
          <w:sz w:val="24"/>
          <w:szCs w:val="24"/>
          <w:shd w:val="clear" w:color="auto" w:fill="E1E3E6"/>
          <w:lang w:val="en-CA" w:eastAsia="en-CA"/>
        </w:rPr>
        <w:t>Benthuysen</w:t>
      </w:r>
      <w:proofErr w:type="spellEnd"/>
      <w:r w:rsidRPr="002C4736">
        <w:rPr>
          <w:rFonts w:eastAsia="Times New Roman" w:cstheme="minorHAnsi"/>
          <w:color w:val="000000"/>
          <w:sz w:val="24"/>
          <w:szCs w:val="24"/>
          <w:shd w:val="clear" w:color="auto" w:fill="E1E3E6"/>
          <w:lang w:val="en-CA" w:eastAsia="en-CA"/>
        </w:rPr>
        <w:t xml:space="preserve">, J. A., </w:t>
      </w:r>
      <w:proofErr w:type="spellStart"/>
      <w:r w:rsidRPr="002C4736">
        <w:rPr>
          <w:rFonts w:eastAsia="Times New Roman" w:cstheme="minorHAnsi"/>
          <w:color w:val="000000"/>
          <w:sz w:val="24"/>
          <w:szCs w:val="24"/>
          <w:shd w:val="clear" w:color="auto" w:fill="E1E3E6"/>
          <w:lang w:val="en-CA" w:eastAsia="en-CA"/>
        </w:rPr>
        <w:t>Bindoff</w:t>
      </w:r>
      <w:proofErr w:type="spellEnd"/>
      <w:r w:rsidRPr="002C4736">
        <w:rPr>
          <w:rFonts w:eastAsia="Times New Roman" w:cstheme="minorHAnsi"/>
          <w:color w:val="000000"/>
          <w:sz w:val="24"/>
          <w:szCs w:val="24"/>
          <w:shd w:val="clear" w:color="auto" w:fill="E1E3E6"/>
          <w:lang w:val="en-CA" w:eastAsia="en-CA"/>
        </w:rPr>
        <w:t>, N. L., Hobday, A. J., Holbrook, N. J., Mundy, C. N., &amp; Perkins-Kirkpatrick, S. E. (2017). The unprecedented 2015/16 Tasman Sea marine heatwave. </w:t>
      </w:r>
      <w:r w:rsidRPr="002C4736">
        <w:rPr>
          <w:rFonts w:eastAsia="Times New Roman" w:cstheme="minorHAnsi"/>
          <w:i/>
          <w:iCs/>
          <w:color w:val="000000"/>
          <w:sz w:val="24"/>
          <w:szCs w:val="24"/>
          <w:shd w:val="clear" w:color="auto" w:fill="E1E3E6"/>
          <w:lang w:val="en-CA" w:eastAsia="en-CA"/>
        </w:rPr>
        <w:t>Nature Communications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8</w:t>
      </w:r>
      <w:r w:rsidRPr="002C4736">
        <w:rPr>
          <w:rFonts w:eastAsia="Times New Roman" w:cstheme="minorHAnsi"/>
          <w:color w:val="000000"/>
          <w:sz w:val="24"/>
          <w:szCs w:val="24"/>
          <w:shd w:val="clear" w:color="auto" w:fill="E1E3E6"/>
          <w:lang w:val="en-CA" w:eastAsia="en-CA"/>
        </w:rPr>
        <w:t>(May), 1–12. https://doi.org/10.1038/ncomms16101</w:t>
      </w:r>
      <w:r w:rsidRPr="002C4736">
        <w:rPr>
          <w:rFonts w:eastAsia="Times New Roman" w:cstheme="minorHAnsi"/>
          <w:sz w:val="24"/>
          <w:szCs w:val="24"/>
          <w:lang w:val="en-CA" w:eastAsia="en-CA"/>
        </w:rPr>
        <w:t> </w:t>
      </w:r>
    </w:p>
    <w:p w14:paraId="190ECC4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Oliver, E. C. J., </w:t>
      </w:r>
      <w:proofErr w:type="spellStart"/>
      <w:r w:rsidRPr="002C4736">
        <w:rPr>
          <w:rFonts w:eastAsia="Times New Roman" w:cstheme="minorHAnsi"/>
          <w:color w:val="000000"/>
          <w:sz w:val="24"/>
          <w:szCs w:val="24"/>
          <w:shd w:val="clear" w:color="auto" w:fill="E1E3E6"/>
          <w:lang w:val="en-CA" w:eastAsia="en-CA"/>
        </w:rPr>
        <w:t>Benthuysen</w:t>
      </w:r>
      <w:proofErr w:type="spellEnd"/>
      <w:r w:rsidRPr="002C4736">
        <w:rPr>
          <w:rFonts w:eastAsia="Times New Roman" w:cstheme="minorHAnsi"/>
          <w:color w:val="000000"/>
          <w:sz w:val="24"/>
          <w:szCs w:val="24"/>
          <w:shd w:val="clear" w:color="auto" w:fill="E1E3E6"/>
          <w:lang w:val="en-CA" w:eastAsia="en-CA"/>
        </w:rPr>
        <w:t xml:space="preserve">, J. A., </w:t>
      </w:r>
      <w:proofErr w:type="spellStart"/>
      <w:r w:rsidRPr="002C4736">
        <w:rPr>
          <w:rFonts w:eastAsia="Times New Roman" w:cstheme="minorHAnsi"/>
          <w:color w:val="000000"/>
          <w:sz w:val="24"/>
          <w:szCs w:val="24"/>
          <w:shd w:val="clear" w:color="auto" w:fill="E1E3E6"/>
          <w:lang w:val="en-CA" w:eastAsia="en-CA"/>
        </w:rPr>
        <w:t>Darmaraki</w:t>
      </w:r>
      <w:proofErr w:type="spellEnd"/>
      <w:r w:rsidRPr="002C4736">
        <w:rPr>
          <w:rFonts w:eastAsia="Times New Roman" w:cstheme="minorHAnsi"/>
          <w:color w:val="000000"/>
          <w:sz w:val="24"/>
          <w:szCs w:val="24"/>
          <w:shd w:val="clear" w:color="auto" w:fill="E1E3E6"/>
          <w:lang w:val="en-CA" w:eastAsia="en-CA"/>
        </w:rPr>
        <w:t xml:space="preserve">, S., </w:t>
      </w:r>
      <w:proofErr w:type="spellStart"/>
      <w:r w:rsidRPr="002C4736">
        <w:rPr>
          <w:rFonts w:eastAsia="Times New Roman" w:cstheme="minorHAnsi"/>
          <w:color w:val="000000"/>
          <w:sz w:val="24"/>
          <w:szCs w:val="24"/>
          <w:shd w:val="clear" w:color="auto" w:fill="E1E3E6"/>
          <w:lang w:val="en-CA" w:eastAsia="en-CA"/>
        </w:rPr>
        <w:t>Donat</w:t>
      </w:r>
      <w:proofErr w:type="spellEnd"/>
      <w:r w:rsidRPr="002C4736">
        <w:rPr>
          <w:rFonts w:eastAsia="Times New Roman" w:cstheme="minorHAnsi"/>
          <w:color w:val="000000"/>
          <w:sz w:val="24"/>
          <w:szCs w:val="24"/>
          <w:shd w:val="clear" w:color="auto" w:fill="E1E3E6"/>
          <w:lang w:val="en-CA" w:eastAsia="en-CA"/>
        </w:rPr>
        <w:t>, M. G., Hobday, A. J., Holbrook, N. J., Schlegel, R. W., &amp; Sen Gupta, A. (2021). Marine Heatwaves. </w:t>
      </w:r>
      <w:r w:rsidRPr="002C4736">
        <w:rPr>
          <w:rFonts w:eastAsia="Times New Roman" w:cstheme="minorHAnsi"/>
          <w:i/>
          <w:iCs/>
          <w:color w:val="000000"/>
          <w:sz w:val="24"/>
          <w:szCs w:val="24"/>
          <w:shd w:val="clear" w:color="auto" w:fill="E1E3E6"/>
          <w:lang w:val="en-CA" w:eastAsia="en-CA"/>
        </w:rPr>
        <w:t>Annual Review of Marine 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13</w:t>
      </w:r>
      <w:r w:rsidRPr="002C4736">
        <w:rPr>
          <w:rFonts w:eastAsia="Times New Roman" w:cstheme="minorHAnsi"/>
          <w:color w:val="000000"/>
          <w:sz w:val="24"/>
          <w:szCs w:val="24"/>
          <w:shd w:val="clear" w:color="auto" w:fill="E1E3E6"/>
          <w:lang w:val="en-CA" w:eastAsia="en-CA"/>
        </w:rPr>
        <w:t>, 313–342. https://doi.org/10.1146/annurev-marine-032720-095144</w:t>
      </w:r>
      <w:r w:rsidRPr="002C4736">
        <w:rPr>
          <w:rFonts w:eastAsia="Times New Roman" w:cstheme="minorHAnsi"/>
          <w:sz w:val="24"/>
          <w:szCs w:val="24"/>
          <w:lang w:val="en-CA" w:eastAsia="en-CA"/>
        </w:rPr>
        <w:t> </w:t>
      </w:r>
    </w:p>
    <w:p w14:paraId="67C0A8B8"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Pawlowicz</w:t>
      </w:r>
      <w:proofErr w:type="spellEnd"/>
      <w:r w:rsidRPr="002C4736">
        <w:rPr>
          <w:rFonts w:eastAsia="Times New Roman" w:cstheme="minorHAnsi"/>
          <w:color w:val="000000"/>
          <w:sz w:val="24"/>
          <w:szCs w:val="24"/>
          <w:shd w:val="clear" w:color="auto" w:fill="E1E3E6"/>
          <w:lang w:val="en-CA" w:eastAsia="en-CA"/>
        </w:rPr>
        <w:t>, R. (2017). Seasonal Cycles, Hypoxia, and Renewal in a Coastal Fjord (Barkley Sound, British Columbia). </w:t>
      </w:r>
      <w:r w:rsidRPr="002C4736">
        <w:rPr>
          <w:rFonts w:eastAsia="Times New Roman" w:cstheme="minorHAnsi"/>
          <w:i/>
          <w:iCs/>
          <w:color w:val="000000"/>
          <w:sz w:val="24"/>
          <w:szCs w:val="24"/>
          <w:shd w:val="clear" w:color="auto" w:fill="E1E3E6"/>
          <w:lang w:val="en-CA" w:eastAsia="en-CA"/>
        </w:rPr>
        <w:t>Atmosphere - Ocean</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55</w:t>
      </w:r>
      <w:r w:rsidRPr="002C4736">
        <w:rPr>
          <w:rFonts w:eastAsia="Times New Roman" w:cstheme="minorHAnsi"/>
          <w:color w:val="000000"/>
          <w:sz w:val="24"/>
          <w:szCs w:val="24"/>
          <w:shd w:val="clear" w:color="auto" w:fill="E1E3E6"/>
          <w:lang w:val="en-CA" w:eastAsia="en-CA"/>
        </w:rPr>
        <w:t>(4–5), 264–283. https://doi.org/10.1080/07055900.2017.1374240</w:t>
      </w:r>
      <w:r w:rsidRPr="002C4736">
        <w:rPr>
          <w:rFonts w:eastAsia="Times New Roman" w:cstheme="minorHAnsi"/>
          <w:sz w:val="24"/>
          <w:szCs w:val="24"/>
          <w:lang w:val="en-CA" w:eastAsia="en-CA"/>
        </w:rPr>
        <w:t> </w:t>
      </w:r>
    </w:p>
    <w:p w14:paraId="6515999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Purcell, S., </w:t>
      </w:r>
      <w:proofErr w:type="spellStart"/>
      <w:r w:rsidRPr="002C4736">
        <w:rPr>
          <w:rFonts w:eastAsia="Times New Roman" w:cstheme="minorHAnsi"/>
          <w:color w:val="000000"/>
          <w:sz w:val="24"/>
          <w:szCs w:val="24"/>
          <w:shd w:val="clear" w:color="auto" w:fill="E1E3E6"/>
          <w:lang w:val="en-CA" w:eastAsia="en-CA"/>
        </w:rPr>
        <w:t>Conand</w:t>
      </w:r>
      <w:proofErr w:type="spellEnd"/>
      <w:r w:rsidRPr="002C4736">
        <w:rPr>
          <w:rFonts w:eastAsia="Times New Roman" w:cstheme="minorHAnsi"/>
          <w:color w:val="000000"/>
          <w:sz w:val="24"/>
          <w:szCs w:val="24"/>
          <w:shd w:val="clear" w:color="auto" w:fill="E1E3E6"/>
          <w:lang w:val="en-CA" w:eastAsia="en-CA"/>
        </w:rPr>
        <w:t xml:space="preserve">, C., </w:t>
      </w:r>
      <w:proofErr w:type="spellStart"/>
      <w:r w:rsidRPr="002C4736">
        <w:rPr>
          <w:rFonts w:eastAsia="Times New Roman" w:cstheme="minorHAnsi"/>
          <w:color w:val="000000"/>
          <w:sz w:val="24"/>
          <w:szCs w:val="24"/>
          <w:shd w:val="clear" w:color="auto" w:fill="E1E3E6"/>
          <w:lang w:val="en-CA" w:eastAsia="en-CA"/>
        </w:rPr>
        <w:t>Uthicke</w:t>
      </w:r>
      <w:proofErr w:type="spellEnd"/>
      <w:r w:rsidRPr="002C4736">
        <w:rPr>
          <w:rFonts w:eastAsia="Times New Roman" w:cstheme="minorHAnsi"/>
          <w:color w:val="000000"/>
          <w:sz w:val="24"/>
          <w:szCs w:val="24"/>
          <w:shd w:val="clear" w:color="auto" w:fill="E1E3E6"/>
          <w:lang w:val="en-CA" w:eastAsia="en-CA"/>
        </w:rPr>
        <w:t>, S., &amp; Byrne, M. (2016). Ecological Roles of Exploited Sea Cucumbers. </w:t>
      </w:r>
      <w:r w:rsidRPr="002C4736">
        <w:rPr>
          <w:rFonts w:eastAsia="Times New Roman" w:cstheme="minorHAnsi"/>
          <w:i/>
          <w:iCs/>
          <w:color w:val="000000"/>
          <w:sz w:val="24"/>
          <w:szCs w:val="24"/>
          <w:shd w:val="clear" w:color="auto" w:fill="E1E3E6"/>
          <w:lang w:val="en-CA" w:eastAsia="en-CA"/>
        </w:rPr>
        <w:t>Oceanography and Marine Biology: An Annual Review</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54</w:t>
      </w:r>
      <w:r w:rsidRPr="002C4736">
        <w:rPr>
          <w:rFonts w:eastAsia="Times New Roman" w:cstheme="minorHAnsi"/>
          <w:color w:val="000000"/>
          <w:sz w:val="24"/>
          <w:szCs w:val="24"/>
          <w:shd w:val="clear" w:color="auto" w:fill="E1E3E6"/>
          <w:lang w:val="en-CA" w:eastAsia="en-CA"/>
        </w:rPr>
        <w:t>, 367–386. https://doi.org/10.1201/9781315368597-8</w:t>
      </w:r>
      <w:r w:rsidRPr="002C4736">
        <w:rPr>
          <w:rFonts w:eastAsia="Times New Roman" w:cstheme="minorHAnsi"/>
          <w:sz w:val="24"/>
          <w:szCs w:val="24"/>
          <w:lang w:val="en-CA" w:eastAsia="en-CA"/>
        </w:rPr>
        <w:t> </w:t>
      </w:r>
    </w:p>
    <w:p w14:paraId="08B34F7E"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lastRenderedPageBreak/>
        <w:t xml:space="preserve">Schneider, K., Silverman, J., Woolsey, E., Eriksson, H., Byrne, M., &amp; </w:t>
      </w:r>
      <w:proofErr w:type="spellStart"/>
      <w:r w:rsidRPr="002C4736">
        <w:rPr>
          <w:rFonts w:eastAsia="Times New Roman" w:cstheme="minorHAnsi"/>
          <w:color w:val="000000"/>
          <w:sz w:val="24"/>
          <w:szCs w:val="24"/>
          <w:shd w:val="clear" w:color="auto" w:fill="E1E3E6"/>
          <w:lang w:val="en-CA" w:eastAsia="en-CA"/>
        </w:rPr>
        <w:t>Caldeira</w:t>
      </w:r>
      <w:proofErr w:type="spellEnd"/>
      <w:r w:rsidRPr="002C4736">
        <w:rPr>
          <w:rFonts w:eastAsia="Times New Roman" w:cstheme="minorHAnsi"/>
          <w:color w:val="000000"/>
          <w:sz w:val="24"/>
          <w:szCs w:val="24"/>
          <w:shd w:val="clear" w:color="auto" w:fill="E1E3E6"/>
          <w:lang w:val="en-CA" w:eastAsia="en-CA"/>
        </w:rPr>
        <w:t>, K. (2011). Potential influence of sea cucumbers on coral reef CaCO3 budget: A case study at One Tree Reef. </w:t>
      </w:r>
      <w:r w:rsidRPr="002C4736">
        <w:rPr>
          <w:rFonts w:eastAsia="Times New Roman" w:cstheme="minorHAnsi"/>
          <w:i/>
          <w:iCs/>
          <w:color w:val="000000"/>
          <w:sz w:val="24"/>
          <w:szCs w:val="24"/>
          <w:shd w:val="clear" w:color="auto" w:fill="E1E3E6"/>
          <w:lang w:val="en-CA" w:eastAsia="en-CA"/>
        </w:rPr>
        <w:t xml:space="preserve">Journal of Geophysical Research: </w:t>
      </w:r>
      <w:proofErr w:type="spellStart"/>
      <w:r w:rsidRPr="002C4736">
        <w:rPr>
          <w:rFonts w:eastAsia="Times New Roman" w:cstheme="minorHAnsi"/>
          <w:i/>
          <w:iCs/>
          <w:color w:val="000000"/>
          <w:sz w:val="24"/>
          <w:szCs w:val="24"/>
          <w:shd w:val="clear" w:color="auto" w:fill="E1E3E6"/>
          <w:lang w:val="en-CA" w:eastAsia="en-CA"/>
        </w:rPr>
        <w:t>Biogeosciences</w:t>
      </w:r>
      <w:proofErr w:type="spellEnd"/>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116</w:t>
      </w:r>
      <w:r w:rsidRPr="002C4736">
        <w:rPr>
          <w:rFonts w:eastAsia="Times New Roman" w:cstheme="minorHAnsi"/>
          <w:color w:val="000000"/>
          <w:sz w:val="24"/>
          <w:szCs w:val="24"/>
          <w:shd w:val="clear" w:color="auto" w:fill="E1E3E6"/>
          <w:lang w:val="en-CA" w:eastAsia="en-CA"/>
        </w:rPr>
        <w:t>(G4). https://doi.org/10.1029/2011JG001755</w:t>
      </w:r>
      <w:r w:rsidRPr="002C4736">
        <w:rPr>
          <w:rFonts w:eastAsia="Times New Roman" w:cstheme="minorHAnsi"/>
          <w:sz w:val="24"/>
          <w:szCs w:val="24"/>
          <w:lang w:val="en-CA" w:eastAsia="en-CA"/>
        </w:rPr>
        <w:t> </w:t>
      </w:r>
    </w:p>
    <w:p w14:paraId="61FD495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Schroeder, L. (2017). Wasting-like lesions occurring on California Sea Cucumbers. </w:t>
      </w:r>
      <w:r w:rsidRPr="002C4736">
        <w:rPr>
          <w:rFonts w:eastAsia="Times New Roman" w:cstheme="minorHAnsi"/>
          <w:i/>
          <w:iCs/>
          <w:color w:val="000000"/>
          <w:sz w:val="24"/>
          <w:szCs w:val="24"/>
          <w:shd w:val="clear" w:color="auto" w:fill="E1E3E6"/>
          <w:lang w:val="en-CA" w:eastAsia="en-CA"/>
        </w:rPr>
        <w:t xml:space="preserve">The </w:t>
      </w:r>
      <w:proofErr w:type="spellStart"/>
      <w:r w:rsidRPr="002C4736">
        <w:rPr>
          <w:rFonts w:eastAsia="Times New Roman" w:cstheme="minorHAnsi"/>
          <w:i/>
          <w:iCs/>
          <w:color w:val="000000"/>
          <w:sz w:val="24"/>
          <w:szCs w:val="24"/>
          <w:shd w:val="clear" w:color="auto" w:fill="E1E3E6"/>
          <w:lang w:val="en-CA" w:eastAsia="en-CA"/>
        </w:rPr>
        <w:t>Dredgings</w:t>
      </w:r>
      <w:proofErr w:type="spellEnd"/>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57</w:t>
      </w:r>
      <w:r w:rsidRPr="002C4736">
        <w:rPr>
          <w:rFonts w:eastAsia="Times New Roman" w:cstheme="minorHAnsi"/>
          <w:color w:val="000000"/>
          <w:sz w:val="24"/>
          <w:szCs w:val="24"/>
          <w:shd w:val="clear" w:color="auto" w:fill="E1E3E6"/>
          <w:lang w:val="en-CA" w:eastAsia="en-CA"/>
        </w:rPr>
        <w:t>(3), 3. www.PNWSC.org</w:t>
      </w:r>
      <w:r w:rsidRPr="002C4736">
        <w:rPr>
          <w:rFonts w:eastAsia="Times New Roman" w:cstheme="minorHAnsi"/>
          <w:sz w:val="24"/>
          <w:szCs w:val="24"/>
          <w:lang w:val="en-CA" w:eastAsia="en-CA"/>
        </w:rPr>
        <w:t> </w:t>
      </w:r>
    </w:p>
    <w:p w14:paraId="4CF4AEFB"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Steffen, W., </w:t>
      </w:r>
      <w:proofErr w:type="spellStart"/>
      <w:r w:rsidRPr="002C4736">
        <w:rPr>
          <w:rFonts w:eastAsia="Times New Roman" w:cstheme="minorHAnsi"/>
          <w:color w:val="000000"/>
          <w:sz w:val="24"/>
          <w:szCs w:val="24"/>
          <w:shd w:val="clear" w:color="auto" w:fill="E1E3E6"/>
          <w:lang w:val="en-CA" w:eastAsia="en-CA"/>
        </w:rPr>
        <w:t>Rockström</w:t>
      </w:r>
      <w:proofErr w:type="spellEnd"/>
      <w:r w:rsidRPr="002C4736">
        <w:rPr>
          <w:rFonts w:eastAsia="Times New Roman" w:cstheme="minorHAnsi"/>
          <w:color w:val="000000"/>
          <w:sz w:val="24"/>
          <w:szCs w:val="24"/>
          <w:shd w:val="clear" w:color="auto" w:fill="E1E3E6"/>
          <w:lang w:val="en-CA" w:eastAsia="en-CA"/>
        </w:rPr>
        <w:t xml:space="preserve">, J., Richardson, K., </w:t>
      </w:r>
      <w:proofErr w:type="spellStart"/>
      <w:r w:rsidRPr="002C4736">
        <w:rPr>
          <w:rFonts w:eastAsia="Times New Roman" w:cstheme="minorHAnsi"/>
          <w:color w:val="000000"/>
          <w:sz w:val="24"/>
          <w:szCs w:val="24"/>
          <w:shd w:val="clear" w:color="auto" w:fill="E1E3E6"/>
          <w:lang w:val="en-CA" w:eastAsia="en-CA"/>
        </w:rPr>
        <w:t>Lenton</w:t>
      </w:r>
      <w:proofErr w:type="spellEnd"/>
      <w:r w:rsidRPr="002C4736">
        <w:rPr>
          <w:rFonts w:eastAsia="Times New Roman" w:cstheme="minorHAnsi"/>
          <w:color w:val="000000"/>
          <w:sz w:val="24"/>
          <w:szCs w:val="24"/>
          <w:shd w:val="clear" w:color="auto" w:fill="E1E3E6"/>
          <w:lang w:val="en-CA" w:eastAsia="en-CA"/>
        </w:rPr>
        <w:t xml:space="preserve">, T. M., </w:t>
      </w:r>
      <w:proofErr w:type="spellStart"/>
      <w:r w:rsidRPr="002C4736">
        <w:rPr>
          <w:rFonts w:eastAsia="Times New Roman" w:cstheme="minorHAnsi"/>
          <w:color w:val="000000"/>
          <w:sz w:val="24"/>
          <w:szCs w:val="24"/>
          <w:shd w:val="clear" w:color="auto" w:fill="E1E3E6"/>
          <w:lang w:val="en-CA" w:eastAsia="en-CA"/>
        </w:rPr>
        <w:t>Folke</w:t>
      </w:r>
      <w:proofErr w:type="spellEnd"/>
      <w:r w:rsidRPr="002C4736">
        <w:rPr>
          <w:rFonts w:eastAsia="Times New Roman" w:cstheme="minorHAnsi"/>
          <w:color w:val="000000"/>
          <w:sz w:val="24"/>
          <w:szCs w:val="24"/>
          <w:shd w:val="clear" w:color="auto" w:fill="E1E3E6"/>
          <w:lang w:val="en-CA" w:eastAsia="en-CA"/>
        </w:rPr>
        <w:t xml:space="preserve">, C., </w:t>
      </w:r>
      <w:proofErr w:type="spellStart"/>
      <w:r w:rsidRPr="002C4736">
        <w:rPr>
          <w:rFonts w:eastAsia="Times New Roman" w:cstheme="minorHAnsi"/>
          <w:color w:val="000000"/>
          <w:sz w:val="24"/>
          <w:szCs w:val="24"/>
          <w:shd w:val="clear" w:color="auto" w:fill="E1E3E6"/>
          <w:lang w:val="en-CA" w:eastAsia="en-CA"/>
        </w:rPr>
        <w:t>Liverman</w:t>
      </w:r>
      <w:proofErr w:type="spellEnd"/>
      <w:r w:rsidRPr="002C4736">
        <w:rPr>
          <w:rFonts w:eastAsia="Times New Roman" w:cstheme="minorHAnsi"/>
          <w:color w:val="000000"/>
          <w:sz w:val="24"/>
          <w:szCs w:val="24"/>
          <w:shd w:val="clear" w:color="auto" w:fill="E1E3E6"/>
          <w:lang w:val="en-CA" w:eastAsia="en-CA"/>
        </w:rPr>
        <w:t xml:space="preserve">, D., Summerhayes, C. P., </w:t>
      </w:r>
      <w:proofErr w:type="spellStart"/>
      <w:r w:rsidRPr="002C4736">
        <w:rPr>
          <w:rFonts w:eastAsia="Times New Roman" w:cstheme="minorHAnsi"/>
          <w:color w:val="000000"/>
          <w:sz w:val="24"/>
          <w:szCs w:val="24"/>
          <w:shd w:val="clear" w:color="auto" w:fill="E1E3E6"/>
          <w:lang w:val="en-CA" w:eastAsia="en-CA"/>
        </w:rPr>
        <w:t>Barnosky</w:t>
      </w:r>
      <w:proofErr w:type="spellEnd"/>
      <w:r w:rsidRPr="002C4736">
        <w:rPr>
          <w:rFonts w:eastAsia="Times New Roman" w:cstheme="minorHAnsi"/>
          <w:color w:val="000000"/>
          <w:sz w:val="24"/>
          <w:szCs w:val="24"/>
          <w:shd w:val="clear" w:color="auto" w:fill="E1E3E6"/>
          <w:lang w:val="en-CA" w:eastAsia="en-CA"/>
        </w:rPr>
        <w:t xml:space="preserve">, A. D., Cornell, S. E., Crucifix, M., Donges, J. F., Fetzer, I., Lade, S. J., </w:t>
      </w:r>
      <w:proofErr w:type="spellStart"/>
      <w:r w:rsidRPr="002C4736">
        <w:rPr>
          <w:rFonts w:eastAsia="Times New Roman" w:cstheme="minorHAnsi"/>
          <w:color w:val="000000"/>
          <w:sz w:val="24"/>
          <w:szCs w:val="24"/>
          <w:shd w:val="clear" w:color="auto" w:fill="E1E3E6"/>
          <w:lang w:val="en-CA" w:eastAsia="en-CA"/>
        </w:rPr>
        <w:t>Scheffer</w:t>
      </w:r>
      <w:proofErr w:type="spellEnd"/>
      <w:r w:rsidRPr="002C4736">
        <w:rPr>
          <w:rFonts w:eastAsia="Times New Roman" w:cstheme="minorHAnsi"/>
          <w:color w:val="000000"/>
          <w:sz w:val="24"/>
          <w:szCs w:val="24"/>
          <w:shd w:val="clear" w:color="auto" w:fill="E1E3E6"/>
          <w:lang w:val="en-CA" w:eastAsia="en-CA"/>
        </w:rPr>
        <w:t xml:space="preserve">, M., Winkelmann, R., &amp; </w:t>
      </w:r>
      <w:proofErr w:type="spellStart"/>
      <w:r w:rsidRPr="002C4736">
        <w:rPr>
          <w:rFonts w:eastAsia="Times New Roman" w:cstheme="minorHAnsi"/>
          <w:color w:val="000000"/>
          <w:sz w:val="24"/>
          <w:szCs w:val="24"/>
          <w:shd w:val="clear" w:color="auto" w:fill="E1E3E6"/>
          <w:lang w:val="en-CA" w:eastAsia="en-CA"/>
        </w:rPr>
        <w:t>Schellnhuber</w:t>
      </w:r>
      <w:proofErr w:type="spellEnd"/>
      <w:r w:rsidRPr="002C4736">
        <w:rPr>
          <w:rFonts w:eastAsia="Times New Roman" w:cstheme="minorHAnsi"/>
          <w:color w:val="000000"/>
          <w:sz w:val="24"/>
          <w:szCs w:val="24"/>
          <w:shd w:val="clear" w:color="auto" w:fill="E1E3E6"/>
          <w:lang w:val="en-CA" w:eastAsia="en-CA"/>
        </w:rPr>
        <w:t>, H. J. (2018). Trajectories of the Earth System in the Anthropocene. </w:t>
      </w:r>
      <w:r w:rsidRPr="002C4736">
        <w:rPr>
          <w:rFonts w:eastAsia="Times New Roman" w:cstheme="minorHAnsi"/>
          <w:i/>
          <w:iCs/>
          <w:color w:val="000000"/>
          <w:sz w:val="24"/>
          <w:szCs w:val="24"/>
          <w:shd w:val="clear" w:color="auto" w:fill="E1E3E6"/>
          <w:lang w:val="en-CA" w:eastAsia="en-CA"/>
        </w:rPr>
        <w:t>Proceedings of the National Academy of Sciences of the United States of America</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115</w:t>
      </w:r>
      <w:r w:rsidRPr="002C4736">
        <w:rPr>
          <w:rFonts w:eastAsia="Times New Roman" w:cstheme="minorHAnsi"/>
          <w:color w:val="000000"/>
          <w:sz w:val="24"/>
          <w:szCs w:val="24"/>
          <w:shd w:val="clear" w:color="auto" w:fill="E1E3E6"/>
          <w:lang w:val="en-CA" w:eastAsia="en-CA"/>
        </w:rPr>
        <w:t>(33), 8252–8259. https://doi.org/10.1073/PNAS.1810141115</w:t>
      </w:r>
      <w:r w:rsidRPr="002C4736">
        <w:rPr>
          <w:rFonts w:eastAsia="Times New Roman" w:cstheme="minorHAnsi"/>
          <w:sz w:val="24"/>
          <w:szCs w:val="24"/>
          <w:lang w:val="en-CA" w:eastAsia="en-CA"/>
        </w:rPr>
        <w:t> </w:t>
      </w:r>
    </w:p>
    <w:p w14:paraId="61E9BB7B"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Suryan</w:t>
      </w:r>
      <w:proofErr w:type="spellEnd"/>
      <w:r w:rsidRPr="002C4736">
        <w:rPr>
          <w:rFonts w:eastAsia="Times New Roman" w:cstheme="minorHAnsi"/>
          <w:color w:val="000000"/>
          <w:sz w:val="24"/>
          <w:szCs w:val="24"/>
          <w:shd w:val="clear" w:color="auto" w:fill="E1E3E6"/>
          <w:lang w:val="en-CA" w:eastAsia="en-CA"/>
        </w:rPr>
        <w:t xml:space="preserve">, R. M., </w:t>
      </w:r>
      <w:proofErr w:type="spellStart"/>
      <w:r w:rsidRPr="002C4736">
        <w:rPr>
          <w:rFonts w:eastAsia="Times New Roman" w:cstheme="minorHAnsi"/>
          <w:color w:val="000000"/>
          <w:sz w:val="24"/>
          <w:szCs w:val="24"/>
          <w:shd w:val="clear" w:color="auto" w:fill="E1E3E6"/>
          <w:lang w:val="en-CA" w:eastAsia="en-CA"/>
        </w:rPr>
        <w:t>Arimitsu</w:t>
      </w:r>
      <w:proofErr w:type="spellEnd"/>
      <w:r w:rsidRPr="002C4736">
        <w:rPr>
          <w:rFonts w:eastAsia="Times New Roman" w:cstheme="minorHAnsi"/>
          <w:color w:val="000000"/>
          <w:sz w:val="24"/>
          <w:szCs w:val="24"/>
          <w:shd w:val="clear" w:color="auto" w:fill="E1E3E6"/>
          <w:lang w:val="en-CA" w:eastAsia="en-CA"/>
        </w:rPr>
        <w:t xml:space="preserve">, M. L., </w:t>
      </w:r>
      <w:proofErr w:type="spellStart"/>
      <w:r w:rsidRPr="002C4736">
        <w:rPr>
          <w:rFonts w:eastAsia="Times New Roman" w:cstheme="minorHAnsi"/>
          <w:color w:val="000000"/>
          <w:sz w:val="24"/>
          <w:szCs w:val="24"/>
          <w:shd w:val="clear" w:color="auto" w:fill="E1E3E6"/>
          <w:lang w:val="en-CA" w:eastAsia="en-CA"/>
        </w:rPr>
        <w:t>Coletti</w:t>
      </w:r>
      <w:proofErr w:type="spellEnd"/>
      <w:r w:rsidRPr="002C4736">
        <w:rPr>
          <w:rFonts w:eastAsia="Times New Roman" w:cstheme="minorHAnsi"/>
          <w:color w:val="000000"/>
          <w:sz w:val="24"/>
          <w:szCs w:val="24"/>
          <w:shd w:val="clear" w:color="auto" w:fill="E1E3E6"/>
          <w:lang w:val="en-CA" w:eastAsia="en-CA"/>
        </w:rPr>
        <w:t xml:space="preserve">, H. A., Hopcroft, R. R., </w:t>
      </w:r>
      <w:proofErr w:type="spellStart"/>
      <w:r w:rsidRPr="002C4736">
        <w:rPr>
          <w:rFonts w:eastAsia="Times New Roman" w:cstheme="minorHAnsi"/>
          <w:color w:val="000000"/>
          <w:sz w:val="24"/>
          <w:szCs w:val="24"/>
          <w:shd w:val="clear" w:color="auto" w:fill="E1E3E6"/>
          <w:lang w:val="en-CA" w:eastAsia="en-CA"/>
        </w:rPr>
        <w:t>Lindeberg</w:t>
      </w:r>
      <w:proofErr w:type="spellEnd"/>
      <w:r w:rsidRPr="002C4736">
        <w:rPr>
          <w:rFonts w:eastAsia="Times New Roman" w:cstheme="minorHAnsi"/>
          <w:color w:val="000000"/>
          <w:sz w:val="24"/>
          <w:szCs w:val="24"/>
          <w:shd w:val="clear" w:color="auto" w:fill="E1E3E6"/>
          <w:lang w:val="en-CA" w:eastAsia="en-CA"/>
        </w:rPr>
        <w:t xml:space="preserve">, M. R., </w:t>
      </w:r>
      <w:proofErr w:type="spellStart"/>
      <w:r w:rsidRPr="002C4736">
        <w:rPr>
          <w:rFonts w:eastAsia="Times New Roman" w:cstheme="minorHAnsi"/>
          <w:color w:val="000000"/>
          <w:sz w:val="24"/>
          <w:szCs w:val="24"/>
          <w:shd w:val="clear" w:color="auto" w:fill="E1E3E6"/>
          <w:lang w:val="en-CA" w:eastAsia="en-CA"/>
        </w:rPr>
        <w:t>Barbeaux</w:t>
      </w:r>
      <w:proofErr w:type="spellEnd"/>
      <w:r w:rsidRPr="002C4736">
        <w:rPr>
          <w:rFonts w:eastAsia="Times New Roman" w:cstheme="minorHAnsi"/>
          <w:color w:val="000000"/>
          <w:sz w:val="24"/>
          <w:szCs w:val="24"/>
          <w:shd w:val="clear" w:color="auto" w:fill="E1E3E6"/>
          <w:lang w:val="en-CA" w:eastAsia="en-CA"/>
        </w:rPr>
        <w:t xml:space="preserve">, S. J., Batten, S. D., Burt, W. J., Bishop, M. A., Bodkin, J. L., Brenner, R., Campbell, R. W., Cushing, D. A., Danielson, S. L., Dorn, M. W., Drummond, B., </w:t>
      </w:r>
      <w:proofErr w:type="spellStart"/>
      <w:r w:rsidRPr="002C4736">
        <w:rPr>
          <w:rFonts w:eastAsia="Times New Roman" w:cstheme="minorHAnsi"/>
          <w:color w:val="000000"/>
          <w:sz w:val="24"/>
          <w:szCs w:val="24"/>
          <w:shd w:val="clear" w:color="auto" w:fill="E1E3E6"/>
          <w:lang w:val="en-CA" w:eastAsia="en-CA"/>
        </w:rPr>
        <w:t>Esler</w:t>
      </w:r>
      <w:proofErr w:type="spellEnd"/>
      <w:r w:rsidRPr="002C4736">
        <w:rPr>
          <w:rFonts w:eastAsia="Times New Roman" w:cstheme="minorHAnsi"/>
          <w:color w:val="000000"/>
          <w:sz w:val="24"/>
          <w:szCs w:val="24"/>
          <w:shd w:val="clear" w:color="auto" w:fill="E1E3E6"/>
          <w:lang w:val="en-CA" w:eastAsia="en-CA"/>
        </w:rPr>
        <w:t xml:space="preserve">, D., </w:t>
      </w:r>
      <w:proofErr w:type="spellStart"/>
      <w:r w:rsidRPr="002C4736">
        <w:rPr>
          <w:rFonts w:eastAsia="Times New Roman" w:cstheme="minorHAnsi"/>
          <w:color w:val="000000"/>
          <w:sz w:val="24"/>
          <w:szCs w:val="24"/>
          <w:shd w:val="clear" w:color="auto" w:fill="E1E3E6"/>
          <w:lang w:val="en-CA" w:eastAsia="en-CA"/>
        </w:rPr>
        <w:t>Gelatt</w:t>
      </w:r>
      <w:proofErr w:type="spellEnd"/>
      <w:r w:rsidRPr="002C4736">
        <w:rPr>
          <w:rFonts w:eastAsia="Times New Roman" w:cstheme="minorHAnsi"/>
          <w:color w:val="000000"/>
          <w:sz w:val="24"/>
          <w:szCs w:val="24"/>
          <w:shd w:val="clear" w:color="auto" w:fill="E1E3E6"/>
          <w:lang w:val="en-CA" w:eastAsia="en-CA"/>
        </w:rPr>
        <w:t xml:space="preserve">, T., </w:t>
      </w:r>
      <w:proofErr w:type="spellStart"/>
      <w:r w:rsidRPr="002C4736">
        <w:rPr>
          <w:rFonts w:eastAsia="Times New Roman" w:cstheme="minorHAnsi"/>
          <w:color w:val="000000"/>
          <w:sz w:val="24"/>
          <w:szCs w:val="24"/>
          <w:shd w:val="clear" w:color="auto" w:fill="E1E3E6"/>
          <w:lang w:val="en-CA" w:eastAsia="en-CA"/>
        </w:rPr>
        <w:t>Hanselman</w:t>
      </w:r>
      <w:proofErr w:type="spellEnd"/>
      <w:r w:rsidRPr="002C4736">
        <w:rPr>
          <w:rFonts w:eastAsia="Times New Roman" w:cstheme="minorHAnsi"/>
          <w:color w:val="000000"/>
          <w:sz w:val="24"/>
          <w:szCs w:val="24"/>
          <w:shd w:val="clear" w:color="auto" w:fill="E1E3E6"/>
          <w:lang w:val="en-CA" w:eastAsia="en-CA"/>
        </w:rPr>
        <w:t xml:space="preserve">, D. H., … </w:t>
      </w:r>
      <w:proofErr w:type="spellStart"/>
      <w:r w:rsidRPr="002C4736">
        <w:rPr>
          <w:rFonts w:eastAsia="Times New Roman" w:cstheme="minorHAnsi"/>
          <w:color w:val="000000"/>
          <w:sz w:val="24"/>
          <w:szCs w:val="24"/>
          <w:shd w:val="clear" w:color="auto" w:fill="E1E3E6"/>
          <w:lang w:val="en-CA" w:eastAsia="en-CA"/>
        </w:rPr>
        <w:t>Zador</w:t>
      </w:r>
      <w:proofErr w:type="spellEnd"/>
      <w:r w:rsidRPr="002C4736">
        <w:rPr>
          <w:rFonts w:eastAsia="Times New Roman" w:cstheme="minorHAnsi"/>
          <w:color w:val="000000"/>
          <w:sz w:val="24"/>
          <w:szCs w:val="24"/>
          <w:shd w:val="clear" w:color="auto" w:fill="E1E3E6"/>
          <w:lang w:val="en-CA" w:eastAsia="en-CA"/>
        </w:rPr>
        <w:t>, S. G. (2021). Ecosystem response persists after a prolonged marine heatwave. </w:t>
      </w:r>
      <w:r w:rsidRPr="002C4736">
        <w:rPr>
          <w:rFonts w:eastAsia="Times New Roman" w:cstheme="minorHAnsi"/>
          <w:i/>
          <w:iCs/>
          <w:color w:val="000000"/>
          <w:sz w:val="24"/>
          <w:szCs w:val="24"/>
          <w:shd w:val="clear" w:color="auto" w:fill="E1E3E6"/>
          <w:lang w:val="en-CA" w:eastAsia="en-CA"/>
        </w:rPr>
        <w:t>Scientific Reports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11</w:t>
      </w:r>
      <w:r w:rsidRPr="002C4736">
        <w:rPr>
          <w:rFonts w:eastAsia="Times New Roman" w:cstheme="minorHAnsi"/>
          <w:color w:val="000000"/>
          <w:sz w:val="24"/>
          <w:szCs w:val="24"/>
          <w:shd w:val="clear" w:color="auto" w:fill="E1E3E6"/>
          <w:lang w:val="en-CA" w:eastAsia="en-CA"/>
        </w:rPr>
        <w:t>(1), 1–17. https://doi.org/10.1038/s41598-021-83818-5</w:t>
      </w:r>
      <w:r w:rsidRPr="002C4736">
        <w:rPr>
          <w:rFonts w:eastAsia="Times New Roman" w:cstheme="minorHAnsi"/>
          <w:sz w:val="24"/>
          <w:szCs w:val="24"/>
          <w:lang w:val="en-CA" w:eastAsia="en-CA"/>
        </w:rPr>
        <w:t> </w:t>
      </w:r>
    </w:p>
    <w:p w14:paraId="5ECA57E4"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Swan, E. F. (1961). Seasonal evisceration in the sea cucumber, </w:t>
      </w:r>
      <w:proofErr w:type="spellStart"/>
      <w:r w:rsidRPr="002C4736">
        <w:rPr>
          <w:rFonts w:eastAsia="Times New Roman" w:cstheme="minorHAnsi"/>
          <w:color w:val="000000"/>
          <w:sz w:val="24"/>
          <w:szCs w:val="24"/>
          <w:shd w:val="clear" w:color="auto" w:fill="E1E3E6"/>
          <w:lang w:val="en-CA" w:eastAsia="en-CA"/>
        </w:rPr>
        <w:t>Parastichopus</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californicus</w:t>
      </w:r>
      <w:proofErr w:type="spellEnd"/>
      <w:r w:rsidRPr="002C4736">
        <w:rPr>
          <w:rFonts w:eastAsia="Times New Roman" w:cstheme="minorHAnsi"/>
          <w:color w:val="000000"/>
          <w:sz w:val="24"/>
          <w:szCs w:val="24"/>
          <w:shd w:val="clear" w:color="auto" w:fill="E1E3E6"/>
          <w:lang w:val="en-CA" w:eastAsia="en-CA"/>
        </w:rPr>
        <w:t xml:space="preserve"> (Stimpson). </w:t>
      </w:r>
      <w:r w:rsidRPr="002C4736">
        <w:rPr>
          <w:rFonts w:eastAsia="Times New Roman" w:cstheme="minorHAnsi"/>
          <w:i/>
          <w:iCs/>
          <w:color w:val="000000"/>
          <w:sz w:val="24"/>
          <w:szCs w:val="24"/>
          <w:shd w:val="clear" w:color="auto" w:fill="E1E3E6"/>
          <w:lang w:val="en-CA" w:eastAsia="en-CA"/>
        </w:rPr>
        <w:t>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133</w:t>
      </w:r>
      <w:r w:rsidRPr="002C4736">
        <w:rPr>
          <w:rFonts w:eastAsia="Times New Roman" w:cstheme="minorHAnsi"/>
          <w:color w:val="000000"/>
          <w:sz w:val="24"/>
          <w:szCs w:val="24"/>
          <w:shd w:val="clear" w:color="auto" w:fill="E1E3E6"/>
          <w:lang w:val="en-CA" w:eastAsia="en-CA"/>
        </w:rPr>
        <w:t>(3458), 1078–1079. https://doi.org/10.1126/science.133.3458.1078</w:t>
      </w:r>
      <w:r w:rsidRPr="002C4736">
        <w:rPr>
          <w:rFonts w:eastAsia="Times New Roman" w:cstheme="minorHAnsi"/>
          <w:sz w:val="24"/>
          <w:szCs w:val="24"/>
          <w:lang w:val="en-CA" w:eastAsia="en-CA"/>
        </w:rPr>
        <w:t> </w:t>
      </w:r>
    </w:p>
    <w:p w14:paraId="139AA97C"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van Dam-Bates, P., Curtis, D., Cowen, L., Cross, S., &amp; Pearce, C. (2016). Assessing movement of the California sea cucumber </w:t>
      </w:r>
      <w:proofErr w:type="spellStart"/>
      <w:r w:rsidRPr="002C4736">
        <w:rPr>
          <w:rFonts w:eastAsia="Times New Roman" w:cstheme="minorHAnsi"/>
          <w:color w:val="000000"/>
          <w:sz w:val="24"/>
          <w:szCs w:val="24"/>
          <w:shd w:val="clear" w:color="auto" w:fill="E1E3E6"/>
          <w:lang w:val="en-CA" w:eastAsia="en-CA"/>
        </w:rPr>
        <w:t>Parastichopus</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californicus</w:t>
      </w:r>
      <w:proofErr w:type="spellEnd"/>
      <w:r w:rsidRPr="002C4736">
        <w:rPr>
          <w:rFonts w:eastAsia="Times New Roman" w:cstheme="minorHAnsi"/>
          <w:color w:val="000000"/>
          <w:sz w:val="24"/>
          <w:szCs w:val="24"/>
          <w:shd w:val="clear" w:color="auto" w:fill="E1E3E6"/>
          <w:lang w:val="en-CA" w:eastAsia="en-CA"/>
        </w:rPr>
        <w:t xml:space="preserve"> in response to organically enriched </w:t>
      </w:r>
      <w:r w:rsidRPr="002C4736">
        <w:rPr>
          <w:rFonts w:eastAsia="Times New Roman" w:cstheme="minorHAnsi"/>
          <w:color w:val="000000"/>
          <w:sz w:val="24"/>
          <w:szCs w:val="24"/>
          <w:shd w:val="clear" w:color="auto" w:fill="E1E3E6"/>
          <w:lang w:val="en-CA" w:eastAsia="en-CA"/>
        </w:rPr>
        <w:lastRenderedPageBreak/>
        <w:t>areas typical of aquaculture sites. </w:t>
      </w:r>
      <w:r w:rsidRPr="002C4736">
        <w:rPr>
          <w:rFonts w:eastAsia="Times New Roman" w:cstheme="minorHAnsi"/>
          <w:i/>
          <w:iCs/>
          <w:color w:val="000000"/>
          <w:sz w:val="24"/>
          <w:szCs w:val="24"/>
          <w:shd w:val="clear" w:color="auto" w:fill="E1E3E6"/>
          <w:lang w:val="en-CA" w:eastAsia="en-CA"/>
        </w:rPr>
        <w:t>Aquaculture Environment Interactions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8</w:t>
      </w:r>
      <w:r w:rsidRPr="002C4736">
        <w:rPr>
          <w:rFonts w:eastAsia="Times New Roman" w:cstheme="minorHAnsi"/>
          <w:color w:val="000000"/>
          <w:sz w:val="24"/>
          <w:szCs w:val="24"/>
          <w:shd w:val="clear" w:color="auto" w:fill="E1E3E6"/>
          <w:lang w:val="en-CA" w:eastAsia="en-CA"/>
        </w:rPr>
        <w:t>, 67–76. https://doi.org/10.3354/AEI00156</w:t>
      </w:r>
      <w:r w:rsidRPr="002C4736">
        <w:rPr>
          <w:rFonts w:eastAsia="Times New Roman" w:cstheme="minorHAnsi"/>
          <w:sz w:val="24"/>
          <w:szCs w:val="24"/>
          <w:lang w:val="en-CA" w:eastAsia="en-CA"/>
        </w:rPr>
        <w:t> </w:t>
      </w:r>
    </w:p>
    <w:p w14:paraId="2F64C3DA"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von Biela, V., </w:t>
      </w:r>
      <w:proofErr w:type="spellStart"/>
      <w:r w:rsidRPr="002C4736">
        <w:rPr>
          <w:rFonts w:eastAsia="Times New Roman" w:cstheme="minorHAnsi"/>
          <w:color w:val="000000"/>
          <w:sz w:val="24"/>
          <w:szCs w:val="24"/>
          <w:shd w:val="clear" w:color="auto" w:fill="E1E3E6"/>
          <w:lang w:val="en-CA" w:eastAsia="en-CA"/>
        </w:rPr>
        <w:t>Arimitsu</w:t>
      </w:r>
      <w:proofErr w:type="spellEnd"/>
      <w:r w:rsidRPr="002C4736">
        <w:rPr>
          <w:rFonts w:eastAsia="Times New Roman" w:cstheme="minorHAnsi"/>
          <w:color w:val="000000"/>
          <w:sz w:val="24"/>
          <w:szCs w:val="24"/>
          <w:shd w:val="clear" w:color="auto" w:fill="E1E3E6"/>
          <w:lang w:val="en-CA" w:eastAsia="en-CA"/>
        </w:rPr>
        <w:t xml:space="preserve">, M. L., </w:t>
      </w:r>
      <w:proofErr w:type="spellStart"/>
      <w:r w:rsidRPr="002C4736">
        <w:rPr>
          <w:rFonts w:eastAsia="Times New Roman" w:cstheme="minorHAnsi"/>
          <w:color w:val="000000"/>
          <w:sz w:val="24"/>
          <w:szCs w:val="24"/>
          <w:shd w:val="clear" w:color="auto" w:fill="E1E3E6"/>
          <w:lang w:val="en-CA" w:eastAsia="en-CA"/>
        </w:rPr>
        <w:t>Piatt</w:t>
      </w:r>
      <w:proofErr w:type="spellEnd"/>
      <w:r w:rsidRPr="002C4736">
        <w:rPr>
          <w:rFonts w:eastAsia="Times New Roman" w:cstheme="minorHAnsi"/>
          <w:color w:val="000000"/>
          <w:sz w:val="24"/>
          <w:szCs w:val="24"/>
          <w:shd w:val="clear" w:color="auto" w:fill="E1E3E6"/>
          <w:lang w:val="en-CA" w:eastAsia="en-CA"/>
        </w:rPr>
        <w:t>, J. F., Heflin, B. M., &amp; Schoen, S. (2019). Extreme reduction in condition of a key forage fish during the Pacific marine heatwave of 2014–2016. </w:t>
      </w:r>
      <w:r w:rsidRPr="002C4736">
        <w:rPr>
          <w:rFonts w:eastAsia="Times New Roman" w:cstheme="minorHAnsi"/>
          <w:i/>
          <w:iCs/>
          <w:color w:val="000000"/>
          <w:sz w:val="24"/>
          <w:szCs w:val="24"/>
          <w:shd w:val="clear" w:color="auto" w:fill="E1E3E6"/>
          <w:lang w:val="en-CA" w:eastAsia="en-CA"/>
        </w:rPr>
        <w:t>Marine Ecology Progress Series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613</w:t>
      </w:r>
      <w:r w:rsidRPr="002C4736">
        <w:rPr>
          <w:rFonts w:eastAsia="Times New Roman" w:cstheme="minorHAnsi"/>
          <w:color w:val="000000"/>
          <w:sz w:val="24"/>
          <w:szCs w:val="24"/>
          <w:shd w:val="clear" w:color="auto" w:fill="E1E3E6"/>
          <w:lang w:val="en-CA" w:eastAsia="en-CA"/>
        </w:rPr>
        <w:t>, 171–182.</w:t>
      </w:r>
      <w:r w:rsidRPr="002C4736">
        <w:rPr>
          <w:rFonts w:eastAsia="Times New Roman" w:cstheme="minorHAnsi"/>
          <w:sz w:val="24"/>
          <w:szCs w:val="24"/>
          <w:lang w:val="en-CA" w:eastAsia="en-CA"/>
        </w:rPr>
        <w:t> </w:t>
      </w:r>
    </w:p>
    <w:p w14:paraId="47BA58D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Walther, G.-R., Post, E., Convey, P., Menzel, A., </w:t>
      </w:r>
      <w:proofErr w:type="spellStart"/>
      <w:r w:rsidRPr="002C4736">
        <w:rPr>
          <w:rFonts w:eastAsia="Times New Roman" w:cstheme="minorHAnsi"/>
          <w:color w:val="000000"/>
          <w:sz w:val="24"/>
          <w:szCs w:val="24"/>
          <w:shd w:val="clear" w:color="auto" w:fill="E1E3E6"/>
          <w:lang w:val="en-CA" w:eastAsia="en-CA"/>
        </w:rPr>
        <w:t>Parmesank</w:t>
      </w:r>
      <w:proofErr w:type="spellEnd"/>
      <w:r w:rsidRPr="002C4736">
        <w:rPr>
          <w:rFonts w:eastAsia="Times New Roman" w:cstheme="minorHAnsi"/>
          <w:color w:val="000000"/>
          <w:sz w:val="24"/>
          <w:szCs w:val="24"/>
          <w:shd w:val="clear" w:color="auto" w:fill="E1E3E6"/>
          <w:lang w:val="en-CA" w:eastAsia="en-CA"/>
        </w:rPr>
        <w:t xml:space="preserve">, C., </w:t>
      </w:r>
      <w:proofErr w:type="spellStart"/>
      <w:r w:rsidRPr="002C4736">
        <w:rPr>
          <w:rFonts w:eastAsia="Times New Roman" w:cstheme="minorHAnsi"/>
          <w:color w:val="000000"/>
          <w:sz w:val="24"/>
          <w:szCs w:val="24"/>
          <w:shd w:val="clear" w:color="auto" w:fill="E1E3E6"/>
          <w:lang w:val="en-CA" w:eastAsia="en-CA"/>
        </w:rPr>
        <w:t>Beebee</w:t>
      </w:r>
      <w:proofErr w:type="spellEnd"/>
      <w:r w:rsidRPr="002C4736">
        <w:rPr>
          <w:rFonts w:eastAsia="Times New Roman" w:cstheme="minorHAnsi"/>
          <w:color w:val="000000"/>
          <w:sz w:val="24"/>
          <w:szCs w:val="24"/>
          <w:shd w:val="clear" w:color="auto" w:fill="E1E3E6"/>
          <w:lang w:val="en-CA" w:eastAsia="en-CA"/>
        </w:rPr>
        <w:t xml:space="preserve">, T. J. C., </w:t>
      </w:r>
      <w:proofErr w:type="spellStart"/>
      <w:r w:rsidRPr="002C4736">
        <w:rPr>
          <w:rFonts w:eastAsia="Times New Roman" w:cstheme="minorHAnsi"/>
          <w:color w:val="000000"/>
          <w:sz w:val="24"/>
          <w:szCs w:val="24"/>
          <w:shd w:val="clear" w:color="auto" w:fill="E1E3E6"/>
          <w:lang w:val="en-CA" w:eastAsia="en-CA"/>
        </w:rPr>
        <w:t>Fromentin</w:t>
      </w:r>
      <w:proofErr w:type="spellEnd"/>
      <w:r w:rsidRPr="002C4736">
        <w:rPr>
          <w:rFonts w:eastAsia="Times New Roman" w:cstheme="minorHAnsi"/>
          <w:color w:val="000000"/>
          <w:sz w:val="24"/>
          <w:szCs w:val="24"/>
          <w:shd w:val="clear" w:color="auto" w:fill="E1E3E6"/>
          <w:lang w:val="en-CA" w:eastAsia="en-CA"/>
        </w:rPr>
        <w:t xml:space="preserve">, J.-M., </w:t>
      </w:r>
      <w:proofErr w:type="spellStart"/>
      <w:r w:rsidRPr="002C4736">
        <w:rPr>
          <w:rFonts w:eastAsia="Times New Roman" w:cstheme="minorHAnsi"/>
          <w:color w:val="000000"/>
          <w:sz w:val="24"/>
          <w:szCs w:val="24"/>
          <w:shd w:val="clear" w:color="auto" w:fill="E1E3E6"/>
          <w:lang w:val="en-CA" w:eastAsia="en-CA"/>
        </w:rPr>
        <w:t>Hoegh</w:t>
      </w:r>
      <w:proofErr w:type="spellEnd"/>
      <w:r w:rsidRPr="002C4736">
        <w:rPr>
          <w:rFonts w:eastAsia="Times New Roman" w:cstheme="minorHAnsi"/>
          <w:color w:val="000000"/>
          <w:sz w:val="24"/>
          <w:szCs w:val="24"/>
          <w:shd w:val="clear" w:color="auto" w:fill="E1E3E6"/>
          <w:lang w:val="en-CA" w:eastAsia="en-CA"/>
        </w:rPr>
        <w:t xml:space="preserve">-Guldberg, O., &amp; </w:t>
      </w:r>
      <w:proofErr w:type="spellStart"/>
      <w:r w:rsidRPr="002C4736">
        <w:rPr>
          <w:rFonts w:eastAsia="Times New Roman" w:cstheme="minorHAnsi"/>
          <w:color w:val="000000"/>
          <w:sz w:val="24"/>
          <w:szCs w:val="24"/>
          <w:shd w:val="clear" w:color="auto" w:fill="E1E3E6"/>
          <w:lang w:val="en-CA" w:eastAsia="en-CA"/>
        </w:rPr>
        <w:t>Bairlein</w:t>
      </w:r>
      <w:proofErr w:type="spellEnd"/>
      <w:r w:rsidRPr="002C4736">
        <w:rPr>
          <w:rFonts w:eastAsia="Times New Roman" w:cstheme="minorHAnsi"/>
          <w:color w:val="000000"/>
          <w:sz w:val="24"/>
          <w:szCs w:val="24"/>
          <w:shd w:val="clear" w:color="auto" w:fill="E1E3E6"/>
          <w:lang w:val="en-CA" w:eastAsia="en-CA"/>
        </w:rPr>
        <w:t>, F. (2002). Ecological responses to recent climate change. </w:t>
      </w:r>
      <w:r w:rsidRPr="002C4736">
        <w:rPr>
          <w:rFonts w:eastAsia="Times New Roman" w:cstheme="minorHAnsi"/>
          <w:i/>
          <w:iCs/>
          <w:color w:val="000000"/>
          <w:sz w:val="24"/>
          <w:szCs w:val="24"/>
          <w:shd w:val="clear" w:color="auto" w:fill="E1E3E6"/>
          <w:lang w:val="en-CA" w:eastAsia="en-CA"/>
        </w:rPr>
        <w:t>Nature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419</w:t>
      </w:r>
      <w:r w:rsidRPr="002C4736">
        <w:rPr>
          <w:rFonts w:eastAsia="Times New Roman" w:cstheme="minorHAnsi"/>
          <w:color w:val="000000"/>
          <w:sz w:val="24"/>
          <w:szCs w:val="24"/>
          <w:shd w:val="clear" w:color="auto" w:fill="E1E3E6"/>
          <w:lang w:val="en-CA" w:eastAsia="en-CA"/>
        </w:rPr>
        <w:t>. www.nature.com</w:t>
      </w:r>
      <w:r w:rsidRPr="002C4736">
        <w:rPr>
          <w:rFonts w:eastAsia="Times New Roman" w:cstheme="minorHAnsi"/>
          <w:sz w:val="24"/>
          <w:szCs w:val="24"/>
          <w:lang w:val="en-CA" w:eastAsia="en-CA"/>
        </w:rPr>
        <w:t> </w:t>
      </w:r>
    </w:p>
    <w:p w14:paraId="52EDFC80"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Wernberg</w:t>
      </w:r>
      <w:proofErr w:type="spellEnd"/>
      <w:r w:rsidRPr="002C4736">
        <w:rPr>
          <w:rFonts w:eastAsia="Times New Roman" w:cstheme="minorHAnsi"/>
          <w:color w:val="000000"/>
          <w:sz w:val="24"/>
          <w:szCs w:val="24"/>
          <w:shd w:val="clear" w:color="auto" w:fill="E1E3E6"/>
          <w:lang w:val="en-CA" w:eastAsia="en-CA"/>
        </w:rPr>
        <w:t xml:space="preserve">, T., Bennett, S., Babcock, R. C., </w:t>
      </w:r>
      <w:proofErr w:type="spellStart"/>
      <w:r w:rsidRPr="002C4736">
        <w:rPr>
          <w:rFonts w:eastAsia="Times New Roman" w:cstheme="minorHAnsi"/>
          <w:color w:val="000000"/>
          <w:sz w:val="24"/>
          <w:szCs w:val="24"/>
          <w:shd w:val="clear" w:color="auto" w:fill="E1E3E6"/>
          <w:lang w:val="en-CA" w:eastAsia="en-CA"/>
        </w:rPr>
        <w:t>Bettignies</w:t>
      </w:r>
      <w:proofErr w:type="spellEnd"/>
      <w:r w:rsidRPr="002C4736">
        <w:rPr>
          <w:rFonts w:eastAsia="Times New Roman" w:cstheme="minorHAnsi"/>
          <w:color w:val="000000"/>
          <w:sz w:val="24"/>
          <w:szCs w:val="24"/>
          <w:shd w:val="clear" w:color="auto" w:fill="E1E3E6"/>
          <w:lang w:val="en-CA" w:eastAsia="en-CA"/>
        </w:rPr>
        <w:t xml:space="preserve">, T. De, Cure, K., </w:t>
      </w:r>
      <w:proofErr w:type="spellStart"/>
      <w:r w:rsidRPr="002C4736">
        <w:rPr>
          <w:rFonts w:eastAsia="Times New Roman" w:cstheme="minorHAnsi"/>
          <w:color w:val="000000"/>
          <w:sz w:val="24"/>
          <w:szCs w:val="24"/>
          <w:shd w:val="clear" w:color="auto" w:fill="E1E3E6"/>
          <w:lang w:val="en-CA" w:eastAsia="en-CA"/>
        </w:rPr>
        <w:t>Depczynski</w:t>
      </w:r>
      <w:proofErr w:type="spellEnd"/>
      <w:r w:rsidRPr="002C4736">
        <w:rPr>
          <w:rFonts w:eastAsia="Times New Roman" w:cstheme="minorHAnsi"/>
          <w:color w:val="000000"/>
          <w:sz w:val="24"/>
          <w:szCs w:val="24"/>
          <w:shd w:val="clear" w:color="auto" w:fill="E1E3E6"/>
          <w:lang w:val="en-CA" w:eastAsia="en-CA"/>
        </w:rPr>
        <w:t xml:space="preserve">, M., </w:t>
      </w:r>
      <w:proofErr w:type="spellStart"/>
      <w:r w:rsidRPr="002C4736">
        <w:rPr>
          <w:rFonts w:eastAsia="Times New Roman" w:cstheme="minorHAnsi"/>
          <w:color w:val="000000"/>
          <w:sz w:val="24"/>
          <w:szCs w:val="24"/>
          <w:shd w:val="clear" w:color="auto" w:fill="E1E3E6"/>
          <w:lang w:val="en-CA" w:eastAsia="en-CA"/>
        </w:rPr>
        <w:t>Dufois</w:t>
      </w:r>
      <w:proofErr w:type="spellEnd"/>
      <w:r w:rsidRPr="002C4736">
        <w:rPr>
          <w:rFonts w:eastAsia="Times New Roman" w:cstheme="minorHAnsi"/>
          <w:color w:val="000000"/>
          <w:sz w:val="24"/>
          <w:szCs w:val="24"/>
          <w:shd w:val="clear" w:color="auto" w:fill="E1E3E6"/>
          <w:lang w:val="en-CA" w:eastAsia="en-CA"/>
        </w:rPr>
        <w:t xml:space="preserve">, F., </w:t>
      </w:r>
      <w:proofErr w:type="spellStart"/>
      <w:r w:rsidRPr="002C4736">
        <w:rPr>
          <w:rFonts w:eastAsia="Times New Roman" w:cstheme="minorHAnsi"/>
          <w:color w:val="000000"/>
          <w:sz w:val="24"/>
          <w:szCs w:val="24"/>
          <w:shd w:val="clear" w:color="auto" w:fill="E1E3E6"/>
          <w:lang w:val="en-CA" w:eastAsia="en-CA"/>
        </w:rPr>
        <w:t>Fromont</w:t>
      </w:r>
      <w:proofErr w:type="spellEnd"/>
      <w:r w:rsidRPr="002C4736">
        <w:rPr>
          <w:rFonts w:eastAsia="Times New Roman" w:cstheme="minorHAnsi"/>
          <w:color w:val="000000"/>
          <w:sz w:val="24"/>
          <w:szCs w:val="24"/>
          <w:shd w:val="clear" w:color="auto" w:fill="E1E3E6"/>
          <w:lang w:val="en-CA" w:eastAsia="en-CA"/>
        </w:rPr>
        <w:t xml:space="preserve">, J., Fulton, C. J., Hovey, R. K., Harvey, E. S., Holmes, T. H., Kendrick, G. A., Radford, B., Santana-garcon, J., Saunders, B. J., </w:t>
      </w:r>
      <w:proofErr w:type="spellStart"/>
      <w:r w:rsidRPr="002C4736">
        <w:rPr>
          <w:rFonts w:eastAsia="Times New Roman" w:cstheme="minorHAnsi"/>
          <w:color w:val="000000"/>
          <w:sz w:val="24"/>
          <w:szCs w:val="24"/>
          <w:shd w:val="clear" w:color="auto" w:fill="E1E3E6"/>
          <w:lang w:val="en-CA" w:eastAsia="en-CA"/>
        </w:rPr>
        <w:t>Smale</w:t>
      </w:r>
      <w:proofErr w:type="spellEnd"/>
      <w:r w:rsidRPr="002C4736">
        <w:rPr>
          <w:rFonts w:eastAsia="Times New Roman" w:cstheme="minorHAnsi"/>
          <w:color w:val="000000"/>
          <w:sz w:val="24"/>
          <w:szCs w:val="24"/>
          <w:shd w:val="clear" w:color="auto" w:fill="E1E3E6"/>
          <w:lang w:val="en-CA" w:eastAsia="en-CA"/>
        </w:rPr>
        <w:t xml:space="preserve">, D. A., Thomsen, M. S., </w:t>
      </w:r>
      <w:proofErr w:type="spellStart"/>
      <w:r w:rsidRPr="002C4736">
        <w:rPr>
          <w:rFonts w:eastAsia="Times New Roman" w:cstheme="minorHAnsi"/>
          <w:color w:val="000000"/>
          <w:sz w:val="24"/>
          <w:szCs w:val="24"/>
          <w:shd w:val="clear" w:color="auto" w:fill="E1E3E6"/>
          <w:lang w:val="en-CA" w:eastAsia="en-CA"/>
        </w:rPr>
        <w:t>Tuckett</w:t>
      </w:r>
      <w:proofErr w:type="spellEnd"/>
      <w:r w:rsidRPr="002C4736">
        <w:rPr>
          <w:rFonts w:eastAsia="Times New Roman" w:cstheme="minorHAnsi"/>
          <w:color w:val="000000"/>
          <w:sz w:val="24"/>
          <w:szCs w:val="24"/>
          <w:shd w:val="clear" w:color="auto" w:fill="E1E3E6"/>
          <w:lang w:val="en-CA" w:eastAsia="en-CA"/>
        </w:rPr>
        <w:t xml:space="preserve">, C. A., &amp; </w:t>
      </w:r>
      <w:proofErr w:type="spellStart"/>
      <w:r w:rsidRPr="002C4736">
        <w:rPr>
          <w:rFonts w:eastAsia="Times New Roman" w:cstheme="minorHAnsi"/>
          <w:color w:val="000000"/>
          <w:sz w:val="24"/>
          <w:szCs w:val="24"/>
          <w:shd w:val="clear" w:color="auto" w:fill="E1E3E6"/>
          <w:lang w:val="en-CA" w:eastAsia="en-CA"/>
        </w:rPr>
        <w:t>Tuya</w:t>
      </w:r>
      <w:proofErr w:type="spellEnd"/>
      <w:r w:rsidRPr="002C4736">
        <w:rPr>
          <w:rFonts w:eastAsia="Times New Roman" w:cstheme="minorHAnsi"/>
          <w:color w:val="000000"/>
          <w:sz w:val="24"/>
          <w:szCs w:val="24"/>
          <w:shd w:val="clear" w:color="auto" w:fill="E1E3E6"/>
          <w:lang w:val="en-CA" w:eastAsia="en-CA"/>
        </w:rPr>
        <w:t>, F. (2015). Climate-driven regime shift of a temperate marine ecosystem. </w:t>
      </w:r>
      <w:r w:rsidRPr="002C4736">
        <w:rPr>
          <w:rFonts w:eastAsia="Times New Roman" w:cstheme="minorHAnsi"/>
          <w:i/>
          <w:iCs/>
          <w:color w:val="000000"/>
          <w:sz w:val="24"/>
          <w:szCs w:val="24"/>
          <w:shd w:val="clear" w:color="auto" w:fill="E1E3E6"/>
          <w:lang w:val="en-CA" w:eastAsia="en-CA"/>
        </w:rPr>
        <w:t>Science</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353</w:t>
      </w:r>
      <w:r w:rsidRPr="002C4736">
        <w:rPr>
          <w:rFonts w:eastAsia="Times New Roman" w:cstheme="minorHAnsi"/>
          <w:color w:val="000000"/>
          <w:sz w:val="24"/>
          <w:szCs w:val="24"/>
          <w:shd w:val="clear" w:color="auto" w:fill="E1E3E6"/>
          <w:lang w:val="en-CA" w:eastAsia="en-CA"/>
        </w:rPr>
        <w:t>(6295), 169–172. https://doi.org/10.1126/science.aad8745</w:t>
      </w:r>
      <w:r w:rsidRPr="002C4736">
        <w:rPr>
          <w:rFonts w:eastAsia="Times New Roman" w:cstheme="minorHAnsi"/>
          <w:sz w:val="24"/>
          <w:szCs w:val="24"/>
          <w:lang w:val="en-CA" w:eastAsia="en-CA"/>
        </w:rPr>
        <w:t> </w:t>
      </w:r>
    </w:p>
    <w:p w14:paraId="0EFCABA5"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Wheeling, R. J., Verde, E. A., &amp; </w:t>
      </w:r>
      <w:proofErr w:type="spellStart"/>
      <w:r w:rsidRPr="002C4736">
        <w:rPr>
          <w:rFonts w:eastAsia="Times New Roman" w:cstheme="minorHAnsi"/>
          <w:color w:val="000000"/>
          <w:sz w:val="24"/>
          <w:szCs w:val="24"/>
          <w:shd w:val="clear" w:color="auto" w:fill="E1E3E6"/>
          <w:lang w:val="en-CA" w:eastAsia="en-CA"/>
        </w:rPr>
        <w:t>Nestler</w:t>
      </w:r>
      <w:proofErr w:type="spellEnd"/>
      <w:r w:rsidRPr="002C4736">
        <w:rPr>
          <w:rFonts w:eastAsia="Times New Roman" w:cstheme="minorHAnsi"/>
          <w:color w:val="000000"/>
          <w:sz w:val="24"/>
          <w:szCs w:val="24"/>
          <w:shd w:val="clear" w:color="auto" w:fill="E1E3E6"/>
          <w:lang w:val="en-CA" w:eastAsia="en-CA"/>
        </w:rPr>
        <w:t>, J. R. (2007). Diel cycles of activity, metabolism, and ammonium concentration in tropical holothurians. </w:t>
      </w:r>
      <w:r w:rsidRPr="002C4736">
        <w:rPr>
          <w:rFonts w:eastAsia="Times New Roman" w:cstheme="minorHAnsi"/>
          <w:i/>
          <w:iCs/>
          <w:color w:val="000000"/>
          <w:sz w:val="24"/>
          <w:szCs w:val="24"/>
          <w:shd w:val="clear" w:color="auto" w:fill="E1E3E6"/>
          <w:lang w:val="en-CA" w:eastAsia="en-CA"/>
        </w:rPr>
        <w:t>Marine Biology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152</w:t>
      </w:r>
      <w:r w:rsidRPr="002C4736">
        <w:rPr>
          <w:rFonts w:eastAsia="Times New Roman" w:cstheme="minorHAnsi"/>
          <w:color w:val="000000"/>
          <w:sz w:val="24"/>
          <w:szCs w:val="24"/>
          <w:shd w:val="clear" w:color="auto" w:fill="E1E3E6"/>
          <w:lang w:val="en-CA" w:eastAsia="en-CA"/>
        </w:rPr>
        <w:t>(2), 297–305. https://doi.org/10.1007/S00227-007-0683-3</w:t>
      </w:r>
      <w:r w:rsidRPr="002C4736">
        <w:rPr>
          <w:rFonts w:eastAsia="Times New Roman" w:cstheme="minorHAnsi"/>
          <w:sz w:val="24"/>
          <w:szCs w:val="24"/>
          <w:lang w:val="en-CA" w:eastAsia="en-CA"/>
        </w:rPr>
        <w:t> </w:t>
      </w:r>
    </w:p>
    <w:p w14:paraId="0E51970F" w14:textId="77777777" w:rsidR="00E51837" w:rsidRPr="002C4736" w:rsidRDefault="00E51837" w:rsidP="00617719">
      <w:pPr>
        <w:spacing w:after="0" w:line="480" w:lineRule="auto"/>
        <w:ind w:left="480" w:hanging="480"/>
        <w:textAlignment w:val="baseline"/>
        <w:rPr>
          <w:rFonts w:eastAsia="Times New Roman" w:cstheme="minorHAnsi"/>
          <w:sz w:val="18"/>
          <w:szCs w:val="18"/>
          <w:lang w:val="en-CA" w:eastAsia="en-CA"/>
        </w:rPr>
      </w:pPr>
      <w:r w:rsidRPr="002C4736">
        <w:rPr>
          <w:rFonts w:eastAsia="Times New Roman" w:cstheme="minorHAnsi"/>
          <w:color w:val="000000"/>
          <w:sz w:val="24"/>
          <w:szCs w:val="24"/>
          <w:shd w:val="clear" w:color="auto" w:fill="E1E3E6"/>
          <w:lang w:val="en-CA" w:eastAsia="en-CA"/>
        </w:rPr>
        <w:t xml:space="preserve">Work, T. M., Weatherby, T. M., </w:t>
      </w:r>
      <w:proofErr w:type="spellStart"/>
      <w:r w:rsidRPr="002C4736">
        <w:rPr>
          <w:rFonts w:eastAsia="Times New Roman" w:cstheme="minorHAnsi"/>
          <w:color w:val="000000"/>
          <w:sz w:val="24"/>
          <w:szCs w:val="24"/>
          <w:shd w:val="clear" w:color="auto" w:fill="E1E3E6"/>
          <w:lang w:val="en-CA" w:eastAsia="en-CA"/>
        </w:rPr>
        <w:t>DeRito</w:t>
      </w:r>
      <w:proofErr w:type="spellEnd"/>
      <w:r w:rsidRPr="002C4736">
        <w:rPr>
          <w:rFonts w:eastAsia="Times New Roman" w:cstheme="minorHAnsi"/>
          <w:color w:val="000000"/>
          <w:sz w:val="24"/>
          <w:szCs w:val="24"/>
          <w:shd w:val="clear" w:color="auto" w:fill="E1E3E6"/>
          <w:lang w:val="en-CA" w:eastAsia="en-CA"/>
        </w:rPr>
        <w:t xml:space="preserve">, C. M., </w:t>
      </w:r>
      <w:proofErr w:type="spellStart"/>
      <w:r w:rsidRPr="002C4736">
        <w:rPr>
          <w:rFonts w:eastAsia="Times New Roman" w:cstheme="minorHAnsi"/>
          <w:color w:val="000000"/>
          <w:sz w:val="24"/>
          <w:szCs w:val="24"/>
          <w:shd w:val="clear" w:color="auto" w:fill="E1E3E6"/>
          <w:lang w:val="en-CA" w:eastAsia="en-CA"/>
        </w:rPr>
        <w:t>Besemer</w:t>
      </w:r>
      <w:proofErr w:type="spellEnd"/>
      <w:r w:rsidRPr="002C4736">
        <w:rPr>
          <w:rFonts w:eastAsia="Times New Roman" w:cstheme="minorHAnsi"/>
          <w:color w:val="000000"/>
          <w:sz w:val="24"/>
          <w:szCs w:val="24"/>
          <w:shd w:val="clear" w:color="auto" w:fill="E1E3E6"/>
          <w:lang w:val="en-CA" w:eastAsia="en-CA"/>
        </w:rPr>
        <w:t>, R. M., &amp; Hewson, I. (2021). Sea star wasting disease pathology in Pisaster ochraceus shows a basal-to-surface process affecting color phenotypes differently. </w:t>
      </w:r>
      <w:r w:rsidRPr="002C4736">
        <w:rPr>
          <w:rFonts w:eastAsia="Times New Roman" w:cstheme="minorHAnsi"/>
          <w:i/>
          <w:iCs/>
          <w:color w:val="000000"/>
          <w:sz w:val="24"/>
          <w:szCs w:val="24"/>
          <w:shd w:val="clear" w:color="auto" w:fill="E1E3E6"/>
          <w:lang w:val="en-CA" w:eastAsia="en-CA"/>
        </w:rPr>
        <w:t>Diseases of Aquatic Organisms</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145</w:t>
      </w:r>
      <w:r w:rsidRPr="002C4736">
        <w:rPr>
          <w:rFonts w:eastAsia="Times New Roman" w:cstheme="minorHAnsi"/>
          <w:color w:val="000000"/>
          <w:sz w:val="24"/>
          <w:szCs w:val="24"/>
          <w:shd w:val="clear" w:color="auto" w:fill="E1E3E6"/>
          <w:lang w:val="en-CA" w:eastAsia="en-CA"/>
        </w:rPr>
        <w:t>, 21–33. https://doi.org/10.3354/DAO03598</w:t>
      </w:r>
      <w:r w:rsidRPr="002C4736">
        <w:rPr>
          <w:rFonts w:eastAsia="Times New Roman" w:cstheme="minorHAnsi"/>
          <w:sz w:val="24"/>
          <w:szCs w:val="24"/>
          <w:lang w:val="en-CA" w:eastAsia="en-CA"/>
        </w:rPr>
        <w:t> </w:t>
      </w:r>
    </w:p>
    <w:p w14:paraId="6B1CE42D" w14:textId="77777777" w:rsidR="001607D3" w:rsidRDefault="00E51837" w:rsidP="001607D3">
      <w:pPr>
        <w:spacing w:after="0" w:line="480" w:lineRule="auto"/>
        <w:ind w:left="480" w:hanging="480"/>
        <w:textAlignment w:val="baseline"/>
        <w:rPr>
          <w:rFonts w:eastAsia="Times New Roman" w:cstheme="minorHAnsi"/>
          <w:sz w:val="18"/>
          <w:szCs w:val="18"/>
          <w:lang w:val="en-CA" w:eastAsia="en-CA"/>
        </w:rPr>
      </w:pPr>
      <w:proofErr w:type="spellStart"/>
      <w:r w:rsidRPr="002C4736">
        <w:rPr>
          <w:rFonts w:eastAsia="Times New Roman" w:cstheme="minorHAnsi"/>
          <w:color w:val="000000"/>
          <w:sz w:val="24"/>
          <w:szCs w:val="24"/>
          <w:shd w:val="clear" w:color="auto" w:fill="E1E3E6"/>
          <w:lang w:val="en-CA" w:eastAsia="en-CA"/>
        </w:rPr>
        <w:t>Xuereb</w:t>
      </w:r>
      <w:proofErr w:type="spellEnd"/>
      <w:r w:rsidRPr="002C4736">
        <w:rPr>
          <w:rFonts w:eastAsia="Times New Roman" w:cstheme="minorHAnsi"/>
          <w:color w:val="000000"/>
          <w:sz w:val="24"/>
          <w:szCs w:val="24"/>
          <w:shd w:val="clear" w:color="auto" w:fill="E1E3E6"/>
          <w:lang w:val="en-CA" w:eastAsia="en-CA"/>
        </w:rPr>
        <w:t xml:space="preserve">, A., Kimber, C. M., Curtis, J. M. R., </w:t>
      </w:r>
      <w:proofErr w:type="spellStart"/>
      <w:r w:rsidRPr="002C4736">
        <w:rPr>
          <w:rFonts w:eastAsia="Times New Roman" w:cstheme="minorHAnsi"/>
          <w:color w:val="000000"/>
          <w:sz w:val="24"/>
          <w:szCs w:val="24"/>
          <w:shd w:val="clear" w:color="auto" w:fill="E1E3E6"/>
          <w:lang w:val="en-CA" w:eastAsia="en-CA"/>
        </w:rPr>
        <w:t>Bernatchez</w:t>
      </w:r>
      <w:proofErr w:type="spellEnd"/>
      <w:r w:rsidRPr="002C4736">
        <w:rPr>
          <w:rFonts w:eastAsia="Times New Roman" w:cstheme="minorHAnsi"/>
          <w:color w:val="000000"/>
          <w:sz w:val="24"/>
          <w:szCs w:val="24"/>
          <w:shd w:val="clear" w:color="auto" w:fill="E1E3E6"/>
          <w:lang w:val="en-CA" w:eastAsia="en-CA"/>
        </w:rPr>
        <w:t>, L., &amp; Fortin, M.-J. (2018). Putatively adaptive genetic variation in the giant California sea cucumber (</w:t>
      </w:r>
      <w:proofErr w:type="spellStart"/>
      <w:r w:rsidRPr="002C4736">
        <w:rPr>
          <w:rFonts w:eastAsia="Times New Roman" w:cstheme="minorHAnsi"/>
          <w:color w:val="000000"/>
          <w:sz w:val="24"/>
          <w:szCs w:val="24"/>
          <w:shd w:val="clear" w:color="auto" w:fill="E1E3E6"/>
          <w:lang w:val="en-CA" w:eastAsia="en-CA"/>
        </w:rPr>
        <w:t>Parastichopus</w:t>
      </w:r>
      <w:proofErr w:type="spellEnd"/>
      <w:r w:rsidRPr="002C4736">
        <w:rPr>
          <w:rFonts w:eastAsia="Times New Roman" w:cstheme="minorHAnsi"/>
          <w:color w:val="000000"/>
          <w:sz w:val="24"/>
          <w:szCs w:val="24"/>
          <w:shd w:val="clear" w:color="auto" w:fill="E1E3E6"/>
          <w:lang w:val="en-CA" w:eastAsia="en-CA"/>
        </w:rPr>
        <w:t xml:space="preserve"> </w:t>
      </w:r>
      <w:proofErr w:type="spellStart"/>
      <w:r w:rsidRPr="002C4736">
        <w:rPr>
          <w:rFonts w:eastAsia="Times New Roman" w:cstheme="minorHAnsi"/>
          <w:color w:val="000000"/>
          <w:sz w:val="24"/>
          <w:szCs w:val="24"/>
          <w:shd w:val="clear" w:color="auto" w:fill="E1E3E6"/>
          <w:lang w:val="en-CA" w:eastAsia="en-CA"/>
        </w:rPr>
        <w:t>californicus</w:t>
      </w:r>
      <w:proofErr w:type="spellEnd"/>
      <w:r w:rsidRPr="002C4736">
        <w:rPr>
          <w:rFonts w:eastAsia="Times New Roman" w:cstheme="minorHAnsi"/>
          <w:color w:val="000000"/>
          <w:sz w:val="24"/>
          <w:szCs w:val="24"/>
          <w:shd w:val="clear" w:color="auto" w:fill="E1E3E6"/>
          <w:lang w:val="en-CA" w:eastAsia="en-CA"/>
        </w:rPr>
        <w:t xml:space="preserve">) </w:t>
      </w:r>
      <w:r w:rsidRPr="002C4736">
        <w:rPr>
          <w:rFonts w:eastAsia="Times New Roman" w:cstheme="minorHAnsi"/>
          <w:color w:val="000000"/>
          <w:sz w:val="24"/>
          <w:szCs w:val="24"/>
          <w:shd w:val="clear" w:color="auto" w:fill="E1E3E6"/>
          <w:lang w:val="en-CA" w:eastAsia="en-CA"/>
        </w:rPr>
        <w:lastRenderedPageBreak/>
        <w:t>as revealed by environmental association analysis of restriction-site associated DNA sequencing data. </w:t>
      </w:r>
      <w:r w:rsidRPr="002C4736">
        <w:rPr>
          <w:rFonts w:eastAsia="Times New Roman" w:cstheme="minorHAnsi"/>
          <w:i/>
          <w:iCs/>
          <w:color w:val="000000"/>
          <w:sz w:val="24"/>
          <w:szCs w:val="24"/>
          <w:shd w:val="clear" w:color="auto" w:fill="E1E3E6"/>
          <w:lang w:val="en-CA" w:eastAsia="en-CA"/>
        </w:rPr>
        <w:t>Molecular Ecology</w:t>
      </w:r>
      <w:r w:rsidRPr="002C4736">
        <w:rPr>
          <w:rFonts w:eastAsia="Times New Roman" w:cstheme="minorHAnsi"/>
          <w:color w:val="000000"/>
          <w:sz w:val="24"/>
          <w:szCs w:val="24"/>
          <w:shd w:val="clear" w:color="auto" w:fill="E1E3E6"/>
          <w:lang w:val="en-CA" w:eastAsia="en-CA"/>
        </w:rPr>
        <w:t>, </w:t>
      </w:r>
      <w:r w:rsidRPr="002C4736">
        <w:rPr>
          <w:rFonts w:eastAsia="Times New Roman" w:cstheme="minorHAnsi"/>
          <w:i/>
          <w:iCs/>
          <w:color w:val="000000"/>
          <w:sz w:val="24"/>
          <w:szCs w:val="24"/>
          <w:shd w:val="clear" w:color="auto" w:fill="E1E3E6"/>
          <w:lang w:val="en-CA" w:eastAsia="en-CA"/>
        </w:rPr>
        <w:t>27</w:t>
      </w:r>
      <w:r w:rsidRPr="002C4736">
        <w:rPr>
          <w:rFonts w:eastAsia="Times New Roman" w:cstheme="minorHAnsi"/>
          <w:color w:val="000000"/>
          <w:sz w:val="24"/>
          <w:szCs w:val="24"/>
          <w:shd w:val="clear" w:color="auto" w:fill="E1E3E6"/>
          <w:lang w:val="en-CA" w:eastAsia="en-CA"/>
        </w:rPr>
        <w:t>(24), 5035–5048. https://doi.org/10.1111/MEC.14942</w:t>
      </w:r>
      <w:r w:rsidRPr="002C4736">
        <w:rPr>
          <w:rFonts w:eastAsia="Times New Roman" w:cstheme="minorHAnsi"/>
          <w:sz w:val="24"/>
          <w:szCs w:val="24"/>
          <w:lang w:val="en-CA" w:eastAsia="en-CA"/>
        </w:rPr>
        <w:t> </w:t>
      </w:r>
    </w:p>
    <w:p w14:paraId="6D523B35" w14:textId="77777777" w:rsidR="001607D3" w:rsidRDefault="001607D3">
      <w:pPr>
        <w:rPr>
          <w:rFonts w:eastAsia="Times New Roman" w:cstheme="minorHAnsi"/>
          <w:sz w:val="18"/>
          <w:szCs w:val="18"/>
          <w:lang w:val="en-CA" w:eastAsia="en-CA"/>
        </w:rPr>
      </w:pPr>
      <w:r>
        <w:rPr>
          <w:rFonts w:eastAsia="Times New Roman" w:cstheme="minorHAnsi"/>
          <w:sz w:val="18"/>
          <w:szCs w:val="18"/>
          <w:lang w:val="en-CA" w:eastAsia="en-CA"/>
        </w:rPr>
        <w:br w:type="page"/>
      </w:r>
    </w:p>
    <w:p w14:paraId="1E4D24A9" w14:textId="35C6A9CD" w:rsidR="001607D3" w:rsidRPr="00CA2F45" w:rsidRDefault="001607D3" w:rsidP="00CA2F45">
      <w:pPr>
        <w:spacing w:after="0" w:line="480" w:lineRule="auto"/>
        <w:jc w:val="center"/>
        <w:textAlignment w:val="baseline"/>
        <w:rPr>
          <w:rFonts w:eastAsia="Times New Roman" w:cstheme="minorHAnsi"/>
          <w:b/>
          <w:bCs/>
          <w:sz w:val="18"/>
          <w:szCs w:val="18"/>
          <w:lang w:val="en-CA" w:eastAsia="en-CA"/>
        </w:rPr>
      </w:pPr>
      <w:r>
        <w:rPr>
          <w:rFonts w:eastAsia="Times New Roman" w:cstheme="minorHAnsi"/>
          <w:b/>
          <w:bCs/>
          <w:sz w:val="18"/>
          <w:szCs w:val="18"/>
          <w:lang w:val="en-CA" w:eastAsia="en-CA"/>
        </w:rPr>
        <w:lastRenderedPageBreak/>
        <w:t>Figures</w:t>
      </w:r>
    </w:p>
    <w:p w14:paraId="36D87FFA" w14:textId="343A7DA6" w:rsidR="001607D3" w:rsidRDefault="001607D3" w:rsidP="005D38F0">
      <w:pPr>
        <w:spacing w:after="0" w:line="480" w:lineRule="auto"/>
        <w:textAlignment w:val="baseline"/>
        <w:rPr>
          <w:rFonts w:eastAsia="Times New Roman" w:cstheme="minorHAnsi"/>
          <w:sz w:val="18"/>
          <w:szCs w:val="18"/>
          <w:lang w:val="en-CA" w:eastAsia="en-CA"/>
        </w:rPr>
      </w:pPr>
      <w:r>
        <w:rPr>
          <w:rFonts w:eastAsia="Times New Roman" w:cstheme="minorHAnsi"/>
          <w:noProof/>
          <w:sz w:val="24"/>
          <w:szCs w:val="24"/>
          <w:lang w:val="en-CA" w:eastAsia="en-CA"/>
        </w:rPr>
        <w:drawing>
          <wp:inline distT="0" distB="0" distL="0" distR="0" wp14:anchorId="42F31356" wp14:editId="02398F68">
            <wp:extent cx="5932714" cy="1738615"/>
            <wp:effectExtent l="0" t="0" r="0" b="1905"/>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1290" cy="1755781"/>
                    </a:xfrm>
                    <a:prstGeom prst="rect">
                      <a:avLst/>
                    </a:prstGeom>
                    <a:noFill/>
                    <a:ln>
                      <a:noFill/>
                    </a:ln>
                  </pic:spPr>
                </pic:pic>
              </a:graphicData>
            </a:graphic>
          </wp:inline>
        </w:drawing>
      </w:r>
    </w:p>
    <w:p w14:paraId="75D321EA" w14:textId="1B365A0A" w:rsidR="001607D3" w:rsidRDefault="001607D3" w:rsidP="005D38F0">
      <w:pPr>
        <w:spacing w:after="0" w:line="480" w:lineRule="auto"/>
        <w:textAlignment w:val="baseline"/>
        <w:rPr>
          <w:rFonts w:eastAsia="Times New Roman" w:cstheme="minorHAnsi"/>
          <w:sz w:val="18"/>
          <w:szCs w:val="18"/>
          <w:lang w:val="en-CA" w:eastAsia="en-CA"/>
        </w:rPr>
      </w:pPr>
      <w:r w:rsidRPr="00201CA5">
        <w:rPr>
          <w:rFonts w:eastAsia="Times New Roman" w:cstheme="minorHAnsi"/>
          <w:b/>
          <w:bCs/>
          <w:sz w:val="24"/>
          <w:szCs w:val="24"/>
          <w:lang w:val="en-CA" w:eastAsia="en-CA"/>
        </w:rPr>
        <w:t xml:space="preserve">Figure </w:t>
      </w:r>
      <w:r w:rsidRPr="00201CA5">
        <w:rPr>
          <w:rFonts w:eastAsia="Times New Roman" w:cstheme="minorHAnsi"/>
          <w:b/>
          <w:sz w:val="24"/>
          <w:szCs w:val="24"/>
          <w:lang w:val="en-CA" w:eastAsia="en-CA"/>
        </w:rPr>
        <w:t>1</w:t>
      </w:r>
      <w:r w:rsidRPr="00201CA5">
        <w:rPr>
          <w:rFonts w:eastAsia="Times New Roman" w:cstheme="minorHAnsi"/>
          <w:sz w:val="24"/>
          <w:szCs w:val="24"/>
          <w:lang w:val="en-CA" w:eastAsia="en-CA"/>
        </w:rPr>
        <w:t xml:space="preserve">. Structural </w:t>
      </w:r>
      <w:commentRangeStart w:id="122"/>
      <w:r w:rsidRPr="00201CA5">
        <w:rPr>
          <w:rFonts w:eastAsia="Times New Roman" w:cstheme="minorHAnsi"/>
          <w:sz w:val="24"/>
          <w:szCs w:val="24"/>
          <w:lang w:val="en-CA" w:eastAsia="en-CA"/>
        </w:rPr>
        <w:t>maintenance</w:t>
      </w:r>
      <w:commentRangeEnd w:id="122"/>
      <w:r w:rsidR="002C2437" w:rsidRPr="0078554F">
        <w:rPr>
          <w:rStyle w:val="CommentReference"/>
          <w:lang w:val="en-CA"/>
        </w:rPr>
        <w:commentReference w:id="122"/>
      </w:r>
      <w:r w:rsidRPr="00201CA5">
        <w:rPr>
          <w:rFonts w:eastAsia="Times New Roman" w:cstheme="minorHAnsi"/>
          <w:sz w:val="24"/>
          <w:szCs w:val="24"/>
          <w:lang w:val="en-CA" w:eastAsia="en-CA"/>
        </w:rPr>
        <w:t xml:space="preserve"> stiffness tests on </w:t>
      </w:r>
      <w:proofErr w:type="spellStart"/>
      <w:r>
        <w:rPr>
          <w:rFonts w:eastAsia="Times New Roman" w:cstheme="minorHAnsi"/>
          <w:i/>
          <w:iCs/>
          <w:sz w:val="24"/>
          <w:szCs w:val="24"/>
          <w:lang w:val="en-CA" w:eastAsia="en-CA"/>
        </w:rPr>
        <w:t>Parastichopus</w:t>
      </w:r>
      <w:proofErr w:type="spellEnd"/>
      <w:r w:rsidRPr="00201CA5">
        <w:rPr>
          <w:rFonts w:eastAsia="Times New Roman" w:cstheme="minorHAnsi"/>
          <w:i/>
          <w:iCs/>
          <w:sz w:val="24"/>
          <w:szCs w:val="24"/>
          <w:lang w:val="en-CA" w:eastAsia="en-CA"/>
        </w:rPr>
        <w:t xml:space="preserve"> </w:t>
      </w:r>
      <w:proofErr w:type="spellStart"/>
      <w:r w:rsidRPr="00201CA5">
        <w:rPr>
          <w:rFonts w:eastAsia="Times New Roman" w:cstheme="minorHAnsi"/>
          <w:i/>
          <w:iCs/>
          <w:sz w:val="24"/>
          <w:szCs w:val="24"/>
          <w:lang w:val="en-CA" w:eastAsia="en-CA"/>
        </w:rPr>
        <w:t>californicus</w:t>
      </w:r>
      <w:proofErr w:type="spellEnd"/>
      <w:r w:rsidRPr="00201CA5">
        <w:rPr>
          <w:rFonts w:eastAsia="Times New Roman" w:cstheme="minorHAnsi"/>
          <w:sz w:val="24"/>
          <w:szCs w:val="24"/>
          <w:lang w:val="en-CA" w:eastAsia="en-CA"/>
        </w:rPr>
        <w:t xml:space="preserve"> indicating a score of 0 (left), 1 (center) or 2 (right).</w:t>
      </w:r>
    </w:p>
    <w:p w14:paraId="55ECACA9" w14:textId="22E793E9" w:rsidR="001607D3" w:rsidRDefault="001607D3" w:rsidP="00CA2F45">
      <w:pPr>
        <w:rPr>
          <w:rFonts w:eastAsia="Times New Roman" w:cstheme="minorHAnsi"/>
          <w:sz w:val="18"/>
          <w:szCs w:val="18"/>
          <w:lang w:val="en-CA" w:eastAsia="en-CA"/>
        </w:rPr>
      </w:pPr>
      <w:r>
        <w:rPr>
          <w:rFonts w:eastAsia="Times New Roman" w:cstheme="minorHAnsi"/>
          <w:sz w:val="18"/>
          <w:szCs w:val="18"/>
          <w:lang w:val="en-CA" w:eastAsia="en-CA"/>
        </w:rPr>
        <w:br w:type="page"/>
      </w:r>
    </w:p>
    <w:p w14:paraId="50835611" w14:textId="49C2CF8C" w:rsidR="001607D3" w:rsidRDefault="001607D3" w:rsidP="005D38F0">
      <w:pPr>
        <w:spacing w:after="0" w:line="480" w:lineRule="auto"/>
        <w:textAlignment w:val="baseline"/>
        <w:rPr>
          <w:rFonts w:eastAsia="Times New Roman" w:cstheme="minorHAnsi"/>
          <w:sz w:val="18"/>
          <w:szCs w:val="18"/>
          <w:lang w:val="en-CA" w:eastAsia="en-CA"/>
        </w:rPr>
      </w:pPr>
      <w:r w:rsidRPr="0078554F">
        <w:rPr>
          <w:rFonts w:cstheme="minorHAnsi"/>
          <w:noProof/>
          <w:lang w:val="en-CA"/>
        </w:rPr>
        <w:lastRenderedPageBreak/>
        <w:drawing>
          <wp:inline distT="0" distB="0" distL="0" distR="0" wp14:anchorId="51A0FDE2" wp14:editId="472A51F5">
            <wp:extent cx="4041001" cy="5654178"/>
            <wp:effectExtent l="0" t="6667" r="0" b="0"/>
            <wp:docPr id="21" name="Picture 21" descr="A picture containing indoor, appliance,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appliance, kitchen applian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102423" cy="5740119"/>
                    </a:xfrm>
                    <a:prstGeom prst="rect">
                      <a:avLst/>
                    </a:prstGeom>
                    <a:noFill/>
                    <a:ln>
                      <a:noFill/>
                    </a:ln>
                  </pic:spPr>
                </pic:pic>
              </a:graphicData>
            </a:graphic>
          </wp:inline>
        </w:drawing>
      </w:r>
    </w:p>
    <w:p w14:paraId="254B3EE8" w14:textId="3B18DA6B" w:rsidR="001607D3" w:rsidRDefault="001607D3" w:rsidP="001607D3">
      <w:pPr>
        <w:spacing w:line="240" w:lineRule="auto"/>
        <w:textAlignment w:val="baseline"/>
        <w:rPr>
          <w:rFonts w:eastAsia="Times New Roman" w:cstheme="minorHAnsi"/>
          <w:sz w:val="24"/>
          <w:szCs w:val="24"/>
          <w:lang w:val="en-CA" w:eastAsia="en-CA"/>
        </w:rPr>
      </w:pPr>
      <w:r w:rsidRPr="00201CA5">
        <w:rPr>
          <w:rFonts w:eastAsia="Times New Roman" w:cstheme="minorHAnsi"/>
          <w:b/>
          <w:bCs/>
          <w:sz w:val="24"/>
          <w:szCs w:val="24"/>
          <w:lang w:val="en-CA" w:eastAsia="en-CA"/>
        </w:rPr>
        <w:t xml:space="preserve">Figure </w:t>
      </w:r>
      <w:r w:rsidRPr="00201CA5">
        <w:rPr>
          <w:rFonts w:eastAsia="Times New Roman" w:cstheme="minorHAnsi"/>
          <w:b/>
          <w:sz w:val="24"/>
          <w:szCs w:val="24"/>
          <w:lang w:val="en-CA" w:eastAsia="en-CA"/>
        </w:rPr>
        <w:t>2</w:t>
      </w:r>
      <w:r w:rsidRPr="00201CA5">
        <w:rPr>
          <w:rFonts w:eastAsia="Times New Roman" w:cstheme="minorHAnsi"/>
          <w:sz w:val="24"/>
          <w:szCs w:val="24"/>
          <w:lang w:val="en-CA" w:eastAsia="en-CA"/>
        </w:rPr>
        <w:t xml:space="preserve">.  Plastic containers with 5 </w:t>
      </w:r>
      <w:commentRangeStart w:id="123"/>
      <w:r w:rsidRPr="00201CA5">
        <w:rPr>
          <w:rFonts w:eastAsia="Times New Roman" w:cstheme="minorHAnsi"/>
          <w:sz w:val="24"/>
          <w:szCs w:val="24"/>
          <w:lang w:val="en-CA" w:eastAsia="en-CA"/>
        </w:rPr>
        <w:t>x</w:t>
      </w:r>
      <w:commentRangeEnd w:id="123"/>
      <w:r w:rsidR="002C2437" w:rsidRPr="0078554F">
        <w:rPr>
          <w:rStyle w:val="CommentReference"/>
          <w:lang w:val="en-CA"/>
        </w:rPr>
        <w:commentReference w:id="123"/>
      </w:r>
      <w:r w:rsidRPr="00201CA5">
        <w:rPr>
          <w:rFonts w:eastAsia="Times New Roman" w:cstheme="minorHAnsi"/>
          <w:sz w:val="24"/>
          <w:szCs w:val="24"/>
          <w:lang w:val="en-CA" w:eastAsia="en-CA"/>
        </w:rPr>
        <w:t xml:space="preserve"> 5cm grids used to house </w:t>
      </w:r>
      <w:r w:rsidRPr="00201CA5">
        <w:rPr>
          <w:rFonts w:eastAsia="Times New Roman" w:cstheme="minorHAnsi"/>
          <w:i/>
          <w:iCs/>
          <w:sz w:val="24"/>
          <w:szCs w:val="24"/>
          <w:lang w:val="en-CA" w:eastAsia="en-CA"/>
        </w:rPr>
        <w:t xml:space="preserve">P. </w:t>
      </w:r>
      <w:proofErr w:type="spellStart"/>
      <w:r w:rsidRPr="00201CA5">
        <w:rPr>
          <w:rFonts w:eastAsia="Times New Roman" w:cstheme="minorHAnsi"/>
          <w:i/>
          <w:iCs/>
          <w:sz w:val="24"/>
          <w:szCs w:val="24"/>
          <w:lang w:val="en-CA" w:eastAsia="en-CA"/>
        </w:rPr>
        <w:t>californicus</w:t>
      </w:r>
      <w:proofErr w:type="spellEnd"/>
      <w:r w:rsidRPr="00201CA5">
        <w:rPr>
          <w:rFonts w:eastAsia="Times New Roman" w:cstheme="minorHAnsi"/>
          <w:sz w:val="24"/>
          <w:szCs w:val="24"/>
          <w:lang w:val="en-CA" w:eastAsia="en-CA"/>
        </w:rPr>
        <w:t xml:space="preserve"> throughout the experiment. Bins were divided by a permeable divider. Sea cucumbers were provided with oxygen using a bubbler and water changes were done as needed to keep ammonia and nitrate levels low. </w:t>
      </w:r>
    </w:p>
    <w:p w14:paraId="4927C457" w14:textId="59502AFC" w:rsidR="001607D3" w:rsidRPr="00CA2F45" w:rsidRDefault="001607D3" w:rsidP="00CA2F45">
      <w:pPr>
        <w:rPr>
          <w:rFonts w:eastAsia="Times New Roman" w:cstheme="minorHAnsi"/>
          <w:sz w:val="24"/>
          <w:szCs w:val="24"/>
          <w:lang w:val="en-CA" w:eastAsia="en-CA"/>
        </w:rPr>
      </w:pPr>
      <w:r>
        <w:rPr>
          <w:rFonts w:eastAsia="Times New Roman" w:cstheme="minorHAnsi"/>
          <w:sz w:val="24"/>
          <w:szCs w:val="24"/>
          <w:lang w:val="en-CA" w:eastAsia="en-CA"/>
        </w:rPr>
        <w:br w:type="page"/>
      </w:r>
    </w:p>
    <w:p w14:paraId="140CE0C6" w14:textId="47C214DC" w:rsidR="001607D3" w:rsidRDefault="001607D3" w:rsidP="005D38F0">
      <w:pPr>
        <w:spacing w:after="0" w:line="480" w:lineRule="auto"/>
        <w:textAlignment w:val="baseline"/>
        <w:rPr>
          <w:rFonts w:eastAsia="Times New Roman" w:cstheme="minorHAnsi"/>
          <w:sz w:val="18"/>
          <w:szCs w:val="18"/>
          <w:lang w:val="en-CA" w:eastAsia="en-CA"/>
        </w:rPr>
      </w:pPr>
      <w:r w:rsidRPr="0078554F">
        <w:rPr>
          <w:rStyle w:val="eop"/>
          <w:rFonts w:cstheme="minorHAnsi"/>
          <w:noProof/>
          <w:lang w:val="en-CA"/>
        </w:rPr>
        <w:lastRenderedPageBreak/>
        <w:drawing>
          <wp:inline distT="0" distB="0" distL="0" distR="0" wp14:anchorId="7BA7229C" wp14:editId="55E7A55E">
            <wp:extent cx="5848350" cy="2897639"/>
            <wp:effectExtent l="0" t="0" r="0" b="0"/>
            <wp:docPr id="22" name="Picture 2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8350" cy="2897639"/>
                    </a:xfrm>
                    <a:prstGeom prst="rect">
                      <a:avLst/>
                    </a:prstGeom>
                    <a:noFill/>
                    <a:ln>
                      <a:noFill/>
                    </a:ln>
                  </pic:spPr>
                </pic:pic>
              </a:graphicData>
            </a:graphic>
          </wp:inline>
        </w:drawing>
      </w:r>
    </w:p>
    <w:p w14:paraId="422EAB66" w14:textId="2D4F063A" w:rsidR="001607D3" w:rsidRPr="0078554F" w:rsidRDefault="001607D3" w:rsidP="005D38F0">
      <w:pPr>
        <w:spacing w:after="0" w:line="480" w:lineRule="auto"/>
        <w:textAlignment w:val="baseline"/>
        <w:rPr>
          <w:rStyle w:val="eop"/>
          <w:rFonts w:cstheme="minorHAnsi"/>
          <w:lang w:val="en-CA"/>
        </w:rPr>
      </w:pPr>
      <w:r w:rsidRPr="0078554F">
        <w:rPr>
          <w:rStyle w:val="eop"/>
          <w:rFonts w:cstheme="minorHAnsi"/>
          <w:b/>
          <w:lang w:val="en-CA"/>
        </w:rPr>
        <w:t>Figure 3</w:t>
      </w:r>
      <w:r w:rsidRPr="0078554F">
        <w:rPr>
          <w:rStyle w:val="eop"/>
          <w:rFonts w:cstheme="minorHAnsi"/>
          <w:lang w:val="en-CA"/>
        </w:rPr>
        <w:t xml:space="preserve">. Minor (left) </w:t>
      </w:r>
      <w:commentRangeStart w:id="124"/>
      <w:r w:rsidRPr="0078554F">
        <w:rPr>
          <w:rStyle w:val="eop"/>
          <w:rFonts w:cstheme="minorHAnsi"/>
          <w:lang w:val="en-CA"/>
        </w:rPr>
        <w:t>and</w:t>
      </w:r>
      <w:commentRangeEnd w:id="124"/>
      <w:r w:rsidR="000152D6" w:rsidRPr="0078554F">
        <w:rPr>
          <w:rStyle w:val="CommentReference"/>
          <w:lang w:val="en-CA"/>
        </w:rPr>
        <w:commentReference w:id="124"/>
      </w:r>
      <w:r w:rsidRPr="0078554F">
        <w:rPr>
          <w:rStyle w:val="eop"/>
          <w:rFonts w:cstheme="minorHAnsi"/>
          <w:lang w:val="en-CA"/>
        </w:rPr>
        <w:t xml:space="preserve"> major (right) ulcers on </w:t>
      </w:r>
      <w:proofErr w:type="spellStart"/>
      <w:r w:rsidRPr="0078554F">
        <w:rPr>
          <w:rStyle w:val="eop"/>
          <w:rFonts w:cstheme="minorHAnsi"/>
          <w:i/>
          <w:lang w:val="en-CA"/>
        </w:rPr>
        <w:t>Parastichopus</w:t>
      </w:r>
      <w:proofErr w:type="spellEnd"/>
      <w:r w:rsidRPr="0078554F">
        <w:rPr>
          <w:rStyle w:val="eop"/>
          <w:rFonts w:cstheme="minorHAnsi"/>
          <w:i/>
          <w:lang w:val="en-CA"/>
        </w:rPr>
        <w:t xml:space="preserve"> </w:t>
      </w:r>
      <w:proofErr w:type="spellStart"/>
      <w:r w:rsidRPr="0078554F">
        <w:rPr>
          <w:rStyle w:val="eop"/>
          <w:rFonts w:cstheme="minorHAnsi"/>
          <w:i/>
          <w:lang w:val="en-CA"/>
        </w:rPr>
        <w:t>californicus</w:t>
      </w:r>
      <w:proofErr w:type="spellEnd"/>
      <w:r w:rsidRPr="0078554F">
        <w:rPr>
          <w:rStyle w:val="eop"/>
          <w:rFonts w:cstheme="minorHAnsi"/>
          <w:lang w:val="en-CA"/>
        </w:rPr>
        <w:t>. Scale bars represent ~1 cm on each image.</w:t>
      </w:r>
    </w:p>
    <w:p w14:paraId="3680B464" w14:textId="45523395" w:rsidR="001607D3" w:rsidRPr="0078554F" w:rsidRDefault="001607D3" w:rsidP="00CA2F45">
      <w:pPr>
        <w:rPr>
          <w:rFonts w:cstheme="minorHAnsi"/>
          <w:lang w:val="en-CA"/>
        </w:rPr>
      </w:pPr>
      <w:r w:rsidRPr="0078554F">
        <w:rPr>
          <w:rStyle w:val="eop"/>
          <w:rFonts w:cstheme="minorHAnsi"/>
          <w:lang w:val="en-CA"/>
        </w:rPr>
        <w:br w:type="page"/>
      </w:r>
    </w:p>
    <w:p w14:paraId="4879B005" w14:textId="7269663D" w:rsidR="001607D3" w:rsidRDefault="001607D3" w:rsidP="005D38F0">
      <w:pPr>
        <w:spacing w:after="0" w:line="480" w:lineRule="auto"/>
        <w:textAlignment w:val="baseline"/>
        <w:rPr>
          <w:rFonts w:eastAsia="Times New Roman" w:cstheme="minorHAnsi"/>
          <w:sz w:val="18"/>
          <w:szCs w:val="18"/>
          <w:lang w:val="en-CA" w:eastAsia="en-CA"/>
        </w:rPr>
      </w:pPr>
      <w:r w:rsidRPr="0078554F">
        <w:rPr>
          <w:rFonts w:eastAsia="Times New Roman" w:cstheme="minorHAnsi"/>
          <w:b/>
          <w:noProof/>
          <w:sz w:val="24"/>
          <w:szCs w:val="24"/>
          <w:lang w:val="en-CA" w:eastAsia="en-CA"/>
        </w:rPr>
        <w:lastRenderedPageBreak/>
        <w:drawing>
          <wp:inline distT="0" distB="0" distL="0" distR="0" wp14:anchorId="50841D3B" wp14:editId="2EC946F0">
            <wp:extent cx="6019800" cy="470981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0902" cy="4765440"/>
                    </a:xfrm>
                    <a:prstGeom prst="rect">
                      <a:avLst/>
                    </a:prstGeom>
                  </pic:spPr>
                </pic:pic>
              </a:graphicData>
            </a:graphic>
          </wp:inline>
        </w:drawing>
      </w:r>
    </w:p>
    <w:p w14:paraId="2758DEE9" w14:textId="77777777" w:rsidR="001607D3" w:rsidRPr="0078554F" w:rsidRDefault="001607D3" w:rsidP="001607D3">
      <w:pPr>
        <w:spacing w:line="240" w:lineRule="auto"/>
        <w:textAlignment w:val="baseline"/>
        <w:rPr>
          <w:rFonts w:eastAsia="Times New Roman" w:cstheme="minorHAnsi"/>
          <w:sz w:val="24"/>
          <w:szCs w:val="24"/>
          <w:lang w:val="en-CA" w:eastAsia="en-CA"/>
        </w:rPr>
      </w:pPr>
      <w:r w:rsidRPr="0078554F">
        <w:rPr>
          <w:rFonts w:eastAsia="Times New Roman" w:cstheme="minorHAnsi"/>
          <w:b/>
          <w:sz w:val="24"/>
          <w:szCs w:val="24"/>
          <w:lang w:val="en-CA" w:eastAsia="en-CA"/>
        </w:rPr>
        <w:t>Figure 4</w:t>
      </w:r>
      <w:r w:rsidRPr="0078554F">
        <w:rPr>
          <w:rFonts w:eastAsia="Times New Roman" w:cstheme="minorHAnsi"/>
          <w:sz w:val="24"/>
          <w:szCs w:val="24"/>
          <w:lang w:val="en-CA" w:eastAsia="en-CA"/>
        </w:rPr>
        <w:t>. Water temperatures over the duration of our experiment. Day 1, the start of the warming, was November 09. Each black line indicates a single bin housing 1 or 2 cucumbers. The 3 coloured lines indicate target temperatures for the heat treatments.</w:t>
      </w:r>
    </w:p>
    <w:p w14:paraId="7BA45FA1" w14:textId="5F8B6791" w:rsidR="001607D3" w:rsidRDefault="001607D3" w:rsidP="002C2437">
      <w:pPr>
        <w:rPr>
          <w:rFonts w:eastAsia="Times New Roman" w:cstheme="minorHAnsi"/>
          <w:sz w:val="18"/>
          <w:szCs w:val="18"/>
          <w:lang w:val="en-CA" w:eastAsia="en-CA"/>
        </w:rPr>
      </w:pPr>
      <w:r>
        <w:rPr>
          <w:rFonts w:eastAsia="Times New Roman" w:cstheme="minorHAnsi"/>
          <w:sz w:val="18"/>
          <w:szCs w:val="18"/>
          <w:lang w:val="en-CA" w:eastAsia="en-CA"/>
        </w:rPr>
        <w:br w:type="page"/>
      </w:r>
    </w:p>
    <w:p w14:paraId="2F4A01A4" w14:textId="0D52D4A8" w:rsidR="001607D3" w:rsidRDefault="001607D3" w:rsidP="005D38F0">
      <w:pPr>
        <w:spacing w:after="0" w:line="480" w:lineRule="auto"/>
        <w:textAlignment w:val="baseline"/>
        <w:rPr>
          <w:rFonts w:eastAsia="Times New Roman" w:cstheme="minorHAnsi"/>
          <w:sz w:val="18"/>
          <w:szCs w:val="18"/>
          <w:lang w:val="en-CA" w:eastAsia="en-CA"/>
        </w:rPr>
      </w:pPr>
      <w:r w:rsidRPr="0078554F">
        <w:rPr>
          <w:noProof/>
          <w:lang w:val="en-CA"/>
        </w:rPr>
        <w:lastRenderedPageBreak/>
        <w:drawing>
          <wp:inline distT="0" distB="0" distL="0" distR="0" wp14:anchorId="3DB4F1D8" wp14:editId="62907021">
            <wp:extent cx="6062133" cy="3461515"/>
            <wp:effectExtent l="0" t="0" r="0"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6"/>
                    <a:stretch>
                      <a:fillRect/>
                    </a:stretch>
                  </pic:blipFill>
                  <pic:spPr>
                    <a:xfrm>
                      <a:off x="0" y="0"/>
                      <a:ext cx="6112550" cy="3490303"/>
                    </a:xfrm>
                    <a:prstGeom prst="rect">
                      <a:avLst/>
                    </a:prstGeom>
                  </pic:spPr>
                </pic:pic>
              </a:graphicData>
            </a:graphic>
          </wp:inline>
        </w:drawing>
      </w:r>
    </w:p>
    <w:p w14:paraId="58E922F1" w14:textId="77777777" w:rsidR="001607D3" w:rsidRPr="00201CA5" w:rsidRDefault="001607D3" w:rsidP="001607D3">
      <w:pPr>
        <w:spacing w:line="240" w:lineRule="auto"/>
        <w:textAlignment w:val="baseline"/>
        <w:rPr>
          <w:rFonts w:eastAsia="Times New Roman" w:cstheme="minorHAnsi"/>
          <w:sz w:val="24"/>
          <w:szCs w:val="24"/>
          <w:lang w:val="en-CA" w:eastAsia="en-CA"/>
        </w:rPr>
      </w:pPr>
      <w:r w:rsidRPr="0078554F">
        <w:rPr>
          <w:rStyle w:val="eop"/>
          <w:rFonts w:ascii="Calibri" w:hAnsi="Calibri" w:cs="Calibri"/>
          <w:b/>
          <w:sz w:val="24"/>
          <w:szCs w:val="24"/>
          <w:lang w:val="en-CA"/>
        </w:rPr>
        <w:t>Figure 5</w:t>
      </w:r>
      <w:r w:rsidRPr="0078554F">
        <w:rPr>
          <w:rStyle w:val="eop"/>
          <w:rFonts w:ascii="Calibri" w:hAnsi="Calibri" w:cs="Calibri"/>
          <w:sz w:val="24"/>
          <w:szCs w:val="24"/>
          <w:lang w:val="en-CA"/>
        </w:rPr>
        <w:t xml:space="preserve">. </w:t>
      </w:r>
      <w:proofErr w:type="spellStart"/>
      <w:r>
        <w:rPr>
          <w:rFonts w:eastAsia="Times New Roman" w:cstheme="minorHAnsi"/>
          <w:i/>
          <w:iCs/>
          <w:sz w:val="24"/>
          <w:szCs w:val="24"/>
          <w:lang w:val="en-CA" w:eastAsia="en-CA"/>
        </w:rPr>
        <w:t>Parastichopus</w:t>
      </w:r>
      <w:proofErr w:type="spellEnd"/>
      <w:r>
        <w:rPr>
          <w:rFonts w:eastAsia="Times New Roman" w:cstheme="minorHAnsi"/>
          <w:i/>
          <w:iCs/>
          <w:sz w:val="24"/>
          <w:szCs w:val="24"/>
          <w:lang w:val="en-CA" w:eastAsia="en-CA"/>
        </w:rPr>
        <w:t xml:space="preserve"> </w:t>
      </w:r>
      <w:proofErr w:type="spellStart"/>
      <w:r>
        <w:rPr>
          <w:rFonts w:eastAsia="Times New Roman" w:cstheme="minorHAnsi"/>
          <w:i/>
          <w:iCs/>
          <w:sz w:val="24"/>
          <w:szCs w:val="24"/>
          <w:lang w:val="en-CA" w:eastAsia="en-CA"/>
        </w:rPr>
        <w:t>californicus</w:t>
      </w:r>
      <w:proofErr w:type="spellEnd"/>
      <w:r w:rsidRPr="00201CA5">
        <w:rPr>
          <w:rFonts w:eastAsia="Times New Roman" w:cstheme="minorHAnsi"/>
          <w:sz w:val="24"/>
          <w:szCs w:val="24"/>
          <w:lang w:val="en-CA" w:eastAsia="en-CA"/>
        </w:rPr>
        <w:t xml:space="preserve"> stiffness as measured by antipredator defense over the duration of the heat treatment (days 1-5) and on recovery days after the treatment ended (day 7 and 12). Dashed lines indicate the days during which heat was applied. Antipredator response was categorized by manually palpating the cucumber to mimic the occurrence of an attempted predation event. </w:t>
      </w:r>
    </w:p>
    <w:p w14:paraId="70C96BBD" w14:textId="7DB1825A" w:rsidR="001607D3" w:rsidRDefault="001607D3" w:rsidP="002C2437">
      <w:pPr>
        <w:rPr>
          <w:rFonts w:eastAsia="Times New Roman" w:cstheme="minorHAnsi"/>
          <w:sz w:val="18"/>
          <w:szCs w:val="18"/>
          <w:lang w:val="en-CA" w:eastAsia="en-CA"/>
        </w:rPr>
      </w:pPr>
      <w:r>
        <w:rPr>
          <w:rFonts w:eastAsia="Times New Roman" w:cstheme="minorHAnsi"/>
          <w:sz w:val="18"/>
          <w:szCs w:val="18"/>
          <w:lang w:val="en-CA" w:eastAsia="en-CA"/>
        </w:rPr>
        <w:br w:type="page"/>
      </w:r>
    </w:p>
    <w:p w14:paraId="3DBEFA27" w14:textId="61EDF074" w:rsidR="001607D3" w:rsidRDefault="001607D3" w:rsidP="005D38F0">
      <w:pPr>
        <w:spacing w:after="0" w:line="480" w:lineRule="auto"/>
        <w:textAlignment w:val="baseline"/>
        <w:rPr>
          <w:rFonts w:eastAsia="Times New Roman" w:cstheme="minorHAnsi"/>
          <w:sz w:val="18"/>
          <w:szCs w:val="18"/>
          <w:lang w:val="en-CA" w:eastAsia="en-CA"/>
        </w:rPr>
      </w:pPr>
      <w:r w:rsidRPr="0078554F">
        <w:rPr>
          <w:noProof/>
          <w:lang w:val="en-CA"/>
        </w:rPr>
        <w:lastRenderedPageBreak/>
        <w:drawing>
          <wp:inline distT="0" distB="0" distL="0" distR="0" wp14:anchorId="002E829D" wp14:editId="23522577">
            <wp:extent cx="5858933" cy="3345485"/>
            <wp:effectExtent l="0" t="0" r="8890" b="762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stretch>
                      <a:fillRect/>
                    </a:stretch>
                  </pic:blipFill>
                  <pic:spPr>
                    <a:xfrm>
                      <a:off x="0" y="0"/>
                      <a:ext cx="5911482" cy="3375491"/>
                    </a:xfrm>
                    <a:prstGeom prst="rect">
                      <a:avLst/>
                    </a:prstGeom>
                  </pic:spPr>
                </pic:pic>
              </a:graphicData>
            </a:graphic>
          </wp:inline>
        </w:drawing>
      </w:r>
    </w:p>
    <w:p w14:paraId="27B4D869" w14:textId="77777777" w:rsidR="001607D3" w:rsidRPr="0078554F" w:rsidRDefault="001607D3" w:rsidP="001607D3">
      <w:pPr>
        <w:spacing w:line="240" w:lineRule="auto"/>
        <w:textAlignment w:val="baseline"/>
        <w:rPr>
          <w:rFonts w:eastAsia="Times New Roman" w:cstheme="minorHAnsi"/>
          <w:b/>
          <w:lang w:val="en-CA" w:eastAsia="en-CA"/>
        </w:rPr>
      </w:pPr>
      <w:r>
        <w:rPr>
          <w:rFonts w:eastAsia="Times New Roman" w:cstheme="minorHAnsi"/>
          <w:b/>
          <w:bCs/>
          <w:sz w:val="24"/>
          <w:szCs w:val="24"/>
          <w:lang w:val="en-CA" w:eastAsia="en-CA"/>
        </w:rPr>
        <w:t xml:space="preserve">Figure 6. </w:t>
      </w:r>
      <w:proofErr w:type="spellStart"/>
      <w:r>
        <w:rPr>
          <w:rFonts w:eastAsia="Times New Roman" w:cstheme="minorHAnsi"/>
          <w:i/>
          <w:iCs/>
          <w:sz w:val="24"/>
          <w:szCs w:val="24"/>
          <w:lang w:val="en-CA" w:eastAsia="en-CA"/>
        </w:rPr>
        <w:t>Parastichopus</w:t>
      </w:r>
      <w:proofErr w:type="spellEnd"/>
      <w:r>
        <w:rPr>
          <w:rFonts w:eastAsia="Times New Roman" w:cstheme="minorHAnsi"/>
          <w:i/>
          <w:iCs/>
          <w:sz w:val="24"/>
          <w:szCs w:val="24"/>
          <w:lang w:val="en-CA" w:eastAsia="en-CA"/>
        </w:rPr>
        <w:t xml:space="preserve"> </w:t>
      </w:r>
      <w:proofErr w:type="spellStart"/>
      <w:r>
        <w:rPr>
          <w:rFonts w:eastAsia="Times New Roman" w:cstheme="minorHAnsi"/>
          <w:i/>
          <w:iCs/>
          <w:sz w:val="24"/>
          <w:szCs w:val="24"/>
          <w:lang w:val="en-CA" w:eastAsia="en-CA"/>
        </w:rPr>
        <w:t>californicus</w:t>
      </w:r>
      <w:proofErr w:type="spellEnd"/>
      <w:r>
        <w:rPr>
          <w:rFonts w:eastAsia="Times New Roman" w:cstheme="minorHAnsi"/>
          <w:sz w:val="24"/>
          <w:szCs w:val="24"/>
          <w:lang w:val="en-CA" w:eastAsia="en-CA"/>
        </w:rPr>
        <w:t xml:space="preserve"> stiffness as measured by structural maintenance over the duration of the heat treatment (days 1-5) and on recovery days after the treatment ended (day 7 and 12). Structural maintenance stiffness was categorized by placing a stiff cucumber on an elevated platform for 5 seconds and determining if they could maintain their posture. Dashed lines indicate the days during which heat was applied.</w:t>
      </w:r>
    </w:p>
    <w:p w14:paraId="767455AA" w14:textId="6F9E18F0" w:rsidR="001607D3" w:rsidRDefault="001607D3">
      <w:pPr>
        <w:rPr>
          <w:rFonts w:eastAsia="Times New Roman" w:cstheme="minorHAnsi"/>
          <w:sz w:val="18"/>
          <w:szCs w:val="18"/>
          <w:lang w:val="en-CA" w:eastAsia="en-CA"/>
        </w:rPr>
      </w:pPr>
      <w:r>
        <w:rPr>
          <w:rFonts w:eastAsia="Times New Roman" w:cstheme="minorHAnsi"/>
          <w:sz w:val="18"/>
          <w:szCs w:val="18"/>
          <w:lang w:val="en-CA" w:eastAsia="en-CA"/>
        </w:rPr>
        <w:br w:type="page"/>
      </w:r>
    </w:p>
    <w:p w14:paraId="1F2F9697" w14:textId="77777777" w:rsidR="001607D3" w:rsidRDefault="001607D3" w:rsidP="005D38F0">
      <w:pPr>
        <w:spacing w:after="0" w:line="480" w:lineRule="auto"/>
        <w:textAlignment w:val="baseline"/>
        <w:rPr>
          <w:rFonts w:eastAsia="Times New Roman" w:cstheme="minorHAnsi"/>
          <w:sz w:val="18"/>
          <w:szCs w:val="18"/>
          <w:lang w:val="en-CA" w:eastAsia="en-CA"/>
        </w:rPr>
      </w:pPr>
    </w:p>
    <w:p w14:paraId="7AC3DD5C" w14:textId="59B2F45E" w:rsidR="001607D3" w:rsidRDefault="001607D3" w:rsidP="005D38F0">
      <w:pPr>
        <w:spacing w:after="0" w:line="480" w:lineRule="auto"/>
        <w:textAlignment w:val="baseline"/>
        <w:rPr>
          <w:rFonts w:eastAsia="Times New Roman" w:cstheme="minorHAnsi"/>
          <w:sz w:val="18"/>
          <w:szCs w:val="18"/>
          <w:lang w:val="en-CA" w:eastAsia="en-CA"/>
        </w:rPr>
      </w:pPr>
      <w:r w:rsidRPr="0078554F">
        <w:rPr>
          <w:rFonts w:cstheme="minorHAnsi"/>
          <w:noProof/>
          <w:lang w:val="en-CA"/>
        </w:rPr>
        <w:drawing>
          <wp:inline distT="0" distB="0" distL="0" distR="0" wp14:anchorId="41558E85" wp14:editId="0A494C07">
            <wp:extent cx="5651962" cy="3215265"/>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5532" cy="3228673"/>
                    </a:xfrm>
                    <a:prstGeom prst="rect">
                      <a:avLst/>
                    </a:prstGeom>
                    <a:noFill/>
                    <a:ln>
                      <a:noFill/>
                    </a:ln>
                  </pic:spPr>
                </pic:pic>
              </a:graphicData>
            </a:graphic>
          </wp:inline>
        </w:drawing>
      </w:r>
    </w:p>
    <w:p w14:paraId="3B85612A" w14:textId="78EC3719" w:rsidR="001607D3" w:rsidRPr="0078554F" w:rsidRDefault="001607D3" w:rsidP="001607D3">
      <w:pPr>
        <w:spacing w:line="240" w:lineRule="auto"/>
        <w:rPr>
          <w:sz w:val="24"/>
          <w:szCs w:val="24"/>
          <w:lang w:val="en-CA"/>
        </w:rPr>
      </w:pPr>
      <w:r w:rsidRPr="00E46974">
        <w:rPr>
          <w:rFonts w:eastAsia="Times New Roman" w:cstheme="minorHAnsi"/>
          <w:b/>
          <w:bCs/>
          <w:sz w:val="24"/>
          <w:szCs w:val="24"/>
          <w:lang w:val="en-CA" w:eastAsia="en-CA"/>
        </w:rPr>
        <w:t xml:space="preserve">Figure 7. </w:t>
      </w:r>
      <w:r w:rsidRPr="00E46974">
        <w:rPr>
          <w:rFonts w:eastAsia="Times New Roman" w:cstheme="minorHAnsi"/>
          <w:sz w:val="24"/>
          <w:szCs w:val="24"/>
          <w:lang w:val="en-CA" w:eastAsia="en-CA"/>
        </w:rPr>
        <w:t>Boxplot visualizing</w:t>
      </w:r>
      <w:r>
        <w:rPr>
          <w:rFonts w:eastAsia="Times New Roman" w:cstheme="minorHAnsi"/>
          <w:sz w:val="24"/>
          <w:szCs w:val="24"/>
          <w:lang w:val="en-CA" w:eastAsia="en-CA"/>
        </w:rPr>
        <w:t xml:space="preserve"> </w:t>
      </w:r>
      <w:proofErr w:type="spellStart"/>
      <w:r>
        <w:rPr>
          <w:rFonts w:eastAsia="Times New Roman" w:cstheme="minorHAnsi"/>
          <w:i/>
          <w:iCs/>
          <w:sz w:val="24"/>
          <w:szCs w:val="24"/>
          <w:lang w:val="en-CA" w:eastAsia="en-CA"/>
        </w:rPr>
        <w:t>Parastichopus</w:t>
      </w:r>
      <w:proofErr w:type="spellEnd"/>
      <w:r>
        <w:rPr>
          <w:rFonts w:eastAsia="Times New Roman" w:cstheme="minorHAnsi"/>
          <w:i/>
          <w:iCs/>
          <w:sz w:val="24"/>
          <w:szCs w:val="24"/>
          <w:lang w:val="en-CA" w:eastAsia="en-CA"/>
        </w:rPr>
        <w:t xml:space="preserve"> </w:t>
      </w:r>
      <w:proofErr w:type="spellStart"/>
      <w:r>
        <w:rPr>
          <w:rFonts w:eastAsia="Times New Roman" w:cstheme="minorHAnsi"/>
          <w:i/>
          <w:iCs/>
          <w:sz w:val="24"/>
          <w:szCs w:val="24"/>
          <w:lang w:val="en-CA" w:eastAsia="en-CA"/>
        </w:rPr>
        <w:t>californicus</w:t>
      </w:r>
      <w:proofErr w:type="spellEnd"/>
      <w:r w:rsidRPr="00E46974">
        <w:rPr>
          <w:rFonts w:eastAsia="Times New Roman" w:cstheme="minorHAnsi"/>
          <w:sz w:val="24"/>
          <w:szCs w:val="24"/>
          <w:lang w:val="en-CA" w:eastAsia="en-CA"/>
        </w:rPr>
        <w:t xml:space="preserve"> activity scores across heat treatments throughout the duration of the experiment (days 1-5) and the days after the heat treatment ended (day 7 and 12). Activity scores were determined by counting the number of movements made by each individual sea cucumber over a 15-minute period</w:t>
      </w:r>
      <w:r>
        <w:rPr>
          <w:rFonts w:eastAsia="Times New Roman" w:cstheme="minorHAnsi"/>
          <w:sz w:val="24"/>
          <w:szCs w:val="24"/>
          <w:lang w:val="en-CA" w:eastAsia="en-CA"/>
        </w:rPr>
        <w:t xml:space="preserve"> between 09:00 and 11:00</w:t>
      </w:r>
      <w:r w:rsidRPr="00E46974">
        <w:rPr>
          <w:rFonts w:eastAsia="Times New Roman" w:cstheme="minorHAnsi"/>
          <w:sz w:val="24"/>
          <w:szCs w:val="24"/>
          <w:lang w:val="en-CA" w:eastAsia="en-CA"/>
        </w:rPr>
        <w:t xml:space="preserve">. </w:t>
      </w:r>
      <w:r>
        <w:rPr>
          <w:rFonts w:eastAsia="Times New Roman" w:cstheme="minorHAnsi"/>
          <w:sz w:val="24"/>
          <w:szCs w:val="24"/>
          <w:lang w:val="en-CA" w:eastAsia="en-CA"/>
        </w:rPr>
        <w:t>D</w:t>
      </w:r>
      <w:r w:rsidRPr="00E46974">
        <w:rPr>
          <w:rFonts w:eastAsia="Times New Roman" w:cstheme="minorHAnsi"/>
          <w:sz w:val="24"/>
          <w:szCs w:val="24"/>
          <w:lang w:val="en-CA" w:eastAsia="en-CA"/>
        </w:rPr>
        <w:t>ashed lines indicate the days during which heat was applied.</w:t>
      </w:r>
      <w:r w:rsidRPr="0078554F">
        <w:rPr>
          <w:sz w:val="24"/>
          <w:szCs w:val="24"/>
          <w:lang w:val="en-CA"/>
        </w:rPr>
        <w:t xml:space="preserve"> </w:t>
      </w:r>
    </w:p>
    <w:p w14:paraId="190AA828" w14:textId="77777777" w:rsidR="001607D3" w:rsidRPr="0078554F" w:rsidRDefault="001607D3">
      <w:pPr>
        <w:rPr>
          <w:sz w:val="24"/>
          <w:szCs w:val="24"/>
          <w:lang w:val="en-CA"/>
        </w:rPr>
      </w:pPr>
      <w:r w:rsidRPr="0078554F">
        <w:rPr>
          <w:sz w:val="24"/>
          <w:szCs w:val="24"/>
          <w:lang w:val="en-CA"/>
        </w:rPr>
        <w:br w:type="page"/>
      </w:r>
    </w:p>
    <w:p w14:paraId="7335FB07" w14:textId="77777777" w:rsidR="001607D3" w:rsidRPr="0078554F" w:rsidRDefault="001607D3" w:rsidP="001607D3">
      <w:pPr>
        <w:spacing w:line="240" w:lineRule="auto"/>
        <w:rPr>
          <w:sz w:val="24"/>
          <w:szCs w:val="24"/>
          <w:lang w:val="en-CA"/>
        </w:rPr>
      </w:pPr>
    </w:p>
    <w:p w14:paraId="59B70353" w14:textId="5D077046" w:rsidR="001607D3" w:rsidRDefault="001607D3" w:rsidP="005D38F0">
      <w:pPr>
        <w:spacing w:after="0" w:line="480" w:lineRule="auto"/>
        <w:textAlignment w:val="baseline"/>
        <w:rPr>
          <w:rFonts w:eastAsia="Times New Roman" w:cstheme="minorHAnsi"/>
          <w:sz w:val="18"/>
          <w:szCs w:val="18"/>
          <w:lang w:val="en-CA" w:eastAsia="en-CA"/>
        </w:rPr>
      </w:pPr>
      <w:r w:rsidRPr="0078554F">
        <w:rPr>
          <w:noProof/>
          <w:lang w:val="en-CA"/>
        </w:rPr>
        <w:drawing>
          <wp:inline distT="0" distB="0" distL="0" distR="0" wp14:anchorId="016B2791" wp14:editId="674CBB28">
            <wp:extent cx="6242350" cy="1897380"/>
            <wp:effectExtent l="0" t="0" r="6350" b="762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19"/>
                    <a:stretch>
                      <a:fillRect/>
                    </a:stretch>
                  </pic:blipFill>
                  <pic:spPr>
                    <a:xfrm>
                      <a:off x="0" y="0"/>
                      <a:ext cx="6292046" cy="1912485"/>
                    </a:xfrm>
                    <a:prstGeom prst="rect">
                      <a:avLst/>
                    </a:prstGeom>
                  </pic:spPr>
                </pic:pic>
              </a:graphicData>
            </a:graphic>
          </wp:inline>
        </w:drawing>
      </w:r>
    </w:p>
    <w:p w14:paraId="48F17E2A" w14:textId="783C0CE3" w:rsidR="0094036E" w:rsidRDefault="001607D3" w:rsidP="005D38F0">
      <w:pPr>
        <w:spacing w:after="0" w:line="480" w:lineRule="auto"/>
        <w:textAlignment w:val="baseline"/>
        <w:rPr>
          <w:rFonts w:eastAsia="Times New Roman" w:cstheme="minorHAnsi"/>
          <w:sz w:val="24"/>
          <w:szCs w:val="24"/>
          <w:lang w:val="en-CA" w:eastAsia="en-CA"/>
        </w:rPr>
      </w:pPr>
      <w:r w:rsidRPr="00113C5E">
        <w:rPr>
          <w:rFonts w:eastAsia="Times New Roman" w:cstheme="minorHAnsi"/>
          <w:b/>
          <w:bCs/>
          <w:sz w:val="24"/>
          <w:szCs w:val="24"/>
          <w:lang w:val="en-CA" w:eastAsia="en-CA"/>
        </w:rPr>
        <w:t xml:space="preserve">Figure </w:t>
      </w:r>
      <w:r>
        <w:rPr>
          <w:rFonts w:eastAsia="Times New Roman" w:cstheme="minorHAnsi"/>
          <w:b/>
          <w:sz w:val="24"/>
          <w:szCs w:val="24"/>
          <w:lang w:val="en-CA" w:eastAsia="en-CA"/>
        </w:rPr>
        <w:t>8</w:t>
      </w:r>
      <w:r w:rsidRPr="00113C5E">
        <w:rPr>
          <w:rFonts w:eastAsia="Times New Roman" w:cstheme="minorHAnsi"/>
          <w:b/>
          <w:bCs/>
          <w:sz w:val="24"/>
          <w:szCs w:val="24"/>
          <w:lang w:val="en-CA" w:eastAsia="en-CA"/>
        </w:rPr>
        <w:t>.</w:t>
      </w:r>
      <w:r>
        <w:rPr>
          <w:rFonts w:eastAsia="Times New Roman" w:cstheme="minorHAnsi"/>
          <w:sz w:val="24"/>
          <w:szCs w:val="24"/>
          <w:lang w:val="en-CA" w:eastAsia="en-CA"/>
        </w:rPr>
        <w:t xml:space="preserve"> The eviscerated digestive tract (left) and respiratory tree (right) of </w:t>
      </w:r>
      <w:proofErr w:type="spellStart"/>
      <w:r>
        <w:rPr>
          <w:rFonts w:eastAsia="Times New Roman" w:cstheme="minorHAnsi"/>
          <w:i/>
          <w:iCs/>
          <w:sz w:val="24"/>
          <w:szCs w:val="24"/>
          <w:lang w:val="en-CA" w:eastAsia="en-CA"/>
        </w:rPr>
        <w:t>Parastichopus</w:t>
      </w:r>
      <w:proofErr w:type="spellEnd"/>
      <w:r>
        <w:rPr>
          <w:rFonts w:eastAsia="Times New Roman" w:cstheme="minorHAnsi"/>
          <w:i/>
          <w:iCs/>
          <w:sz w:val="24"/>
          <w:szCs w:val="24"/>
          <w:lang w:val="en-CA" w:eastAsia="en-CA"/>
        </w:rPr>
        <w:t xml:space="preserve"> </w:t>
      </w:r>
      <w:proofErr w:type="spellStart"/>
      <w:r>
        <w:rPr>
          <w:rFonts w:eastAsia="Times New Roman" w:cstheme="minorHAnsi"/>
          <w:i/>
          <w:iCs/>
          <w:sz w:val="24"/>
          <w:szCs w:val="24"/>
          <w:lang w:val="en-CA" w:eastAsia="en-CA"/>
        </w:rPr>
        <w:t>californicus</w:t>
      </w:r>
      <w:proofErr w:type="spellEnd"/>
      <w:r>
        <w:rPr>
          <w:rFonts w:eastAsia="Times New Roman" w:cstheme="minorHAnsi"/>
          <w:i/>
          <w:iCs/>
          <w:sz w:val="24"/>
          <w:szCs w:val="24"/>
          <w:lang w:val="en-CA" w:eastAsia="en-CA"/>
        </w:rPr>
        <w:t xml:space="preserve"> </w:t>
      </w:r>
      <w:r>
        <w:rPr>
          <w:rFonts w:eastAsia="Times New Roman" w:cstheme="minorHAnsi"/>
          <w:sz w:val="24"/>
          <w:szCs w:val="24"/>
          <w:lang w:val="en-CA" w:eastAsia="en-CA"/>
        </w:rPr>
        <w:t>in the 22ºC treatment. Respiratory tree (A) and digestive tract (B) were both eviscerated in right panel. Sea cucumbers frequently expel their digestive tract as a stress response, but respiratory tree evisceration only occurred twice in the 22ºC treatment and was followed by mortality.</w:t>
      </w:r>
      <w:r w:rsidR="0094036E">
        <w:rPr>
          <w:rFonts w:eastAsia="Times New Roman" w:cstheme="minorHAnsi"/>
          <w:sz w:val="24"/>
          <w:szCs w:val="24"/>
          <w:lang w:val="en-CA" w:eastAsia="en-CA"/>
        </w:rPr>
        <w:t xml:space="preserve"> </w:t>
      </w:r>
    </w:p>
    <w:p w14:paraId="085D2408" w14:textId="6BBF5CBC" w:rsidR="001607D3" w:rsidRPr="0094036E" w:rsidRDefault="0094036E" w:rsidP="0094036E">
      <w:pPr>
        <w:rPr>
          <w:rFonts w:eastAsia="Times New Roman" w:cstheme="minorHAnsi"/>
          <w:sz w:val="24"/>
          <w:szCs w:val="24"/>
          <w:lang w:val="en-CA" w:eastAsia="en-CA"/>
        </w:rPr>
      </w:pPr>
      <w:r>
        <w:rPr>
          <w:rFonts w:eastAsia="Times New Roman" w:cstheme="minorHAnsi"/>
          <w:sz w:val="24"/>
          <w:szCs w:val="24"/>
          <w:lang w:val="en-CA" w:eastAsia="en-CA"/>
        </w:rPr>
        <w:br w:type="page"/>
      </w:r>
    </w:p>
    <w:p w14:paraId="6AC0B545" w14:textId="77777777" w:rsidR="001607D3" w:rsidRPr="002C4736" w:rsidRDefault="001607D3" w:rsidP="001607D3">
      <w:pPr>
        <w:spacing w:after="0" w:line="480" w:lineRule="auto"/>
        <w:textAlignment w:val="baseline"/>
        <w:rPr>
          <w:rFonts w:ascii="Calibri" w:eastAsia="Times New Roman" w:hAnsi="Calibri" w:cs="Calibri"/>
          <w:b/>
          <w:bCs/>
          <w:sz w:val="24"/>
          <w:szCs w:val="24"/>
          <w:lang w:val="en-CA" w:eastAsia="en-CA"/>
        </w:rPr>
      </w:pPr>
      <w:r w:rsidRPr="002C4736">
        <w:rPr>
          <w:rFonts w:ascii="Calibri" w:eastAsia="Times New Roman" w:hAnsi="Calibri" w:cs="Calibri"/>
          <w:b/>
          <w:bCs/>
          <w:sz w:val="24"/>
          <w:szCs w:val="24"/>
          <w:lang w:val="en-CA" w:eastAsia="en-CA"/>
        </w:rPr>
        <w:lastRenderedPageBreak/>
        <w:t xml:space="preserve">Supplementary Information </w:t>
      </w:r>
    </w:p>
    <w:p w14:paraId="7DF6F68C" w14:textId="77777777"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commentRangeStart w:id="125"/>
      <w:r w:rsidRPr="002A6FA3">
        <w:rPr>
          <w:rFonts w:ascii="Calibri" w:eastAsia="Times New Roman" w:hAnsi="Calibri" w:cs="Calibri"/>
          <w:b/>
          <w:bCs/>
          <w:sz w:val="24"/>
          <w:szCs w:val="24"/>
          <w:lang w:val="en-CA" w:eastAsia="en-CA"/>
        </w:rPr>
        <w:t>Table S1</w:t>
      </w:r>
      <w:r w:rsidRPr="002A6FA3">
        <w:rPr>
          <w:rFonts w:ascii="Calibri" w:eastAsia="Times New Roman" w:hAnsi="Calibri" w:cs="Calibri"/>
          <w:sz w:val="24"/>
          <w:szCs w:val="24"/>
          <w:lang w:val="en-CA" w:eastAsia="en-CA"/>
        </w:rPr>
        <w:t>. Results from geometric regression model examining the effect of treatment and weight on sea cucumber maximum lesion counts.  </w:t>
      </w:r>
      <w:commentRangeEnd w:id="125"/>
      <w:r w:rsidRPr="002A6FA3">
        <w:rPr>
          <w:rStyle w:val="CommentReference"/>
          <w:lang w:val="en-CA"/>
        </w:rPr>
        <w:commentReference w:id="125"/>
      </w:r>
    </w:p>
    <w:tbl>
      <w:tblPr>
        <w:tblW w:w="915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47"/>
        <w:gridCol w:w="2008"/>
        <w:gridCol w:w="1972"/>
        <w:gridCol w:w="1215"/>
        <w:gridCol w:w="1215"/>
      </w:tblGrid>
      <w:tr w:rsidR="001607D3" w:rsidRPr="0078554F" w14:paraId="7A0BB17A" w14:textId="77777777" w:rsidTr="00602A16">
        <w:trPr>
          <w:trHeight w:val="254"/>
        </w:trPr>
        <w:tc>
          <w:tcPr>
            <w:tcW w:w="2747" w:type="dxa"/>
            <w:tcBorders>
              <w:top w:val="single" w:sz="6" w:space="0" w:color="auto"/>
              <w:left w:val="single" w:sz="6" w:space="0" w:color="auto"/>
              <w:bottom w:val="single" w:sz="6" w:space="0" w:color="auto"/>
              <w:right w:val="single" w:sz="6" w:space="0" w:color="auto"/>
            </w:tcBorders>
            <w:shd w:val="clear" w:color="auto" w:fill="auto"/>
            <w:hideMark/>
          </w:tcPr>
          <w:p w14:paraId="065D5AF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Variable </w:t>
            </w:r>
          </w:p>
        </w:tc>
        <w:tc>
          <w:tcPr>
            <w:tcW w:w="2008" w:type="dxa"/>
            <w:tcBorders>
              <w:top w:val="single" w:sz="6" w:space="0" w:color="auto"/>
              <w:left w:val="nil"/>
              <w:bottom w:val="single" w:sz="6" w:space="0" w:color="auto"/>
              <w:right w:val="single" w:sz="6" w:space="0" w:color="auto"/>
            </w:tcBorders>
            <w:shd w:val="clear" w:color="auto" w:fill="auto"/>
            <w:hideMark/>
          </w:tcPr>
          <w:p w14:paraId="4676694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Coefficient  </w:t>
            </w:r>
          </w:p>
        </w:tc>
        <w:tc>
          <w:tcPr>
            <w:tcW w:w="1972" w:type="dxa"/>
            <w:tcBorders>
              <w:top w:val="single" w:sz="6" w:space="0" w:color="auto"/>
              <w:left w:val="nil"/>
              <w:bottom w:val="single" w:sz="6" w:space="0" w:color="auto"/>
              <w:right w:val="single" w:sz="6" w:space="0" w:color="auto"/>
            </w:tcBorders>
            <w:shd w:val="clear" w:color="auto" w:fill="auto"/>
            <w:hideMark/>
          </w:tcPr>
          <w:p w14:paraId="47B0A1B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Standard error </w:t>
            </w:r>
          </w:p>
        </w:tc>
        <w:tc>
          <w:tcPr>
            <w:tcW w:w="1215" w:type="dxa"/>
            <w:tcBorders>
              <w:top w:val="single" w:sz="6" w:space="0" w:color="auto"/>
              <w:left w:val="nil"/>
              <w:bottom w:val="single" w:sz="6" w:space="0" w:color="auto"/>
              <w:right w:val="single" w:sz="6" w:space="0" w:color="auto"/>
            </w:tcBorders>
            <w:shd w:val="clear" w:color="auto" w:fill="auto"/>
            <w:hideMark/>
          </w:tcPr>
          <w:p w14:paraId="5E384DF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 </w:t>
            </w:r>
          </w:p>
        </w:tc>
        <w:tc>
          <w:tcPr>
            <w:tcW w:w="1215" w:type="dxa"/>
            <w:tcBorders>
              <w:top w:val="single" w:sz="6" w:space="0" w:color="auto"/>
              <w:left w:val="nil"/>
              <w:bottom w:val="single" w:sz="6" w:space="0" w:color="auto"/>
              <w:right w:val="single" w:sz="6" w:space="0" w:color="auto"/>
            </w:tcBorders>
            <w:shd w:val="clear" w:color="auto" w:fill="auto"/>
            <w:hideMark/>
          </w:tcPr>
          <w:p w14:paraId="31147CF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P </w:t>
            </w:r>
          </w:p>
        </w:tc>
      </w:tr>
      <w:tr w:rsidR="001607D3" w:rsidRPr="0078554F" w14:paraId="6F0BA233" w14:textId="77777777" w:rsidTr="00602A16">
        <w:trPr>
          <w:trHeight w:val="309"/>
        </w:trPr>
        <w:tc>
          <w:tcPr>
            <w:tcW w:w="2747" w:type="dxa"/>
            <w:tcBorders>
              <w:top w:val="nil"/>
              <w:left w:val="single" w:sz="6" w:space="0" w:color="auto"/>
              <w:bottom w:val="single" w:sz="6" w:space="0" w:color="auto"/>
              <w:right w:val="single" w:sz="6" w:space="0" w:color="auto"/>
            </w:tcBorders>
            <w:shd w:val="clear" w:color="auto" w:fill="auto"/>
            <w:hideMark/>
          </w:tcPr>
          <w:p w14:paraId="2DA47EA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(intercept)  </w:t>
            </w:r>
          </w:p>
        </w:tc>
        <w:tc>
          <w:tcPr>
            <w:tcW w:w="2008" w:type="dxa"/>
            <w:tcBorders>
              <w:top w:val="nil"/>
              <w:left w:val="nil"/>
              <w:bottom w:val="single" w:sz="6" w:space="0" w:color="auto"/>
              <w:right w:val="single" w:sz="6" w:space="0" w:color="auto"/>
            </w:tcBorders>
            <w:shd w:val="clear" w:color="auto" w:fill="auto"/>
            <w:hideMark/>
          </w:tcPr>
          <w:p w14:paraId="1A9C4EF3"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0.965</w:t>
            </w:r>
          </w:p>
        </w:tc>
        <w:tc>
          <w:tcPr>
            <w:tcW w:w="1972" w:type="dxa"/>
            <w:tcBorders>
              <w:top w:val="nil"/>
              <w:left w:val="nil"/>
              <w:bottom w:val="single" w:sz="6" w:space="0" w:color="auto"/>
              <w:right w:val="single" w:sz="6" w:space="0" w:color="auto"/>
            </w:tcBorders>
            <w:shd w:val="clear" w:color="auto" w:fill="auto"/>
            <w:hideMark/>
          </w:tcPr>
          <w:p w14:paraId="798D782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 0.157</w:t>
            </w:r>
          </w:p>
        </w:tc>
        <w:tc>
          <w:tcPr>
            <w:tcW w:w="1215" w:type="dxa"/>
            <w:tcBorders>
              <w:top w:val="nil"/>
              <w:left w:val="nil"/>
              <w:bottom w:val="single" w:sz="6" w:space="0" w:color="auto"/>
              <w:right w:val="single" w:sz="6" w:space="0" w:color="auto"/>
            </w:tcBorders>
            <w:shd w:val="clear" w:color="auto" w:fill="auto"/>
            <w:hideMark/>
          </w:tcPr>
          <w:p w14:paraId="43481D2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6.15</w:t>
            </w:r>
          </w:p>
        </w:tc>
        <w:tc>
          <w:tcPr>
            <w:tcW w:w="1215" w:type="dxa"/>
            <w:tcBorders>
              <w:top w:val="nil"/>
              <w:left w:val="nil"/>
              <w:bottom w:val="single" w:sz="6" w:space="0" w:color="auto"/>
              <w:right w:val="single" w:sz="6" w:space="0" w:color="auto"/>
            </w:tcBorders>
            <w:shd w:val="clear" w:color="auto" w:fill="auto"/>
            <w:hideMark/>
          </w:tcPr>
          <w:p w14:paraId="4093540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9.35e-08 *</w:t>
            </w:r>
          </w:p>
        </w:tc>
      </w:tr>
    </w:tbl>
    <w:p w14:paraId="2C5A82ED" w14:textId="77777777" w:rsidR="001607D3" w:rsidRPr="002A6FA3" w:rsidRDefault="001607D3" w:rsidP="001607D3">
      <w:pPr>
        <w:spacing w:after="0" w:line="240" w:lineRule="auto"/>
        <w:textAlignment w:val="baseline"/>
        <w:rPr>
          <w:rFonts w:ascii="Calibri" w:eastAsia="Times New Roman" w:hAnsi="Calibri" w:cs="Calibri"/>
          <w:b/>
          <w:bCs/>
          <w:sz w:val="24"/>
          <w:szCs w:val="24"/>
          <w:lang w:val="en-CA" w:eastAsia="en-CA"/>
        </w:rPr>
      </w:pPr>
    </w:p>
    <w:p w14:paraId="2D76111A" w14:textId="77777777" w:rsidR="0094036E" w:rsidRDefault="0094036E" w:rsidP="001607D3">
      <w:pPr>
        <w:spacing w:after="0" w:line="240" w:lineRule="auto"/>
        <w:textAlignment w:val="baseline"/>
        <w:rPr>
          <w:rFonts w:ascii="Calibri" w:eastAsia="Times New Roman" w:hAnsi="Calibri" w:cs="Calibri"/>
          <w:b/>
          <w:bCs/>
          <w:sz w:val="24"/>
          <w:szCs w:val="24"/>
          <w:lang w:val="en-CA" w:eastAsia="en-CA"/>
        </w:rPr>
      </w:pPr>
    </w:p>
    <w:p w14:paraId="786B56D1" w14:textId="77777777" w:rsidR="0094036E" w:rsidRDefault="0094036E" w:rsidP="001607D3">
      <w:pPr>
        <w:spacing w:after="0" w:line="240" w:lineRule="auto"/>
        <w:textAlignment w:val="baseline"/>
        <w:rPr>
          <w:b/>
          <w:bCs/>
          <w:lang w:val="en-CA"/>
        </w:rPr>
      </w:pPr>
    </w:p>
    <w:p w14:paraId="275D9671" w14:textId="257AF08F"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b/>
          <w:bCs/>
          <w:sz w:val="24"/>
          <w:szCs w:val="24"/>
          <w:lang w:val="en-CA" w:eastAsia="en-CA"/>
        </w:rPr>
        <w:t>Table S2</w:t>
      </w:r>
      <w:r w:rsidRPr="002A6FA3">
        <w:rPr>
          <w:rFonts w:ascii="Calibri" w:eastAsia="Times New Roman" w:hAnsi="Calibri" w:cs="Calibri"/>
          <w:sz w:val="24"/>
          <w:szCs w:val="24"/>
          <w:lang w:val="en-CA" w:eastAsia="en-CA"/>
        </w:rPr>
        <w:t xml:space="preserve">. Results of ordinal regression model examining the effect of treatment and date on sea cucumber antipredator defense stiffness. Asterisks indicate significant effects.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590"/>
      </w:tblGrid>
      <w:tr w:rsidR="001607D3" w:rsidRPr="0078554F" w14:paraId="217DBB77" w14:textId="77777777" w:rsidTr="00602A16">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4C61267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460CC27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728E6F3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5D4E1641"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 </w:t>
            </w:r>
          </w:p>
        </w:tc>
        <w:tc>
          <w:tcPr>
            <w:tcW w:w="1590" w:type="dxa"/>
            <w:tcBorders>
              <w:top w:val="single" w:sz="6" w:space="0" w:color="auto"/>
              <w:left w:val="nil"/>
              <w:bottom w:val="single" w:sz="6" w:space="0" w:color="auto"/>
              <w:right w:val="single" w:sz="6" w:space="0" w:color="auto"/>
            </w:tcBorders>
            <w:shd w:val="clear" w:color="auto" w:fill="auto"/>
            <w:hideMark/>
          </w:tcPr>
          <w:p w14:paraId="17B8A42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P </w:t>
            </w:r>
          </w:p>
        </w:tc>
      </w:tr>
      <w:tr w:rsidR="001607D3" w:rsidRPr="0078554F" w14:paraId="0833A0DA"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6F8D9B8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Treatment: 17C </w:t>
            </w:r>
          </w:p>
        </w:tc>
        <w:tc>
          <w:tcPr>
            <w:tcW w:w="1710" w:type="dxa"/>
            <w:tcBorders>
              <w:top w:val="nil"/>
              <w:left w:val="nil"/>
              <w:bottom w:val="single" w:sz="6" w:space="0" w:color="auto"/>
              <w:right w:val="single" w:sz="6" w:space="0" w:color="auto"/>
            </w:tcBorders>
            <w:shd w:val="clear" w:color="auto" w:fill="auto"/>
            <w:hideMark/>
          </w:tcPr>
          <w:p w14:paraId="26942E9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-3.03 </w:t>
            </w:r>
          </w:p>
        </w:tc>
        <w:tc>
          <w:tcPr>
            <w:tcW w:w="1680" w:type="dxa"/>
            <w:tcBorders>
              <w:top w:val="nil"/>
              <w:left w:val="nil"/>
              <w:bottom w:val="single" w:sz="6" w:space="0" w:color="auto"/>
              <w:right w:val="single" w:sz="6" w:space="0" w:color="auto"/>
            </w:tcBorders>
            <w:shd w:val="clear" w:color="auto" w:fill="auto"/>
            <w:hideMark/>
          </w:tcPr>
          <w:p w14:paraId="1DCCE2B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0.748 </w:t>
            </w:r>
          </w:p>
        </w:tc>
        <w:tc>
          <w:tcPr>
            <w:tcW w:w="1035" w:type="dxa"/>
            <w:tcBorders>
              <w:top w:val="nil"/>
              <w:left w:val="nil"/>
              <w:bottom w:val="single" w:sz="6" w:space="0" w:color="auto"/>
              <w:right w:val="single" w:sz="6" w:space="0" w:color="auto"/>
            </w:tcBorders>
            <w:shd w:val="clear" w:color="auto" w:fill="auto"/>
            <w:hideMark/>
          </w:tcPr>
          <w:p w14:paraId="5822BB0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-4.07 </w:t>
            </w:r>
          </w:p>
        </w:tc>
        <w:tc>
          <w:tcPr>
            <w:tcW w:w="1590" w:type="dxa"/>
            <w:tcBorders>
              <w:top w:val="nil"/>
              <w:left w:val="nil"/>
              <w:bottom w:val="single" w:sz="6" w:space="0" w:color="auto"/>
              <w:right w:val="single" w:sz="6" w:space="0" w:color="auto"/>
            </w:tcBorders>
            <w:shd w:val="clear" w:color="auto" w:fill="auto"/>
            <w:hideMark/>
          </w:tcPr>
          <w:p w14:paraId="476EFED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4.80e-05 *</w:t>
            </w:r>
          </w:p>
        </w:tc>
      </w:tr>
      <w:tr w:rsidR="001607D3" w:rsidRPr="0078554F" w14:paraId="06E3952B"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FAE92C1"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Treatment: 22C </w:t>
            </w:r>
          </w:p>
        </w:tc>
        <w:tc>
          <w:tcPr>
            <w:tcW w:w="1710" w:type="dxa"/>
            <w:tcBorders>
              <w:top w:val="nil"/>
              <w:left w:val="nil"/>
              <w:bottom w:val="single" w:sz="6" w:space="0" w:color="auto"/>
              <w:right w:val="single" w:sz="6" w:space="0" w:color="auto"/>
            </w:tcBorders>
            <w:shd w:val="clear" w:color="auto" w:fill="auto"/>
            <w:hideMark/>
          </w:tcPr>
          <w:p w14:paraId="2740BB8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-4.76 </w:t>
            </w:r>
          </w:p>
        </w:tc>
        <w:tc>
          <w:tcPr>
            <w:tcW w:w="1680" w:type="dxa"/>
            <w:tcBorders>
              <w:top w:val="nil"/>
              <w:left w:val="nil"/>
              <w:bottom w:val="single" w:sz="6" w:space="0" w:color="auto"/>
              <w:right w:val="single" w:sz="6" w:space="0" w:color="auto"/>
            </w:tcBorders>
            <w:shd w:val="clear" w:color="auto" w:fill="auto"/>
            <w:hideMark/>
          </w:tcPr>
          <w:p w14:paraId="7965D89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0.818 </w:t>
            </w:r>
          </w:p>
        </w:tc>
        <w:tc>
          <w:tcPr>
            <w:tcW w:w="1035" w:type="dxa"/>
            <w:tcBorders>
              <w:top w:val="nil"/>
              <w:left w:val="nil"/>
              <w:bottom w:val="single" w:sz="6" w:space="0" w:color="auto"/>
              <w:right w:val="single" w:sz="6" w:space="0" w:color="auto"/>
            </w:tcBorders>
            <w:shd w:val="clear" w:color="auto" w:fill="auto"/>
            <w:hideMark/>
          </w:tcPr>
          <w:p w14:paraId="53340B4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-5.82 </w:t>
            </w:r>
          </w:p>
        </w:tc>
        <w:tc>
          <w:tcPr>
            <w:tcW w:w="1590" w:type="dxa"/>
            <w:tcBorders>
              <w:top w:val="nil"/>
              <w:left w:val="nil"/>
              <w:bottom w:val="single" w:sz="6" w:space="0" w:color="auto"/>
              <w:right w:val="single" w:sz="6" w:space="0" w:color="auto"/>
            </w:tcBorders>
            <w:shd w:val="clear" w:color="auto" w:fill="auto"/>
            <w:hideMark/>
          </w:tcPr>
          <w:p w14:paraId="0EA2640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5.88e-09 *</w:t>
            </w:r>
          </w:p>
        </w:tc>
      </w:tr>
      <w:tr w:rsidR="001607D3" w:rsidRPr="0078554F" w14:paraId="12BB473E"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63DE506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2</w:t>
            </w:r>
          </w:p>
        </w:tc>
        <w:tc>
          <w:tcPr>
            <w:tcW w:w="1710" w:type="dxa"/>
            <w:tcBorders>
              <w:top w:val="nil"/>
              <w:left w:val="nil"/>
              <w:bottom w:val="single" w:sz="6" w:space="0" w:color="auto"/>
              <w:right w:val="single" w:sz="6" w:space="0" w:color="auto"/>
            </w:tcBorders>
            <w:shd w:val="clear" w:color="auto" w:fill="auto"/>
            <w:hideMark/>
          </w:tcPr>
          <w:p w14:paraId="62C0ACE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-3.09 </w:t>
            </w:r>
          </w:p>
        </w:tc>
        <w:tc>
          <w:tcPr>
            <w:tcW w:w="1680" w:type="dxa"/>
            <w:tcBorders>
              <w:top w:val="nil"/>
              <w:left w:val="nil"/>
              <w:bottom w:val="single" w:sz="6" w:space="0" w:color="auto"/>
              <w:right w:val="single" w:sz="6" w:space="0" w:color="auto"/>
            </w:tcBorders>
            <w:shd w:val="clear" w:color="auto" w:fill="auto"/>
            <w:hideMark/>
          </w:tcPr>
          <w:p w14:paraId="14B6206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0.634 </w:t>
            </w:r>
          </w:p>
        </w:tc>
        <w:tc>
          <w:tcPr>
            <w:tcW w:w="1035" w:type="dxa"/>
            <w:tcBorders>
              <w:top w:val="nil"/>
              <w:left w:val="nil"/>
              <w:bottom w:val="single" w:sz="6" w:space="0" w:color="auto"/>
              <w:right w:val="single" w:sz="6" w:space="0" w:color="auto"/>
            </w:tcBorders>
            <w:shd w:val="clear" w:color="auto" w:fill="auto"/>
            <w:hideMark/>
          </w:tcPr>
          <w:p w14:paraId="2A065E1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-4.86 </w:t>
            </w:r>
          </w:p>
        </w:tc>
        <w:tc>
          <w:tcPr>
            <w:tcW w:w="1590" w:type="dxa"/>
            <w:tcBorders>
              <w:top w:val="nil"/>
              <w:left w:val="nil"/>
              <w:bottom w:val="single" w:sz="6" w:space="0" w:color="auto"/>
              <w:right w:val="single" w:sz="6" w:space="0" w:color="auto"/>
            </w:tcBorders>
            <w:shd w:val="clear" w:color="auto" w:fill="auto"/>
            <w:hideMark/>
          </w:tcPr>
          <w:p w14:paraId="5153B10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1.16e-06 *</w:t>
            </w:r>
          </w:p>
        </w:tc>
      </w:tr>
      <w:tr w:rsidR="001607D3" w:rsidRPr="0078554F" w14:paraId="4C3F95BF"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5A8C601"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3 </w:t>
            </w:r>
          </w:p>
        </w:tc>
        <w:tc>
          <w:tcPr>
            <w:tcW w:w="1710" w:type="dxa"/>
            <w:tcBorders>
              <w:top w:val="nil"/>
              <w:left w:val="nil"/>
              <w:bottom w:val="single" w:sz="6" w:space="0" w:color="auto"/>
              <w:right w:val="single" w:sz="6" w:space="0" w:color="auto"/>
            </w:tcBorders>
            <w:shd w:val="clear" w:color="auto" w:fill="auto"/>
            <w:hideMark/>
          </w:tcPr>
          <w:p w14:paraId="26C0DBD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-3.39 </w:t>
            </w:r>
          </w:p>
        </w:tc>
        <w:tc>
          <w:tcPr>
            <w:tcW w:w="1680" w:type="dxa"/>
            <w:tcBorders>
              <w:top w:val="nil"/>
              <w:left w:val="nil"/>
              <w:bottom w:val="single" w:sz="6" w:space="0" w:color="auto"/>
              <w:right w:val="single" w:sz="6" w:space="0" w:color="auto"/>
            </w:tcBorders>
            <w:shd w:val="clear" w:color="auto" w:fill="auto"/>
            <w:hideMark/>
          </w:tcPr>
          <w:p w14:paraId="4FBED23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0.643 </w:t>
            </w:r>
          </w:p>
        </w:tc>
        <w:tc>
          <w:tcPr>
            <w:tcW w:w="1035" w:type="dxa"/>
            <w:tcBorders>
              <w:top w:val="nil"/>
              <w:left w:val="nil"/>
              <w:bottom w:val="single" w:sz="6" w:space="0" w:color="auto"/>
              <w:right w:val="single" w:sz="6" w:space="0" w:color="auto"/>
            </w:tcBorders>
            <w:shd w:val="clear" w:color="auto" w:fill="auto"/>
            <w:hideMark/>
          </w:tcPr>
          <w:p w14:paraId="6694A07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-5.28 </w:t>
            </w:r>
          </w:p>
        </w:tc>
        <w:tc>
          <w:tcPr>
            <w:tcW w:w="1590" w:type="dxa"/>
            <w:tcBorders>
              <w:top w:val="nil"/>
              <w:left w:val="nil"/>
              <w:bottom w:val="single" w:sz="6" w:space="0" w:color="auto"/>
              <w:right w:val="single" w:sz="6" w:space="0" w:color="auto"/>
            </w:tcBorders>
            <w:shd w:val="clear" w:color="auto" w:fill="auto"/>
            <w:hideMark/>
          </w:tcPr>
          <w:p w14:paraId="6EDDC0E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1.33e-07 *</w:t>
            </w:r>
          </w:p>
        </w:tc>
      </w:tr>
      <w:tr w:rsidR="001607D3" w:rsidRPr="0078554F" w14:paraId="0B68B17A"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E60A33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4</w:t>
            </w:r>
          </w:p>
        </w:tc>
        <w:tc>
          <w:tcPr>
            <w:tcW w:w="1710" w:type="dxa"/>
            <w:tcBorders>
              <w:top w:val="nil"/>
              <w:left w:val="nil"/>
              <w:bottom w:val="single" w:sz="6" w:space="0" w:color="auto"/>
              <w:right w:val="single" w:sz="6" w:space="0" w:color="auto"/>
            </w:tcBorders>
            <w:shd w:val="clear" w:color="auto" w:fill="auto"/>
            <w:hideMark/>
          </w:tcPr>
          <w:p w14:paraId="1C62653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-3.00 </w:t>
            </w:r>
          </w:p>
        </w:tc>
        <w:tc>
          <w:tcPr>
            <w:tcW w:w="1680" w:type="dxa"/>
            <w:tcBorders>
              <w:top w:val="nil"/>
              <w:left w:val="nil"/>
              <w:bottom w:val="single" w:sz="6" w:space="0" w:color="auto"/>
              <w:right w:val="single" w:sz="6" w:space="0" w:color="auto"/>
            </w:tcBorders>
            <w:shd w:val="clear" w:color="auto" w:fill="auto"/>
            <w:hideMark/>
          </w:tcPr>
          <w:p w14:paraId="05D2194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0.632 </w:t>
            </w:r>
          </w:p>
        </w:tc>
        <w:tc>
          <w:tcPr>
            <w:tcW w:w="1035" w:type="dxa"/>
            <w:tcBorders>
              <w:top w:val="nil"/>
              <w:left w:val="nil"/>
              <w:bottom w:val="single" w:sz="6" w:space="0" w:color="auto"/>
              <w:right w:val="single" w:sz="6" w:space="0" w:color="auto"/>
            </w:tcBorders>
            <w:shd w:val="clear" w:color="auto" w:fill="auto"/>
            <w:hideMark/>
          </w:tcPr>
          <w:p w14:paraId="6821271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-4.75 </w:t>
            </w:r>
          </w:p>
        </w:tc>
        <w:tc>
          <w:tcPr>
            <w:tcW w:w="1590" w:type="dxa"/>
            <w:tcBorders>
              <w:top w:val="nil"/>
              <w:left w:val="nil"/>
              <w:bottom w:val="single" w:sz="6" w:space="0" w:color="auto"/>
              <w:right w:val="single" w:sz="6" w:space="0" w:color="auto"/>
            </w:tcBorders>
            <w:shd w:val="clear" w:color="auto" w:fill="auto"/>
            <w:hideMark/>
          </w:tcPr>
          <w:p w14:paraId="5AE4825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2.06e-06 *</w:t>
            </w:r>
          </w:p>
        </w:tc>
      </w:tr>
      <w:tr w:rsidR="001607D3" w:rsidRPr="0078554F" w14:paraId="056FE9CF"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4A6D4A7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5 </w:t>
            </w:r>
          </w:p>
        </w:tc>
        <w:tc>
          <w:tcPr>
            <w:tcW w:w="1710" w:type="dxa"/>
            <w:tcBorders>
              <w:top w:val="nil"/>
              <w:left w:val="nil"/>
              <w:bottom w:val="single" w:sz="6" w:space="0" w:color="auto"/>
              <w:right w:val="single" w:sz="6" w:space="0" w:color="auto"/>
            </w:tcBorders>
            <w:shd w:val="clear" w:color="auto" w:fill="auto"/>
            <w:hideMark/>
          </w:tcPr>
          <w:p w14:paraId="5DCDC8E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-3.62 </w:t>
            </w:r>
          </w:p>
        </w:tc>
        <w:tc>
          <w:tcPr>
            <w:tcW w:w="1680" w:type="dxa"/>
            <w:tcBorders>
              <w:top w:val="nil"/>
              <w:left w:val="nil"/>
              <w:bottom w:val="single" w:sz="6" w:space="0" w:color="auto"/>
              <w:right w:val="single" w:sz="6" w:space="0" w:color="auto"/>
            </w:tcBorders>
            <w:shd w:val="clear" w:color="auto" w:fill="auto"/>
            <w:hideMark/>
          </w:tcPr>
          <w:p w14:paraId="3AA26AA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0.664 </w:t>
            </w:r>
          </w:p>
        </w:tc>
        <w:tc>
          <w:tcPr>
            <w:tcW w:w="1035" w:type="dxa"/>
            <w:tcBorders>
              <w:top w:val="nil"/>
              <w:left w:val="nil"/>
              <w:bottom w:val="single" w:sz="6" w:space="0" w:color="auto"/>
              <w:right w:val="single" w:sz="6" w:space="0" w:color="auto"/>
            </w:tcBorders>
            <w:shd w:val="clear" w:color="auto" w:fill="auto"/>
            <w:hideMark/>
          </w:tcPr>
          <w:p w14:paraId="03E1EC0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-5.45 </w:t>
            </w:r>
          </w:p>
        </w:tc>
        <w:tc>
          <w:tcPr>
            <w:tcW w:w="1590" w:type="dxa"/>
            <w:tcBorders>
              <w:top w:val="nil"/>
              <w:left w:val="nil"/>
              <w:bottom w:val="single" w:sz="6" w:space="0" w:color="auto"/>
              <w:right w:val="single" w:sz="6" w:space="0" w:color="auto"/>
            </w:tcBorders>
            <w:shd w:val="clear" w:color="auto" w:fill="auto"/>
            <w:hideMark/>
          </w:tcPr>
          <w:p w14:paraId="0D29535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5.05e-08 *</w:t>
            </w:r>
          </w:p>
        </w:tc>
      </w:tr>
    </w:tbl>
    <w:p w14:paraId="0255BCBD"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739E0A09"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31696791" w14:textId="2E364912"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 </w:t>
      </w:r>
    </w:p>
    <w:p w14:paraId="33B6F673" w14:textId="77777777"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b/>
          <w:bCs/>
          <w:sz w:val="24"/>
          <w:szCs w:val="24"/>
          <w:lang w:val="en-CA" w:eastAsia="en-CA"/>
        </w:rPr>
        <w:t>Table S3</w:t>
      </w:r>
      <w:r w:rsidRPr="002A6FA3">
        <w:rPr>
          <w:rFonts w:ascii="Calibri" w:eastAsia="Times New Roman" w:hAnsi="Calibri" w:cs="Calibri"/>
          <w:sz w:val="24"/>
          <w:szCs w:val="24"/>
          <w:lang w:val="en-CA" w:eastAsia="en-CA"/>
        </w:rPr>
        <w:t>. Results of ordinal regression model examining the effect of treatment and date on sea cucumber structural maintenance stiffness. Asterisks indicate significance.</w:t>
      </w:r>
    </w:p>
    <w:tbl>
      <w:tblPr>
        <w:tblW w:w="83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590"/>
      </w:tblGrid>
      <w:tr w:rsidR="001607D3" w:rsidRPr="0078554F" w14:paraId="2B126973" w14:textId="77777777" w:rsidTr="00602A16">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0D196C4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235B92B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0B1970A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6A0339D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 </w:t>
            </w:r>
          </w:p>
        </w:tc>
        <w:tc>
          <w:tcPr>
            <w:tcW w:w="1590" w:type="dxa"/>
            <w:tcBorders>
              <w:top w:val="single" w:sz="6" w:space="0" w:color="auto"/>
              <w:left w:val="nil"/>
              <w:bottom w:val="single" w:sz="6" w:space="0" w:color="auto"/>
              <w:right w:val="single" w:sz="6" w:space="0" w:color="auto"/>
            </w:tcBorders>
            <w:shd w:val="clear" w:color="auto" w:fill="auto"/>
            <w:hideMark/>
          </w:tcPr>
          <w:p w14:paraId="18CDD28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P </w:t>
            </w:r>
          </w:p>
        </w:tc>
      </w:tr>
      <w:tr w:rsidR="001607D3" w:rsidRPr="0078554F" w14:paraId="02266281"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7C64238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Treatment: 17C </w:t>
            </w:r>
          </w:p>
        </w:tc>
        <w:tc>
          <w:tcPr>
            <w:tcW w:w="1710" w:type="dxa"/>
            <w:tcBorders>
              <w:top w:val="nil"/>
              <w:left w:val="nil"/>
              <w:bottom w:val="single" w:sz="6" w:space="0" w:color="auto"/>
              <w:right w:val="single" w:sz="6" w:space="0" w:color="auto"/>
            </w:tcBorders>
            <w:shd w:val="clear" w:color="auto" w:fill="auto"/>
            <w:hideMark/>
          </w:tcPr>
          <w:p w14:paraId="28B438E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-2.99 </w:t>
            </w:r>
          </w:p>
        </w:tc>
        <w:tc>
          <w:tcPr>
            <w:tcW w:w="1680" w:type="dxa"/>
            <w:tcBorders>
              <w:top w:val="nil"/>
              <w:left w:val="nil"/>
              <w:bottom w:val="single" w:sz="6" w:space="0" w:color="auto"/>
              <w:right w:val="single" w:sz="6" w:space="0" w:color="auto"/>
            </w:tcBorders>
            <w:shd w:val="clear" w:color="auto" w:fill="auto"/>
            <w:hideMark/>
          </w:tcPr>
          <w:p w14:paraId="24F7D2C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0.575 </w:t>
            </w:r>
          </w:p>
        </w:tc>
        <w:tc>
          <w:tcPr>
            <w:tcW w:w="1035" w:type="dxa"/>
            <w:tcBorders>
              <w:top w:val="nil"/>
              <w:left w:val="nil"/>
              <w:bottom w:val="single" w:sz="6" w:space="0" w:color="auto"/>
              <w:right w:val="single" w:sz="6" w:space="0" w:color="auto"/>
            </w:tcBorders>
            <w:shd w:val="clear" w:color="auto" w:fill="auto"/>
            <w:hideMark/>
          </w:tcPr>
          <w:p w14:paraId="525D11F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-5.20 </w:t>
            </w:r>
          </w:p>
        </w:tc>
        <w:tc>
          <w:tcPr>
            <w:tcW w:w="1590" w:type="dxa"/>
            <w:tcBorders>
              <w:top w:val="nil"/>
              <w:left w:val="nil"/>
              <w:bottom w:val="single" w:sz="6" w:space="0" w:color="auto"/>
              <w:right w:val="single" w:sz="6" w:space="0" w:color="auto"/>
            </w:tcBorders>
            <w:shd w:val="clear" w:color="auto" w:fill="auto"/>
            <w:hideMark/>
          </w:tcPr>
          <w:p w14:paraId="578771D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1.99e-07 *</w:t>
            </w:r>
          </w:p>
        </w:tc>
      </w:tr>
      <w:tr w:rsidR="001607D3" w:rsidRPr="0078554F" w14:paraId="5E2C17AB"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159DA0D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Treatment: 22C </w:t>
            </w:r>
          </w:p>
        </w:tc>
        <w:tc>
          <w:tcPr>
            <w:tcW w:w="1710" w:type="dxa"/>
            <w:tcBorders>
              <w:top w:val="nil"/>
              <w:left w:val="nil"/>
              <w:bottom w:val="single" w:sz="6" w:space="0" w:color="auto"/>
              <w:right w:val="single" w:sz="6" w:space="0" w:color="auto"/>
            </w:tcBorders>
            <w:shd w:val="clear" w:color="auto" w:fill="auto"/>
            <w:hideMark/>
          </w:tcPr>
          <w:p w14:paraId="5B3037D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-4.05 </w:t>
            </w:r>
          </w:p>
        </w:tc>
        <w:tc>
          <w:tcPr>
            <w:tcW w:w="1680" w:type="dxa"/>
            <w:tcBorders>
              <w:top w:val="nil"/>
              <w:left w:val="nil"/>
              <w:bottom w:val="single" w:sz="6" w:space="0" w:color="auto"/>
              <w:right w:val="single" w:sz="6" w:space="0" w:color="auto"/>
            </w:tcBorders>
            <w:shd w:val="clear" w:color="auto" w:fill="auto"/>
            <w:hideMark/>
          </w:tcPr>
          <w:p w14:paraId="63DC0F5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0.606 </w:t>
            </w:r>
          </w:p>
        </w:tc>
        <w:tc>
          <w:tcPr>
            <w:tcW w:w="1035" w:type="dxa"/>
            <w:tcBorders>
              <w:top w:val="nil"/>
              <w:left w:val="nil"/>
              <w:bottom w:val="single" w:sz="6" w:space="0" w:color="auto"/>
              <w:right w:val="single" w:sz="6" w:space="0" w:color="auto"/>
            </w:tcBorders>
            <w:shd w:val="clear" w:color="auto" w:fill="auto"/>
            <w:hideMark/>
          </w:tcPr>
          <w:p w14:paraId="0C46938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-6.68 </w:t>
            </w:r>
          </w:p>
        </w:tc>
        <w:tc>
          <w:tcPr>
            <w:tcW w:w="1590" w:type="dxa"/>
            <w:tcBorders>
              <w:top w:val="nil"/>
              <w:left w:val="nil"/>
              <w:bottom w:val="single" w:sz="6" w:space="0" w:color="auto"/>
              <w:right w:val="single" w:sz="6" w:space="0" w:color="auto"/>
            </w:tcBorders>
            <w:shd w:val="clear" w:color="auto" w:fill="auto"/>
            <w:hideMark/>
          </w:tcPr>
          <w:p w14:paraId="0A9701C8" w14:textId="77777777" w:rsidR="001607D3" w:rsidRPr="002A6FA3" w:rsidRDefault="001607D3" w:rsidP="00602A16">
            <w:pPr>
              <w:tabs>
                <w:tab w:val="left" w:pos="1427"/>
              </w:tabs>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2.44e-11 *</w:t>
            </w:r>
          </w:p>
        </w:tc>
      </w:tr>
      <w:tr w:rsidR="001607D3" w:rsidRPr="0078554F" w14:paraId="41EF2A88"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5C94D5E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2</w:t>
            </w:r>
          </w:p>
        </w:tc>
        <w:tc>
          <w:tcPr>
            <w:tcW w:w="1710" w:type="dxa"/>
            <w:tcBorders>
              <w:top w:val="nil"/>
              <w:left w:val="nil"/>
              <w:bottom w:val="single" w:sz="6" w:space="0" w:color="auto"/>
              <w:right w:val="single" w:sz="6" w:space="0" w:color="auto"/>
            </w:tcBorders>
            <w:shd w:val="clear" w:color="auto" w:fill="auto"/>
            <w:hideMark/>
          </w:tcPr>
          <w:p w14:paraId="54E0115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-0.976 </w:t>
            </w:r>
          </w:p>
        </w:tc>
        <w:tc>
          <w:tcPr>
            <w:tcW w:w="1680" w:type="dxa"/>
            <w:tcBorders>
              <w:top w:val="nil"/>
              <w:left w:val="nil"/>
              <w:bottom w:val="single" w:sz="6" w:space="0" w:color="auto"/>
              <w:right w:val="single" w:sz="6" w:space="0" w:color="auto"/>
            </w:tcBorders>
            <w:shd w:val="clear" w:color="auto" w:fill="auto"/>
            <w:hideMark/>
          </w:tcPr>
          <w:p w14:paraId="3306C09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0.524 </w:t>
            </w:r>
          </w:p>
        </w:tc>
        <w:tc>
          <w:tcPr>
            <w:tcW w:w="1035" w:type="dxa"/>
            <w:tcBorders>
              <w:top w:val="nil"/>
              <w:left w:val="nil"/>
              <w:bottom w:val="single" w:sz="6" w:space="0" w:color="auto"/>
              <w:right w:val="single" w:sz="6" w:space="0" w:color="auto"/>
            </w:tcBorders>
            <w:shd w:val="clear" w:color="auto" w:fill="auto"/>
            <w:hideMark/>
          </w:tcPr>
          <w:p w14:paraId="2517A70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-1.86 </w:t>
            </w:r>
          </w:p>
        </w:tc>
        <w:tc>
          <w:tcPr>
            <w:tcW w:w="1590" w:type="dxa"/>
            <w:tcBorders>
              <w:top w:val="nil"/>
              <w:left w:val="nil"/>
              <w:bottom w:val="single" w:sz="6" w:space="0" w:color="auto"/>
              <w:right w:val="single" w:sz="6" w:space="0" w:color="auto"/>
            </w:tcBorders>
            <w:shd w:val="clear" w:color="auto" w:fill="auto"/>
            <w:hideMark/>
          </w:tcPr>
          <w:p w14:paraId="1770155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0.0627 </w:t>
            </w:r>
          </w:p>
        </w:tc>
      </w:tr>
      <w:tr w:rsidR="001607D3" w:rsidRPr="0078554F" w14:paraId="6DC8DE07"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0F3F764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3 </w:t>
            </w:r>
          </w:p>
        </w:tc>
        <w:tc>
          <w:tcPr>
            <w:tcW w:w="1710" w:type="dxa"/>
            <w:tcBorders>
              <w:top w:val="nil"/>
              <w:left w:val="nil"/>
              <w:bottom w:val="single" w:sz="6" w:space="0" w:color="auto"/>
              <w:right w:val="single" w:sz="6" w:space="0" w:color="auto"/>
            </w:tcBorders>
            <w:shd w:val="clear" w:color="auto" w:fill="auto"/>
            <w:hideMark/>
          </w:tcPr>
          <w:p w14:paraId="10A9579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-2.30 </w:t>
            </w:r>
          </w:p>
        </w:tc>
        <w:tc>
          <w:tcPr>
            <w:tcW w:w="1680" w:type="dxa"/>
            <w:tcBorders>
              <w:top w:val="nil"/>
              <w:left w:val="nil"/>
              <w:bottom w:val="single" w:sz="6" w:space="0" w:color="auto"/>
              <w:right w:val="single" w:sz="6" w:space="0" w:color="auto"/>
            </w:tcBorders>
            <w:shd w:val="clear" w:color="auto" w:fill="auto"/>
            <w:hideMark/>
          </w:tcPr>
          <w:p w14:paraId="4B91EE8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0.528 </w:t>
            </w:r>
          </w:p>
        </w:tc>
        <w:tc>
          <w:tcPr>
            <w:tcW w:w="1035" w:type="dxa"/>
            <w:tcBorders>
              <w:top w:val="nil"/>
              <w:left w:val="nil"/>
              <w:bottom w:val="single" w:sz="6" w:space="0" w:color="auto"/>
              <w:right w:val="single" w:sz="6" w:space="0" w:color="auto"/>
            </w:tcBorders>
            <w:shd w:val="clear" w:color="auto" w:fill="auto"/>
            <w:hideMark/>
          </w:tcPr>
          <w:p w14:paraId="3877C2F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-4.35 </w:t>
            </w:r>
          </w:p>
        </w:tc>
        <w:tc>
          <w:tcPr>
            <w:tcW w:w="1590" w:type="dxa"/>
            <w:tcBorders>
              <w:top w:val="nil"/>
              <w:left w:val="nil"/>
              <w:bottom w:val="single" w:sz="6" w:space="0" w:color="auto"/>
              <w:right w:val="single" w:sz="6" w:space="0" w:color="auto"/>
            </w:tcBorders>
            <w:shd w:val="clear" w:color="auto" w:fill="auto"/>
            <w:hideMark/>
          </w:tcPr>
          <w:p w14:paraId="657FAAD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1.37e-05 *</w:t>
            </w:r>
          </w:p>
        </w:tc>
      </w:tr>
      <w:tr w:rsidR="001607D3" w:rsidRPr="0078554F" w14:paraId="656FDFF3"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4DFAA50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4</w:t>
            </w:r>
          </w:p>
        </w:tc>
        <w:tc>
          <w:tcPr>
            <w:tcW w:w="1710" w:type="dxa"/>
            <w:tcBorders>
              <w:top w:val="nil"/>
              <w:left w:val="nil"/>
              <w:bottom w:val="single" w:sz="6" w:space="0" w:color="auto"/>
              <w:right w:val="single" w:sz="6" w:space="0" w:color="auto"/>
            </w:tcBorders>
            <w:shd w:val="clear" w:color="auto" w:fill="auto"/>
            <w:hideMark/>
          </w:tcPr>
          <w:p w14:paraId="239A12B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-2.22 </w:t>
            </w:r>
          </w:p>
        </w:tc>
        <w:tc>
          <w:tcPr>
            <w:tcW w:w="1680" w:type="dxa"/>
            <w:tcBorders>
              <w:top w:val="nil"/>
              <w:left w:val="nil"/>
              <w:bottom w:val="single" w:sz="6" w:space="0" w:color="auto"/>
              <w:right w:val="single" w:sz="6" w:space="0" w:color="auto"/>
            </w:tcBorders>
            <w:shd w:val="clear" w:color="auto" w:fill="auto"/>
            <w:hideMark/>
          </w:tcPr>
          <w:p w14:paraId="68CD35D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0.527 </w:t>
            </w:r>
          </w:p>
        </w:tc>
        <w:tc>
          <w:tcPr>
            <w:tcW w:w="1035" w:type="dxa"/>
            <w:tcBorders>
              <w:top w:val="nil"/>
              <w:left w:val="nil"/>
              <w:bottom w:val="single" w:sz="6" w:space="0" w:color="auto"/>
              <w:right w:val="single" w:sz="6" w:space="0" w:color="auto"/>
            </w:tcBorders>
            <w:shd w:val="clear" w:color="auto" w:fill="auto"/>
            <w:hideMark/>
          </w:tcPr>
          <w:p w14:paraId="23979C3A"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-4.21 </w:t>
            </w:r>
          </w:p>
        </w:tc>
        <w:tc>
          <w:tcPr>
            <w:tcW w:w="1590" w:type="dxa"/>
            <w:tcBorders>
              <w:top w:val="nil"/>
              <w:left w:val="nil"/>
              <w:bottom w:val="single" w:sz="6" w:space="0" w:color="auto"/>
              <w:right w:val="single" w:sz="6" w:space="0" w:color="auto"/>
            </w:tcBorders>
            <w:shd w:val="clear" w:color="auto" w:fill="auto"/>
            <w:hideMark/>
          </w:tcPr>
          <w:p w14:paraId="0A51211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2.50e-05 *</w:t>
            </w:r>
          </w:p>
        </w:tc>
      </w:tr>
      <w:tr w:rsidR="001607D3" w:rsidRPr="0078554F" w14:paraId="353A04E6"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0FEF50A3"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5 </w:t>
            </w:r>
          </w:p>
        </w:tc>
        <w:tc>
          <w:tcPr>
            <w:tcW w:w="1710" w:type="dxa"/>
            <w:tcBorders>
              <w:top w:val="nil"/>
              <w:left w:val="nil"/>
              <w:bottom w:val="single" w:sz="6" w:space="0" w:color="auto"/>
              <w:right w:val="single" w:sz="6" w:space="0" w:color="auto"/>
            </w:tcBorders>
            <w:shd w:val="clear" w:color="auto" w:fill="auto"/>
            <w:hideMark/>
          </w:tcPr>
          <w:p w14:paraId="6AF52B2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-2.12 </w:t>
            </w:r>
          </w:p>
        </w:tc>
        <w:tc>
          <w:tcPr>
            <w:tcW w:w="1680" w:type="dxa"/>
            <w:tcBorders>
              <w:top w:val="nil"/>
              <w:left w:val="nil"/>
              <w:bottom w:val="single" w:sz="6" w:space="0" w:color="auto"/>
              <w:right w:val="single" w:sz="6" w:space="0" w:color="auto"/>
            </w:tcBorders>
            <w:shd w:val="clear" w:color="auto" w:fill="auto"/>
            <w:hideMark/>
          </w:tcPr>
          <w:p w14:paraId="5A85118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0.541 </w:t>
            </w:r>
          </w:p>
        </w:tc>
        <w:tc>
          <w:tcPr>
            <w:tcW w:w="1035" w:type="dxa"/>
            <w:tcBorders>
              <w:top w:val="nil"/>
              <w:left w:val="nil"/>
              <w:bottom w:val="single" w:sz="6" w:space="0" w:color="auto"/>
              <w:right w:val="single" w:sz="6" w:space="0" w:color="auto"/>
            </w:tcBorders>
            <w:shd w:val="clear" w:color="auto" w:fill="auto"/>
            <w:hideMark/>
          </w:tcPr>
          <w:p w14:paraId="3DFED8F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-3.93 </w:t>
            </w:r>
          </w:p>
        </w:tc>
        <w:tc>
          <w:tcPr>
            <w:tcW w:w="1590" w:type="dxa"/>
            <w:tcBorders>
              <w:top w:val="nil"/>
              <w:left w:val="nil"/>
              <w:bottom w:val="single" w:sz="6" w:space="0" w:color="auto"/>
              <w:right w:val="single" w:sz="6" w:space="0" w:color="auto"/>
            </w:tcBorders>
            <w:shd w:val="clear" w:color="auto" w:fill="auto"/>
            <w:hideMark/>
          </w:tcPr>
          <w:p w14:paraId="74D5480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8.66e-05 *</w:t>
            </w:r>
          </w:p>
        </w:tc>
      </w:tr>
    </w:tbl>
    <w:p w14:paraId="78A1BE1E"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6B36AC04"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4FA7C2F4"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76FC1A9E"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580E024C"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06FA8B5B"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03C16679"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5DF64C6B"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0FA9F28A"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407526CC"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0DDAADDF" w14:textId="695E2C62"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 </w:t>
      </w:r>
    </w:p>
    <w:p w14:paraId="194CEDF9" w14:textId="77777777"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b/>
          <w:bCs/>
          <w:sz w:val="24"/>
          <w:szCs w:val="24"/>
          <w:lang w:val="en-CA" w:eastAsia="en-CA"/>
        </w:rPr>
        <w:lastRenderedPageBreak/>
        <w:t>Table S4</w:t>
      </w:r>
      <w:r w:rsidRPr="002A6FA3">
        <w:rPr>
          <w:rFonts w:ascii="Calibri" w:eastAsia="Times New Roman" w:hAnsi="Calibri" w:cs="Calibri"/>
          <w:sz w:val="24"/>
          <w:szCs w:val="24"/>
          <w:lang w:val="en-CA" w:eastAsia="en-CA"/>
        </w:rPr>
        <w:t xml:space="preserve">. Results from the backward-selected </w:t>
      </w:r>
      <w:r w:rsidRPr="002A6FA3">
        <w:rPr>
          <w:rFonts w:ascii="Calibri" w:eastAsia="Times New Roman" w:hAnsi="Calibri" w:cs="Calibri"/>
          <w:lang w:val="en-CA" w:eastAsia="en-CA"/>
        </w:rPr>
        <w:t xml:space="preserve">regression model with a </w:t>
      </w:r>
      <w:r w:rsidRPr="002A6FA3">
        <w:rPr>
          <w:rFonts w:ascii="Calibri" w:eastAsia="Times New Roman" w:hAnsi="Calibri" w:cs="Calibri"/>
          <w:sz w:val="24"/>
          <w:szCs w:val="24"/>
          <w:lang w:val="en-CA" w:eastAsia="en-CA"/>
        </w:rPr>
        <w:t xml:space="preserve">zero-adjusted negative binomial </w:t>
      </w:r>
      <w:r w:rsidRPr="002A6FA3">
        <w:rPr>
          <w:rFonts w:ascii="Calibri" w:eastAsia="Times New Roman" w:hAnsi="Calibri" w:cs="Calibri"/>
          <w:lang w:val="en-CA" w:eastAsia="en-CA"/>
        </w:rPr>
        <w:t xml:space="preserve">distribution </w:t>
      </w:r>
      <w:r w:rsidRPr="002A6FA3">
        <w:rPr>
          <w:rFonts w:ascii="Calibri" w:eastAsia="Times New Roman" w:hAnsi="Calibri" w:cs="Calibri"/>
          <w:sz w:val="24"/>
          <w:szCs w:val="24"/>
          <w:lang w:val="en-CA" w:eastAsia="en-CA"/>
        </w:rPr>
        <w:t>examining the effect of treatment and date on sea cucumber activity scores. Asterisks indicate significance.</w:t>
      </w:r>
    </w:p>
    <w:tbl>
      <w:tblPr>
        <w:tblW w:w="78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1710"/>
        <w:gridCol w:w="1680"/>
        <w:gridCol w:w="1035"/>
        <w:gridCol w:w="1035"/>
      </w:tblGrid>
      <w:tr w:rsidR="001607D3" w:rsidRPr="0078554F" w14:paraId="4E126FD6" w14:textId="77777777" w:rsidTr="00602A16">
        <w:tc>
          <w:tcPr>
            <w:tcW w:w="2340" w:type="dxa"/>
            <w:tcBorders>
              <w:top w:val="single" w:sz="6" w:space="0" w:color="auto"/>
              <w:left w:val="single" w:sz="6" w:space="0" w:color="auto"/>
              <w:bottom w:val="single" w:sz="6" w:space="0" w:color="auto"/>
              <w:right w:val="single" w:sz="6" w:space="0" w:color="auto"/>
            </w:tcBorders>
            <w:shd w:val="clear" w:color="auto" w:fill="auto"/>
            <w:hideMark/>
          </w:tcPr>
          <w:p w14:paraId="3752388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Variable </w:t>
            </w:r>
          </w:p>
        </w:tc>
        <w:tc>
          <w:tcPr>
            <w:tcW w:w="1710" w:type="dxa"/>
            <w:tcBorders>
              <w:top w:val="single" w:sz="6" w:space="0" w:color="auto"/>
              <w:left w:val="nil"/>
              <w:bottom w:val="single" w:sz="6" w:space="0" w:color="auto"/>
              <w:right w:val="single" w:sz="6" w:space="0" w:color="auto"/>
            </w:tcBorders>
            <w:shd w:val="clear" w:color="auto" w:fill="auto"/>
            <w:hideMark/>
          </w:tcPr>
          <w:p w14:paraId="684E9EE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Coefficient  </w:t>
            </w:r>
          </w:p>
        </w:tc>
        <w:tc>
          <w:tcPr>
            <w:tcW w:w="1680" w:type="dxa"/>
            <w:tcBorders>
              <w:top w:val="single" w:sz="6" w:space="0" w:color="auto"/>
              <w:left w:val="nil"/>
              <w:bottom w:val="single" w:sz="6" w:space="0" w:color="auto"/>
              <w:right w:val="single" w:sz="6" w:space="0" w:color="auto"/>
            </w:tcBorders>
            <w:shd w:val="clear" w:color="auto" w:fill="auto"/>
            <w:hideMark/>
          </w:tcPr>
          <w:p w14:paraId="2B32EF4B"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Standard error </w:t>
            </w:r>
          </w:p>
        </w:tc>
        <w:tc>
          <w:tcPr>
            <w:tcW w:w="1035" w:type="dxa"/>
            <w:tcBorders>
              <w:top w:val="single" w:sz="6" w:space="0" w:color="auto"/>
              <w:left w:val="nil"/>
              <w:bottom w:val="single" w:sz="6" w:space="0" w:color="auto"/>
              <w:right w:val="single" w:sz="6" w:space="0" w:color="auto"/>
            </w:tcBorders>
            <w:shd w:val="clear" w:color="auto" w:fill="auto"/>
            <w:hideMark/>
          </w:tcPr>
          <w:p w14:paraId="5C12CEE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T </w:t>
            </w:r>
          </w:p>
        </w:tc>
        <w:tc>
          <w:tcPr>
            <w:tcW w:w="1035" w:type="dxa"/>
            <w:tcBorders>
              <w:top w:val="single" w:sz="6" w:space="0" w:color="auto"/>
              <w:left w:val="nil"/>
              <w:bottom w:val="single" w:sz="6" w:space="0" w:color="auto"/>
              <w:right w:val="single" w:sz="6" w:space="0" w:color="auto"/>
            </w:tcBorders>
            <w:shd w:val="clear" w:color="auto" w:fill="auto"/>
            <w:hideMark/>
          </w:tcPr>
          <w:p w14:paraId="5897AE9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P </w:t>
            </w:r>
          </w:p>
        </w:tc>
      </w:tr>
      <w:tr w:rsidR="001607D3" w:rsidRPr="0078554F" w14:paraId="4B5EB3A6"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459446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(intercept)  </w:t>
            </w:r>
          </w:p>
        </w:tc>
        <w:tc>
          <w:tcPr>
            <w:tcW w:w="1710" w:type="dxa"/>
            <w:tcBorders>
              <w:top w:val="nil"/>
              <w:left w:val="nil"/>
              <w:bottom w:val="single" w:sz="6" w:space="0" w:color="auto"/>
              <w:right w:val="single" w:sz="6" w:space="0" w:color="auto"/>
            </w:tcBorders>
            <w:shd w:val="clear" w:color="auto" w:fill="auto"/>
            <w:hideMark/>
          </w:tcPr>
          <w:p w14:paraId="5FA2E1B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1.78 </w:t>
            </w:r>
          </w:p>
        </w:tc>
        <w:tc>
          <w:tcPr>
            <w:tcW w:w="1680" w:type="dxa"/>
            <w:tcBorders>
              <w:top w:val="nil"/>
              <w:left w:val="nil"/>
              <w:bottom w:val="single" w:sz="6" w:space="0" w:color="auto"/>
              <w:right w:val="single" w:sz="6" w:space="0" w:color="auto"/>
            </w:tcBorders>
            <w:shd w:val="clear" w:color="auto" w:fill="auto"/>
            <w:hideMark/>
          </w:tcPr>
          <w:p w14:paraId="06B9F45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0.0740 </w:t>
            </w:r>
          </w:p>
        </w:tc>
        <w:tc>
          <w:tcPr>
            <w:tcW w:w="1035" w:type="dxa"/>
            <w:tcBorders>
              <w:top w:val="nil"/>
              <w:left w:val="nil"/>
              <w:bottom w:val="single" w:sz="6" w:space="0" w:color="auto"/>
              <w:right w:val="single" w:sz="6" w:space="0" w:color="auto"/>
            </w:tcBorders>
            <w:shd w:val="clear" w:color="auto" w:fill="auto"/>
            <w:hideMark/>
          </w:tcPr>
          <w:p w14:paraId="26DF4C54"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24.05 </w:t>
            </w:r>
          </w:p>
        </w:tc>
        <w:tc>
          <w:tcPr>
            <w:tcW w:w="1035" w:type="dxa"/>
            <w:tcBorders>
              <w:top w:val="nil"/>
              <w:left w:val="nil"/>
              <w:bottom w:val="single" w:sz="6" w:space="0" w:color="auto"/>
              <w:right w:val="single" w:sz="6" w:space="0" w:color="auto"/>
            </w:tcBorders>
            <w:shd w:val="clear" w:color="auto" w:fill="auto"/>
            <w:hideMark/>
          </w:tcPr>
          <w:p w14:paraId="5F7FF81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&lt; 2e-16 *</w:t>
            </w:r>
          </w:p>
        </w:tc>
      </w:tr>
      <w:tr w:rsidR="001607D3" w:rsidRPr="0078554F" w14:paraId="4938E4B5"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0B1EC0D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2</w:t>
            </w:r>
          </w:p>
        </w:tc>
        <w:tc>
          <w:tcPr>
            <w:tcW w:w="1710" w:type="dxa"/>
            <w:tcBorders>
              <w:top w:val="nil"/>
              <w:left w:val="nil"/>
              <w:bottom w:val="single" w:sz="6" w:space="0" w:color="auto"/>
              <w:right w:val="single" w:sz="6" w:space="0" w:color="auto"/>
            </w:tcBorders>
            <w:shd w:val="clear" w:color="auto" w:fill="auto"/>
            <w:hideMark/>
          </w:tcPr>
          <w:p w14:paraId="35D8FAA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0.0279 </w:t>
            </w:r>
          </w:p>
        </w:tc>
        <w:tc>
          <w:tcPr>
            <w:tcW w:w="1680" w:type="dxa"/>
            <w:tcBorders>
              <w:top w:val="nil"/>
              <w:left w:val="nil"/>
              <w:bottom w:val="single" w:sz="6" w:space="0" w:color="auto"/>
              <w:right w:val="single" w:sz="6" w:space="0" w:color="auto"/>
            </w:tcBorders>
            <w:shd w:val="clear" w:color="auto" w:fill="auto"/>
            <w:hideMark/>
          </w:tcPr>
          <w:p w14:paraId="6013DC5C"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0.109 </w:t>
            </w:r>
          </w:p>
        </w:tc>
        <w:tc>
          <w:tcPr>
            <w:tcW w:w="1035" w:type="dxa"/>
            <w:tcBorders>
              <w:top w:val="nil"/>
              <w:left w:val="nil"/>
              <w:bottom w:val="single" w:sz="6" w:space="0" w:color="auto"/>
              <w:right w:val="single" w:sz="6" w:space="0" w:color="auto"/>
            </w:tcBorders>
            <w:shd w:val="clear" w:color="auto" w:fill="auto"/>
            <w:hideMark/>
          </w:tcPr>
          <w:p w14:paraId="74F9A882"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0.257 </w:t>
            </w:r>
          </w:p>
        </w:tc>
        <w:tc>
          <w:tcPr>
            <w:tcW w:w="1035" w:type="dxa"/>
            <w:tcBorders>
              <w:top w:val="nil"/>
              <w:left w:val="nil"/>
              <w:bottom w:val="single" w:sz="6" w:space="0" w:color="auto"/>
              <w:right w:val="single" w:sz="6" w:space="0" w:color="auto"/>
            </w:tcBorders>
            <w:shd w:val="clear" w:color="auto" w:fill="auto"/>
            <w:hideMark/>
          </w:tcPr>
          <w:p w14:paraId="28C2836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0.797 </w:t>
            </w:r>
          </w:p>
        </w:tc>
      </w:tr>
      <w:tr w:rsidR="001607D3" w:rsidRPr="0078554F" w14:paraId="0BFB1FE2"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26AAD41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3 </w:t>
            </w:r>
          </w:p>
        </w:tc>
        <w:tc>
          <w:tcPr>
            <w:tcW w:w="1710" w:type="dxa"/>
            <w:tcBorders>
              <w:top w:val="nil"/>
              <w:left w:val="nil"/>
              <w:bottom w:val="single" w:sz="6" w:space="0" w:color="auto"/>
              <w:right w:val="single" w:sz="6" w:space="0" w:color="auto"/>
            </w:tcBorders>
            <w:shd w:val="clear" w:color="auto" w:fill="auto"/>
            <w:hideMark/>
          </w:tcPr>
          <w:p w14:paraId="029826A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-0.289 </w:t>
            </w:r>
          </w:p>
        </w:tc>
        <w:tc>
          <w:tcPr>
            <w:tcW w:w="1680" w:type="dxa"/>
            <w:tcBorders>
              <w:top w:val="nil"/>
              <w:left w:val="nil"/>
              <w:bottom w:val="single" w:sz="6" w:space="0" w:color="auto"/>
              <w:right w:val="single" w:sz="6" w:space="0" w:color="auto"/>
            </w:tcBorders>
            <w:shd w:val="clear" w:color="auto" w:fill="auto"/>
            <w:hideMark/>
          </w:tcPr>
          <w:p w14:paraId="220F2DB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0.112 </w:t>
            </w:r>
          </w:p>
        </w:tc>
        <w:tc>
          <w:tcPr>
            <w:tcW w:w="1035" w:type="dxa"/>
            <w:tcBorders>
              <w:top w:val="nil"/>
              <w:left w:val="nil"/>
              <w:bottom w:val="single" w:sz="6" w:space="0" w:color="auto"/>
              <w:right w:val="single" w:sz="6" w:space="0" w:color="auto"/>
            </w:tcBorders>
            <w:shd w:val="clear" w:color="auto" w:fill="auto"/>
            <w:hideMark/>
          </w:tcPr>
          <w:p w14:paraId="3B59413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-2.58 </w:t>
            </w:r>
          </w:p>
        </w:tc>
        <w:tc>
          <w:tcPr>
            <w:tcW w:w="1035" w:type="dxa"/>
            <w:tcBorders>
              <w:top w:val="nil"/>
              <w:left w:val="nil"/>
              <w:bottom w:val="single" w:sz="6" w:space="0" w:color="auto"/>
              <w:right w:val="single" w:sz="6" w:space="0" w:color="auto"/>
            </w:tcBorders>
            <w:shd w:val="clear" w:color="auto" w:fill="auto"/>
            <w:hideMark/>
          </w:tcPr>
          <w:p w14:paraId="6A2797E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0.0105 *</w:t>
            </w:r>
          </w:p>
        </w:tc>
      </w:tr>
      <w:tr w:rsidR="001607D3" w:rsidRPr="0078554F" w14:paraId="2D5C1451"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3C02E5F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4</w:t>
            </w:r>
          </w:p>
        </w:tc>
        <w:tc>
          <w:tcPr>
            <w:tcW w:w="1710" w:type="dxa"/>
            <w:tcBorders>
              <w:top w:val="nil"/>
              <w:left w:val="nil"/>
              <w:bottom w:val="single" w:sz="6" w:space="0" w:color="auto"/>
              <w:right w:val="single" w:sz="6" w:space="0" w:color="auto"/>
            </w:tcBorders>
            <w:shd w:val="clear" w:color="auto" w:fill="auto"/>
            <w:hideMark/>
          </w:tcPr>
          <w:p w14:paraId="563CE56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-0.331 </w:t>
            </w:r>
          </w:p>
        </w:tc>
        <w:tc>
          <w:tcPr>
            <w:tcW w:w="1680" w:type="dxa"/>
            <w:tcBorders>
              <w:top w:val="nil"/>
              <w:left w:val="nil"/>
              <w:bottom w:val="single" w:sz="6" w:space="0" w:color="auto"/>
              <w:right w:val="single" w:sz="6" w:space="0" w:color="auto"/>
            </w:tcBorders>
            <w:shd w:val="clear" w:color="auto" w:fill="auto"/>
            <w:hideMark/>
          </w:tcPr>
          <w:p w14:paraId="793AAFB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0.109 </w:t>
            </w:r>
          </w:p>
        </w:tc>
        <w:tc>
          <w:tcPr>
            <w:tcW w:w="1035" w:type="dxa"/>
            <w:tcBorders>
              <w:top w:val="nil"/>
              <w:left w:val="nil"/>
              <w:bottom w:val="single" w:sz="6" w:space="0" w:color="auto"/>
              <w:right w:val="single" w:sz="6" w:space="0" w:color="auto"/>
            </w:tcBorders>
            <w:shd w:val="clear" w:color="auto" w:fill="auto"/>
            <w:hideMark/>
          </w:tcPr>
          <w:p w14:paraId="5B73B18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-3.03 </w:t>
            </w:r>
          </w:p>
        </w:tc>
        <w:tc>
          <w:tcPr>
            <w:tcW w:w="1035" w:type="dxa"/>
            <w:tcBorders>
              <w:top w:val="nil"/>
              <w:left w:val="nil"/>
              <w:bottom w:val="single" w:sz="6" w:space="0" w:color="auto"/>
              <w:right w:val="single" w:sz="6" w:space="0" w:color="auto"/>
            </w:tcBorders>
            <w:shd w:val="clear" w:color="auto" w:fill="auto"/>
            <w:hideMark/>
          </w:tcPr>
          <w:p w14:paraId="006E9523"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0.00274 * </w:t>
            </w:r>
          </w:p>
        </w:tc>
      </w:tr>
      <w:tr w:rsidR="001607D3" w:rsidRPr="0078554F" w14:paraId="5BE2D542" w14:textId="77777777" w:rsidTr="00602A16">
        <w:tc>
          <w:tcPr>
            <w:tcW w:w="2340" w:type="dxa"/>
            <w:tcBorders>
              <w:top w:val="nil"/>
              <w:left w:val="single" w:sz="6" w:space="0" w:color="auto"/>
              <w:bottom w:val="single" w:sz="6" w:space="0" w:color="auto"/>
              <w:right w:val="single" w:sz="6" w:space="0" w:color="auto"/>
            </w:tcBorders>
            <w:shd w:val="clear" w:color="auto" w:fill="auto"/>
            <w:hideMark/>
          </w:tcPr>
          <w:p w14:paraId="40842E8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Date: 5 </w:t>
            </w:r>
          </w:p>
        </w:tc>
        <w:tc>
          <w:tcPr>
            <w:tcW w:w="1710" w:type="dxa"/>
            <w:tcBorders>
              <w:top w:val="nil"/>
              <w:left w:val="nil"/>
              <w:bottom w:val="single" w:sz="6" w:space="0" w:color="auto"/>
              <w:right w:val="single" w:sz="6" w:space="0" w:color="auto"/>
            </w:tcBorders>
            <w:shd w:val="clear" w:color="auto" w:fill="auto"/>
            <w:hideMark/>
          </w:tcPr>
          <w:p w14:paraId="29FA0B36"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-0.328 </w:t>
            </w:r>
          </w:p>
        </w:tc>
        <w:tc>
          <w:tcPr>
            <w:tcW w:w="1680" w:type="dxa"/>
            <w:tcBorders>
              <w:top w:val="nil"/>
              <w:left w:val="nil"/>
              <w:bottom w:val="single" w:sz="6" w:space="0" w:color="auto"/>
              <w:right w:val="single" w:sz="6" w:space="0" w:color="auto"/>
            </w:tcBorders>
            <w:shd w:val="clear" w:color="auto" w:fill="auto"/>
            <w:hideMark/>
          </w:tcPr>
          <w:p w14:paraId="788CD2B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0.126 </w:t>
            </w:r>
          </w:p>
        </w:tc>
        <w:tc>
          <w:tcPr>
            <w:tcW w:w="1035" w:type="dxa"/>
            <w:tcBorders>
              <w:top w:val="nil"/>
              <w:left w:val="nil"/>
              <w:bottom w:val="single" w:sz="6" w:space="0" w:color="auto"/>
              <w:right w:val="single" w:sz="6" w:space="0" w:color="auto"/>
            </w:tcBorders>
            <w:shd w:val="clear" w:color="auto" w:fill="auto"/>
            <w:hideMark/>
          </w:tcPr>
          <w:p w14:paraId="4D7C5D85"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-2.60 </w:t>
            </w:r>
          </w:p>
        </w:tc>
        <w:tc>
          <w:tcPr>
            <w:tcW w:w="1035" w:type="dxa"/>
            <w:tcBorders>
              <w:top w:val="nil"/>
              <w:left w:val="nil"/>
              <w:bottom w:val="single" w:sz="6" w:space="0" w:color="auto"/>
              <w:right w:val="single" w:sz="6" w:space="0" w:color="auto"/>
            </w:tcBorders>
            <w:shd w:val="clear" w:color="auto" w:fill="auto"/>
            <w:hideMark/>
          </w:tcPr>
          <w:p w14:paraId="371C833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sz w:val="24"/>
                <w:szCs w:val="24"/>
                <w:lang w:val="en-CA" w:eastAsia="en-CA"/>
              </w:rPr>
              <w:t>0.00991 * </w:t>
            </w:r>
          </w:p>
        </w:tc>
      </w:tr>
    </w:tbl>
    <w:p w14:paraId="281C1D9E" w14:textId="0BFEDBD9" w:rsidR="001607D3" w:rsidRDefault="001607D3" w:rsidP="001607D3">
      <w:pPr>
        <w:spacing w:after="0" w:line="240" w:lineRule="auto"/>
        <w:textAlignment w:val="baseline"/>
        <w:rPr>
          <w:rFonts w:ascii="Calibri" w:eastAsia="Times New Roman" w:hAnsi="Calibri" w:cs="Calibri"/>
          <w:sz w:val="24"/>
          <w:szCs w:val="24"/>
          <w:lang w:val="en-CA" w:eastAsia="en-CA"/>
        </w:rPr>
      </w:pPr>
    </w:p>
    <w:p w14:paraId="0202C0E8" w14:textId="77777777" w:rsidR="0094036E" w:rsidRDefault="0094036E" w:rsidP="001607D3">
      <w:pPr>
        <w:spacing w:after="0" w:line="240" w:lineRule="auto"/>
        <w:textAlignment w:val="baseline"/>
        <w:rPr>
          <w:rFonts w:ascii="Calibri" w:eastAsia="Times New Roman" w:hAnsi="Calibri" w:cs="Calibri"/>
          <w:sz w:val="24"/>
          <w:szCs w:val="24"/>
          <w:lang w:val="en-CA" w:eastAsia="en-CA"/>
        </w:rPr>
      </w:pPr>
    </w:p>
    <w:p w14:paraId="64F7A842" w14:textId="77777777" w:rsidR="0094036E" w:rsidRPr="002A6FA3" w:rsidRDefault="0094036E" w:rsidP="001607D3">
      <w:pPr>
        <w:spacing w:after="0" w:line="240" w:lineRule="auto"/>
        <w:textAlignment w:val="baseline"/>
        <w:rPr>
          <w:rFonts w:ascii="Calibri" w:eastAsia="Times New Roman" w:hAnsi="Calibri" w:cs="Calibri"/>
          <w:sz w:val="24"/>
          <w:szCs w:val="24"/>
          <w:lang w:val="en-CA" w:eastAsia="en-CA"/>
        </w:rPr>
      </w:pPr>
    </w:p>
    <w:p w14:paraId="59A90BAA" w14:textId="77777777" w:rsidR="001607D3" w:rsidRPr="002A6FA3" w:rsidRDefault="001607D3" w:rsidP="001607D3">
      <w:pPr>
        <w:spacing w:after="0" w:line="240" w:lineRule="auto"/>
        <w:textAlignment w:val="baseline"/>
        <w:rPr>
          <w:rFonts w:ascii="Calibri" w:eastAsia="Times New Roman" w:hAnsi="Calibri" w:cs="Calibri"/>
          <w:sz w:val="24"/>
          <w:szCs w:val="24"/>
          <w:lang w:val="en-CA" w:eastAsia="en-CA"/>
        </w:rPr>
      </w:pPr>
      <w:r w:rsidRPr="002A6FA3">
        <w:rPr>
          <w:rFonts w:ascii="Calibri" w:eastAsia="Times New Roman" w:hAnsi="Calibri" w:cs="Calibri"/>
          <w:b/>
          <w:bCs/>
          <w:sz w:val="24"/>
          <w:szCs w:val="24"/>
          <w:lang w:val="en-CA" w:eastAsia="en-CA"/>
        </w:rPr>
        <w:t>Table S4</w:t>
      </w:r>
      <w:r w:rsidRPr="002A6FA3">
        <w:rPr>
          <w:rFonts w:ascii="Calibri" w:eastAsia="Times New Roman" w:hAnsi="Calibri" w:cs="Calibri"/>
          <w:sz w:val="24"/>
          <w:szCs w:val="24"/>
          <w:lang w:val="en-CA" w:eastAsia="en-CA"/>
        </w:rPr>
        <w:t>. Results from forward-selected logistic regression model examining the effect of evisceration as a function of defecation status and weight. Asterisks indicate significant effects.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00"/>
        <w:gridCol w:w="1800"/>
        <w:gridCol w:w="1800"/>
        <w:gridCol w:w="1800"/>
        <w:gridCol w:w="1800"/>
      </w:tblGrid>
      <w:tr w:rsidR="001607D3" w:rsidRPr="0078554F" w14:paraId="024664C9" w14:textId="77777777" w:rsidTr="00602A16">
        <w:tc>
          <w:tcPr>
            <w:tcW w:w="1800" w:type="dxa"/>
            <w:tcBorders>
              <w:top w:val="single" w:sz="6" w:space="0" w:color="auto"/>
              <w:left w:val="single" w:sz="6" w:space="0" w:color="auto"/>
              <w:bottom w:val="single" w:sz="6" w:space="0" w:color="auto"/>
              <w:right w:val="single" w:sz="6" w:space="0" w:color="auto"/>
            </w:tcBorders>
            <w:shd w:val="clear" w:color="auto" w:fill="auto"/>
            <w:hideMark/>
          </w:tcPr>
          <w:p w14:paraId="45316DB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A6FA3">
              <w:rPr>
                <w:rFonts w:ascii="Calibri" w:eastAsia="Times New Roman" w:hAnsi="Calibri" w:cs="Calibri"/>
                <w:color w:val="000000"/>
                <w:sz w:val="24"/>
                <w:szCs w:val="24"/>
                <w:lang w:val="en-CA"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144B1A71"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Estimate</w:t>
            </w:r>
            <w:r w:rsidRPr="002A6FA3">
              <w:rPr>
                <w:rFonts w:ascii="Calibri" w:eastAsia="Times New Roman" w:hAnsi="Calibri" w:cs="Calibri"/>
                <w:color w:val="000000"/>
                <w:sz w:val="24"/>
                <w:szCs w:val="24"/>
                <w:lang w:val="en-CA"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2042186D"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Std. Error</w:t>
            </w:r>
            <w:r w:rsidRPr="002A6FA3">
              <w:rPr>
                <w:rFonts w:ascii="Calibri" w:eastAsia="Times New Roman" w:hAnsi="Calibri" w:cs="Calibri"/>
                <w:color w:val="000000"/>
                <w:sz w:val="24"/>
                <w:szCs w:val="24"/>
                <w:lang w:val="en-CA"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22AFC9FE"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t-value</w:t>
            </w:r>
            <w:r w:rsidRPr="002A6FA3">
              <w:rPr>
                <w:rFonts w:ascii="Calibri" w:eastAsia="Times New Roman" w:hAnsi="Calibri" w:cs="Calibri"/>
                <w:color w:val="000000"/>
                <w:sz w:val="24"/>
                <w:szCs w:val="24"/>
                <w:lang w:val="en-CA" w:eastAsia="en-CA"/>
              </w:rPr>
              <w:t> </w:t>
            </w:r>
          </w:p>
        </w:tc>
        <w:tc>
          <w:tcPr>
            <w:tcW w:w="1800" w:type="dxa"/>
            <w:tcBorders>
              <w:top w:val="single" w:sz="6" w:space="0" w:color="auto"/>
              <w:left w:val="nil"/>
              <w:bottom w:val="single" w:sz="6" w:space="0" w:color="auto"/>
              <w:right w:val="single" w:sz="6" w:space="0" w:color="auto"/>
            </w:tcBorders>
            <w:shd w:val="clear" w:color="auto" w:fill="auto"/>
            <w:hideMark/>
          </w:tcPr>
          <w:p w14:paraId="4CE4D82F"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P</w:t>
            </w:r>
          </w:p>
        </w:tc>
      </w:tr>
      <w:tr w:rsidR="001607D3" w:rsidRPr="0078554F" w14:paraId="3DC93991" w14:textId="77777777" w:rsidTr="00602A16">
        <w:tc>
          <w:tcPr>
            <w:tcW w:w="1800" w:type="dxa"/>
            <w:tcBorders>
              <w:top w:val="nil"/>
              <w:left w:val="single" w:sz="6" w:space="0" w:color="auto"/>
              <w:bottom w:val="single" w:sz="6" w:space="0" w:color="auto"/>
              <w:right w:val="single" w:sz="6" w:space="0" w:color="auto"/>
            </w:tcBorders>
            <w:shd w:val="clear" w:color="auto" w:fill="auto"/>
            <w:hideMark/>
          </w:tcPr>
          <w:p w14:paraId="61952119"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(Intercept)</w:t>
            </w:r>
            <w:r w:rsidRPr="002A6FA3">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3123B120"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1.7126</w:t>
            </w:r>
            <w:r w:rsidRPr="002A6FA3">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414ED877"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1.1281</w:t>
            </w:r>
            <w:r w:rsidRPr="002A6FA3">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08D31DC8" w14:textId="77777777" w:rsidR="001607D3" w:rsidRPr="002A6FA3"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1.518</w:t>
            </w:r>
            <w:r w:rsidRPr="002A6FA3">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262A3F40"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0.135</w:t>
            </w:r>
            <w:r w:rsidRPr="0020172A">
              <w:rPr>
                <w:rFonts w:ascii="Calibri" w:eastAsia="Times New Roman" w:hAnsi="Calibri" w:cs="Calibri"/>
                <w:color w:val="000000"/>
                <w:sz w:val="24"/>
                <w:szCs w:val="24"/>
                <w:lang w:val="en-CA" w:eastAsia="en-CA"/>
              </w:rPr>
              <w:t> </w:t>
            </w:r>
          </w:p>
        </w:tc>
      </w:tr>
      <w:tr w:rsidR="001607D3" w:rsidRPr="0078554F" w14:paraId="1D5C8805" w14:textId="77777777" w:rsidTr="00602A16">
        <w:tc>
          <w:tcPr>
            <w:tcW w:w="1800" w:type="dxa"/>
            <w:tcBorders>
              <w:top w:val="nil"/>
              <w:left w:val="single" w:sz="6" w:space="0" w:color="auto"/>
              <w:bottom w:val="single" w:sz="6" w:space="0" w:color="auto"/>
              <w:right w:val="single" w:sz="6" w:space="0" w:color="auto"/>
            </w:tcBorders>
            <w:shd w:val="clear" w:color="auto" w:fill="auto"/>
            <w:hideMark/>
          </w:tcPr>
          <w:p w14:paraId="6BB235CE" w14:textId="77777777" w:rsidR="001607D3" w:rsidRPr="003D2A80"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Poop (yes)</w:t>
            </w:r>
          </w:p>
        </w:tc>
        <w:tc>
          <w:tcPr>
            <w:tcW w:w="1800" w:type="dxa"/>
            <w:tcBorders>
              <w:top w:val="nil"/>
              <w:left w:val="nil"/>
              <w:bottom w:val="single" w:sz="6" w:space="0" w:color="auto"/>
              <w:right w:val="single" w:sz="6" w:space="0" w:color="auto"/>
            </w:tcBorders>
            <w:shd w:val="clear" w:color="auto" w:fill="auto"/>
            <w:hideMark/>
          </w:tcPr>
          <w:p w14:paraId="2EC720A4" w14:textId="77777777" w:rsidR="001607D3" w:rsidRPr="003D2A80"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-2.780</w:t>
            </w:r>
            <w:r w:rsidRPr="003D2A80">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283BF059"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1.1202</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1E8045B9"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-2.482</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39FF974F"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0.0163 *</w:t>
            </w:r>
            <w:r w:rsidRPr="0020172A">
              <w:rPr>
                <w:rFonts w:ascii="Calibri" w:eastAsia="Times New Roman" w:hAnsi="Calibri" w:cs="Calibri"/>
                <w:color w:val="000000"/>
                <w:sz w:val="24"/>
                <w:szCs w:val="24"/>
                <w:lang w:val="en-CA" w:eastAsia="en-CA"/>
              </w:rPr>
              <w:t> </w:t>
            </w:r>
          </w:p>
        </w:tc>
      </w:tr>
      <w:tr w:rsidR="001607D3" w:rsidRPr="0078554F" w14:paraId="57907DE5" w14:textId="77777777" w:rsidTr="00602A16">
        <w:tc>
          <w:tcPr>
            <w:tcW w:w="1800" w:type="dxa"/>
            <w:tcBorders>
              <w:top w:val="nil"/>
              <w:left w:val="single" w:sz="6" w:space="0" w:color="auto"/>
              <w:bottom w:val="single" w:sz="6" w:space="0" w:color="auto"/>
              <w:right w:val="single" w:sz="6" w:space="0" w:color="auto"/>
            </w:tcBorders>
            <w:shd w:val="clear" w:color="auto" w:fill="auto"/>
            <w:hideMark/>
          </w:tcPr>
          <w:p w14:paraId="01DAE4E3"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0172A">
              <w:rPr>
                <w:rFonts w:ascii="Calibri" w:eastAsia="Times New Roman" w:hAnsi="Calibri" w:cs="Calibri"/>
                <w:sz w:val="24"/>
                <w:szCs w:val="24"/>
                <w:lang w:val="en-CA" w:eastAsia="en-CA"/>
              </w:rPr>
              <w:t>Weight</w:t>
            </w:r>
          </w:p>
        </w:tc>
        <w:tc>
          <w:tcPr>
            <w:tcW w:w="1800" w:type="dxa"/>
            <w:tcBorders>
              <w:top w:val="nil"/>
              <w:left w:val="nil"/>
              <w:bottom w:val="single" w:sz="6" w:space="0" w:color="auto"/>
              <w:right w:val="single" w:sz="6" w:space="0" w:color="auto"/>
            </w:tcBorders>
            <w:shd w:val="clear" w:color="auto" w:fill="auto"/>
            <w:hideMark/>
          </w:tcPr>
          <w:p w14:paraId="458B8D5D"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-0.004309</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15BB0BC5"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0.002029</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43BF4D06"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-2.124</w:t>
            </w:r>
            <w:r w:rsidRPr="0020172A">
              <w:rPr>
                <w:rFonts w:ascii="Calibri" w:eastAsia="Times New Roman" w:hAnsi="Calibri" w:cs="Calibri"/>
                <w:color w:val="000000"/>
                <w:sz w:val="24"/>
                <w:szCs w:val="24"/>
                <w:lang w:val="en-CA" w:eastAsia="en-CA"/>
              </w:rPr>
              <w:t> </w:t>
            </w:r>
          </w:p>
        </w:tc>
        <w:tc>
          <w:tcPr>
            <w:tcW w:w="1800" w:type="dxa"/>
            <w:tcBorders>
              <w:top w:val="nil"/>
              <w:left w:val="nil"/>
              <w:bottom w:val="single" w:sz="6" w:space="0" w:color="auto"/>
              <w:right w:val="single" w:sz="6" w:space="0" w:color="auto"/>
            </w:tcBorders>
            <w:shd w:val="clear" w:color="auto" w:fill="auto"/>
            <w:hideMark/>
          </w:tcPr>
          <w:p w14:paraId="1CFAAB76" w14:textId="77777777" w:rsidR="001607D3" w:rsidRPr="0020172A" w:rsidRDefault="001607D3" w:rsidP="00602A16">
            <w:pPr>
              <w:spacing w:after="0" w:line="240" w:lineRule="auto"/>
              <w:jc w:val="both"/>
              <w:textAlignment w:val="baseline"/>
              <w:rPr>
                <w:rFonts w:ascii="Calibri" w:eastAsia="Times New Roman" w:hAnsi="Calibri" w:cs="Calibri"/>
                <w:sz w:val="24"/>
                <w:szCs w:val="24"/>
                <w:lang w:val="en-CA" w:eastAsia="en-CA"/>
              </w:rPr>
            </w:pPr>
            <w:r w:rsidRPr="002C4736">
              <w:rPr>
                <w:rFonts w:ascii="Calibri" w:eastAsia="Times New Roman" w:hAnsi="Calibri" w:cs="Calibri"/>
                <w:color w:val="000000"/>
                <w:sz w:val="24"/>
                <w:szCs w:val="24"/>
                <w:lang w:val="en-CA" w:eastAsia="en-CA"/>
              </w:rPr>
              <w:t>0.0383 *</w:t>
            </w:r>
            <w:r w:rsidRPr="0020172A">
              <w:rPr>
                <w:rFonts w:ascii="Calibri" w:eastAsia="Times New Roman" w:hAnsi="Calibri" w:cs="Calibri"/>
                <w:color w:val="000000"/>
                <w:sz w:val="24"/>
                <w:szCs w:val="24"/>
                <w:lang w:val="en-CA" w:eastAsia="en-CA"/>
              </w:rPr>
              <w:t> </w:t>
            </w:r>
          </w:p>
        </w:tc>
      </w:tr>
    </w:tbl>
    <w:p w14:paraId="5D3AA497" w14:textId="77777777" w:rsidR="001607D3" w:rsidRPr="0020172A" w:rsidRDefault="001607D3" w:rsidP="001607D3">
      <w:pPr>
        <w:spacing w:after="0" w:line="240" w:lineRule="auto"/>
        <w:textAlignment w:val="baseline"/>
        <w:rPr>
          <w:rFonts w:ascii="Calibri" w:eastAsia="Times New Roman" w:hAnsi="Calibri" w:cs="Calibri"/>
          <w:sz w:val="24"/>
          <w:szCs w:val="24"/>
          <w:lang w:val="en-CA" w:eastAsia="en-CA"/>
        </w:rPr>
      </w:pPr>
      <w:r w:rsidRPr="0020172A">
        <w:rPr>
          <w:rFonts w:ascii="Calibri" w:eastAsia="Times New Roman" w:hAnsi="Calibri" w:cs="Calibri"/>
          <w:sz w:val="24"/>
          <w:szCs w:val="24"/>
          <w:lang w:val="en-CA" w:eastAsia="en-CA"/>
        </w:rPr>
        <w:t> </w:t>
      </w:r>
    </w:p>
    <w:p w14:paraId="14DE18FF" w14:textId="3E16FDEB" w:rsidR="001607D3" w:rsidRPr="0094036E" w:rsidRDefault="0094036E" w:rsidP="0094036E">
      <w:pPr>
        <w:rPr>
          <w:rFonts w:ascii="Calibri" w:eastAsia="Times New Roman" w:hAnsi="Calibri" w:cs="Calibri"/>
          <w:sz w:val="24"/>
          <w:szCs w:val="24"/>
          <w:lang w:val="en-CA" w:eastAsia="en-CA"/>
        </w:rPr>
      </w:pPr>
      <w:r>
        <w:rPr>
          <w:rFonts w:ascii="Calibri" w:eastAsia="Times New Roman" w:hAnsi="Calibri" w:cs="Calibri"/>
          <w:sz w:val="24"/>
          <w:szCs w:val="24"/>
          <w:lang w:val="en-CA" w:eastAsia="en-CA"/>
        </w:rPr>
        <w:br w:type="page"/>
      </w:r>
    </w:p>
    <w:p w14:paraId="433FF402" w14:textId="0780C7F2" w:rsidR="0094036E" w:rsidRPr="002C4736" w:rsidRDefault="0094036E" w:rsidP="001607D3">
      <w:pPr>
        <w:spacing w:after="0" w:line="480" w:lineRule="auto"/>
        <w:textAlignment w:val="baseline"/>
        <w:rPr>
          <w:rFonts w:eastAsia="Times New Roman" w:cstheme="minorHAnsi"/>
          <w:sz w:val="24"/>
          <w:szCs w:val="24"/>
          <w:lang w:val="en-CA" w:eastAsia="en-CA"/>
        </w:rPr>
      </w:pPr>
      <w:r w:rsidRPr="0078554F">
        <w:rPr>
          <w:noProof/>
          <w:lang w:val="en-CA"/>
        </w:rPr>
        <w:lastRenderedPageBreak/>
        <w:drawing>
          <wp:inline distT="0" distB="0" distL="0" distR="0" wp14:anchorId="728352DF" wp14:editId="342B7FCD">
            <wp:extent cx="4536379" cy="3809330"/>
            <wp:effectExtent l="0" t="0" r="0" b="127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0"/>
                    <a:stretch>
                      <a:fillRect/>
                    </a:stretch>
                  </pic:blipFill>
                  <pic:spPr>
                    <a:xfrm>
                      <a:off x="0" y="0"/>
                      <a:ext cx="4547861" cy="3818972"/>
                    </a:xfrm>
                    <a:prstGeom prst="rect">
                      <a:avLst/>
                    </a:prstGeom>
                  </pic:spPr>
                </pic:pic>
              </a:graphicData>
            </a:graphic>
          </wp:inline>
        </w:drawing>
      </w:r>
    </w:p>
    <w:p w14:paraId="5704A2BC" w14:textId="190EA010" w:rsidR="0094036E" w:rsidRPr="0078554F" w:rsidRDefault="0094036E" w:rsidP="0094036E">
      <w:pPr>
        <w:pStyle w:val="paragraph"/>
        <w:textAlignment w:val="baseline"/>
        <w:rPr>
          <w:rStyle w:val="eop"/>
          <w:rFonts w:asciiTheme="minorHAnsi" w:hAnsiTheme="minorHAnsi" w:cstheme="minorHAnsi"/>
        </w:rPr>
      </w:pPr>
      <w:r w:rsidRPr="0078554F">
        <w:rPr>
          <w:rStyle w:val="normaltextrun"/>
          <w:rFonts w:asciiTheme="minorHAnsi" w:hAnsiTheme="minorHAnsi" w:cstheme="minorHAnsi"/>
          <w:b/>
        </w:rPr>
        <w:t>Figure S1</w:t>
      </w:r>
      <w:r w:rsidRPr="0078554F">
        <w:rPr>
          <w:rStyle w:val="normaltextrun"/>
          <w:rFonts w:asciiTheme="minorHAnsi" w:hAnsiTheme="minorHAnsi" w:cstheme="minorHAnsi"/>
        </w:rPr>
        <w:t xml:space="preserve">. Maximum number of minor ulcers found on each individual </w:t>
      </w:r>
      <w:proofErr w:type="spellStart"/>
      <w:r w:rsidRPr="00B5141E">
        <w:rPr>
          <w:rFonts w:asciiTheme="minorHAnsi" w:hAnsiTheme="minorHAnsi" w:cstheme="minorHAnsi"/>
          <w:i/>
          <w:iCs/>
        </w:rPr>
        <w:t>Parastichopus</w:t>
      </w:r>
      <w:proofErr w:type="spellEnd"/>
      <w:r w:rsidRPr="00B5141E">
        <w:rPr>
          <w:rFonts w:asciiTheme="minorHAnsi" w:hAnsiTheme="minorHAnsi" w:cstheme="minorHAnsi"/>
          <w:i/>
          <w:iCs/>
        </w:rPr>
        <w:t xml:space="preserve"> </w:t>
      </w:r>
      <w:proofErr w:type="spellStart"/>
      <w:r w:rsidRPr="00B5141E">
        <w:rPr>
          <w:rFonts w:asciiTheme="minorHAnsi" w:hAnsiTheme="minorHAnsi" w:cstheme="minorHAnsi"/>
          <w:i/>
          <w:iCs/>
        </w:rPr>
        <w:t>californicus</w:t>
      </w:r>
      <w:proofErr w:type="spellEnd"/>
      <w:r w:rsidRPr="00B5141E">
        <w:rPr>
          <w:rFonts w:asciiTheme="minorHAnsi" w:hAnsiTheme="minorHAnsi" w:cstheme="minorHAnsi"/>
        </w:rPr>
        <w:t xml:space="preserve"> </w:t>
      </w:r>
      <w:r w:rsidRPr="0078554F">
        <w:rPr>
          <w:rStyle w:val="normaltextrun"/>
          <w:rFonts w:asciiTheme="minorHAnsi" w:hAnsiTheme="minorHAnsi" w:cstheme="minorHAnsi"/>
        </w:rPr>
        <w:t>during the heat treatment, compared between the three temperature treatments. </w:t>
      </w:r>
      <w:r w:rsidRPr="0078554F">
        <w:rPr>
          <w:rStyle w:val="eop"/>
          <w:rFonts w:asciiTheme="minorHAnsi" w:hAnsiTheme="minorHAnsi" w:cstheme="minorHAnsi"/>
        </w:rPr>
        <w:t> We examined sea cucumbers for ulcers and classified them as minor or major (Figure 3) based on their apparent severity.</w:t>
      </w:r>
    </w:p>
    <w:p w14:paraId="47FB91A1" w14:textId="6C2C1B7B" w:rsidR="001607D3" w:rsidRPr="0078554F" w:rsidRDefault="0094036E" w:rsidP="0094036E">
      <w:pPr>
        <w:rPr>
          <w:rFonts w:eastAsia="Times New Roman" w:cstheme="minorHAnsi"/>
          <w:sz w:val="24"/>
          <w:szCs w:val="24"/>
          <w:lang w:val="en-CA" w:eastAsia="en-CA"/>
        </w:rPr>
      </w:pPr>
      <w:r w:rsidRPr="0078554F">
        <w:rPr>
          <w:rStyle w:val="eop"/>
          <w:rFonts w:cstheme="minorHAnsi"/>
          <w:lang w:val="en-CA"/>
        </w:rPr>
        <w:br w:type="page"/>
      </w:r>
    </w:p>
    <w:p w14:paraId="71020265" w14:textId="77777777" w:rsidR="0094036E" w:rsidRDefault="0094036E" w:rsidP="001607D3">
      <w:pPr>
        <w:spacing w:after="0" w:line="480" w:lineRule="auto"/>
        <w:textAlignment w:val="baseline"/>
        <w:rPr>
          <w:rFonts w:eastAsia="Times New Roman" w:cstheme="minorHAnsi"/>
          <w:sz w:val="24"/>
          <w:szCs w:val="24"/>
          <w:lang w:val="en-CA" w:eastAsia="en-CA"/>
        </w:rPr>
      </w:pPr>
      <w:r w:rsidRPr="0078554F">
        <w:rPr>
          <w:noProof/>
          <w:lang w:val="en-CA"/>
        </w:rPr>
        <w:lastRenderedPageBreak/>
        <w:drawing>
          <wp:inline distT="0" distB="0" distL="0" distR="0" wp14:anchorId="21D31645" wp14:editId="3A0A08FE">
            <wp:extent cx="5722620" cy="3582016"/>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scatter chart&#10;&#10;Description automatically generated"/>
                    <pic:cNvPicPr/>
                  </pic:nvPicPr>
                  <pic:blipFill>
                    <a:blip r:embed="rId21"/>
                    <a:stretch>
                      <a:fillRect/>
                    </a:stretch>
                  </pic:blipFill>
                  <pic:spPr>
                    <a:xfrm>
                      <a:off x="0" y="0"/>
                      <a:ext cx="5741293" cy="3593704"/>
                    </a:xfrm>
                    <a:prstGeom prst="rect">
                      <a:avLst/>
                    </a:prstGeom>
                  </pic:spPr>
                </pic:pic>
              </a:graphicData>
            </a:graphic>
          </wp:inline>
        </w:drawing>
      </w:r>
    </w:p>
    <w:p w14:paraId="7522DDA4" w14:textId="170C421B" w:rsidR="0094036E" w:rsidRPr="0078554F" w:rsidRDefault="0094036E" w:rsidP="0094036E">
      <w:pPr>
        <w:pStyle w:val="paragraph"/>
        <w:textAlignment w:val="baseline"/>
        <w:rPr>
          <w:rStyle w:val="eop"/>
          <w:rFonts w:ascii="Calibri" w:hAnsi="Calibri" w:cs="Calibri"/>
        </w:rPr>
      </w:pPr>
      <w:r w:rsidRPr="0078554F">
        <w:rPr>
          <w:rStyle w:val="normaltextrun"/>
          <w:rFonts w:ascii="Calibri" w:hAnsi="Calibri" w:cs="Calibri"/>
          <w:b/>
        </w:rPr>
        <w:t>Figure S2:</w:t>
      </w:r>
      <w:r w:rsidRPr="0078554F">
        <w:rPr>
          <w:rStyle w:val="normaltextrun"/>
          <w:rFonts w:ascii="Calibri" w:hAnsi="Calibri" w:cs="Calibri"/>
        </w:rPr>
        <w:t xml:space="preserve"> Scatter plot displaying the relationship between </w:t>
      </w:r>
      <w:proofErr w:type="spellStart"/>
      <w:r w:rsidRPr="0078554F">
        <w:rPr>
          <w:rStyle w:val="normaltextrun"/>
          <w:rFonts w:ascii="Calibri" w:hAnsi="Calibri" w:cs="Calibri"/>
          <w:i/>
        </w:rPr>
        <w:t>Parastichopus</w:t>
      </w:r>
      <w:proofErr w:type="spellEnd"/>
      <w:r w:rsidRPr="0078554F">
        <w:rPr>
          <w:rStyle w:val="normaltextrun"/>
          <w:rFonts w:ascii="Calibri" w:hAnsi="Calibri" w:cs="Calibri"/>
          <w:i/>
        </w:rPr>
        <w:t xml:space="preserve"> </w:t>
      </w:r>
      <w:proofErr w:type="spellStart"/>
      <w:r w:rsidRPr="0078554F">
        <w:rPr>
          <w:rStyle w:val="normaltextrun"/>
          <w:rFonts w:ascii="Calibri" w:hAnsi="Calibri" w:cs="Calibri"/>
          <w:i/>
        </w:rPr>
        <w:t>californicus</w:t>
      </w:r>
      <w:proofErr w:type="spellEnd"/>
      <w:r w:rsidRPr="0078554F">
        <w:rPr>
          <w:rStyle w:val="normaltextrun"/>
          <w:rFonts w:ascii="Calibri" w:hAnsi="Calibri" w:cs="Calibri"/>
        </w:rPr>
        <w:t xml:space="preserve"> stiffness metrics. Spearman’s rank correlation coefficient indicated a high degree of correlation between metrics (</w:t>
      </w:r>
      <w:proofErr w:type="spellStart"/>
      <w:r w:rsidRPr="0078554F">
        <w:rPr>
          <w:rStyle w:val="normaltextrun"/>
          <w:rFonts w:ascii="Calibri" w:hAnsi="Calibri" w:cs="Calibri"/>
        </w:rPr>
        <w:t>r</w:t>
      </w:r>
      <w:r w:rsidRPr="0078554F">
        <w:rPr>
          <w:rStyle w:val="normaltextrun"/>
          <w:rFonts w:ascii="Calibri" w:hAnsi="Calibri" w:cs="Calibri"/>
          <w:vertAlign w:val="subscript"/>
        </w:rPr>
        <w:t>s</w:t>
      </w:r>
      <w:proofErr w:type="spellEnd"/>
      <w:r w:rsidRPr="0078554F">
        <w:rPr>
          <w:rStyle w:val="normaltextrun"/>
          <w:rFonts w:ascii="Calibri" w:hAnsi="Calibri" w:cs="Calibri"/>
        </w:rPr>
        <w:t xml:space="preserve"> = 0.53, p &lt; 0.001)</w:t>
      </w:r>
      <w:r w:rsidRPr="0078554F">
        <w:rPr>
          <w:rStyle w:val="eop"/>
          <w:rFonts w:ascii="Calibri" w:hAnsi="Calibri" w:cs="Calibri"/>
        </w:rPr>
        <w:t xml:space="preserve">. Stiffness metrics were measured daily for each sea cucumber throughout the experiment. </w:t>
      </w:r>
    </w:p>
    <w:p w14:paraId="67E3DF29" w14:textId="07921D55" w:rsidR="001607D3" w:rsidRPr="0078554F" w:rsidRDefault="0094036E" w:rsidP="0094036E">
      <w:pPr>
        <w:rPr>
          <w:rFonts w:ascii="Calibri" w:eastAsia="Times New Roman" w:hAnsi="Calibri" w:cs="Calibri"/>
          <w:sz w:val="24"/>
          <w:szCs w:val="24"/>
          <w:lang w:val="en-CA" w:eastAsia="en-CA"/>
        </w:rPr>
      </w:pPr>
      <w:r w:rsidRPr="0078554F">
        <w:rPr>
          <w:rStyle w:val="eop"/>
          <w:rFonts w:ascii="Calibri" w:hAnsi="Calibri" w:cs="Calibri"/>
          <w:lang w:val="en-CA"/>
        </w:rPr>
        <w:br w:type="page"/>
      </w:r>
    </w:p>
    <w:p w14:paraId="2BF51212" w14:textId="0B8E9006" w:rsidR="001607D3" w:rsidRPr="002C4736" w:rsidRDefault="0094036E" w:rsidP="001607D3">
      <w:pPr>
        <w:spacing w:after="0" w:line="480" w:lineRule="auto"/>
        <w:textAlignment w:val="baseline"/>
        <w:rPr>
          <w:rFonts w:eastAsia="Times New Roman" w:cstheme="minorHAnsi"/>
          <w:sz w:val="24"/>
          <w:szCs w:val="24"/>
          <w:lang w:val="en-CA" w:eastAsia="en-CA"/>
        </w:rPr>
      </w:pPr>
      <w:r w:rsidRPr="0078554F">
        <w:rPr>
          <w:noProof/>
          <w:lang w:val="en-CA"/>
        </w:rPr>
        <w:lastRenderedPageBreak/>
        <w:drawing>
          <wp:inline distT="0" distB="0" distL="0" distR="0" wp14:anchorId="36F9346E" wp14:editId="115D347C">
            <wp:extent cx="5784850" cy="3211962"/>
            <wp:effectExtent l="0" t="0" r="6350" b="762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2"/>
                    <a:stretch>
                      <a:fillRect/>
                    </a:stretch>
                  </pic:blipFill>
                  <pic:spPr>
                    <a:xfrm>
                      <a:off x="0" y="0"/>
                      <a:ext cx="5798016" cy="3219272"/>
                    </a:xfrm>
                    <a:prstGeom prst="rect">
                      <a:avLst/>
                    </a:prstGeom>
                  </pic:spPr>
                </pic:pic>
              </a:graphicData>
            </a:graphic>
          </wp:inline>
        </w:drawing>
      </w:r>
    </w:p>
    <w:p w14:paraId="2C078E63" w14:textId="63AFFDCC" w:rsidR="001607D3" w:rsidRPr="0078554F" w:rsidRDefault="0094036E" w:rsidP="0094036E">
      <w:pPr>
        <w:pStyle w:val="paragraph"/>
        <w:textAlignment w:val="baseline"/>
        <w:rPr>
          <w:rFonts w:ascii="Calibri" w:hAnsi="Calibri" w:cs="Calibri"/>
        </w:rPr>
      </w:pPr>
      <w:r w:rsidRPr="0078554F">
        <w:rPr>
          <w:rStyle w:val="normaltextrun"/>
          <w:rFonts w:ascii="Calibri" w:hAnsi="Calibri" w:cs="Calibri"/>
          <w:b/>
        </w:rPr>
        <w:t>Figure S3</w:t>
      </w:r>
      <w:r w:rsidRPr="0078554F">
        <w:rPr>
          <w:rStyle w:val="normaltextrun"/>
          <w:rFonts w:ascii="Calibri" w:hAnsi="Calibri" w:cs="Calibri"/>
        </w:rPr>
        <w:t xml:space="preserve">. Ordinal regression coefficient and 95% confidence intervals from two AIC selected models with stiffness as antipredator defense or structural maintenance as the response variables. Variable reference categories were Temp: 12°C and Day 1. If confidence intervals overlap 0 (dashed line) the effect is non-significant. </w:t>
      </w:r>
    </w:p>
    <w:sectPr w:rsidR="001607D3" w:rsidRPr="0078554F">
      <w:headerReference w:type="even" r:id="rId23"/>
      <w:head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clan Taylor" w:date="2021-11-29T20:13:00Z" w:initials="DT">
    <w:p w14:paraId="771BE26E" w14:textId="77777777" w:rsidR="001E022F" w:rsidRDefault="001E022F" w:rsidP="001E022F">
      <w:pPr>
        <w:pStyle w:val="CommentText"/>
      </w:pPr>
      <w:r>
        <w:rPr>
          <w:rStyle w:val="CommentReference"/>
        </w:rPr>
        <w:annotationRef/>
      </w:r>
      <w:r>
        <w:t xml:space="preserve">REVIEWERS: please do not read our introduction because it is a hot mess in progress </w:t>
      </w:r>
      <w:r>
        <w:rPr>
          <w:rFonts w:ascii="Wingdings" w:eastAsia="Wingdings" w:hAnsi="Wingdings" w:cs="Wingdings"/>
        </w:rPr>
        <w:t>J</w:t>
      </w:r>
    </w:p>
  </w:comment>
  <w:comment w:id="1" w:author="Jonathan Farr" w:date="2021-12-10T15:18:00Z" w:initials="JF">
    <w:p w14:paraId="03CA8349" w14:textId="77777777" w:rsidR="001E022F" w:rsidRDefault="001E022F" w:rsidP="001E022F">
      <w:pPr>
        <w:pStyle w:val="CommentText"/>
      </w:pPr>
      <w:r>
        <w:rPr>
          <w:rStyle w:val="CommentReference"/>
        </w:rPr>
        <w:annotationRef/>
      </w:r>
      <w:r>
        <w:rPr>
          <w:lang w:val="en-CA"/>
        </w:rPr>
        <w:t>Add oyster comment</w:t>
      </w:r>
    </w:p>
  </w:comment>
  <w:comment w:id="2" w:author="Jonathan Farr" w:date="2021-12-10T15:56:00Z" w:initials="JF">
    <w:p w14:paraId="0B1B3B99" w14:textId="77777777" w:rsidR="001E022F" w:rsidRDefault="001E022F" w:rsidP="001E022F">
      <w:pPr>
        <w:pStyle w:val="CommentText"/>
      </w:pPr>
      <w:r>
        <w:rPr>
          <w:rStyle w:val="CommentReference"/>
        </w:rPr>
        <w:annotationRef/>
      </w:r>
      <w:r>
        <w:rPr>
          <w:lang w:val="en-CA"/>
        </w:rPr>
        <w:t>It'd be LIT to get a citation for this</w:t>
      </w:r>
    </w:p>
  </w:comment>
  <w:comment w:id="3" w:author="Jonathan Farr" w:date="2021-12-10T17:24:00Z" w:initials="JF">
    <w:p w14:paraId="621B9849" w14:textId="77777777" w:rsidR="00AD4C54" w:rsidRDefault="00AD4C54" w:rsidP="001E022F">
      <w:pPr>
        <w:pStyle w:val="CommentText"/>
      </w:pPr>
      <w:r>
        <w:rPr>
          <w:rStyle w:val="CommentReference"/>
        </w:rPr>
        <w:annotationRef/>
      </w:r>
      <w:r>
        <w:rPr>
          <w:lang w:val="en-CA"/>
        </w:rPr>
        <w:t xml:space="preserve">Yamada et al 2010 talk about stiff, </w:t>
      </w:r>
      <w:proofErr w:type="gramStart"/>
      <w:r>
        <w:rPr>
          <w:lang w:val="en-CA"/>
        </w:rPr>
        <w:t>standard</w:t>
      </w:r>
      <w:proofErr w:type="gramEnd"/>
      <w:r>
        <w:rPr>
          <w:lang w:val="en-CA"/>
        </w:rPr>
        <w:t xml:space="preserve"> and soft traits</w:t>
      </w:r>
    </w:p>
  </w:comment>
  <w:comment w:id="4" w:author="Declan Taylor [2]" w:date="2021-12-11T19:57:00Z" w:initials="DT">
    <w:p w14:paraId="3D4C4646" w14:textId="3FFC95EB" w:rsidR="004162FA" w:rsidRDefault="004162FA">
      <w:pPr>
        <w:pStyle w:val="CommentText"/>
      </w:pPr>
      <w:r>
        <w:rPr>
          <w:rStyle w:val="CommentReference"/>
        </w:rPr>
        <w:annotationRef/>
      </w:r>
      <w:r>
        <w:t>I think we can remove direct now</w:t>
      </w:r>
    </w:p>
  </w:comment>
  <w:comment w:id="5" w:author="Declan Taylor" w:date="2021-12-02T19:56:00Z" w:initials="DT">
    <w:p w14:paraId="2D507671" w14:textId="1E10FF71" w:rsidR="00AA61D6" w:rsidRDefault="00AA61D6">
      <w:pPr>
        <w:pStyle w:val="CommentText"/>
      </w:pPr>
      <w:r>
        <w:rPr>
          <w:rStyle w:val="CommentReference"/>
        </w:rPr>
        <w:annotationRef/>
      </w:r>
      <w:r>
        <w:t xml:space="preserve">These will be added to the final document </w:t>
      </w:r>
      <w:r w:rsidR="00691203">
        <w:t xml:space="preserve">once we’ve talked to </w:t>
      </w:r>
      <w:proofErr w:type="spellStart"/>
      <w:r w:rsidR="00691203">
        <w:t>Em</w:t>
      </w:r>
      <w:proofErr w:type="spellEnd"/>
      <w:r w:rsidR="00691203">
        <w:t xml:space="preserve"> again!</w:t>
      </w:r>
    </w:p>
  </w:comment>
  <w:comment w:id="6" w:author="Sam Foley" w:date="2021-12-12T13:52:00Z" w:initials="SF">
    <w:p w14:paraId="0EDEF184" w14:textId="0602CF8A" w:rsidR="00C3235B" w:rsidRDefault="00C3235B">
      <w:pPr>
        <w:pStyle w:val="CommentText"/>
      </w:pPr>
      <w:r>
        <w:rPr>
          <w:rStyle w:val="CommentReference"/>
        </w:rPr>
        <w:annotationRef/>
      </w:r>
      <w:r>
        <w:t>Why were 2 cucumbers designated to 1 bin?</w:t>
      </w:r>
    </w:p>
  </w:comment>
  <w:comment w:id="7" w:author="Declan Taylor" w:date="2021-11-28T12:19:00Z" w:initials="DT">
    <w:p w14:paraId="3CC58541" w14:textId="18D89B7E" w:rsidR="00457B20" w:rsidRDefault="00012C56">
      <w:pPr>
        <w:pStyle w:val="CommentText"/>
      </w:pPr>
      <w:r>
        <w:t xml:space="preserve">@SANDRA </w:t>
      </w:r>
      <w:r w:rsidR="00457B20">
        <w:rPr>
          <w:rStyle w:val="CommentReference"/>
        </w:rPr>
        <w:annotationRef/>
      </w:r>
      <w:r>
        <w:t>t</w:t>
      </w:r>
      <w:r w:rsidR="00457B20">
        <w:t>oo much detail?</w:t>
      </w:r>
    </w:p>
  </w:comment>
  <w:comment w:id="8" w:author="Declan Taylor" w:date="2021-11-28T12:20:00Z" w:initials="DT">
    <w:p w14:paraId="76AB9989" w14:textId="665FAEFB" w:rsidR="00AC344D" w:rsidRDefault="00AC344D">
      <w:pPr>
        <w:pStyle w:val="CommentText"/>
      </w:pPr>
      <w:r>
        <w:rPr>
          <w:rStyle w:val="CommentReference"/>
        </w:rPr>
        <w:annotationRef/>
      </w:r>
      <w:r>
        <w:t>UNITS</w:t>
      </w:r>
      <w:r w:rsidR="00505699">
        <w:t>??</w:t>
      </w:r>
    </w:p>
  </w:comment>
  <w:comment w:id="9" w:author="Declan Taylor" w:date="2021-12-02T20:31:00Z" w:initials="DT">
    <w:p w14:paraId="08212432" w14:textId="042F360C" w:rsidR="002F0B46" w:rsidRDefault="002F0B46">
      <w:pPr>
        <w:pStyle w:val="CommentText"/>
      </w:pPr>
      <w:r>
        <w:rPr>
          <w:rStyle w:val="CommentReference"/>
        </w:rPr>
        <w:annotationRef/>
      </w:r>
      <w:r>
        <w:t>@SANDRA would this be better suited to the intro or is it okay here as an intro sentence?</w:t>
      </w:r>
    </w:p>
  </w:comment>
  <w:comment w:id="10" w:author="Declan Taylor" w:date="2021-12-02T20:48:00Z" w:initials="DT">
    <w:p w14:paraId="4AD0A29B" w14:textId="71C8986F" w:rsidR="009D1640" w:rsidRDefault="009D1640">
      <w:pPr>
        <w:pStyle w:val="CommentText"/>
      </w:pPr>
      <w:r>
        <w:rPr>
          <w:rStyle w:val="CommentReference"/>
        </w:rPr>
        <w:annotationRef/>
      </w:r>
      <w:r>
        <w:t>The scale bars are a complete lie. We can use image J with reference points to get real scale bars, but do we need them? I.e., can we just not have scale bars?</w:t>
      </w:r>
    </w:p>
  </w:comment>
  <w:comment w:id="11" w:author="Declan Taylor" w:date="2021-12-03T19:33:00Z" w:initials="DT">
    <w:p w14:paraId="2B1C7DB7" w14:textId="6833B415" w:rsidR="004D704D" w:rsidRDefault="004D704D">
      <w:pPr>
        <w:pStyle w:val="CommentText"/>
      </w:pPr>
      <w:r>
        <w:rPr>
          <w:rStyle w:val="CommentReference"/>
        </w:rPr>
        <w:annotationRef/>
      </w:r>
      <w:r>
        <w:t xml:space="preserve">@SANDRA is this </w:t>
      </w:r>
      <w:proofErr w:type="gramStart"/>
      <w:r>
        <w:t>necessary, since</w:t>
      </w:r>
      <w:proofErr w:type="gramEnd"/>
      <w:r>
        <w:t xml:space="preserve"> the </w:t>
      </w:r>
      <w:r w:rsidR="003F1053">
        <w:t>data is binomial?</w:t>
      </w:r>
    </w:p>
  </w:comment>
  <w:comment w:id="12" w:author="Declan Taylor" w:date="2021-12-02T20:51:00Z" w:initials="DT">
    <w:p w14:paraId="611DF43B" w14:textId="4954DCD1" w:rsidR="00AD7FA8" w:rsidRDefault="00AD7FA8">
      <w:pPr>
        <w:pStyle w:val="CommentText"/>
      </w:pPr>
      <w:r>
        <w:rPr>
          <w:rStyle w:val="CommentReference"/>
        </w:rPr>
        <w:annotationRef/>
      </w:r>
      <w:r>
        <w:t>@SANDRA is this extraneous?</w:t>
      </w:r>
    </w:p>
  </w:comment>
  <w:comment w:id="13" w:author="Declan Taylor" w:date="2021-12-03T19:42:00Z" w:initials="DT">
    <w:p w14:paraId="3ABFE2E8" w14:textId="15789154" w:rsidR="003F1053" w:rsidRDefault="003F1053">
      <w:pPr>
        <w:pStyle w:val="CommentText"/>
      </w:pPr>
      <w:r>
        <w:rPr>
          <w:rStyle w:val="CommentReference"/>
        </w:rPr>
        <w:annotationRef/>
      </w:r>
      <w:r>
        <w:t>Correct terminology?</w:t>
      </w:r>
    </w:p>
  </w:comment>
  <w:comment w:id="14" w:author="Jonathan Farr" w:date="2021-12-10T11:25:00Z" w:initials="JF">
    <w:p w14:paraId="6A8F3F64" w14:textId="7DD1D5C9" w:rsidR="6F70AF39" w:rsidRDefault="6F70AF39">
      <w:pPr>
        <w:pStyle w:val="CommentText"/>
      </w:pPr>
      <w:r>
        <w:t>Add numbers for each treatment</w:t>
      </w:r>
      <w:r>
        <w:rPr>
          <w:rStyle w:val="CommentReference"/>
        </w:rPr>
        <w:annotationRef/>
      </w:r>
    </w:p>
  </w:comment>
  <w:comment w:id="15" w:author="Declan Taylor [2]" w:date="2021-12-13T13:41:00Z" w:initials="DT">
    <w:p w14:paraId="734FA83F" w14:textId="64437366" w:rsidR="00BC23B5" w:rsidRDefault="00BC23B5">
      <w:pPr>
        <w:pStyle w:val="CommentText"/>
      </w:pPr>
      <w:r>
        <w:rPr>
          <w:rStyle w:val="CommentReference"/>
        </w:rPr>
        <w:annotationRef/>
      </w:r>
      <w:r>
        <w:t>Aboral/oral = TRIVIUM AND BIVIUM PROBABLY</w:t>
      </w:r>
    </w:p>
  </w:comment>
  <w:comment w:id="16" w:author="Declan Taylor [2]" w:date="2021-12-11T19:47:00Z" w:initials="DT">
    <w:p w14:paraId="726D218C" w14:textId="4D689D8B" w:rsidR="00F22A95" w:rsidRDefault="00F22A95">
      <w:pPr>
        <w:pStyle w:val="CommentText"/>
      </w:pPr>
      <w:r>
        <w:rPr>
          <w:rStyle w:val="CommentReference"/>
        </w:rPr>
        <w:annotationRef/>
      </w:r>
      <w:r>
        <w:t xml:space="preserve">I think we can remove this word and take a more confident stance </w:t>
      </w:r>
      <w:r>
        <w:rPr>
          <w:rFonts w:ascii="Wingdings" w:eastAsia="Wingdings" w:hAnsi="Wingdings" w:cs="Wingdings"/>
        </w:rPr>
        <w:t>J</w:t>
      </w:r>
    </w:p>
  </w:comment>
  <w:comment w:id="20" w:author="Declan Taylor [2]" w:date="2021-12-11T19:58:00Z" w:initials="DT">
    <w:p w14:paraId="6ADD8A1C" w14:textId="5565B883" w:rsidR="00BD2608" w:rsidRDefault="00BD2608">
      <w:pPr>
        <w:pStyle w:val="CommentText"/>
      </w:pPr>
      <w:r>
        <w:rPr>
          <w:rStyle w:val="CommentReference"/>
        </w:rPr>
        <w:annotationRef/>
      </w:r>
      <w:r>
        <w:t>we can probably remove this but it’s akin to what’s in the intro</w:t>
      </w:r>
    </w:p>
  </w:comment>
  <w:comment w:id="25" w:author="Declan Taylor [2]" w:date="2021-12-11T19:51:00Z" w:initials="DT">
    <w:p w14:paraId="3061CB98" w14:textId="3B4C0F5B" w:rsidR="0052094F" w:rsidRDefault="0052094F">
      <w:pPr>
        <w:pStyle w:val="CommentText"/>
      </w:pPr>
      <w:r>
        <w:rPr>
          <w:rStyle w:val="CommentReference"/>
        </w:rPr>
        <w:annotationRef/>
      </w:r>
      <w:r>
        <w:t xml:space="preserve">to colloquial? I think it relates this sentence to the previous </w:t>
      </w:r>
      <w:r w:rsidR="005D417F">
        <w:t xml:space="preserve">one </w:t>
      </w:r>
      <w:r>
        <w:t>nicely.</w:t>
      </w:r>
    </w:p>
  </w:comment>
  <w:comment w:id="26" w:author="Declan Taylor [2]" w:date="2021-12-11T19:59:00Z" w:initials="DT">
    <w:p w14:paraId="36D81F60" w14:textId="653B85C6" w:rsidR="005A131F" w:rsidRDefault="005A131F">
      <w:pPr>
        <w:pStyle w:val="CommentText"/>
      </w:pPr>
      <w:r>
        <w:rPr>
          <w:rStyle w:val="CommentReference"/>
        </w:rPr>
        <w:annotationRef/>
      </w:r>
      <w:r>
        <w:t xml:space="preserve">I really like these following sentences </w:t>
      </w:r>
      <w:r>
        <w:rPr>
          <w:rFonts w:ascii="Wingdings" w:eastAsia="Wingdings" w:hAnsi="Wingdings" w:cs="Wingdings"/>
        </w:rPr>
        <w:t>J</w:t>
      </w:r>
    </w:p>
  </w:comment>
  <w:comment w:id="42" w:author="Declan Taylor" w:date="2021-12-11T12:12:00Z" w:initials="DT">
    <w:p w14:paraId="060BD093" w14:textId="77777777" w:rsidR="00E3227B" w:rsidRDefault="00E3227B" w:rsidP="00E3227B">
      <w:pPr>
        <w:pStyle w:val="CommentText"/>
      </w:pPr>
      <w:r>
        <w:rPr>
          <w:rStyle w:val="CommentReference"/>
        </w:rPr>
        <w:annotationRef/>
      </w:r>
      <w:r>
        <w:t xml:space="preserve">Need a more academic word for the </w:t>
      </w:r>
      <w:proofErr w:type="spellStart"/>
      <w:r>
        <w:t>goey</w:t>
      </w:r>
      <w:proofErr w:type="spellEnd"/>
      <w:r>
        <w:t xml:space="preserve"> white tissue/material that was </w:t>
      </w:r>
      <w:proofErr w:type="spellStart"/>
      <w:r>
        <w:t>kinda</w:t>
      </w:r>
      <w:proofErr w:type="spellEnd"/>
      <w:r>
        <w:t xml:space="preserve"> leaking or threatening to leak out of the ulcers.</w:t>
      </w:r>
    </w:p>
  </w:comment>
  <w:comment w:id="41" w:author="Sam Foley" w:date="2021-12-12T13:12:00Z" w:initials="SF">
    <w:p w14:paraId="1BA49E48" w14:textId="3980809C" w:rsidR="00B14861" w:rsidRDefault="00B14861">
      <w:pPr>
        <w:pStyle w:val="CommentText"/>
      </w:pPr>
      <w:r>
        <w:rPr>
          <w:rStyle w:val="CommentReference"/>
        </w:rPr>
        <w:annotationRef/>
      </w:r>
      <w:r>
        <w:t>Unclear if describing the wasting disease ulcers or your resulted ulcers</w:t>
      </w:r>
    </w:p>
  </w:comment>
  <w:comment w:id="47" w:author="Declan Taylor" w:date="2021-12-11T12:33:00Z" w:initials="DT">
    <w:p w14:paraId="0E4D5D50" w14:textId="77777777" w:rsidR="00E3227B" w:rsidRDefault="00E3227B" w:rsidP="00E3227B">
      <w:pPr>
        <w:pStyle w:val="CommentText"/>
      </w:pPr>
      <w:r>
        <w:rPr>
          <w:rStyle w:val="CommentReference"/>
        </w:rPr>
        <w:annotationRef/>
      </w:r>
      <w:r>
        <w:t>phrasing</w:t>
      </w:r>
    </w:p>
  </w:comment>
  <w:comment w:id="48" w:author="Sam Foley" w:date="2021-12-12T13:16:00Z" w:initials="SF">
    <w:p w14:paraId="293AE780" w14:textId="466C61C0" w:rsidR="00E30859" w:rsidRDefault="00E30859">
      <w:pPr>
        <w:pStyle w:val="CommentText"/>
      </w:pPr>
      <w:r>
        <w:rPr>
          <w:rStyle w:val="CommentReference"/>
        </w:rPr>
        <w:annotationRef/>
      </w:r>
      <w:r>
        <w:t xml:space="preserve">if you have any papers about abrasions leading to ulcers maybe? Bu that </w:t>
      </w:r>
      <w:proofErr w:type="gramStart"/>
      <w:r>
        <w:t>definitely sounds</w:t>
      </w:r>
      <w:proofErr w:type="gramEnd"/>
      <w:r>
        <w:t xml:space="preserve"> like a very niche paper. Maybe something in an aquaculture sea </w:t>
      </w:r>
      <w:proofErr w:type="spellStart"/>
      <w:r>
        <w:t>cucmber</w:t>
      </w:r>
      <w:proofErr w:type="spellEnd"/>
      <w:r>
        <w:t xml:space="preserve"> paper?</w:t>
      </w:r>
    </w:p>
  </w:comment>
  <w:comment w:id="49" w:author="Sam Foley" w:date="2021-12-12T13:16:00Z" w:initials="SF">
    <w:p w14:paraId="65833BAD" w14:textId="4FF65318" w:rsidR="00E30859" w:rsidRDefault="00E30859">
      <w:pPr>
        <w:pStyle w:val="CommentText"/>
      </w:pPr>
      <w:r>
        <w:rPr>
          <w:rStyle w:val="CommentReference"/>
        </w:rPr>
        <w:annotationRef/>
      </w:r>
      <w:proofErr w:type="spellStart"/>
      <w:r>
        <w:t>Im</w:t>
      </w:r>
      <w:proofErr w:type="spellEnd"/>
      <w:r>
        <w:t xml:space="preserve"> not entirely sure if this is necessary </w:t>
      </w:r>
    </w:p>
  </w:comment>
  <w:comment w:id="50" w:author="Declan Taylor [2]" w:date="2021-12-11T20:18:00Z" w:initials="DT">
    <w:p w14:paraId="0B03FF2A" w14:textId="77777777" w:rsidR="00014A08" w:rsidRDefault="00014A08">
      <w:pPr>
        <w:pStyle w:val="CommentText"/>
      </w:pPr>
      <w:r>
        <w:rPr>
          <w:rStyle w:val="CommentReference"/>
        </w:rPr>
        <w:annotationRef/>
      </w:r>
      <w:r>
        <w:t xml:space="preserve">We should check with Sara on this – I think acute heat shock can take multiple days (say… 3) to kill an organism. </w:t>
      </w:r>
    </w:p>
    <w:p w14:paraId="3B6D0967" w14:textId="7438349E" w:rsidR="00E30859" w:rsidRDefault="00E30859">
      <w:pPr>
        <w:pStyle w:val="CommentText"/>
      </w:pPr>
    </w:p>
  </w:comment>
  <w:comment w:id="51" w:author="Sam Foley" w:date="2021-12-12T13:18:00Z" w:initials="SF">
    <w:p w14:paraId="3C49F363" w14:textId="70FD7A76" w:rsidR="00E30859" w:rsidRDefault="00E30859">
      <w:pPr>
        <w:pStyle w:val="CommentText"/>
      </w:pPr>
      <w:r>
        <w:rPr>
          <w:rStyle w:val="CommentReference"/>
        </w:rPr>
        <w:annotationRef/>
      </w:r>
      <w:r>
        <w:t xml:space="preserve">Agree with Declan </w:t>
      </w:r>
    </w:p>
  </w:comment>
  <w:comment w:id="52" w:author="Declan Taylor [2]" w:date="2021-12-11T20:27:00Z" w:initials="DT">
    <w:p w14:paraId="727301E1" w14:textId="3148115D" w:rsidR="0012216F" w:rsidRDefault="0012216F">
      <w:pPr>
        <w:pStyle w:val="CommentText"/>
      </w:pPr>
      <w:r>
        <w:rPr>
          <w:rStyle w:val="CommentReference"/>
        </w:rPr>
        <w:annotationRef/>
      </w:r>
      <w:r>
        <w:t xml:space="preserve">I am not totally convinced </w:t>
      </w:r>
      <w:r w:rsidR="005B1903">
        <w:t xml:space="preserve">that the larvae thing is relevant, </w:t>
      </w:r>
      <w:r w:rsidR="00571503">
        <w:t xml:space="preserve">to our discussion in a paper about wasting… if we </w:t>
      </w:r>
      <w:proofErr w:type="spellStart"/>
      <w:r w:rsidR="00571503">
        <w:t>wanna</w:t>
      </w:r>
      <w:proofErr w:type="spellEnd"/>
      <w:r w:rsidR="00571503">
        <w:t xml:space="preserve"> keep it, perhaps later down where we’re not simply summarizing the biological significance of the results is best.</w:t>
      </w:r>
    </w:p>
  </w:comment>
  <w:comment w:id="53" w:author="Sam Foley" w:date="2021-12-12T13:20:00Z" w:initials="SF">
    <w:p w14:paraId="654FFDA6" w14:textId="44A296BC" w:rsidR="00903181" w:rsidRDefault="00903181">
      <w:pPr>
        <w:pStyle w:val="CommentText"/>
      </w:pPr>
      <w:r>
        <w:rPr>
          <w:rStyle w:val="CommentReference"/>
        </w:rPr>
        <w:annotationRef/>
      </w:r>
      <w:r>
        <w:t xml:space="preserve">Agree with Declan, I think this could go into ta larger implications </w:t>
      </w:r>
      <w:proofErr w:type="gramStart"/>
      <w:r>
        <w:t>section</w:t>
      </w:r>
      <w:proofErr w:type="gramEnd"/>
      <w:r>
        <w:t xml:space="preserve"> but it is not entirely relevant in this section. Is there a paper you can cite here for adult tolerances?</w:t>
      </w:r>
    </w:p>
  </w:comment>
  <w:comment w:id="54" w:author="Jonathan Farr [2]" w:date="2021-12-11T12:24:00Z" w:initials="JF">
    <w:p w14:paraId="415CB2A0" w14:textId="77777777" w:rsidR="00930B40" w:rsidRDefault="00930B40" w:rsidP="00602A16">
      <w:pPr>
        <w:pStyle w:val="CommentText"/>
      </w:pPr>
      <w:r>
        <w:rPr>
          <w:rStyle w:val="CommentReference"/>
        </w:rPr>
        <w:annotationRef/>
      </w:r>
      <w:r>
        <w:rPr>
          <w:lang w:val="en-CA"/>
        </w:rPr>
        <w:t>Find a paper more broadly suggesting that larva and adult echinoderms have similar thermal tolerances</w:t>
      </w:r>
    </w:p>
  </w:comment>
  <w:comment w:id="55" w:author="Declan Taylor [2]" w:date="2021-12-11T20:22:00Z" w:initials="DT">
    <w:p w14:paraId="7C87B1A5" w14:textId="4A38D718" w:rsidR="00671036" w:rsidRDefault="00671036">
      <w:pPr>
        <w:pStyle w:val="CommentText"/>
      </w:pPr>
      <w:r>
        <w:rPr>
          <w:rStyle w:val="CommentReference"/>
        </w:rPr>
        <w:annotationRef/>
      </w:r>
      <w:r>
        <w:t>We can ask @SANDRA</w:t>
      </w:r>
      <w:r w:rsidR="0010416A">
        <w:t xml:space="preserve"> if they think it’s a stretch too!</w:t>
      </w:r>
    </w:p>
  </w:comment>
  <w:comment w:id="56" w:author="Sam Foley" w:date="2021-12-12T13:22:00Z" w:initials="SF">
    <w:p w14:paraId="7A3044B7" w14:textId="5140A5B7" w:rsidR="00903181" w:rsidRDefault="00903181">
      <w:pPr>
        <w:pStyle w:val="CommentText"/>
      </w:pPr>
      <w:r>
        <w:rPr>
          <w:rStyle w:val="CommentReference"/>
        </w:rPr>
        <w:annotationRef/>
      </w:r>
      <w:r>
        <w:t xml:space="preserve">This seems very </w:t>
      </w:r>
      <w:proofErr w:type="gramStart"/>
      <w:r>
        <w:t>introductory,</w:t>
      </w:r>
      <w:proofErr w:type="gramEnd"/>
      <w:r>
        <w:t xml:space="preserve"> I don’t think </w:t>
      </w:r>
      <w:proofErr w:type="spellStart"/>
      <w:r>
        <w:t>its</w:t>
      </w:r>
      <w:proofErr w:type="spellEnd"/>
      <w:r>
        <w:t xml:space="preserve"> bad to reminded readers of intro sections but they should </w:t>
      </w:r>
      <w:proofErr w:type="spellStart"/>
      <w:r>
        <w:t>realte</w:t>
      </w:r>
      <w:proofErr w:type="spellEnd"/>
      <w:r>
        <w:t xml:space="preserve"> to your results/figures</w:t>
      </w:r>
    </w:p>
  </w:comment>
  <w:comment w:id="57" w:author="Sam Foley" w:date="2021-12-12T13:23:00Z" w:initials="SF">
    <w:p w14:paraId="13D83DBA" w14:textId="58E5BB30" w:rsidR="00903181" w:rsidRDefault="00903181">
      <w:pPr>
        <w:pStyle w:val="CommentText"/>
      </w:pPr>
      <w:r>
        <w:rPr>
          <w:rStyle w:val="CommentReference"/>
        </w:rPr>
        <w:annotationRef/>
      </w:r>
      <w:r>
        <w:t>This sounds like it should be in the methods</w:t>
      </w:r>
    </w:p>
  </w:comment>
  <w:comment w:id="58" w:author="Declan Taylor [2]" w:date="2021-12-12T09:28:00Z" w:initials="DT">
    <w:p w14:paraId="0AC3785C" w14:textId="1D38B435" w:rsidR="004B6E26" w:rsidRDefault="004B6E26">
      <w:pPr>
        <w:pStyle w:val="CommentText"/>
      </w:pPr>
      <w:r>
        <w:rPr>
          <w:rStyle w:val="CommentReference"/>
        </w:rPr>
        <w:annotationRef/>
      </w:r>
      <w:r>
        <w:t xml:space="preserve">talk to </w:t>
      </w:r>
      <w:proofErr w:type="spellStart"/>
      <w:r>
        <w:t>sara</w:t>
      </w:r>
      <w:proofErr w:type="spellEnd"/>
      <w:r>
        <w:t xml:space="preserve"> about how muscles stop working in the heat.</w:t>
      </w:r>
    </w:p>
  </w:comment>
  <w:comment w:id="59" w:author="Sam Foley" w:date="2021-12-12T13:24:00Z" w:initials="SF">
    <w:p w14:paraId="1BAB57EC" w14:textId="3F3B0210" w:rsidR="00903181" w:rsidRDefault="00903181">
      <w:pPr>
        <w:pStyle w:val="CommentText"/>
      </w:pPr>
      <w:r>
        <w:rPr>
          <w:rStyle w:val="CommentReference"/>
        </w:rPr>
        <w:annotationRef/>
      </w:r>
      <w:r w:rsidR="00813DF6">
        <w:t xml:space="preserve">Little bit awkward… maybe phrase it more like a </w:t>
      </w:r>
      <w:proofErr w:type="gramStart"/>
      <w:r w:rsidR="00813DF6">
        <w:t>future studies</w:t>
      </w:r>
      <w:proofErr w:type="gramEnd"/>
      <w:r w:rsidR="00813DF6">
        <w:t xml:space="preserve">. </w:t>
      </w:r>
      <w:proofErr w:type="spellStart"/>
      <w:r w:rsidR="00813DF6">
        <w:t>Im</w:t>
      </w:r>
      <w:proofErr w:type="spellEnd"/>
      <w:r w:rsidR="00813DF6">
        <w:t xml:space="preserve"> not sure, maybe just needs rewording</w:t>
      </w:r>
    </w:p>
  </w:comment>
  <w:comment w:id="60" w:author="Sam Foley" w:date="2021-12-12T13:26:00Z" w:initials="SF">
    <w:p w14:paraId="631C7F2C" w14:textId="038B3EDE" w:rsidR="00813DF6" w:rsidRDefault="00813DF6">
      <w:pPr>
        <w:pStyle w:val="CommentText"/>
      </w:pPr>
      <w:r>
        <w:rPr>
          <w:rStyle w:val="CommentReference"/>
        </w:rPr>
        <w:annotationRef/>
      </w:r>
      <w:r>
        <w:t xml:space="preserve">Replace with unit or measurement value </w:t>
      </w:r>
    </w:p>
  </w:comment>
  <w:comment w:id="61" w:author="Sam Foley" w:date="2021-12-12T13:27:00Z" w:initials="SF">
    <w:p w14:paraId="3361E8A1" w14:textId="15C3D2DD" w:rsidR="00813DF6" w:rsidRDefault="00813DF6">
      <w:pPr>
        <w:pStyle w:val="CommentText"/>
      </w:pPr>
      <w:r>
        <w:rPr>
          <w:rStyle w:val="CommentReference"/>
        </w:rPr>
        <w:annotationRef/>
      </w:r>
      <w:r>
        <w:t>Confused?</w:t>
      </w:r>
    </w:p>
  </w:comment>
  <w:comment w:id="62" w:author="Sam Foley" w:date="2021-12-12T13:26:00Z" w:initials="SF">
    <w:p w14:paraId="2FEC80D7" w14:textId="31779D04" w:rsidR="00813DF6" w:rsidRDefault="00813DF6">
      <w:pPr>
        <w:pStyle w:val="CommentText"/>
      </w:pPr>
      <w:r>
        <w:rPr>
          <w:rStyle w:val="CommentReference"/>
        </w:rPr>
        <w:annotationRef/>
      </w:r>
      <w:r>
        <w:t>Figure?</w:t>
      </w:r>
    </w:p>
  </w:comment>
  <w:comment w:id="63" w:author="Sam Foley" w:date="2021-12-12T13:27:00Z" w:initials="SF">
    <w:p w14:paraId="08FB5894" w14:textId="47498850" w:rsidR="00813DF6" w:rsidRDefault="00813DF6">
      <w:pPr>
        <w:pStyle w:val="CommentText"/>
      </w:pPr>
      <w:r>
        <w:rPr>
          <w:rStyle w:val="CommentReference"/>
        </w:rPr>
        <w:annotationRef/>
      </w:r>
      <w:r>
        <w:t xml:space="preserve">Unsure </w:t>
      </w:r>
    </w:p>
  </w:comment>
  <w:comment w:id="69" w:author="Sam Foley" w:date="2021-12-12T13:28:00Z" w:initials="SF">
    <w:p w14:paraId="45900DF8" w14:textId="7DDE1F10" w:rsidR="00813DF6" w:rsidRDefault="00813DF6">
      <w:pPr>
        <w:pStyle w:val="CommentText"/>
      </w:pPr>
      <w:r>
        <w:rPr>
          <w:rStyle w:val="CommentReference"/>
        </w:rPr>
        <w:annotationRef/>
      </w:r>
      <w:r>
        <w:t xml:space="preserve">You could potentially speculate from previous literature, such as how in sponges when they were </w:t>
      </w:r>
      <w:proofErr w:type="gramStart"/>
      <w:r>
        <w:t>touched</w:t>
      </w:r>
      <w:proofErr w:type="gramEnd"/>
      <w:r>
        <w:t xml:space="preserve"> they became stress and no longer had good osculum flow</w:t>
      </w:r>
    </w:p>
  </w:comment>
  <w:comment w:id="70" w:author="Sam Foley" w:date="2021-12-12T13:29:00Z" w:initials="SF">
    <w:p w14:paraId="790EA402" w14:textId="547BFF2A" w:rsidR="00813DF6" w:rsidRDefault="00813DF6">
      <w:pPr>
        <w:pStyle w:val="CommentText"/>
      </w:pPr>
      <w:r>
        <w:rPr>
          <w:rStyle w:val="CommentReference"/>
        </w:rPr>
        <w:annotationRef/>
      </w:r>
      <w:r>
        <w:t>Include a relevant figure</w:t>
      </w:r>
    </w:p>
  </w:comment>
  <w:comment w:id="71" w:author="Jonathan Farr [2]" w:date="2021-12-11T15:40:00Z" w:initials="JF">
    <w:p w14:paraId="0E934C5D" w14:textId="77777777" w:rsidR="00261FCF" w:rsidRDefault="00261FCF" w:rsidP="00771BF8">
      <w:pPr>
        <w:pStyle w:val="CommentText"/>
      </w:pPr>
      <w:r>
        <w:rPr>
          <w:rStyle w:val="CommentReference"/>
        </w:rPr>
        <w:annotationRef/>
      </w:r>
      <w:r>
        <w:rPr>
          <w:lang w:val="en-CA"/>
        </w:rPr>
        <w:t>Add citation to show what thermal shock is?</w:t>
      </w:r>
    </w:p>
  </w:comment>
  <w:comment w:id="72" w:author="Jonathan Farr [2]" w:date="2021-12-11T15:40:00Z" w:initials="JF">
    <w:p w14:paraId="57862424" w14:textId="43E552E4" w:rsidR="00261FCF" w:rsidRDefault="00261FCF" w:rsidP="00261FCF">
      <w:pPr>
        <w:pStyle w:val="CommentText"/>
      </w:pPr>
      <w:r>
        <w:rPr>
          <w:rStyle w:val="CommentReference"/>
        </w:rPr>
        <w:annotationRef/>
      </w:r>
      <w:r>
        <w:rPr>
          <w:lang w:val="en-CA"/>
        </w:rPr>
        <w:t>It'd be great to find another citation for this</w:t>
      </w:r>
    </w:p>
  </w:comment>
  <w:comment w:id="74" w:author="Sam Foley" w:date="2021-12-12T13:30:00Z" w:initials="SF">
    <w:p w14:paraId="34F76636" w14:textId="664C355C" w:rsidR="0024387C" w:rsidRDefault="0024387C">
      <w:pPr>
        <w:pStyle w:val="CommentText"/>
      </w:pPr>
      <w:r>
        <w:rPr>
          <w:rStyle w:val="CommentReference"/>
        </w:rPr>
        <w:annotationRef/>
      </w:r>
      <w:r>
        <w:t xml:space="preserve">General note, I would either use the </w:t>
      </w:r>
      <w:proofErr w:type="spellStart"/>
      <w:r>
        <w:t>latin</w:t>
      </w:r>
      <w:proofErr w:type="spellEnd"/>
      <w:r>
        <w:t xml:space="preserve"> name or the common name of “giant sea cucumbers” to be consistent and more proper</w:t>
      </w:r>
    </w:p>
  </w:comment>
  <w:comment w:id="75" w:author="Sam Foley" w:date="2021-12-12T13:31:00Z" w:initials="SF">
    <w:p w14:paraId="420AE70D" w14:textId="1FFF23B8" w:rsidR="0024387C" w:rsidRDefault="0024387C">
      <w:pPr>
        <w:pStyle w:val="CommentText"/>
      </w:pPr>
      <w:r>
        <w:rPr>
          <w:rStyle w:val="CommentReference"/>
        </w:rPr>
        <w:annotationRef/>
      </w:r>
      <w:r>
        <w:t>Can you name like a class or order?</w:t>
      </w:r>
    </w:p>
  </w:comment>
  <w:comment w:id="79" w:author="Sam Foley" w:date="2021-12-12T13:32:00Z" w:initials="SF">
    <w:p w14:paraId="0AC78E6D" w14:textId="4A4B9C61" w:rsidR="0024387C" w:rsidRDefault="0024387C">
      <w:pPr>
        <w:pStyle w:val="CommentText"/>
      </w:pPr>
      <w:r>
        <w:rPr>
          <w:rStyle w:val="CommentReference"/>
        </w:rPr>
        <w:annotationRef/>
      </w:r>
      <w:r>
        <w:rPr>
          <w:rStyle w:val="CommentReference"/>
        </w:rPr>
        <w:t>specimens</w:t>
      </w:r>
    </w:p>
  </w:comment>
  <w:comment w:id="82" w:author="Sam Foley" w:date="2021-12-12T13:33:00Z" w:initials="SF">
    <w:p w14:paraId="262584BB" w14:textId="336BA7D3" w:rsidR="0024387C" w:rsidRDefault="0024387C">
      <w:pPr>
        <w:pStyle w:val="CommentText"/>
      </w:pPr>
      <w:r>
        <w:rPr>
          <w:rStyle w:val="CommentReference"/>
        </w:rPr>
        <w:annotationRef/>
      </w:r>
      <w:r>
        <w:t>cite model</w:t>
      </w:r>
    </w:p>
  </w:comment>
  <w:comment w:id="84" w:author="Declan Taylor [2]" w:date="2021-12-11T19:44:00Z" w:initials="DT">
    <w:p w14:paraId="046D6C9C" w14:textId="27F64A83" w:rsidR="00F06546" w:rsidRDefault="00F06546">
      <w:pPr>
        <w:pStyle w:val="CommentText"/>
      </w:pPr>
      <w:r>
        <w:rPr>
          <w:rStyle w:val="CommentReference"/>
        </w:rPr>
        <w:annotationRef/>
      </w:r>
      <w:r>
        <w:t xml:space="preserve">@SANDRA how best to say this w/o sounding like pretentious </w:t>
      </w:r>
      <w:proofErr w:type="gramStart"/>
      <w:r>
        <w:t>fucks</w:t>
      </w:r>
      <w:proofErr w:type="gramEnd"/>
      <w:r>
        <w:t>?</w:t>
      </w:r>
    </w:p>
  </w:comment>
  <w:comment w:id="83" w:author="Sam Foley" w:date="2021-12-12T13:50:00Z" w:initials="SF">
    <w:p w14:paraId="064E9DBA" w14:textId="1E6C6A27" w:rsidR="00C3235B" w:rsidRDefault="00C3235B">
      <w:pPr>
        <w:pStyle w:val="CommentText"/>
      </w:pPr>
      <w:r>
        <w:rPr>
          <w:rStyle w:val="CommentReference"/>
        </w:rPr>
        <w:annotationRef/>
      </w:r>
      <w:r>
        <w:t>Reword as its currently phrased confusingly</w:t>
      </w:r>
    </w:p>
  </w:comment>
  <w:comment w:id="85" w:author="Sam Foley" w:date="2021-12-12T13:53:00Z" w:initials="SF">
    <w:p w14:paraId="5E5F571D" w14:textId="299A36E4" w:rsidR="00C3235B" w:rsidRDefault="00C3235B">
      <w:pPr>
        <w:pStyle w:val="CommentText"/>
      </w:pPr>
      <w:r>
        <w:rPr>
          <w:rStyle w:val="CommentReference"/>
        </w:rPr>
        <w:annotationRef/>
      </w:r>
      <w:r>
        <w:t xml:space="preserve">Sorry I didn’t read the intro in depth, was this a cite in the intro? If </w:t>
      </w:r>
      <w:proofErr w:type="gramStart"/>
      <w:r>
        <w:t>not</w:t>
      </w:r>
      <w:proofErr w:type="gramEnd"/>
      <w:r>
        <w:t xml:space="preserve"> I do not know if this is necessary to add </w:t>
      </w:r>
    </w:p>
  </w:comment>
  <w:comment w:id="86" w:author="Sam Foley" w:date="2021-12-12T13:54:00Z" w:initials="SF">
    <w:p w14:paraId="57FDFBF9" w14:textId="1362B771" w:rsidR="00C3235B" w:rsidRDefault="00C3235B">
      <w:pPr>
        <w:pStyle w:val="CommentText"/>
      </w:pPr>
      <w:r>
        <w:rPr>
          <w:rStyle w:val="CommentReference"/>
        </w:rPr>
        <w:annotationRef/>
      </w:r>
      <w:r>
        <w:t>Is there a graph or something to reference here?</w:t>
      </w:r>
    </w:p>
  </w:comment>
  <w:comment w:id="87" w:author="Sam Foley" w:date="2021-12-12T13:59:00Z" w:initials="SF">
    <w:p w14:paraId="664B13F4" w14:textId="7BF3556B" w:rsidR="005569EE" w:rsidRDefault="005569EE">
      <w:pPr>
        <w:pStyle w:val="CommentText"/>
      </w:pPr>
      <w:r>
        <w:rPr>
          <w:rStyle w:val="CommentReference"/>
        </w:rPr>
        <w:annotationRef/>
      </w:r>
      <w:r>
        <w:t xml:space="preserve">I would add limitations like maybe </w:t>
      </w:r>
      <w:proofErr w:type="gramStart"/>
      <w:r>
        <w:t>that cucumbers</w:t>
      </w:r>
      <w:proofErr w:type="gramEnd"/>
      <w:r>
        <w:t xml:space="preserve"> shared bins or imagine like if you were recommending another researcher to consider if they were repeating your </w:t>
      </w:r>
      <w:proofErr w:type="spellStart"/>
      <w:r>
        <w:t>expriement</w:t>
      </w:r>
      <w:proofErr w:type="spellEnd"/>
    </w:p>
  </w:comment>
  <w:comment w:id="88" w:author="Declan Taylor [2]" w:date="2021-12-12T09:58:00Z" w:initials="DT">
    <w:p w14:paraId="4961246F" w14:textId="527119F9" w:rsidR="004D76E7" w:rsidRDefault="004D76E7">
      <w:pPr>
        <w:pStyle w:val="CommentText"/>
      </w:pPr>
      <w:r>
        <w:rPr>
          <w:rStyle w:val="CommentReference"/>
        </w:rPr>
        <w:annotationRef/>
      </w:r>
      <w:r w:rsidR="00131D3F">
        <w:t>Rework 1</w:t>
      </w:r>
      <w:r w:rsidR="00131D3F" w:rsidRPr="00131D3F">
        <w:rPr>
          <w:vertAlign w:val="superscript"/>
        </w:rPr>
        <w:t>st</w:t>
      </w:r>
      <w:r w:rsidR="00131D3F">
        <w:t xml:space="preserve"> sentence</w:t>
      </w:r>
    </w:p>
  </w:comment>
  <w:comment w:id="89" w:author="Sam Foley" w:date="2021-12-12T13:55:00Z" w:initials="SF">
    <w:p w14:paraId="6B9735B7" w14:textId="0B98B8CF" w:rsidR="005569EE" w:rsidRDefault="005569EE">
      <w:pPr>
        <w:pStyle w:val="CommentText"/>
      </w:pPr>
      <w:r>
        <w:rPr>
          <w:rStyle w:val="CommentReference"/>
        </w:rPr>
        <w:annotationRef/>
      </w:r>
      <w:proofErr w:type="gramStart"/>
      <w:r>
        <w:t>Yes</w:t>
      </w:r>
      <w:proofErr w:type="gramEnd"/>
      <w:r>
        <w:t xml:space="preserve"> needs to be re-worked</w:t>
      </w:r>
    </w:p>
  </w:comment>
  <w:comment w:id="92" w:author="Declan Taylor [2]" w:date="2021-12-12T10:00:00Z" w:initials="DT">
    <w:p w14:paraId="504A081E" w14:textId="54C21EDB" w:rsidR="006E35F3" w:rsidRDefault="006E35F3">
      <w:pPr>
        <w:pStyle w:val="CommentText"/>
      </w:pPr>
      <w:r>
        <w:rPr>
          <w:rStyle w:val="CommentReference"/>
        </w:rPr>
        <w:annotationRef/>
      </w:r>
      <w:r>
        <w:t>This is the correct spelling.</w:t>
      </w:r>
    </w:p>
  </w:comment>
  <w:comment w:id="93" w:author="Declan Taylor [2]" w:date="2021-12-12T10:00:00Z" w:initials="DT">
    <w:p w14:paraId="65220804" w14:textId="1F905AF6" w:rsidR="00B00FF1" w:rsidRDefault="00B00FF1">
      <w:pPr>
        <w:pStyle w:val="CommentText"/>
      </w:pPr>
      <w:r>
        <w:rPr>
          <w:rStyle w:val="CommentReference"/>
        </w:rPr>
        <w:annotationRef/>
      </w:r>
      <w:r>
        <w:t>We can simplify this</w:t>
      </w:r>
    </w:p>
  </w:comment>
  <w:comment w:id="98" w:author="Sam Foley" w:date="2021-12-12T13:57:00Z" w:initials="SF">
    <w:p w14:paraId="29029340" w14:textId="16D720C5" w:rsidR="005569EE" w:rsidRDefault="005569EE">
      <w:pPr>
        <w:pStyle w:val="CommentText"/>
      </w:pPr>
      <w:r>
        <w:rPr>
          <w:rStyle w:val="CommentReference"/>
        </w:rPr>
        <w:annotationRef/>
      </w:r>
      <w:r>
        <w:t>Maybe leading with there may have been a temporal element? Then going into the details of when the experiment was performed</w:t>
      </w:r>
    </w:p>
  </w:comment>
  <w:comment w:id="99" w:author="Declan Taylor [2]" w:date="2021-12-12T10:03:00Z" w:initials="DT">
    <w:p w14:paraId="23337CF8" w14:textId="1E03D794" w:rsidR="00DA7F56" w:rsidRDefault="00DA7F56">
      <w:pPr>
        <w:pStyle w:val="CommentText"/>
      </w:pPr>
      <w:r>
        <w:rPr>
          <w:rStyle w:val="CommentReference"/>
        </w:rPr>
        <w:annotationRef/>
      </w:r>
      <w:r>
        <w:t>Move this somewhere else.</w:t>
      </w:r>
    </w:p>
  </w:comment>
  <w:comment w:id="100" w:author="Sam Foley" w:date="2021-12-12T13:58:00Z" w:initials="SF">
    <w:p w14:paraId="42D205A2" w14:textId="23969422" w:rsidR="005569EE" w:rsidRDefault="005569EE">
      <w:pPr>
        <w:pStyle w:val="CommentText"/>
      </w:pPr>
      <w:r>
        <w:rPr>
          <w:rStyle w:val="CommentReference"/>
        </w:rPr>
        <w:annotationRef/>
      </w:r>
      <w:r>
        <w:t xml:space="preserve">Agree this seems very left field </w:t>
      </w:r>
    </w:p>
  </w:comment>
  <w:comment w:id="101" w:author="Sam Foley" w:date="2021-12-12T13:58:00Z" w:initials="SF">
    <w:p w14:paraId="2002AB6F" w14:textId="1A383B5A" w:rsidR="005569EE" w:rsidRDefault="005569EE">
      <w:pPr>
        <w:pStyle w:val="CommentText"/>
      </w:pPr>
      <w:r>
        <w:rPr>
          <w:rStyle w:val="CommentReference"/>
        </w:rPr>
        <w:annotationRef/>
      </w:r>
      <w:r>
        <w:t>reword</w:t>
      </w:r>
    </w:p>
  </w:comment>
  <w:comment w:id="102" w:author="Jonathan Farr [2]" w:date="2021-12-12T10:05:00Z" w:initials="JF">
    <w:p w14:paraId="040379BE" w14:textId="77777777" w:rsidR="004C7297" w:rsidRDefault="004C7297" w:rsidP="00C564E0">
      <w:pPr>
        <w:pStyle w:val="CommentText"/>
      </w:pPr>
      <w:r>
        <w:rPr>
          <w:rStyle w:val="CommentReference"/>
        </w:rPr>
        <w:annotationRef/>
      </w:r>
      <w:r>
        <w:rPr>
          <w:lang w:val="en-CA"/>
        </w:rPr>
        <w:t xml:space="preserve">Delete? We repeat this below </w:t>
      </w:r>
    </w:p>
  </w:comment>
  <w:comment w:id="103" w:author="Declan Taylor [2]" w:date="2021-12-12T09:43:00Z" w:initials="DT">
    <w:p w14:paraId="17DC3C2D" w14:textId="1462136A" w:rsidR="00ED2335" w:rsidRDefault="00ED2335" w:rsidP="004C7297">
      <w:pPr>
        <w:pStyle w:val="CommentText"/>
      </w:pPr>
      <w:r>
        <w:rPr>
          <w:rStyle w:val="CommentReference"/>
        </w:rPr>
        <w:annotationRef/>
      </w:r>
      <w:r>
        <w:t>@SANDRA: bacteria terminology</w:t>
      </w:r>
    </w:p>
  </w:comment>
  <w:comment w:id="104" w:author="Declan Taylor" w:date="2021-12-11T17:38:00Z" w:initials="DT">
    <w:p w14:paraId="2499134A" w14:textId="32763452" w:rsidR="00836A32" w:rsidRDefault="00836A32" w:rsidP="00836A32">
      <w:pPr>
        <w:pStyle w:val="CommentText"/>
      </w:pPr>
      <w:r>
        <w:rPr>
          <w:rStyle w:val="CommentReference"/>
        </w:rPr>
        <w:annotationRef/>
      </w:r>
      <w:r>
        <w:t xml:space="preserve">I’m trying to say that they’ve sampled tissue and found </w:t>
      </w:r>
      <w:proofErr w:type="gramStart"/>
      <w:r>
        <w:t>viruses</w:t>
      </w:r>
      <w:proofErr w:type="gramEnd"/>
      <w:r>
        <w:t xml:space="preserve"> but they haven’t done injection </w:t>
      </w:r>
      <w:proofErr w:type="spellStart"/>
      <w:r>
        <w:t>experiements</w:t>
      </w:r>
      <w:proofErr w:type="spellEnd"/>
      <w:r>
        <w:t xml:space="preserve"> to prove this is the causal agent.</w:t>
      </w:r>
    </w:p>
  </w:comment>
  <w:comment w:id="105" w:author="Declan Taylor" w:date="2021-12-11T17:39:00Z" w:initials="DT">
    <w:p w14:paraId="1F85C2D2" w14:textId="77777777" w:rsidR="00836A32" w:rsidRDefault="00836A32" w:rsidP="00836A32">
      <w:pPr>
        <w:pStyle w:val="CommentText"/>
      </w:pPr>
      <w:r>
        <w:rPr>
          <w:rStyle w:val="CommentReference"/>
        </w:rPr>
        <w:annotationRef/>
      </w:r>
      <w:r>
        <w:t xml:space="preserve">Hewson </w:t>
      </w:r>
      <w:r>
        <w:rPr>
          <w:rFonts w:ascii="Wingdings" w:eastAsia="Wingdings" w:hAnsi="Wingdings" w:cs="Wingdings"/>
        </w:rPr>
        <w:t>J</w:t>
      </w:r>
    </w:p>
  </w:comment>
  <w:comment w:id="106" w:author="Declan Taylor [2]" w:date="2021-12-12T09:51:00Z" w:initials="DT">
    <w:p w14:paraId="7381B546" w14:textId="720F364B" w:rsidR="00000011" w:rsidRDefault="00000011">
      <w:pPr>
        <w:pStyle w:val="CommentText"/>
      </w:pPr>
      <w:r>
        <w:rPr>
          <w:rStyle w:val="CommentReference"/>
        </w:rPr>
        <w:annotationRef/>
      </w:r>
      <w:r>
        <w:t>Is this extraneous/irrelevant?</w:t>
      </w:r>
    </w:p>
  </w:comment>
  <w:comment w:id="107" w:author="Sam Foley" w:date="2021-12-12T14:01:00Z" w:initials="SF">
    <w:p w14:paraId="4D4C6560" w14:textId="6996C91D" w:rsidR="00D63051" w:rsidRDefault="00D63051">
      <w:pPr>
        <w:pStyle w:val="CommentText"/>
      </w:pPr>
      <w:r>
        <w:rPr>
          <w:rStyle w:val="CommentReference"/>
        </w:rPr>
        <w:annotationRef/>
      </w:r>
      <w:r>
        <w:t xml:space="preserve">Maybe add in where they </w:t>
      </w:r>
      <w:proofErr w:type="gramStart"/>
      <w:r>
        <w:t>relate;</w:t>
      </w:r>
      <w:proofErr w:type="gramEnd"/>
      <w:r>
        <w:t xml:space="preserve"> same order? Same class?</w:t>
      </w:r>
    </w:p>
  </w:comment>
  <w:comment w:id="110" w:author="Declan Taylor [2]" w:date="2021-12-12T09:55:00Z" w:initials="DT">
    <w:p w14:paraId="12A651F8" w14:textId="11654F7E" w:rsidR="00AC77D1" w:rsidRDefault="00AC77D1">
      <w:pPr>
        <w:pStyle w:val="CommentText"/>
      </w:pPr>
      <w:r>
        <w:rPr>
          <w:rStyle w:val="CommentReference"/>
        </w:rPr>
        <w:annotationRef/>
      </w:r>
      <w:r>
        <w:t>I like how we build up to this sentence! I think we can also get a bit more specific about what environmental factors may be threatening cucumbers</w:t>
      </w:r>
    </w:p>
  </w:comment>
  <w:comment w:id="109" w:author="Sam Foley" w:date="2021-12-12T14:07:00Z" w:initials="SF">
    <w:p w14:paraId="42EAC4A7" w14:textId="0490BDED" w:rsidR="003C1E03" w:rsidRDefault="003C1E03">
      <w:pPr>
        <w:pStyle w:val="CommentText"/>
      </w:pPr>
      <w:r>
        <w:rPr>
          <w:rStyle w:val="CommentReference"/>
        </w:rPr>
        <w:annotationRef/>
      </w:r>
      <w:r>
        <w:t xml:space="preserve">I would go less into </w:t>
      </w:r>
      <w:proofErr w:type="spellStart"/>
      <w:r>
        <w:t>reseach</w:t>
      </w:r>
      <w:proofErr w:type="spellEnd"/>
      <w:r>
        <w:t xml:space="preserve"> of sea </w:t>
      </w:r>
      <w:proofErr w:type="spellStart"/>
      <w:r>
        <w:t>ucmbers</w:t>
      </w:r>
      <w:proofErr w:type="spellEnd"/>
      <w:r>
        <w:t xml:space="preserve"> in </w:t>
      </w:r>
      <w:proofErr w:type="spellStart"/>
      <w:r>
        <w:t>Nanoose</w:t>
      </w:r>
      <w:proofErr w:type="spellEnd"/>
      <w:r>
        <w:t xml:space="preserve">, I talk more about future directions from your own research and findings, even relating it to </w:t>
      </w:r>
      <w:proofErr w:type="spellStart"/>
      <w:r>
        <w:t>Bamfield</w:t>
      </w:r>
      <w:proofErr w:type="spellEnd"/>
      <w:r>
        <w:t xml:space="preserve"> cucumbers</w:t>
      </w:r>
    </w:p>
  </w:comment>
  <w:comment w:id="112" w:author="Jonathan Farr [2]" w:date="2021-12-12T09:59:00Z" w:initials="JF">
    <w:p w14:paraId="47874305" w14:textId="77777777" w:rsidR="00097F07" w:rsidRDefault="00097F07" w:rsidP="00C564E0">
      <w:pPr>
        <w:pStyle w:val="CommentText"/>
      </w:pPr>
      <w:r>
        <w:rPr>
          <w:rStyle w:val="CommentReference"/>
        </w:rPr>
        <w:annotationRef/>
      </w:r>
      <w:r>
        <w:rPr>
          <w:lang w:val="en-CA"/>
        </w:rPr>
        <w:t xml:space="preserve">This sucks, isn't even a mic drop moment and needs more sauce. Rephrase </w:t>
      </w:r>
      <w:proofErr w:type="gramStart"/>
      <w:r>
        <w:rPr>
          <w:lang w:val="en-CA"/>
        </w:rPr>
        <w:t>later on</w:t>
      </w:r>
      <w:proofErr w:type="gramEnd"/>
    </w:p>
  </w:comment>
  <w:comment w:id="111" w:author="Sam Foley" w:date="2021-12-12T14:09:00Z" w:initials="SF">
    <w:p w14:paraId="0B20F391" w14:textId="2C5B1A5E" w:rsidR="003C1E03" w:rsidRDefault="003C1E03">
      <w:pPr>
        <w:pStyle w:val="CommentText"/>
      </w:pPr>
      <w:r>
        <w:rPr>
          <w:rStyle w:val="CommentReference"/>
        </w:rPr>
        <w:annotationRef/>
      </w:r>
      <w:proofErr w:type="spellStart"/>
      <w:proofErr w:type="gramStart"/>
      <w:r>
        <w:t>Its</w:t>
      </w:r>
      <w:proofErr w:type="spellEnd"/>
      <w:proofErr w:type="gramEnd"/>
      <w:r>
        <w:t xml:space="preserve"> been a while since </w:t>
      </w:r>
      <w:proofErr w:type="spellStart"/>
      <w:r>
        <w:t>ive</w:t>
      </w:r>
      <w:proofErr w:type="spellEnd"/>
      <w:r>
        <w:t xml:space="preserve"> written a discussion but I think its nice to wrap up and restate if your hypothesis and predictions were supported. </w:t>
      </w:r>
      <w:proofErr w:type="spellStart"/>
      <w:r>
        <w:t>Kinda</w:t>
      </w:r>
      <w:proofErr w:type="spellEnd"/>
      <w:r>
        <w:t xml:space="preserve"> like a strong summary to go in hand with your take home message </w:t>
      </w:r>
    </w:p>
  </w:comment>
  <w:comment w:id="113" w:author="Sam Foley" w:date="2021-12-12T14:10:00Z" w:initials="SF">
    <w:p w14:paraId="5EB9C416" w14:textId="77777777" w:rsidR="003C1E03" w:rsidRDefault="003C1E03">
      <w:pPr>
        <w:pStyle w:val="CommentText"/>
      </w:pPr>
      <w:r>
        <w:rPr>
          <w:rStyle w:val="CommentReference"/>
        </w:rPr>
        <w:annotationRef/>
      </w:r>
      <w:r>
        <w:t xml:space="preserve">I didn’t mind this </w:t>
      </w:r>
      <w:r>
        <w:sym w:font="Wingdings" w:char="F04A"/>
      </w:r>
      <w:r>
        <w:t xml:space="preserve"> </w:t>
      </w:r>
    </w:p>
    <w:p w14:paraId="31605002" w14:textId="707BF6D9" w:rsidR="003C1E03" w:rsidRDefault="003C1E03">
      <w:pPr>
        <w:pStyle w:val="CommentText"/>
      </w:pPr>
    </w:p>
  </w:comment>
  <w:comment w:id="120" w:author="Sam Foley" w:date="2021-12-12T14:10:00Z" w:initials="SF">
    <w:p w14:paraId="48708056" w14:textId="7EB82D6E" w:rsidR="003C1E03" w:rsidRDefault="003C1E03">
      <w:pPr>
        <w:pStyle w:val="CommentText"/>
      </w:pPr>
      <w:r>
        <w:rPr>
          <w:rStyle w:val="CommentReference"/>
        </w:rPr>
        <w:annotationRef/>
      </w:r>
    </w:p>
  </w:comment>
  <w:comment w:id="122" w:author="Jonathan Farr [2]" w:date="2021-12-11T11:44:00Z" w:initials="JF">
    <w:p w14:paraId="32D780F7" w14:textId="5952554D" w:rsidR="002C2437" w:rsidRDefault="002C2437" w:rsidP="00097F07">
      <w:pPr>
        <w:pStyle w:val="CommentText"/>
      </w:pPr>
      <w:r>
        <w:rPr>
          <w:rStyle w:val="CommentReference"/>
        </w:rPr>
        <w:annotationRef/>
      </w:r>
      <w:r>
        <w:rPr>
          <w:lang w:val="en-CA"/>
        </w:rPr>
        <w:t>Add scale bars</w:t>
      </w:r>
    </w:p>
  </w:comment>
  <w:comment w:id="123" w:author="Jonathan Farr [2]" w:date="2021-12-11T11:44:00Z" w:initials="JF">
    <w:p w14:paraId="6A630A43" w14:textId="107B4A9E" w:rsidR="002C2437" w:rsidRDefault="002C2437" w:rsidP="002C2437">
      <w:pPr>
        <w:pStyle w:val="CommentText"/>
      </w:pPr>
      <w:r>
        <w:rPr>
          <w:rStyle w:val="CommentReference"/>
        </w:rPr>
        <w:annotationRef/>
      </w:r>
      <w:r>
        <w:rPr>
          <w:lang w:val="en-CA"/>
        </w:rPr>
        <w:t>Need higher res photo (if it exists)</w:t>
      </w:r>
    </w:p>
  </w:comment>
  <w:comment w:id="124" w:author="Jonathan Farr [2]" w:date="2021-12-11T11:44:00Z" w:initials="JF">
    <w:p w14:paraId="47CE492F" w14:textId="77777777" w:rsidR="000152D6" w:rsidRDefault="000152D6" w:rsidP="00602A16">
      <w:pPr>
        <w:pStyle w:val="CommentText"/>
      </w:pPr>
      <w:r>
        <w:rPr>
          <w:rStyle w:val="CommentReference"/>
        </w:rPr>
        <w:annotationRef/>
      </w:r>
      <w:r>
        <w:rPr>
          <w:lang w:val="en-CA"/>
        </w:rPr>
        <w:t>Add proper scale bars</w:t>
      </w:r>
    </w:p>
  </w:comment>
  <w:comment w:id="125" w:author="Jonathan Farr" w:date="2021-12-02T20:54:00Z" w:initials="JF">
    <w:p w14:paraId="171D14C8" w14:textId="4FDA6E1C" w:rsidR="001607D3" w:rsidRDefault="001607D3" w:rsidP="000152D6">
      <w:pPr>
        <w:pStyle w:val="CommentText"/>
      </w:pPr>
      <w:r>
        <w:rPr>
          <w:lang w:val="en-CA"/>
        </w:rPr>
        <w:t xml:space="preserve">@SANDRA: </w:t>
      </w:r>
      <w:r>
        <w:rPr>
          <w:rStyle w:val="CommentReference"/>
        </w:rPr>
        <w:annotationRef/>
      </w:r>
      <w:r>
        <w:rPr>
          <w:lang w:val="en-CA"/>
        </w:rPr>
        <w:t>Would this be more powerful if we had actual p values (</w:t>
      </w:r>
      <w:proofErr w:type="gramStart"/>
      <w:r>
        <w:rPr>
          <w:lang w:val="en-CA"/>
        </w:rPr>
        <w:t>i.e.</w:t>
      </w:r>
      <w:proofErr w:type="gramEnd"/>
      <w:r>
        <w:rPr>
          <w:lang w:val="en-CA"/>
        </w:rPr>
        <w:t xml:space="preserve"> did not do model selection and just showed results from the full model) or is it fine as-is?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1BE26E" w15:done="0"/>
  <w15:commentEx w15:paraId="03CA8349" w15:done="0"/>
  <w15:commentEx w15:paraId="0B1B3B99" w15:done="0"/>
  <w15:commentEx w15:paraId="621B9849" w15:done="0"/>
  <w15:commentEx w15:paraId="3D4C4646" w15:done="0"/>
  <w15:commentEx w15:paraId="2D507671" w15:done="0"/>
  <w15:commentEx w15:paraId="0EDEF184" w15:done="0"/>
  <w15:commentEx w15:paraId="3CC58541" w15:done="0"/>
  <w15:commentEx w15:paraId="76AB9989" w15:done="0"/>
  <w15:commentEx w15:paraId="08212432" w15:done="0"/>
  <w15:commentEx w15:paraId="4AD0A29B" w15:done="0"/>
  <w15:commentEx w15:paraId="2B1C7DB7" w15:done="0"/>
  <w15:commentEx w15:paraId="611DF43B" w15:done="0"/>
  <w15:commentEx w15:paraId="3ABFE2E8" w15:done="0"/>
  <w15:commentEx w15:paraId="6A8F3F64" w15:done="0"/>
  <w15:commentEx w15:paraId="734FA83F" w15:done="0"/>
  <w15:commentEx w15:paraId="726D218C" w15:done="0"/>
  <w15:commentEx w15:paraId="6ADD8A1C" w15:done="0"/>
  <w15:commentEx w15:paraId="3061CB98" w15:done="0"/>
  <w15:commentEx w15:paraId="36D81F60" w15:done="0"/>
  <w15:commentEx w15:paraId="060BD093" w15:done="0"/>
  <w15:commentEx w15:paraId="1BA49E48" w15:done="0"/>
  <w15:commentEx w15:paraId="0E4D5D50" w15:done="0"/>
  <w15:commentEx w15:paraId="293AE780" w15:done="0"/>
  <w15:commentEx w15:paraId="65833BAD" w15:done="0"/>
  <w15:commentEx w15:paraId="3B6D0967" w15:done="0"/>
  <w15:commentEx w15:paraId="3C49F363" w15:done="0"/>
  <w15:commentEx w15:paraId="727301E1" w15:done="0"/>
  <w15:commentEx w15:paraId="654FFDA6" w15:done="0"/>
  <w15:commentEx w15:paraId="415CB2A0" w15:done="0"/>
  <w15:commentEx w15:paraId="7C87B1A5" w15:paraIdParent="415CB2A0" w15:done="0"/>
  <w15:commentEx w15:paraId="7A3044B7" w15:done="0"/>
  <w15:commentEx w15:paraId="13D83DBA" w15:done="0"/>
  <w15:commentEx w15:paraId="0AC3785C" w15:done="0"/>
  <w15:commentEx w15:paraId="1BAB57EC" w15:done="0"/>
  <w15:commentEx w15:paraId="631C7F2C" w15:done="0"/>
  <w15:commentEx w15:paraId="3361E8A1" w15:done="0"/>
  <w15:commentEx w15:paraId="2FEC80D7" w15:done="0"/>
  <w15:commentEx w15:paraId="08FB5894" w15:done="0"/>
  <w15:commentEx w15:paraId="45900DF8" w15:done="0"/>
  <w15:commentEx w15:paraId="790EA402" w15:done="0"/>
  <w15:commentEx w15:paraId="0E934C5D" w15:done="0"/>
  <w15:commentEx w15:paraId="57862424" w15:done="0"/>
  <w15:commentEx w15:paraId="34F76636" w15:done="0"/>
  <w15:commentEx w15:paraId="420AE70D" w15:done="0"/>
  <w15:commentEx w15:paraId="0AC78E6D" w15:done="0"/>
  <w15:commentEx w15:paraId="262584BB" w15:done="0"/>
  <w15:commentEx w15:paraId="046D6C9C" w15:done="0"/>
  <w15:commentEx w15:paraId="064E9DBA" w15:done="0"/>
  <w15:commentEx w15:paraId="5E5F571D" w15:done="0"/>
  <w15:commentEx w15:paraId="57FDFBF9" w15:done="0"/>
  <w15:commentEx w15:paraId="664B13F4" w15:done="0"/>
  <w15:commentEx w15:paraId="4961246F" w15:done="0"/>
  <w15:commentEx w15:paraId="6B9735B7" w15:done="0"/>
  <w15:commentEx w15:paraId="504A081E" w15:done="0"/>
  <w15:commentEx w15:paraId="65220804" w15:done="0"/>
  <w15:commentEx w15:paraId="29029340" w15:done="0"/>
  <w15:commentEx w15:paraId="23337CF8" w15:done="0"/>
  <w15:commentEx w15:paraId="42D205A2" w15:paraIdParent="23337CF8" w15:done="0"/>
  <w15:commentEx w15:paraId="2002AB6F" w15:done="0"/>
  <w15:commentEx w15:paraId="040379BE" w15:done="0"/>
  <w15:commentEx w15:paraId="17DC3C2D" w15:done="0"/>
  <w15:commentEx w15:paraId="2499134A" w15:done="0"/>
  <w15:commentEx w15:paraId="1F85C2D2" w15:done="0"/>
  <w15:commentEx w15:paraId="7381B546" w15:done="0"/>
  <w15:commentEx w15:paraId="4D4C6560" w15:done="0"/>
  <w15:commentEx w15:paraId="12A651F8" w15:done="0"/>
  <w15:commentEx w15:paraId="42EAC4A7" w15:done="0"/>
  <w15:commentEx w15:paraId="47874305" w15:done="0"/>
  <w15:commentEx w15:paraId="0B20F391" w15:done="0"/>
  <w15:commentEx w15:paraId="31605002" w15:done="0"/>
  <w15:commentEx w15:paraId="48708056" w15:done="0"/>
  <w15:commentEx w15:paraId="32D780F7" w15:done="0"/>
  <w15:commentEx w15:paraId="6A630A43" w15:done="0"/>
  <w15:commentEx w15:paraId="47CE492F" w15:done="0"/>
  <w15:commentEx w15:paraId="171D14C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F7BE6" w16cex:dateUtc="2021-11-30T04:13:00Z"/>
  <w16cex:commentExtensible w16cex:durableId="255DEE5C" w16cex:dateUtc="2021-12-10T23:18:00Z"/>
  <w16cex:commentExtensible w16cex:durableId="255DF721" w16cex:dateUtc="2021-12-10T23:56:00Z"/>
  <w16cex:commentExtensible w16cex:durableId="255F7FBE" w16cex:dateUtc="2021-12-11T01:24:00Z"/>
  <w16cex:commentExtensible w16cex:durableId="255F810E" w16cex:dateUtc="2021-12-12T03:57:00Z"/>
  <w16cex:commentExtensible w16cex:durableId="2553A406" w16cex:dateUtc="2021-12-03T03:56:00Z"/>
  <w16cex:commentExtensible w16cex:durableId="25607D38" w16cex:dateUtc="2021-12-12T21:52:00Z"/>
  <w16cex:commentExtensible w16cex:durableId="254DF267" w16cex:dateUtc="2021-11-28T20:19:00Z"/>
  <w16cex:commentExtensible w16cex:durableId="254DF2A0" w16cex:dateUtc="2021-11-28T20:20:00Z"/>
  <w16cex:commentExtensible w16cex:durableId="2553AB92" w16cex:dateUtc="2021-12-03T04:31:00Z"/>
  <w16cex:commentExtensible w16cex:durableId="2553AF82" w16cex:dateUtc="2021-12-03T04:48:00Z"/>
  <w16cex:commentExtensible w16cex:durableId="2554EF7B" w16cex:dateUtc="2021-12-04T03:33:00Z"/>
  <w16cex:commentExtensible w16cex:durableId="2553B04C" w16cex:dateUtc="2021-12-03T04:51:00Z"/>
  <w16cex:commentExtensible w16cex:durableId="2554F18A" w16cex:dateUtc="2021-12-04T03:42:00Z"/>
  <w16cex:commentExtensible w16cex:durableId="73F843DE" w16cex:dateUtc="2021-12-10T19:25:00Z"/>
  <w16cex:commentExtensible w16cex:durableId="2561CC24" w16cex:dateUtc="2021-12-13T21:41:00Z"/>
  <w16cex:commentExtensible w16cex:durableId="255F7EDC" w16cex:dateUtc="2021-12-12T03:47:00Z"/>
  <w16cex:commentExtensible w16cex:durableId="255F814F" w16cex:dateUtc="2021-12-12T03:58:00Z"/>
  <w16cex:commentExtensible w16cex:durableId="255F7FC3" w16cex:dateUtc="2021-12-12T03:51:00Z"/>
  <w16cex:commentExtensible w16cex:durableId="255F8196" w16cex:dateUtc="2021-12-12T03:59:00Z"/>
  <w16cex:commentExtensible w16cex:durableId="255F7DA0" w16cex:dateUtc="2021-12-11T20:12:00Z"/>
  <w16cex:commentExtensible w16cex:durableId="256073B6" w16cex:dateUtc="2021-12-12T21:12:00Z"/>
  <w16cex:commentExtensible w16cex:durableId="255F7DA2" w16cex:dateUtc="2021-12-11T20:33:00Z"/>
  <w16cex:commentExtensible w16cex:durableId="256074B1" w16cex:dateUtc="2021-12-12T21:16:00Z"/>
  <w16cex:commentExtensible w16cex:durableId="25607496" w16cex:dateUtc="2021-12-12T21:16:00Z"/>
  <w16cex:commentExtensible w16cex:durableId="255F8628" w16cex:dateUtc="2021-12-12T04:18:00Z"/>
  <w16cex:commentExtensible w16cex:durableId="2560751E" w16cex:dateUtc="2021-12-12T21:18:00Z"/>
  <w16cex:commentExtensible w16cex:durableId="255F8836" w16cex:dateUtc="2021-12-12T04:27:00Z"/>
  <w16cex:commentExtensible w16cex:durableId="256075AE" w16cex:dateUtc="2021-12-12T21:20:00Z"/>
  <w16cex:commentExtensible w16cex:durableId="255F1718" w16cex:dateUtc="2021-12-11T20:24:00Z"/>
  <w16cex:commentExtensible w16cex:durableId="255F8708" w16cex:dateUtc="2021-12-12T04:22:00Z"/>
  <w16cex:commentExtensible w16cex:durableId="2560761D" w16cex:dateUtc="2021-12-12T21:22:00Z"/>
  <w16cex:commentExtensible w16cex:durableId="25607669" w16cex:dateUtc="2021-12-12T21:23:00Z"/>
  <w16cex:commentExtensible w16cex:durableId="25604019" w16cex:dateUtc="2021-12-12T17:28:00Z"/>
  <w16cex:commentExtensible w16cex:durableId="256076A8" w16cex:dateUtc="2021-12-12T21:24:00Z"/>
  <w16cex:commentExtensible w16cex:durableId="256076E9" w16cex:dateUtc="2021-12-12T21:26:00Z"/>
  <w16cex:commentExtensible w16cex:durableId="25607742" w16cex:dateUtc="2021-12-12T21:27:00Z"/>
  <w16cex:commentExtensible w16cex:durableId="25607703" w16cex:dateUtc="2021-12-12T21:26:00Z"/>
  <w16cex:commentExtensible w16cex:durableId="25607757" w16cex:dateUtc="2021-12-12T21:27:00Z"/>
  <w16cex:commentExtensible w16cex:durableId="25607789" w16cex:dateUtc="2021-12-12T21:28:00Z"/>
  <w16cex:commentExtensible w16cex:durableId="256077C1" w16cex:dateUtc="2021-12-12T21:29:00Z"/>
  <w16cex:commentExtensible w16cex:durableId="255F4501" w16cex:dateUtc="2021-12-11T23:40:00Z"/>
  <w16cex:commentExtensible w16cex:durableId="255F44F2" w16cex:dateUtc="2021-12-11T23:40:00Z"/>
  <w16cex:commentExtensible w16cex:durableId="256077EF" w16cex:dateUtc="2021-12-12T21:30:00Z"/>
  <w16cex:commentExtensible w16cex:durableId="25607831" w16cex:dateUtc="2021-12-12T21:31:00Z"/>
  <w16cex:commentExtensible w16cex:durableId="25607853" w16cex:dateUtc="2021-12-12T21:32:00Z"/>
  <w16cex:commentExtensible w16cex:durableId="2560789A" w16cex:dateUtc="2021-12-12T21:33:00Z"/>
  <w16cex:commentExtensible w16cex:durableId="255F7E30" w16cex:dateUtc="2021-12-12T03:44:00Z"/>
  <w16cex:commentExtensible w16cex:durableId="25607CAB" w16cex:dateUtc="2021-12-12T21:50:00Z"/>
  <w16cex:commentExtensible w16cex:durableId="25607D64" w16cex:dateUtc="2021-12-12T21:53:00Z"/>
  <w16cex:commentExtensible w16cex:durableId="25607D8F" w16cex:dateUtc="2021-12-12T21:54:00Z"/>
  <w16cex:commentExtensible w16cex:durableId="25607EA4" w16cex:dateUtc="2021-12-12T21:59:00Z"/>
  <w16cex:commentExtensible w16cex:durableId="2560464B" w16cex:dateUtc="2021-12-12T17:58:00Z"/>
  <w16cex:commentExtensible w16cex:durableId="25607DC3" w16cex:dateUtc="2021-12-12T21:55:00Z"/>
  <w16cex:commentExtensible w16cex:durableId="256046A8" w16cex:dateUtc="2021-12-12T18:00:00Z"/>
  <w16cex:commentExtensible w16cex:durableId="256046D5" w16cex:dateUtc="2021-12-12T18:00:00Z"/>
  <w16cex:commentExtensible w16cex:durableId="25607E42" w16cex:dateUtc="2021-12-12T21:57:00Z"/>
  <w16cex:commentExtensible w16cex:durableId="2560477B" w16cex:dateUtc="2021-12-12T18:03:00Z"/>
  <w16cex:commentExtensible w16cex:durableId="25607E72" w16cex:dateUtc="2021-12-12T21:58:00Z"/>
  <w16cex:commentExtensible w16cex:durableId="25607E9A" w16cex:dateUtc="2021-12-12T21:58:00Z"/>
  <w16cex:commentExtensible w16cex:durableId="256047CE" w16cex:dateUtc="2021-12-12T18:05:00Z"/>
  <w16cex:commentExtensible w16cex:durableId="256042B9" w16cex:dateUtc="2021-12-12T17:43:00Z"/>
  <w16cex:commentExtensible w16cex:durableId="255F609A" w16cex:dateUtc="2021-12-12T01:38:00Z"/>
  <w16cex:commentExtensible w16cex:durableId="25618C1F" w16cex:dateUtc="2021-12-12T01:39:00Z"/>
  <w16cex:commentExtensible w16cex:durableId="25604499" w16cex:dateUtc="2021-12-12T17:51:00Z"/>
  <w16cex:commentExtensible w16cex:durableId="25607F4C" w16cex:dateUtc="2021-12-12T22:01:00Z"/>
  <w16cex:commentExtensible w16cex:durableId="256045A9" w16cex:dateUtc="2021-12-12T17:55:00Z"/>
  <w16cex:commentExtensible w16cex:durableId="256080BA" w16cex:dateUtc="2021-12-12T22:07:00Z"/>
  <w16cex:commentExtensible w16cex:durableId="2560469D" w16cex:dateUtc="2021-12-12T17:59:00Z"/>
  <w16cex:commentExtensible w16cex:durableId="25608108" w16cex:dateUtc="2021-12-12T22:09:00Z"/>
  <w16cex:commentExtensible w16cex:durableId="25608145" w16cex:dateUtc="2021-12-12T22:10:00Z"/>
  <w16cex:commentExtensible w16cex:durableId="2560816F" w16cex:dateUtc="2021-12-12T22:10:00Z"/>
  <w16cex:commentExtensible w16cex:durableId="255F0D97" w16cex:dateUtc="2021-12-11T19:44:00Z"/>
  <w16cex:commentExtensible w16cex:durableId="255F0D8C" w16cex:dateUtc="2021-12-11T19:44:00Z"/>
  <w16cex:commentExtensible w16cex:durableId="255F0DB6" w16cex:dateUtc="2021-12-11T19:44:00Z"/>
  <w16cex:commentExtensible w16cex:durableId="255F0C70" w16cex:dateUtc="2021-12-03T04: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1BE26E" w16cid:durableId="255F7BE6"/>
  <w16cid:commentId w16cid:paraId="03CA8349" w16cid:durableId="255DEE5C"/>
  <w16cid:commentId w16cid:paraId="0B1B3B99" w16cid:durableId="255DF721"/>
  <w16cid:commentId w16cid:paraId="621B9849" w16cid:durableId="255F7FBE"/>
  <w16cid:commentId w16cid:paraId="3D4C4646" w16cid:durableId="255F810E"/>
  <w16cid:commentId w16cid:paraId="2D507671" w16cid:durableId="2553A406"/>
  <w16cid:commentId w16cid:paraId="0EDEF184" w16cid:durableId="25607D38"/>
  <w16cid:commentId w16cid:paraId="3CC58541" w16cid:durableId="254DF267"/>
  <w16cid:commentId w16cid:paraId="76AB9989" w16cid:durableId="254DF2A0"/>
  <w16cid:commentId w16cid:paraId="08212432" w16cid:durableId="2553AB92"/>
  <w16cid:commentId w16cid:paraId="4AD0A29B" w16cid:durableId="2553AF82"/>
  <w16cid:commentId w16cid:paraId="2B1C7DB7" w16cid:durableId="2554EF7B"/>
  <w16cid:commentId w16cid:paraId="611DF43B" w16cid:durableId="2553B04C"/>
  <w16cid:commentId w16cid:paraId="3ABFE2E8" w16cid:durableId="2554F18A"/>
  <w16cid:commentId w16cid:paraId="6A8F3F64" w16cid:durableId="73F843DE"/>
  <w16cid:commentId w16cid:paraId="734FA83F" w16cid:durableId="2561CC24"/>
  <w16cid:commentId w16cid:paraId="726D218C" w16cid:durableId="255F7EDC"/>
  <w16cid:commentId w16cid:paraId="6ADD8A1C" w16cid:durableId="255F814F"/>
  <w16cid:commentId w16cid:paraId="3061CB98" w16cid:durableId="255F7FC3"/>
  <w16cid:commentId w16cid:paraId="36D81F60" w16cid:durableId="255F8196"/>
  <w16cid:commentId w16cid:paraId="060BD093" w16cid:durableId="255F7DA0"/>
  <w16cid:commentId w16cid:paraId="1BA49E48" w16cid:durableId="256073B6"/>
  <w16cid:commentId w16cid:paraId="0E4D5D50" w16cid:durableId="255F7DA2"/>
  <w16cid:commentId w16cid:paraId="293AE780" w16cid:durableId="256074B1"/>
  <w16cid:commentId w16cid:paraId="65833BAD" w16cid:durableId="25607496"/>
  <w16cid:commentId w16cid:paraId="3B6D0967" w16cid:durableId="255F8628"/>
  <w16cid:commentId w16cid:paraId="3C49F363" w16cid:durableId="2560751E"/>
  <w16cid:commentId w16cid:paraId="727301E1" w16cid:durableId="255F8836"/>
  <w16cid:commentId w16cid:paraId="654FFDA6" w16cid:durableId="256075AE"/>
  <w16cid:commentId w16cid:paraId="415CB2A0" w16cid:durableId="255F1718"/>
  <w16cid:commentId w16cid:paraId="7C87B1A5" w16cid:durableId="255F8708"/>
  <w16cid:commentId w16cid:paraId="7A3044B7" w16cid:durableId="2560761D"/>
  <w16cid:commentId w16cid:paraId="13D83DBA" w16cid:durableId="25607669"/>
  <w16cid:commentId w16cid:paraId="0AC3785C" w16cid:durableId="25604019"/>
  <w16cid:commentId w16cid:paraId="1BAB57EC" w16cid:durableId="256076A8"/>
  <w16cid:commentId w16cid:paraId="631C7F2C" w16cid:durableId="256076E9"/>
  <w16cid:commentId w16cid:paraId="3361E8A1" w16cid:durableId="25607742"/>
  <w16cid:commentId w16cid:paraId="2FEC80D7" w16cid:durableId="25607703"/>
  <w16cid:commentId w16cid:paraId="08FB5894" w16cid:durableId="25607757"/>
  <w16cid:commentId w16cid:paraId="45900DF8" w16cid:durableId="25607789"/>
  <w16cid:commentId w16cid:paraId="790EA402" w16cid:durableId="256077C1"/>
  <w16cid:commentId w16cid:paraId="0E934C5D" w16cid:durableId="255F4501"/>
  <w16cid:commentId w16cid:paraId="57862424" w16cid:durableId="255F44F2"/>
  <w16cid:commentId w16cid:paraId="34F76636" w16cid:durableId="256077EF"/>
  <w16cid:commentId w16cid:paraId="420AE70D" w16cid:durableId="25607831"/>
  <w16cid:commentId w16cid:paraId="0AC78E6D" w16cid:durableId="25607853"/>
  <w16cid:commentId w16cid:paraId="262584BB" w16cid:durableId="2560789A"/>
  <w16cid:commentId w16cid:paraId="046D6C9C" w16cid:durableId="255F7E30"/>
  <w16cid:commentId w16cid:paraId="064E9DBA" w16cid:durableId="25607CAB"/>
  <w16cid:commentId w16cid:paraId="5E5F571D" w16cid:durableId="25607D64"/>
  <w16cid:commentId w16cid:paraId="57FDFBF9" w16cid:durableId="25607D8F"/>
  <w16cid:commentId w16cid:paraId="664B13F4" w16cid:durableId="25607EA4"/>
  <w16cid:commentId w16cid:paraId="4961246F" w16cid:durableId="2560464B"/>
  <w16cid:commentId w16cid:paraId="6B9735B7" w16cid:durableId="25607DC3"/>
  <w16cid:commentId w16cid:paraId="504A081E" w16cid:durableId="256046A8"/>
  <w16cid:commentId w16cid:paraId="65220804" w16cid:durableId="256046D5"/>
  <w16cid:commentId w16cid:paraId="29029340" w16cid:durableId="25607E42"/>
  <w16cid:commentId w16cid:paraId="23337CF8" w16cid:durableId="2560477B"/>
  <w16cid:commentId w16cid:paraId="42D205A2" w16cid:durableId="25607E72"/>
  <w16cid:commentId w16cid:paraId="2002AB6F" w16cid:durableId="25607E9A"/>
  <w16cid:commentId w16cid:paraId="040379BE" w16cid:durableId="256047CE"/>
  <w16cid:commentId w16cid:paraId="17DC3C2D" w16cid:durableId="256042B9"/>
  <w16cid:commentId w16cid:paraId="2499134A" w16cid:durableId="255F609A"/>
  <w16cid:commentId w16cid:paraId="1F85C2D2" w16cid:durableId="25618C1F"/>
  <w16cid:commentId w16cid:paraId="7381B546" w16cid:durableId="25604499"/>
  <w16cid:commentId w16cid:paraId="4D4C6560" w16cid:durableId="25607F4C"/>
  <w16cid:commentId w16cid:paraId="12A651F8" w16cid:durableId="256045A9"/>
  <w16cid:commentId w16cid:paraId="42EAC4A7" w16cid:durableId="256080BA"/>
  <w16cid:commentId w16cid:paraId="47874305" w16cid:durableId="2560469D"/>
  <w16cid:commentId w16cid:paraId="0B20F391" w16cid:durableId="25608108"/>
  <w16cid:commentId w16cid:paraId="31605002" w16cid:durableId="25608145"/>
  <w16cid:commentId w16cid:paraId="48708056" w16cid:durableId="2560816F"/>
  <w16cid:commentId w16cid:paraId="32D780F7" w16cid:durableId="255F0D97"/>
  <w16cid:commentId w16cid:paraId="6A630A43" w16cid:durableId="255F0D8C"/>
  <w16cid:commentId w16cid:paraId="47CE492F" w16cid:durableId="255F0DB6"/>
  <w16cid:commentId w16cid:paraId="171D14C8" w16cid:durableId="255F0C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344C4" w14:textId="77777777" w:rsidR="00247CFA" w:rsidRDefault="00247CFA" w:rsidP="00026C9F">
      <w:pPr>
        <w:spacing w:after="0" w:line="240" w:lineRule="auto"/>
      </w:pPr>
      <w:r>
        <w:separator/>
      </w:r>
    </w:p>
  </w:endnote>
  <w:endnote w:type="continuationSeparator" w:id="0">
    <w:p w14:paraId="58414E2B" w14:textId="77777777" w:rsidR="00247CFA" w:rsidRDefault="00247CFA" w:rsidP="00026C9F">
      <w:pPr>
        <w:spacing w:after="0" w:line="240" w:lineRule="auto"/>
      </w:pPr>
      <w:r>
        <w:continuationSeparator/>
      </w:r>
    </w:p>
  </w:endnote>
  <w:endnote w:type="continuationNotice" w:id="1">
    <w:p w14:paraId="05E1F238" w14:textId="77777777" w:rsidR="00247CFA" w:rsidRDefault="00247CF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0E5A2" w14:textId="77777777" w:rsidR="00247CFA" w:rsidRDefault="00247CFA" w:rsidP="00026C9F">
      <w:pPr>
        <w:spacing w:after="0" w:line="240" w:lineRule="auto"/>
      </w:pPr>
      <w:r>
        <w:separator/>
      </w:r>
    </w:p>
  </w:footnote>
  <w:footnote w:type="continuationSeparator" w:id="0">
    <w:p w14:paraId="02D85927" w14:textId="77777777" w:rsidR="00247CFA" w:rsidRDefault="00247CFA" w:rsidP="00026C9F">
      <w:pPr>
        <w:spacing w:after="0" w:line="240" w:lineRule="auto"/>
      </w:pPr>
      <w:r>
        <w:continuationSeparator/>
      </w:r>
    </w:p>
  </w:footnote>
  <w:footnote w:type="continuationNotice" w:id="1">
    <w:p w14:paraId="0CA13C6E" w14:textId="77777777" w:rsidR="00247CFA" w:rsidRDefault="00247C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9627106"/>
      <w:docPartObj>
        <w:docPartGallery w:val="Page Numbers (Top of Page)"/>
        <w:docPartUnique/>
      </w:docPartObj>
    </w:sdtPr>
    <w:sdtEndPr>
      <w:rPr>
        <w:rStyle w:val="PageNumber"/>
      </w:rPr>
    </w:sdtEndPr>
    <w:sdtContent>
      <w:p w14:paraId="1CE976B1" w14:textId="6462FDEE" w:rsidR="00435788" w:rsidRDefault="00435788" w:rsidP="00FE52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CA8179" w14:textId="77777777" w:rsidR="00B03FCC" w:rsidRDefault="00B03F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453298"/>
      <w:docPartObj>
        <w:docPartGallery w:val="Page Numbers (Top of Page)"/>
        <w:docPartUnique/>
      </w:docPartObj>
    </w:sdtPr>
    <w:sdtEndPr>
      <w:rPr>
        <w:rStyle w:val="PageNumber"/>
      </w:rPr>
    </w:sdtEndPr>
    <w:sdtContent>
      <w:p w14:paraId="77CA841D" w14:textId="07B9471F" w:rsidR="00435788" w:rsidRDefault="00435788" w:rsidP="00FE521F">
        <w:pPr>
          <w:pStyle w:val="Header"/>
          <w:framePr w:wrap="none" w:vAnchor="text" w:hAnchor="margin" w:xAlign="right" w:y="1"/>
          <w:rPr>
            <w:rStyle w:val="PageNumber"/>
          </w:rPr>
        </w:pPr>
        <w:r w:rsidRPr="008F5868">
          <w:rPr>
            <w:rStyle w:val="PageNumber"/>
            <w:rFonts w:ascii="Times New Roman" w:hAnsi="Times New Roman" w:cs="Times New Roman"/>
            <w:sz w:val="24"/>
            <w:szCs w:val="24"/>
          </w:rPr>
          <w:fldChar w:fldCharType="begin"/>
        </w:r>
        <w:r w:rsidRPr="008F5868">
          <w:rPr>
            <w:rStyle w:val="PageNumber"/>
            <w:rFonts w:ascii="Times New Roman" w:hAnsi="Times New Roman" w:cs="Times New Roman"/>
            <w:sz w:val="24"/>
            <w:szCs w:val="24"/>
          </w:rPr>
          <w:instrText xml:space="preserve"> PAGE </w:instrText>
        </w:r>
        <w:r w:rsidRPr="008F5868">
          <w:rPr>
            <w:rStyle w:val="PageNumber"/>
            <w:rFonts w:ascii="Times New Roman" w:hAnsi="Times New Roman" w:cs="Times New Roman"/>
            <w:sz w:val="24"/>
            <w:szCs w:val="24"/>
          </w:rPr>
          <w:fldChar w:fldCharType="separate"/>
        </w:r>
        <w:r w:rsidRPr="008F5868">
          <w:rPr>
            <w:rStyle w:val="PageNumber"/>
            <w:rFonts w:ascii="Times New Roman" w:hAnsi="Times New Roman" w:cs="Times New Roman"/>
            <w:noProof/>
            <w:sz w:val="24"/>
            <w:szCs w:val="24"/>
          </w:rPr>
          <w:t>12</w:t>
        </w:r>
        <w:r w:rsidRPr="008F5868">
          <w:rPr>
            <w:rStyle w:val="PageNumber"/>
            <w:rFonts w:ascii="Times New Roman" w:hAnsi="Times New Roman" w:cs="Times New Roman"/>
            <w:sz w:val="24"/>
            <w:szCs w:val="24"/>
          </w:rPr>
          <w:fldChar w:fldCharType="end"/>
        </w:r>
      </w:p>
    </w:sdtContent>
  </w:sdt>
  <w:p w14:paraId="75AAFC0C" w14:textId="77777777" w:rsidR="00B03FCC" w:rsidRDefault="00B03FCC">
    <w:pPr>
      <w:pStyle w:val="Header"/>
    </w:pPr>
  </w:p>
</w:hdr>
</file>

<file path=word/intelligence.xml><?xml version="1.0" encoding="utf-8"?>
<int:Intelligence xmlns:int="http://schemas.microsoft.com/office/intelligence/2019/intelligence">
  <int:IntelligenceSettings/>
  <int:Manifest>
    <int:ParagraphRange paragraphId="2029519149" textId="467302864" start="977" length="3" invalidationStart="977" invalidationLength="3" id="qjWcUngM"/>
    <int:ParagraphRange paragraphId="1861894396" textId="1385051739" start="221" length="9" invalidationStart="221" invalidationLength="9" id="njiCGmHu"/>
  </int:Manifest>
  <int:Observations>
    <int:Content id="qjWcUngM">
      <int:Rejection type="LegacyProofing"/>
    </int:Content>
    <int:Content id="njiCGmHu">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E6F09"/>
    <w:multiLevelType w:val="hybridMultilevel"/>
    <w:tmpl w:val="560802DE"/>
    <w:lvl w:ilvl="0" w:tplc="C9D6B7C4">
      <w:start w:val="6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9F5408"/>
    <w:multiLevelType w:val="hybridMultilevel"/>
    <w:tmpl w:val="BCB88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clan Taylor">
    <w15:presenceInfo w15:providerId="AD" w15:userId="S::declan.taylor@ubc365.onmicrosoft.com::cac363e9-13bf-474e-9a62-5c6db5c177e5"/>
  </w15:person>
  <w15:person w15:author="Jonathan Farr">
    <w15:presenceInfo w15:providerId="None" w15:userId="Jonathan Farr"/>
  </w15:person>
  <w15:person w15:author="Declan Taylor [2]">
    <w15:presenceInfo w15:providerId="Windows Live" w15:userId="3edad19b159922f5"/>
  </w15:person>
  <w15:person w15:author="Sam Foley">
    <w15:presenceInfo w15:providerId="Windows Live" w15:userId="dd3c854e50857531"/>
  </w15:person>
  <w15:person w15:author="Jonathan Farr [2]">
    <w15:presenceInfo w15:providerId="Windows Live" w15:userId="f6593cf580e541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6076D1"/>
    <w:rsid w:val="00000011"/>
    <w:rsid w:val="00000467"/>
    <w:rsid w:val="000010B4"/>
    <w:rsid w:val="000014AA"/>
    <w:rsid w:val="00002127"/>
    <w:rsid w:val="0000268F"/>
    <w:rsid w:val="00002857"/>
    <w:rsid w:val="00002F5F"/>
    <w:rsid w:val="00003792"/>
    <w:rsid w:val="000037F8"/>
    <w:rsid w:val="00004B46"/>
    <w:rsid w:val="000050DE"/>
    <w:rsid w:val="0000545A"/>
    <w:rsid w:val="0000605B"/>
    <w:rsid w:val="00006F45"/>
    <w:rsid w:val="00006FA0"/>
    <w:rsid w:val="0000703D"/>
    <w:rsid w:val="0000705D"/>
    <w:rsid w:val="00007267"/>
    <w:rsid w:val="000103F4"/>
    <w:rsid w:val="00010791"/>
    <w:rsid w:val="00010D99"/>
    <w:rsid w:val="0001133C"/>
    <w:rsid w:val="00011566"/>
    <w:rsid w:val="000125B6"/>
    <w:rsid w:val="0001277A"/>
    <w:rsid w:val="000127FB"/>
    <w:rsid w:val="00012C08"/>
    <w:rsid w:val="00012C56"/>
    <w:rsid w:val="00012DCE"/>
    <w:rsid w:val="000135C8"/>
    <w:rsid w:val="000142FE"/>
    <w:rsid w:val="00014A08"/>
    <w:rsid w:val="000152D6"/>
    <w:rsid w:val="00016725"/>
    <w:rsid w:val="000167C6"/>
    <w:rsid w:val="0001797B"/>
    <w:rsid w:val="000202AD"/>
    <w:rsid w:val="00020D94"/>
    <w:rsid w:val="00020E1C"/>
    <w:rsid w:val="00020EC5"/>
    <w:rsid w:val="000214B8"/>
    <w:rsid w:val="000218CF"/>
    <w:rsid w:val="00021E00"/>
    <w:rsid w:val="00022F49"/>
    <w:rsid w:val="0002556E"/>
    <w:rsid w:val="000261FD"/>
    <w:rsid w:val="00026C9F"/>
    <w:rsid w:val="0002709C"/>
    <w:rsid w:val="000272F6"/>
    <w:rsid w:val="000273F1"/>
    <w:rsid w:val="0002769C"/>
    <w:rsid w:val="00027812"/>
    <w:rsid w:val="00027D40"/>
    <w:rsid w:val="00030BB3"/>
    <w:rsid w:val="000329C1"/>
    <w:rsid w:val="00033915"/>
    <w:rsid w:val="00033A62"/>
    <w:rsid w:val="000345C0"/>
    <w:rsid w:val="00035348"/>
    <w:rsid w:val="00035C98"/>
    <w:rsid w:val="00037829"/>
    <w:rsid w:val="00037A93"/>
    <w:rsid w:val="00040980"/>
    <w:rsid w:val="00040A53"/>
    <w:rsid w:val="00040F64"/>
    <w:rsid w:val="000411E3"/>
    <w:rsid w:val="00041499"/>
    <w:rsid w:val="00041AA7"/>
    <w:rsid w:val="0004293C"/>
    <w:rsid w:val="00042A8B"/>
    <w:rsid w:val="00042CEA"/>
    <w:rsid w:val="00042FF9"/>
    <w:rsid w:val="000440C0"/>
    <w:rsid w:val="00045CA0"/>
    <w:rsid w:val="00046A21"/>
    <w:rsid w:val="000476E8"/>
    <w:rsid w:val="00047F8B"/>
    <w:rsid w:val="00050F7A"/>
    <w:rsid w:val="00051434"/>
    <w:rsid w:val="00051B99"/>
    <w:rsid w:val="00053FCF"/>
    <w:rsid w:val="00054B45"/>
    <w:rsid w:val="00054CE4"/>
    <w:rsid w:val="00054DA5"/>
    <w:rsid w:val="000554C5"/>
    <w:rsid w:val="00055E37"/>
    <w:rsid w:val="0006000A"/>
    <w:rsid w:val="000601EB"/>
    <w:rsid w:val="00060A56"/>
    <w:rsid w:val="000634D0"/>
    <w:rsid w:val="00063FA9"/>
    <w:rsid w:val="00064043"/>
    <w:rsid w:val="0006418C"/>
    <w:rsid w:val="0006420E"/>
    <w:rsid w:val="000647FE"/>
    <w:rsid w:val="00064B8E"/>
    <w:rsid w:val="00064FC2"/>
    <w:rsid w:val="000652A2"/>
    <w:rsid w:val="00065426"/>
    <w:rsid w:val="00065F0D"/>
    <w:rsid w:val="00066CAC"/>
    <w:rsid w:val="00066D2B"/>
    <w:rsid w:val="00066DA8"/>
    <w:rsid w:val="0006712F"/>
    <w:rsid w:val="00067877"/>
    <w:rsid w:val="00070817"/>
    <w:rsid w:val="000708BA"/>
    <w:rsid w:val="00070BDF"/>
    <w:rsid w:val="0007229A"/>
    <w:rsid w:val="0007242A"/>
    <w:rsid w:val="000737FF"/>
    <w:rsid w:val="0007417A"/>
    <w:rsid w:val="000741D7"/>
    <w:rsid w:val="0007436D"/>
    <w:rsid w:val="00075793"/>
    <w:rsid w:val="00075A7F"/>
    <w:rsid w:val="00075E97"/>
    <w:rsid w:val="00075EC3"/>
    <w:rsid w:val="000760E1"/>
    <w:rsid w:val="00077285"/>
    <w:rsid w:val="000806A9"/>
    <w:rsid w:val="00081077"/>
    <w:rsid w:val="00081DA9"/>
    <w:rsid w:val="00081F78"/>
    <w:rsid w:val="000829C9"/>
    <w:rsid w:val="000831D0"/>
    <w:rsid w:val="00083F5D"/>
    <w:rsid w:val="00084B45"/>
    <w:rsid w:val="00084C47"/>
    <w:rsid w:val="000858B7"/>
    <w:rsid w:val="00086176"/>
    <w:rsid w:val="000873ED"/>
    <w:rsid w:val="00087461"/>
    <w:rsid w:val="00090BBF"/>
    <w:rsid w:val="00090DD9"/>
    <w:rsid w:val="00091378"/>
    <w:rsid w:val="0009176F"/>
    <w:rsid w:val="0009263E"/>
    <w:rsid w:val="0009267F"/>
    <w:rsid w:val="000928A2"/>
    <w:rsid w:val="00092A20"/>
    <w:rsid w:val="00092BDA"/>
    <w:rsid w:val="00093CDD"/>
    <w:rsid w:val="000944DD"/>
    <w:rsid w:val="000945DB"/>
    <w:rsid w:val="00096079"/>
    <w:rsid w:val="000960DA"/>
    <w:rsid w:val="00096709"/>
    <w:rsid w:val="00097F07"/>
    <w:rsid w:val="000A0951"/>
    <w:rsid w:val="000A2969"/>
    <w:rsid w:val="000A312A"/>
    <w:rsid w:val="000A31A7"/>
    <w:rsid w:val="000A35A2"/>
    <w:rsid w:val="000A3DF5"/>
    <w:rsid w:val="000A4047"/>
    <w:rsid w:val="000A4BB4"/>
    <w:rsid w:val="000A4E7F"/>
    <w:rsid w:val="000A5740"/>
    <w:rsid w:val="000A5C9E"/>
    <w:rsid w:val="000A6097"/>
    <w:rsid w:val="000A6374"/>
    <w:rsid w:val="000A69BD"/>
    <w:rsid w:val="000A7D7C"/>
    <w:rsid w:val="000A7E5C"/>
    <w:rsid w:val="000B04B9"/>
    <w:rsid w:val="000B0C03"/>
    <w:rsid w:val="000B0FB8"/>
    <w:rsid w:val="000B1626"/>
    <w:rsid w:val="000B19A7"/>
    <w:rsid w:val="000B2426"/>
    <w:rsid w:val="000B2C95"/>
    <w:rsid w:val="000B2E34"/>
    <w:rsid w:val="000B34A6"/>
    <w:rsid w:val="000B38E4"/>
    <w:rsid w:val="000B461D"/>
    <w:rsid w:val="000B4845"/>
    <w:rsid w:val="000B4FF0"/>
    <w:rsid w:val="000B5382"/>
    <w:rsid w:val="000B648E"/>
    <w:rsid w:val="000B6493"/>
    <w:rsid w:val="000B6A71"/>
    <w:rsid w:val="000B6DC3"/>
    <w:rsid w:val="000C01FF"/>
    <w:rsid w:val="000C0C3D"/>
    <w:rsid w:val="000C0D33"/>
    <w:rsid w:val="000C1FD9"/>
    <w:rsid w:val="000C294E"/>
    <w:rsid w:val="000C29C4"/>
    <w:rsid w:val="000C29FF"/>
    <w:rsid w:val="000C3216"/>
    <w:rsid w:val="000C3339"/>
    <w:rsid w:val="000C393B"/>
    <w:rsid w:val="000C3AE8"/>
    <w:rsid w:val="000C4213"/>
    <w:rsid w:val="000C5BB0"/>
    <w:rsid w:val="000C5D82"/>
    <w:rsid w:val="000C6483"/>
    <w:rsid w:val="000C6B19"/>
    <w:rsid w:val="000D060B"/>
    <w:rsid w:val="000D08BA"/>
    <w:rsid w:val="000D0A74"/>
    <w:rsid w:val="000D1547"/>
    <w:rsid w:val="000D2159"/>
    <w:rsid w:val="000D3279"/>
    <w:rsid w:val="000D4C46"/>
    <w:rsid w:val="000D4D16"/>
    <w:rsid w:val="000D51BB"/>
    <w:rsid w:val="000D5466"/>
    <w:rsid w:val="000D642B"/>
    <w:rsid w:val="000D6617"/>
    <w:rsid w:val="000D70C9"/>
    <w:rsid w:val="000D765D"/>
    <w:rsid w:val="000D79DD"/>
    <w:rsid w:val="000E1AFC"/>
    <w:rsid w:val="000E1DE7"/>
    <w:rsid w:val="000E341C"/>
    <w:rsid w:val="000E3F4B"/>
    <w:rsid w:val="000E4B2B"/>
    <w:rsid w:val="000E4E4A"/>
    <w:rsid w:val="000E5C8F"/>
    <w:rsid w:val="000E6153"/>
    <w:rsid w:val="000E7E51"/>
    <w:rsid w:val="000F0BFB"/>
    <w:rsid w:val="000F108D"/>
    <w:rsid w:val="000F1592"/>
    <w:rsid w:val="000F3B93"/>
    <w:rsid w:val="000F5975"/>
    <w:rsid w:val="000F5B1E"/>
    <w:rsid w:val="00100D43"/>
    <w:rsid w:val="001015C3"/>
    <w:rsid w:val="001023A8"/>
    <w:rsid w:val="00102E7B"/>
    <w:rsid w:val="001033DF"/>
    <w:rsid w:val="0010416A"/>
    <w:rsid w:val="00104288"/>
    <w:rsid w:val="00104401"/>
    <w:rsid w:val="001048D2"/>
    <w:rsid w:val="00104C25"/>
    <w:rsid w:val="00105086"/>
    <w:rsid w:val="001054FC"/>
    <w:rsid w:val="0010614B"/>
    <w:rsid w:val="001073A4"/>
    <w:rsid w:val="00107F5F"/>
    <w:rsid w:val="001106D8"/>
    <w:rsid w:val="00110C12"/>
    <w:rsid w:val="00111B88"/>
    <w:rsid w:val="00112267"/>
    <w:rsid w:val="0011315A"/>
    <w:rsid w:val="0011357A"/>
    <w:rsid w:val="001136CC"/>
    <w:rsid w:val="00113C5E"/>
    <w:rsid w:val="001148B9"/>
    <w:rsid w:val="00114DEA"/>
    <w:rsid w:val="0011519C"/>
    <w:rsid w:val="00115568"/>
    <w:rsid w:val="00117282"/>
    <w:rsid w:val="00117298"/>
    <w:rsid w:val="00117D49"/>
    <w:rsid w:val="00117F8D"/>
    <w:rsid w:val="0012075C"/>
    <w:rsid w:val="00120A56"/>
    <w:rsid w:val="001211D7"/>
    <w:rsid w:val="0012123A"/>
    <w:rsid w:val="00121C47"/>
    <w:rsid w:val="00122053"/>
    <w:rsid w:val="0012216F"/>
    <w:rsid w:val="00122ABE"/>
    <w:rsid w:val="00122DB1"/>
    <w:rsid w:val="001243F1"/>
    <w:rsid w:val="00125303"/>
    <w:rsid w:val="00125B46"/>
    <w:rsid w:val="00125DEB"/>
    <w:rsid w:val="00126402"/>
    <w:rsid w:val="00126B3E"/>
    <w:rsid w:val="00127870"/>
    <w:rsid w:val="00127AA8"/>
    <w:rsid w:val="00127C30"/>
    <w:rsid w:val="00127D0B"/>
    <w:rsid w:val="001306B8"/>
    <w:rsid w:val="00131144"/>
    <w:rsid w:val="00131CF7"/>
    <w:rsid w:val="00131D3F"/>
    <w:rsid w:val="00132867"/>
    <w:rsid w:val="001330D8"/>
    <w:rsid w:val="00133467"/>
    <w:rsid w:val="0013351B"/>
    <w:rsid w:val="00133521"/>
    <w:rsid w:val="001343FD"/>
    <w:rsid w:val="00134927"/>
    <w:rsid w:val="00135B67"/>
    <w:rsid w:val="0014014A"/>
    <w:rsid w:val="00140311"/>
    <w:rsid w:val="00140716"/>
    <w:rsid w:val="00140B50"/>
    <w:rsid w:val="00140F11"/>
    <w:rsid w:val="00140F44"/>
    <w:rsid w:val="00141353"/>
    <w:rsid w:val="00141A56"/>
    <w:rsid w:val="00141AF1"/>
    <w:rsid w:val="00143410"/>
    <w:rsid w:val="001434B9"/>
    <w:rsid w:val="00144B5F"/>
    <w:rsid w:val="001457C8"/>
    <w:rsid w:val="00145B4B"/>
    <w:rsid w:val="00146326"/>
    <w:rsid w:val="00146B0B"/>
    <w:rsid w:val="001477CA"/>
    <w:rsid w:val="00147948"/>
    <w:rsid w:val="00147E5F"/>
    <w:rsid w:val="00147F9C"/>
    <w:rsid w:val="00150347"/>
    <w:rsid w:val="00150A36"/>
    <w:rsid w:val="0015128C"/>
    <w:rsid w:val="00151B10"/>
    <w:rsid w:val="001528F5"/>
    <w:rsid w:val="001538D7"/>
    <w:rsid w:val="00153B87"/>
    <w:rsid w:val="00153ED9"/>
    <w:rsid w:val="0015463A"/>
    <w:rsid w:val="00154AC7"/>
    <w:rsid w:val="00155B1D"/>
    <w:rsid w:val="00155CE5"/>
    <w:rsid w:val="00156A30"/>
    <w:rsid w:val="00156ADA"/>
    <w:rsid w:val="00157906"/>
    <w:rsid w:val="00157D13"/>
    <w:rsid w:val="00160196"/>
    <w:rsid w:val="001601F0"/>
    <w:rsid w:val="001607D3"/>
    <w:rsid w:val="001609CB"/>
    <w:rsid w:val="00162AC8"/>
    <w:rsid w:val="00163853"/>
    <w:rsid w:val="001653BC"/>
    <w:rsid w:val="00165637"/>
    <w:rsid w:val="00165917"/>
    <w:rsid w:val="00165E90"/>
    <w:rsid w:val="001662D3"/>
    <w:rsid w:val="00167CE8"/>
    <w:rsid w:val="00167FB0"/>
    <w:rsid w:val="00170F6D"/>
    <w:rsid w:val="00173320"/>
    <w:rsid w:val="00173E7A"/>
    <w:rsid w:val="001741DF"/>
    <w:rsid w:val="00174E1D"/>
    <w:rsid w:val="00175C02"/>
    <w:rsid w:val="0017631C"/>
    <w:rsid w:val="0017719A"/>
    <w:rsid w:val="00177745"/>
    <w:rsid w:val="00177B61"/>
    <w:rsid w:val="00177BE2"/>
    <w:rsid w:val="00177F72"/>
    <w:rsid w:val="00181957"/>
    <w:rsid w:val="00181998"/>
    <w:rsid w:val="00181B3A"/>
    <w:rsid w:val="0018211E"/>
    <w:rsid w:val="00183004"/>
    <w:rsid w:val="00183EDF"/>
    <w:rsid w:val="00184587"/>
    <w:rsid w:val="0018496A"/>
    <w:rsid w:val="001861B9"/>
    <w:rsid w:val="00186874"/>
    <w:rsid w:val="00186AEB"/>
    <w:rsid w:val="001910C2"/>
    <w:rsid w:val="001913C0"/>
    <w:rsid w:val="00191729"/>
    <w:rsid w:val="00191E47"/>
    <w:rsid w:val="00191F02"/>
    <w:rsid w:val="0019200F"/>
    <w:rsid w:val="00192996"/>
    <w:rsid w:val="00193790"/>
    <w:rsid w:val="00194558"/>
    <w:rsid w:val="00194BAA"/>
    <w:rsid w:val="001951E7"/>
    <w:rsid w:val="001A1145"/>
    <w:rsid w:val="001A1286"/>
    <w:rsid w:val="001A1ADE"/>
    <w:rsid w:val="001A1D6F"/>
    <w:rsid w:val="001A1F47"/>
    <w:rsid w:val="001A2440"/>
    <w:rsid w:val="001A2471"/>
    <w:rsid w:val="001A455F"/>
    <w:rsid w:val="001A5BA0"/>
    <w:rsid w:val="001A60A8"/>
    <w:rsid w:val="001A672F"/>
    <w:rsid w:val="001A67E0"/>
    <w:rsid w:val="001A734F"/>
    <w:rsid w:val="001A7F14"/>
    <w:rsid w:val="001B04FE"/>
    <w:rsid w:val="001B19F4"/>
    <w:rsid w:val="001B2220"/>
    <w:rsid w:val="001B2538"/>
    <w:rsid w:val="001B2721"/>
    <w:rsid w:val="001B2AE6"/>
    <w:rsid w:val="001B3128"/>
    <w:rsid w:val="001B33D9"/>
    <w:rsid w:val="001B3DED"/>
    <w:rsid w:val="001B3FC8"/>
    <w:rsid w:val="001B4694"/>
    <w:rsid w:val="001B4B79"/>
    <w:rsid w:val="001B5695"/>
    <w:rsid w:val="001B6128"/>
    <w:rsid w:val="001B7980"/>
    <w:rsid w:val="001B7BB4"/>
    <w:rsid w:val="001B7F82"/>
    <w:rsid w:val="001C02B1"/>
    <w:rsid w:val="001C18DA"/>
    <w:rsid w:val="001C2835"/>
    <w:rsid w:val="001C3471"/>
    <w:rsid w:val="001C4D85"/>
    <w:rsid w:val="001C4F75"/>
    <w:rsid w:val="001C5264"/>
    <w:rsid w:val="001C55AE"/>
    <w:rsid w:val="001C57CB"/>
    <w:rsid w:val="001C5FC4"/>
    <w:rsid w:val="001C72A6"/>
    <w:rsid w:val="001C7BCE"/>
    <w:rsid w:val="001C7D4F"/>
    <w:rsid w:val="001C7D86"/>
    <w:rsid w:val="001D0ADB"/>
    <w:rsid w:val="001D0EFD"/>
    <w:rsid w:val="001D19BE"/>
    <w:rsid w:val="001D1D1A"/>
    <w:rsid w:val="001D3AFF"/>
    <w:rsid w:val="001D4315"/>
    <w:rsid w:val="001D488C"/>
    <w:rsid w:val="001D4A24"/>
    <w:rsid w:val="001D4E73"/>
    <w:rsid w:val="001D52DF"/>
    <w:rsid w:val="001D5C61"/>
    <w:rsid w:val="001D71EF"/>
    <w:rsid w:val="001D759F"/>
    <w:rsid w:val="001D77BF"/>
    <w:rsid w:val="001D793B"/>
    <w:rsid w:val="001D7E69"/>
    <w:rsid w:val="001D7FCB"/>
    <w:rsid w:val="001E022F"/>
    <w:rsid w:val="001E0388"/>
    <w:rsid w:val="001E0DA4"/>
    <w:rsid w:val="001E1956"/>
    <w:rsid w:val="001E1FBF"/>
    <w:rsid w:val="001E2AA6"/>
    <w:rsid w:val="001E2D27"/>
    <w:rsid w:val="001E797E"/>
    <w:rsid w:val="001F0541"/>
    <w:rsid w:val="001F0662"/>
    <w:rsid w:val="001F0B0A"/>
    <w:rsid w:val="001F12AD"/>
    <w:rsid w:val="001F13C2"/>
    <w:rsid w:val="001F244A"/>
    <w:rsid w:val="001F42F7"/>
    <w:rsid w:val="001F4D36"/>
    <w:rsid w:val="001F4F28"/>
    <w:rsid w:val="001F530C"/>
    <w:rsid w:val="001F5F3E"/>
    <w:rsid w:val="001F7083"/>
    <w:rsid w:val="001F7824"/>
    <w:rsid w:val="001F7DAB"/>
    <w:rsid w:val="00200013"/>
    <w:rsid w:val="002015CF"/>
    <w:rsid w:val="0020172A"/>
    <w:rsid w:val="00201CA5"/>
    <w:rsid w:val="00201DA0"/>
    <w:rsid w:val="00203268"/>
    <w:rsid w:val="00205A8C"/>
    <w:rsid w:val="00205B1F"/>
    <w:rsid w:val="00206C69"/>
    <w:rsid w:val="00207391"/>
    <w:rsid w:val="00207CDC"/>
    <w:rsid w:val="00207F89"/>
    <w:rsid w:val="0021089B"/>
    <w:rsid w:val="002112E4"/>
    <w:rsid w:val="00211317"/>
    <w:rsid w:val="002114D0"/>
    <w:rsid w:val="00211A85"/>
    <w:rsid w:val="00211AFB"/>
    <w:rsid w:val="00211EDA"/>
    <w:rsid w:val="002128CB"/>
    <w:rsid w:val="0021297B"/>
    <w:rsid w:val="00212D32"/>
    <w:rsid w:val="00213429"/>
    <w:rsid w:val="002140D4"/>
    <w:rsid w:val="002147B6"/>
    <w:rsid w:val="00214A1A"/>
    <w:rsid w:val="00215626"/>
    <w:rsid w:val="00216D24"/>
    <w:rsid w:val="0021702C"/>
    <w:rsid w:val="00217078"/>
    <w:rsid w:val="00217DC1"/>
    <w:rsid w:val="002206C9"/>
    <w:rsid w:val="00221CBA"/>
    <w:rsid w:val="00221CC2"/>
    <w:rsid w:val="00221E85"/>
    <w:rsid w:val="00221F57"/>
    <w:rsid w:val="002228DC"/>
    <w:rsid w:val="00224F50"/>
    <w:rsid w:val="002259F8"/>
    <w:rsid w:val="00225BE3"/>
    <w:rsid w:val="00225F78"/>
    <w:rsid w:val="002260E1"/>
    <w:rsid w:val="00226772"/>
    <w:rsid w:val="00227BCF"/>
    <w:rsid w:val="002308EA"/>
    <w:rsid w:val="0023123F"/>
    <w:rsid w:val="00231AA0"/>
    <w:rsid w:val="00231E37"/>
    <w:rsid w:val="0023228C"/>
    <w:rsid w:val="00232949"/>
    <w:rsid w:val="002369C5"/>
    <w:rsid w:val="00236D5E"/>
    <w:rsid w:val="00236DF8"/>
    <w:rsid w:val="002371AC"/>
    <w:rsid w:val="00237AAE"/>
    <w:rsid w:val="00242179"/>
    <w:rsid w:val="00242A79"/>
    <w:rsid w:val="0024387C"/>
    <w:rsid w:val="00243DDA"/>
    <w:rsid w:val="00243E31"/>
    <w:rsid w:val="0024431E"/>
    <w:rsid w:val="00244DEB"/>
    <w:rsid w:val="002453CA"/>
    <w:rsid w:val="0024588E"/>
    <w:rsid w:val="002458A1"/>
    <w:rsid w:val="00245C0B"/>
    <w:rsid w:val="00245FB5"/>
    <w:rsid w:val="002469C3"/>
    <w:rsid w:val="00246B43"/>
    <w:rsid w:val="00246BBD"/>
    <w:rsid w:val="00247CFA"/>
    <w:rsid w:val="00250433"/>
    <w:rsid w:val="00250A28"/>
    <w:rsid w:val="002511BE"/>
    <w:rsid w:val="00252C05"/>
    <w:rsid w:val="00253EB2"/>
    <w:rsid w:val="00255818"/>
    <w:rsid w:val="002565A0"/>
    <w:rsid w:val="002568F2"/>
    <w:rsid w:val="002569B7"/>
    <w:rsid w:val="00257929"/>
    <w:rsid w:val="00260F7E"/>
    <w:rsid w:val="00261735"/>
    <w:rsid w:val="00261FCF"/>
    <w:rsid w:val="00263479"/>
    <w:rsid w:val="002648D2"/>
    <w:rsid w:val="002651CC"/>
    <w:rsid w:val="0026521B"/>
    <w:rsid w:val="00265688"/>
    <w:rsid w:val="00265B9C"/>
    <w:rsid w:val="00265DE5"/>
    <w:rsid w:val="002666CC"/>
    <w:rsid w:val="00266A3C"/>
    <w:rsid w:val="0026734C"/>
    <w:rsid w:val="00267765"/>
    <w:rsid w:val="00270D66"/>
    <w:rsid w:val="00270DC4"/>
    <w:rsid w:val="00272AB8"/>
    <w:rsid w:val="002737E8"/>
    <w:rsid w:val="00274325"/>
    <w:rsid w:val="00275B22"/>
    <w:rsid w:val="0027601E"/>
    <w:rsid w:val="002764B9"/>
    <w:rsid w:val="002765F7"/>
    <w:rsid w:val="00280653"/>
    <w:rsid w:val="00280FDB"/>
    <w:rsid w:val="00281B3D"/>
    <w:rsid w:val="002829AB"/>
    <w:rsid w:val="00283EBA"/>
    <w:rsid w:val="002845B3"/>
    <w:rsid w:val="002845F8"/>
    <w:rsid w:val="0028470D"/>
    <w:rsid w:val="00285385"/>
    <w:rsid w:val="00285B77"/>
    <w:rsid w:val="00286462"/>
    <w:rsid w:val="00286D4C"/>
    <w:rsid w:val="0028756B"/>
    <w:rsid w:val="00287E79"/>
    <w:rsid w:val="00291B04"/>
    <w:rsid w:val="00291ED5"/>
    <w:rsid w:val="0029218D"/>
    <w:rsid w:val="002927C1"/>
    <w:rsid w:val="00292E98"/>
    <w:rsid w:val="00293F2D"/>
    <w:rsid w:val="002948AA"/>
    <w:rsid w:val="002953F4"/>
    <w:rsid w:val="00295617"/>
    <w:rsid w:val="00295884"/>
    <w:rsid w:val="00295BAC"/>
    <w:rsid w:val="00295E86"/>
    <w:rsid w:val="00296651"/>
    <w:rsid w:val="0029680B"/>
    <w:rsid w:val="002968EE"/>
    <w:rsid w:val="002970DD"/>
    <w:rsid w:val="00297451"/>
    <w:rsid w:val="002A0BAE"/>
    <w:rsid w:val="002A1522"/>
    <w:rsid w:val="002A4CC1"/>
    <w:rsid w:val="002A5678"/>
    <w:rsid w:val="002A56EF"/>
    <w:rsid w:val="002A5A0F"/>
    <w:rsid w:val="002A5C48"/>
    <w:rsid w:val="002A6C48"/>
    <w:rsid w:val="002A6FA3"/>
    <w:rsid w:val="002A7044"/>
    <w:rsid w:val="002A7099"/>
    <w:rsid w:val="002A7F13"/>
    <w:rsid w:val="002B0C96"/>
    <w:rsid w:val="002B1A02"/>
    <w:rsid w:val="002B2804"/>
    <w:rsid w:val="002B3039"/>
    <w:rsid w:val="002B35B3"/>
    <w:rsid w:val="002B491B"/>
    <w:rsid w:val="002B4D78"/>
    <w:rsid w:val="002B5E63"/>
    <w:rsid w:val="002B7A11"/>
    <w:rsid w:val="002B7AC5"/>
    <w:rsid w:val="002B7B2E"/>
    <w:rsid w:val="002C04C9"/>
    <w:rsid w:val="002C2437"/>
    <w:rsid w:val="002C2865"/>
    <w:rsid w:val="002C2ED5"/>
    <w:rsid w:val="002C3D2C"/>
    <w:rsid w:val="002C46A3"/>
    <w:rsid w:val="002C4736"/>
    <w:rsid w:val="002C4CF3"/>
    <w:rsid w:val="002C5296"/>
    <w:rsid w:val="002C5FC1"/>
    <w:rsid w:val="002C65BF"/>
    <w:rsid w:val="002C7F6D"/>
    <w:rsid w:val="002D1217"/>
    <w:rsid w:val="002D1A5F"/>
    <w:rsid w:val="002D2DD7"/>
    <w:rsid w:val="002D4DF8"/>
    <w:rsid w:val="002D5162"/>
    <w:rsid w:val="002D5331"/>
    <w:rsid w:val="002D6DD6"/>
    <w:rsid w:val="002D7A55"/>
    <w:rsid w:val="002E0982"/>
    <w:rsid w:val="002E0CF7"/>
    <w:rsid w:val="002E0FC5"/>
    <w:rsid w:val="002E1211"/>
    <w:rsid w:val="002E19C6"/>
    <w:rsid w:val="002E24B6"/>
    <w:rsid w:val="002E4496"/>
    <w:rsid w:val="002E4A75"/>
    <w:rsid w:val="002E53AB"/>
    <w:rsid w:val="002E58EA"/>
    <w:rsid w:val="002E5CF2"/>
    <w:rsid w:val="002E5F36"/>
    <w:rsid w:val="002E61DA"/>
    <w:rsid w:val="002E65DB"/>
    <w:rsid w:val="002E6677"/>
    <w:rsid w:val="002E76C5"/>
    <w:rsid w:val="002F0B46"/>
    <w:rsid w:val="002F11E4"/>
    <w:rsid w:val="002F3FFB"/>
    <w:rsid w:val="002F4F20"/>
    <w:rsid w:val="002F6272"/>
    <w:rsid w:val="002F72F5"/>
    <w:rsid w:val="002F759D"/>
    <w:rsid w:val="00300756"/>
    <w:rsid w:val="00300795"/>
    <w:rsid w:val="0030173B"/>
    <w:rsid w:val="003076AC"/>
    <w:rsid w:val="00307823"/>
    <w:rsid w:val="00307EAC"/>
    <w:rsid w:val="00310AAB"/>
    <w:rsid w:val="003139EA"/>
    <w:rsid w:val="0031486E"/>
    <w:rsid w:val="003151BC"/>
    <w:rsid w:val="00315532"/>
    <w:rsid w:val="0031554F"/>
    <w:rsid w:val="00315553"/>
    <w:rsid w:val="00315B6D"/>
    <w:rsid w:val="00316617"/>
    <w:rsid w:val="003177D7"/>
    <w:rsid w:val="00317A3D"/>
    <w:rsid w:val="0032098E"/>
    <w:rsid w:val="00320D60"/>
    <w:rsid w:val="00321392"/>
    <w:rsid w:val="003222B6"/>
    <w:rsid w:val="00322F79"/>
    <w:rsid w:val="0032342E"/>
    <w:rsid w:val="0032354F"/>
    <w:rsid w:val="00323AE1"/>
    <w:rsid w:val="00323C58"/>
    <w:rsid w:val="003246B3"/>
    <w:rsid w:val="00324E4D"/>
    <w:rsid w:val="003250FE"/>
    <w:rsid w:val="003251C0"/>
    <w:rsid w:val="0032524D"/>
    <w:rsid w:val="003255DC"/>
    <w:rsid w:val="00325B0C"/>
    <w:rsid w:val="00325C84"/>
    <w:rsid w:val="00325D6E"/>
    <w:rsid w:val="00326062"/>
    <w:rsid w:val="003265A9"/>
    <w:rsid w:val="00326A36"/>
    <w:rsid w:val="00326B27"/>
    <w:rsid w:val="00326DF6"/>
    <w:rsid w:val="00327323"/>
    <w:rsid w:val="00330D98"/>
    <w:rsid w:val="00330E8A"/>
    <w:rsid w:val="00330FFE"/>
    <w:rsid w:val="0033127C"/>
    <w:rsid w:val="0033295D"/>
    <w:rsid w:val="00332F71"/>
    <w:rsid w:val="00333876"/>
    <w:rsid w:val="00333953"/>
    <w:rsid w:val="0033430B"/>
    <w:rsid w:val="00335891"/>
    <w:rsid w:val="0033623F"/>
    <w:rsid w:val="00337A4D"/>
    <w:rsid w:val="00341062"/>
    <w:rsid w:val="003416FD"/>
    <w:rsid w:val="00341FE0"/>
    <w:rsid w:val="003421B5"/>
    <w:rsid w:val="003439C2"/>
    <w:rsid w:val="0034448B"/>
    <w:rsid w:val="00344854"/>
    <w:rsid w:val="0034518B"/>
    <w:rsid w:val="003453BD"/>
    <w:rsid w:val="0034545C"/>
    <w:rsid w:val="0034633A"/>
    <w:rsid w:val="00346BF7"/>
    <w:rsid w:val="0034748C"/>
    <w:rsid w:val="00350CD7"/>
    <w:rsid w:val="00351633"/>
    <w:rsid w:val="003518C4"/>
    <w:rsid w:val="003519F1"/>
    <w:rsid w:val="003520D6"/>
    <w:rsid w:val="00352CB0"/>
    <w:rsid w:val="00354CD8"/>
    <w:rsid w:val="00355711"/>
    <w:rsid w:val="003559A6"/>
    <w:rsid w:val="003559F7"/>
    <w:rsid w:val="003560B8"/>
    <w:rsid w:val="0035696C"/>
    <w:rsid w:val="00356A4D"/>
    <w:rsid w:val="00357317"/>
    <w:rsid w:val="0035769D"/>
    <w:rsid w:val="0035793A"/>
    <w:rsid w:val="00357F0A"/>
    <w:rsid w:val="00360253"/>
    <w:rsid w:val="00361DD4"/>
    <w:rsid w:val="00362873"/>
    <w:rsid w:val="00362A93"/>
    <w:rsid w:val="003632A0"/>
    <w:rsid w:val="0036413A"/>
    <w:rsid w:val="003644F5"/>
    <w:rsid w:val="003666B4"/>
    <w:rsid w:val="00366842"/>
    <w:rsid w:val="003668A1"/>
    <w:rsid w:val="00370001"/>
    <w:rsid w:val="0037062E"/>
    <w:rsid w:val="003707E0"/>
    <w:rsid w:val="003715C2"/>
    <w:rsid w:val="00372E10"/>
    <w:rsid w:val="0037385A"/>
    <w:rsid w:val="003738FD"/>
    <w:rsid w:val="003747D0"/>
    <w:rsid w:val="0037486D"/>
    <w:rsid w:val="003751D7"/>
    <w:rsid w:val="00375709"/>
    <w:rsid w:val="00376601"/>
    <w:rsid w:val="00376855"/>
    <w:rsid w:val="003772C8"/>
    <w:rsid w:val="003774EF"/>
    <w:rsid w:val="00377BB5"/>
    <w:rsid w:val="00377D64"/>
    <w:rsid w:val="00377FDE"/>
    <w:rsid w:val="0038194F"/>
    <w:rsid w:val="00381C96"/>
    <w:rsid w:val="00381DA5"/>
    <w:rsid w:val="00382C32"/>
    <w:rsid w:val="00383940"/>
    <w:rsid w:val="0038442A"/>
    <w:rsid w:val="00384C63"/>
    <w:rsid w:val="00385245"/>
    <w:rsid w:val="003853D9"/>
    <w:rsid w:val="0038674E"/>
    <w:rsid w:val="00387610"/>
    <w:rsid w:val="00387D33"/>
    <w:rsid w:val="00391550"/>
    <w:rsid w:val="003915F3"/>
    <w:rsid w:val="00391A24"/>
    <w:rsid w:val="00392574"/>
    <w:rsid w:val="00393836"/>
    <w:rsid w:val="00394306"/>
    <w:rsid w:val="00395611"/>
    <w:rsid w:val="00395D55"/>
    <w:rsid w:val="00396163"/>
    <w:rsid w:val="00396594"/>
    <w:rsid w:val="00396B27"/>
    <w:rsid w:val="00397D91"/>
    <w:rsid w:val="003A056B"/>
    <w:rsid w:val="003A0CB5"/>
    <w:rsid w:val="003A12CD"/>
    <w:rsid w:val="003A2928"/>
    <w:rsid w:val="003A2A37"/>
    <w:rsid w:val="003A36BD"/>
    <w:rsid w:val="003A399F"/>
    <w:rsid w:val="003A3F12"/>
    <w:rsid w:val="003A5099"/>
    <w:rsid w:val="003A5E64"/>
    <w:rsid w:val="003A68EB"/>
    <w:rsid w:val="003A6FB5"/>
    <w:rsid w:val="003A7234"/>
    <w:rsid w:val="003A72BD"/>
    <w:rsid w:val="003A7363"/>
    <w:rsid w:val="003A7582"/>
    <w:rsid w:val="003A7B7C"/>
    <w:rsid w:val="003B0605"/>
    <w:rsid w:val="003B113A"/>
    <w:rsid w:val="003B192A"/>
    <w:rsid w:val="003B2330"/>
    <w:rsid w:val="003B370F"/>
    <w:rsid w:val="003B4080"/>
    <w:rsid w:val="003B4738"/>
    <w:rsid w:val="003B5B57"/>
    <w:rsid w:val="003B5D7A"/>
    <w:rsid w:val="003B6139"/>
    <w:rsid w:val="003B61D5"/>
    <w:rsid w:val="003B68F7"/>
    <w:rsid w:val="003B7008"/>
    <w:rsid w:val="003B7D03"/>
    <w:rsid w:val="003C00ED"/>
    <w:rsid w:val="003C01AB"/>
    <w:rsid w:val="003C041B"/>
    <w:rsid w:val="003C04ED"/>
    <w:rsid w:val="003C0B44"/>
    <w:rsid w:val="003C1713"/>
    <w:rsid w:val="003C1C8E"/>
    <w:rsid w:val="003C1E03"/>
    <w:rsid w:val="003C22CA"/>
    <w:rsid w:val="003C3010"/>
    <w:rsid w:val="003C3305"/>
    <w:rsid w:val="003C3D76"/>
    <w:rsid w:val="003C4376"/>
    <w:rsid w:val="003C4F5C"/>
    <w:rsid w:val="003C5F53"/>
    <w:rsid w:val="003C65F7"/>
    <w:rsid w:val="003C6806"/>
    <w:rsid w:val="003C6D85"/>
    <w:rsid w:val="003C732E"/>
    <w:rsid w:val="003C7A6D"/>
    <w:rsid w:val="003D077E"/>
    <w:rsid w:val="003D0921"/>
    <w:rsid w:val="003D099B"/>
    <w:rsid w:val="003D0A8F"/>
    <w:rsid w:val="003D1C6D"/>
    <w:rsid w:val="003D1C9F"/>
    <w:rsid w:val="003D2A80"/>
    <w:rsid w:val="003D3694"/>
    <w:rsid w:val="003D46B9"/>
    <w:rsid w:val="003D4D84"/>
    <w:rsid w:val="003D6C3A"/>
    <w:rsid w:val="003D7217"/>
    <w:rsid w:val="003D744C"/>
    <w:rsid w:val="003D755E"/>
    <w:rsid w:val="003D7809"/>
    <w:rsid w:val="003E0770"/>
    <w:rsid w:val="003E0C59"/>
    <w:rsid w:val="003E1019"/>
    <w:rsid w:val="003E1607"/>
    <w:rsid w:val="003E22C1"/>
    <w:rsid w:val="003E2416"/>
    <w:rsid w:val="003E30AD"/>
    <w:rsid w:val="003E4153"/>
    <w:rsid w:val="003E4277"/>
    <w:rsid w:val="003E482A"/>
    <w:rsid w:val="003E4AB9"/>
    <w:rsid w:val="003E5D86"/>
    <w:rsid w:val="003E5E8C"/>
    <w:rsid w:val="003E6545"/>
    <w:rsid w:val="003E679D"/>
    <w:rsid w:val="003F0511"/>
    <w:rsid w:val="003F0743"/>
    <w:rsid w:val="003F1053"/>
    <w:rsid w:val="003F16C8"/>
    <w:rsid w:val="003F249E"/>
    <w:rsid w:val="003F33D4"/>
    <w:rsid w:val="003F43A9"/>
    <w:rsid w:val="004002F0"/>
    <w:rsid w:val="004007F2"/>
    <w:rsid w:val="0040099F"/>
    <w:rsid w:val="0040164F"/>
    <w:rsid w:val="00402DCC"/>
    <w:rsid w:val="00403973"/>
    <w:rsid w:val="00403DF4"/>
    <w:rsid w:val="00404A16"/>
    <w:rsid w:val="00405205"/>
    <w:rsid w:val="0040585F"/>
    <w:rsid w:val="00405B33"/>
    <w:rsid w:val="00406AF0"/>
    <w:rsid w:val="004072B1"/>
    <w:rsid w:val="0041154D"/>
    <w:rsid w:val="00411B79"/>
    <w:rsid w:val="00411EA9"/>
    <w:rsid w:val="004128FD"/>
    <w:rsid w:val="00412CB0"/>
    <w:rsid w:val="004135B0"/>
    <w:rsid w:val="004135E5"/>
    <w:rsid w:val="00413821"/>
    <w:rsid w:val="00413FDA"/>
    <w:rsid w:val="00414B65"/>
    <w:rsid w:val="00416008"/>
    <w:rsid w:val="004160A3"/>
    <w:rsid w:val="004162FA"/>
    <w:rsid w:val="004171B7"/>
    <w:rsid w:val="00417B0A"/>
    <w:rsid w:val="00420145"/>
    <w:rsid w:val="004202E0"/>
    <w:rsid w:val="00420802"/>
    <w:rsid w:val="00420953"/>
    <w:rsid w:val="00421C03"/>
    <w:rsid w:val="00421C29"/>
    <w:rsid w:val="004220EB"/>
    <w:rsid w:val="004226A9"/>
    <w:rsid w:val="0042296F"/>
    <w:rsid w:val="004231DA"/>
    <w:rsid w:val="00423B54"/>
    <w:rsid w:val="004243EE"/>
    <w:rsid w:val="00425A26"/>
    <w:rsid w:val="00425C37"/>
    <w:rsid w:val="0042607E"/>
    <w:rsid w:val="004261F5"/>
    <w:rsid w:val="004262D3"/>
    <w:rsid w:val="0042643D"/>
    <w:rsid w:val="00427E50"/>
    <w:rsid w:val="00430546"/>
    <w:rsid w:val="00430FE4"/>
    <w:rsid w:val="00431103"/>
    <w:rsid w:val="00431198"/>
    <w:rsid w:val="00431493"/>
    <w:rsid w:val="0043190A"/>
    <w:rsid w:val="00431C7B"/>
    <w:rsid w:val="00432D7C"/>
    <w:rsid w:val="0043301D"/>
    <w:rsid w:val="00434281"/>
    <w:rsid w:val="004349FD"/>
    <w:rsid w:val="00435788"/>
    <w:rsid w:val="00435B93"/>
    <w:rsid w:val="0043688D"/>
    <w:rsid w:val="00436F63"/>
    <w:rsid w:val="00437A92"/>
    <w:rsid w:val="00437C61"/>
    <w:rsid w:val="00437F45"/>
    <w:rsid w:val="00441DF4"/>
    <w:rsid w:val="004428F8"/>
    <w:rsid w:val="00442F4A"/>
    <w:rsid w:val="004436C9"/>
    <w:rsid w:val="00444C38"/>
    <w:rsid w:val="0044573E"/>
    <w:rsid w:val="0044594B"/>
    <w:rsid w:val="00445ADB"/>
    <w:rsid w:val="00445E84"/>
    <w:rsid w:val="00445F13"/>
    <w:rsid w:val="00446EF4"/>
    <w:rsid w:val="00446FBE"/>
    <w:rsid w:val="0044753B"/>
    <w:rsid w:val="004507D5"/>
    <w:rsid w:val="00452904"/>
    <w:rsid w:val="0045333B"/>
    <w:rsid w:val="004536E1"/>
    <w:rsid w:val="00453855"/>
    <w:rsid w:val="00453FBA"/>
    <w:rsid w:val="00454839"/>
    <w:rsid w:val="004553F0"/>
    <w:rsid w:val="00455631"/>
    <w:rsid w:val="00455D93"/>
    <w:rsid w:val="00457B20"/>
    <w:rsid w:val="00457DCA"/>
    <w:rsid w:val="004601F0"/>
    <w:rsid w:val="00461A88"/>
    <w:rsid w:val="00461C00"/>
    <w:rsid w:val="00462155"/>
    <w:rsid w:val="004631BB"/>
    <w:rsid w:val="00463AF5"/>
    <w:rsid w:val="004644ED"/>
    <w:rsid w:val="00464A60"/>
    <w:rsid w:val="00465A09"/>
    <w:rsid w:val="00465A6F"/>
    <w:rsid w:val="00466082"/>
    <w:rsid w:val="00466FD3"/>
    <w:rsid w:val="0046754F"/>
    <w:rsid w:val="00470313"/>
    <w:rsid w:val="004708CA"/>
    <w:rsid w:val="00471198"/>
    <w:rsid w:val="00472A33"/>
    <w:rsid w:val="00472D54"/>
    <w:rsid w:val="004731F0"/>
    <w:rsid w:val="00473340"/>
    <w:rsid w:val="0047498D"/>
    <w:rsid w:val="00475C33"/>
    <w:rsid w:val="00475C90"/>
    <w:rsid w:val="00476907"/>
    <w:rsid w:val="004777F1"/>
    <w:rsid w:val="00477889"/>
    <w:rsid w:val="00477E00"/>
    <w:rsid w:val="00480567"/>
    <w:rsid w:val="00480656"/>
    <w:rsid w:val="004809D4"/>
    <w:rsid w:val="00482DE3"/>
    <w:rsid w:val="0048323D"/>
    <w:rsid w:val="0048374A"/>
    <w:rsid w:val="00484410"/>
    <w:rsid w:val="004848BC"/>
    <w:rsid w:val="004850A3"/>
    <w:rsid w:val="004852A8"/>
    <w:rsid w:val="0048564C"/>
    <w:rsid w:val="00485D52"/>
    <w:rsid w:val="00486115"/>
    <w:rsid w:val="00486A05"/>
    <w:rsid w:val="00486A69"/>
    <w:rsid w:val="00487061"/>
    <w:rsid w:val="00487799"/>
    <w:rsid w:val="00487C9C"/>
    <w:rsid w:val="0049037E"/>
    <w:rsid w:val="004910F6"/>
    <w:rsid w:val="004921D4"/>
    <w:rsid w:val="004927CA"/>
    <w:rsid w:val="00492CB8"/>
    <w:rsid w:val="004937C0"/>
    <w:rsid w:val="00494237"/>
    <w:rsid w:val="00494ADF"/>
    <w:rsid w:val="00494F7C"/>
    <w:rsid w:val="00496F6D"/>
    <w:rsid w:val="0049779B"/>
    <w:rsid w:val="00497C37"/>
    <w:rsid w:val="004A00EB"/>
    <w:rsid w:val="004A0ADC"/>
    <w:rsid w:val="004A0E1A"/>
    <w:rsid w:val="004A12DD"/>
    <w:rsid w:val="004A1696"/>
    <w:rsid w:val="004A17B6"/>
    <w:rsid w:val="004A2A6A"/>
    <w:rsid w:val="004A3608"/>
    <w:rsid w:val="004A3D13"/>
    <w:rsid w:val="004A4E36"/>
    <w:rsid w:val="004A5934"/>
    <w:rsid w:val="004A5A58"/>
    <w:rsid w:val="004A669B"/>
    <w:rsid w:val="004B0248"/>
    <w:rsid w:val="004B050D"/>
    <w:rsid w:val="004B1570"/>
    <w:rsid w:val="004B17C4"/>
    <w:rsid w:val="004B1B10"/>
    <w:rsid w:val="004B39FD"/>
    <w:rsid w:val="004B3B1D"/>
    <w:rsid w:val="004B3E62"/>
    <w:rsid w:val="004B4C39"/>
    <w:rsid w:val="004B53DE"/>
    <w:rsid w:val="004B6E26"/>
    <w:rsid w:val="004B7CFB"/>
    <w:rsid w:val="004C03A5"/>
    <w:rsid w:val="004C0977"/>
    <w:rsid w:val="004C0EFD"/>
    <w:rsid w:val="004C11B6"/>
    <w:rsid w:val="004C14C2"/>
    <w:rsid w:val="004C2239"/>
    <w:rsid w:val="004C2818"/>
    <w:rsid w:val="004C2D7A"/>
    <w:rsid w:val="004C37DE"/>
    <w:rsid w:val="004C47C9"/>
    <w:rsid w:val="004C6156"/>
    <w:rsid w:val="004C68D2"/>
    <w:rsid w:val="004C7297"/>
    <w:rsid w:val="004C75FA"/>
    <w:rsid w:val="004C7957"/>
    <w:rsid w:val="004C7A97"/>
    <w:rsid w:val="004D10AE"/>
    <w:rsid w:val="004D131E"/>
    <w:rsid w:val="004D2072"/>
    <w:rsid w:val="004D248B"/>
    <w:rsid w:val="004D2990"/>
    <w:rsid w:val="004D3132"/>
    <w:rsid w:val="004D36EA"/>
    <w:rsid w:val="004D3E9C"/>
    <w:rsid w:val="004D48F5"/>
    <w:rsid w:val="004D52FF"/>
    <w:rsid w:val="004D66E3"/>
    <w:rsid w:val="004D704D"/>
    <w:rsid w:val="004D718D"/>
    <w:rsid w:val="004D76E7"/>
    <w:rsid w:val="004D7E27"/>
    <w:rsid w:val="004E135D"/>
    <w:rsid w:val="004E20D7"/>
    <w:rsid w:val="004E3A3F"/>
    <w:rsid w:val="004E3D51"/>
    <w:rsid w:val="004E3E80"/>
    <w:rsid w:val="004E4278"/>
    <w:rsid w:val="004E43BF"/>
    <w:rsid w:val="004E5F60"/>
    <w:rsid w:val="004E69DB"/>
    <w:rsid w:val="004E6A7B"/>
    <w:rsid w:val="004F0765"/>
    <w:rsid w:val="004F0A91"/>
    <w:rsid w:val="004F1F4C"/>
    <w:rsid w:val="004F2F0E"/>
    <w:rsid w:val="004F348D"/>
    <w:rsid w:val="004F3EFA"/>
    <w:rsid w:val="004F45B2"/>
    <w:rsid w:val="004F4635"/>
    <w:rsid w:val="004F5356"/>
    <w:rsid w:val="004F54E7"/>
    <w:rsid w:val="004F631C"/>
    <w:rsid w:val="004F706B"/>
    <w:rsid w:val="004F7AE1"/>
    <w:rsid w:val="004F7C9F"/>
    <w:rsid w:val="0050112D"/>
    <w:rsid w:val="0050157E"/>
    <w:rsid w:val="005018D8"/>
    <w:rsid w:val="00501B9C"/>
    <w:rsid w:val="005033A9"/>
    <w:rsid w:val="005035D3"/>
    <w:rsid w:val="005035F5"/>
    <w:rsid w:val="005038D6"/>
    <w:rsid w:val="00504023"/>
    <w:rsid w:val="00505167"/>
    <w:rsid w:val="00505699"/>
    <w:rsid w:val="00506AC8"/>
    <w:rsid w:val="00507B64"/>
    <w:rsid w:val="0051088D"/>
    <w:rsid w:val="00511014"/>
    <w:rsid w:val="005122D4"/>
    <w:rsid w:val="00512476"/>
    <w:rsid w:val="0051287F"/>
    <w:rsid w:val="00512FCC"/>
    <w:rsid w:val="00513091"/>
    <w:rsid w:val="005136CE"/>
    <w:rsid w:val="0051492C"/>
    <w:rsid w:val="00514F40"/>
    <w:rsid w:val="00515810"/>
    <w:rsid w:val="0051733A"/>
    <w:rsid w:val="0052094F"/>
    <w:rsid w:val="0052245E"/>
    <w:rsid w:val="005226DB"/>
    <w:rsid w:val="00522D3F"/>
    <w:rsid w:val="00523798"/>
    <w:rsid w:val="00523F8F"/>
    <w:rsid w:val="00524870"/>
    <w:rsid w:val="00524A5B"/>
    <w:rsid w:val="00524B0D"/>
    <w:rsid w:val="005266A2"/>
    <w:rsid w:val="0052687B"/>
    <w:rsid w:val="00526E87"/>
    <w:rsid w:val="00527296"/>
    <w:rsid w:val="005272AB"/>
    <w:rsid w:val="00527780"/>
    <w:rsid w:val="00527BBC"/>
    <w:rsid w:val="00527CFA"/>
    <w:rsid w:val="00530130"/>
    <w:rsid w:val="005309AF"/>
    <w:rsid w:val="00530C95"/>
    <w:rsid w:val="00531902"/>
    <w:rsid w:val="00531A68"/>
    <w:rsid w:val="00531E1A"/>
    <w:rsid w:val="00532043"/>
    <w:rsid w:val="00533188"/>
    <w:rsid w:val="005331A0"/>
    <w:rsid w:val="005339AF"/>
    <w:rsid w:val="00533ACB"/>
    <w:rsid w:val="00534640"/>
    <w:rsid w:val="0053481B"/>
    <w:rsid w:val="005355AF"/>
    <w:rsid w:val="00536018"/>
    <w:rsid w:val="005367D8"/>
    <w:rsid w:val="005368B6"/>
    <w:rsid w:val="00537431"/>
    <w:rsid w:val="00537692"/>
    <w:rsid w:val="00540B39"/>
    <w:rsid w:val="005410D3"/>
    <w:rsid w:val="00541D57"/>
    <w:rsid w:val="00542681"/>
    <w:rsid w:val="00543089"/>
    <w:rsid w:val="00544ADD"/>
    <w:rsid w:val="00545902"/>
    <w:rsid w:val="005461AB"/>
    <w:rsid w:val="00546CF6"/>
    <w:rsid w:val="00546FC1"/>
    <w:rsid w:val="00551C5A"/>
    <w:rsid w:val="0055227B"/>
    <w:rsid w:val="00552CBC"/>
    <w:rsid w:val="00553127"/>
    <w:rsid w:val="0055465E"/>
    <w:rsid w:val="00554FFF"/>
    <w:rsid w:val="005564CE"/>
    <w:rsid w:val="005568F6"/>
    <w:rsid w:val="005569EE"/>
    <w:rsid w:val="0055737D"/>
    <w:rsid w:val="00557BA4"/>
    <w:rsid w:val="005601E3"/>
    <w:rsid w:val="00560C64"/>
    <w:rsid w:val="005625A0"/>
    <w:rsid w:val="005625B6"/>
    <w:rsid w:val="0056260F"/>
    <w:rsid w:val="00562C03"/>
    <w:rsid w:val="0056379D"/>
    <w:rsid w:val="005644C9"/>
    <w:rsid w:val="00564722"/>
    <w:rsid w:val="005656D8"/>
    <w:rsid w:val="0056652A"/>
    <w:rsid w:val="0056671F"/>
    <w:rsid w:val="00566B44"/>
    <w:rsid w:val="005670CD"/>
    <w:rsid w:val="005677DE"/>
    <w:rsid w:val="00567FDB"/>
    <w:rsid w:val="00570014"/>
    <w:rsid w:val="0057013B"/>
    <w:rsid w:val="0057099B"/>
    <w:rsid w:val="00570DD2"/>
    <w:rsid w:val="0057143F"/>
    <w:rsid w:val="00571503"/>
    <w:rsid w:val="00571F7F"/>
    <w:rsid w:val="00572956"/>
    <w:rsid w:val="00572BAE"/>
    <w:rsid w:val="00572BED"/>
    <w:rsid w:val="00572DA5"/>
    <w:rsid w:val="00572DCC"/>
    <w:rsid w:val="00573149"/>
    <w:rsid w:val="00573CAF"/>
    <w:rsid w:val="00573CE1"/>
    <w:rsid w:val="00573FCD"/>
    <w:rsid w:val="00573FDD"/>
    <w:rsid w:val="00574241"/>
    <w:rsid w:val="005745F7"/>
    <w:rsid w:val="00574664"/>
    <w:rsid w:val="005754F0"/>
    <w:rsid w:val="00575549"/>
    <w:rsid w:val="00576322"/>
    <w:rsid w:val="00577048"/>
    <w:rsid w:val="005773BC"/>
    <w:rsid w:val="0057742C"/>
    <w:rsid w:val="005777AD"/>
    <w:rsid w:val="005806F3"/>
    <w:rsid w:val="0058132C"/>
    <w:rsid w:val="0058187A"/>
    <w:rsid w:val="005833D9"/>
    <w:rsid w:val="00583A9B"/>
    <w:rsid w:val="00584B39"/>
    <w:rsid w:val="00584F68"/>
    <w:rsid w:val="005859CF"/>
    <w:rsid w:val="00585B4E"/>
    <w:rsid w:val="00585CC6"/>
    <w:rsid w:val="00585FF2"/>
    <w:rsid w:val="0058669F"/>
    <w:rsid w:val="005869B2"/>
    <w:rsid w:val="00586C92"/>
    <w:rsid w:val="0058716E"/>
    <w:rsid w:val="00587B04"/>
    <w:rsid w:val="00590196"/>
    <w:rsid w:val="00590ED2"/>
    <w:rsid w:val="00592015"/>
    <w:rsid w:val="005925AB"/>
    <w:rsid w:val="00594A4F"/>
    <w:rsid w:val="0059519B"/>
    <w:rsid w:val="00595CF3"/>
    <w:rsid w:val="005967EB"/>
    <w:rsid w:val="00596E05"/>
    <w:rsid w:val="005A0913"/>
    <w:rsid w:val="005A0CFE"/>
    <w:rsid w:val="005A131F"/>
    <w:rsid w:val="005A167B"/>
    <w:rsid w:val="005A16C7"/>
    <w:rsid w:val="005A19E8"/>
    <w:rsid w:val="005A3EDF"/>
    <w:rsid w:val="005A4BE8"/>
    <w:rsid w:val="005A5001"/>
    <w:rsid w:val="005A5312"/>
    <w:rsid w:val="005A5645"/>
    <w:rsid w:val="005A5CB7"/>
    <w:rsid w:val="005A5E57"/>
    <w:rsid w:val="005A6BC5"/>
    <w:rsid w:val="005A7175"/>
    <w:rsid w:val="005A78B0"/>
    <w:rsid w:val="005B08D3"/>
    <w:rsid w:val="005B0CDE"/>
    <w:rsid w:val="005B167E"/>
    <w:rsid w:val="005B1903"/>
    <w:rsid w:val="005B1CDE"/>
    <w:rsid w:val="005B2FC6"/>
    <w:rsid w:val="005B3923"/>
    <w:rsid w:val="005B5079"/>
    <w:rsid w:val="005B507D"/>
    <w:rsid w:val="005B50A9"/>
    <w:rsid w:val="005B51B9"/>
    <w:rsid w:val="005B5383"/>
    <w:rsid w:val="005B5AF0"/>
    <w:rsid w:val="005B5F5D"/>
    <w:rsid w:val="005B60FE"/>
    <w:rsid w:val="005B6133"/>
    <w:rsid w:val="005B67FF"/>
    <w:rsid w:val="005B7676"/>
    <w:rsid w:val="005B7E29"/>
    <w:rsid w:val="005C0073"/>
    <w:rsid w:val="005C12DB"/>
    <w:rsid w:val="005C1AC8"/>
    <w:rsid w:val="005C1CBA"/>
    <w:rsid w:val="005C25C8"/>
    <w:rsid w:val="005C33D4"/>
    <w:rsid w:val="005C35FA"/>
    <w:rsid w:val="005C3D52"/>
    <w:rsid w:val="005C4078"/>
    <w:rsid w:val="005C44AA"/>
    <w:rsid w:val="005C5A86"/>
    <w:rsid w:val="005C624F"/>
    <w:rsid w:val="005D0B8C"/>
    <w:rsid w:val="005D13E5"/>
    <w:rsid w:val="005D1415"/>
    <w:rsid w:val="005D1A05"/>
    <w:rsid w:val="005D2214"/>
    <w:rsid w:val="005D2A53"/>
    <w:rsid w:val="005D2BAE"/>
    <w:rsid w:val="005D2BED"/>
    <w:rsid w:val="005D366F"/>
    <w:rsid w:val="005D38F0"/>
    <w:rsid w:val="005D3CA0"/>
    <w:rsid w:val="005D417F"/>
    <w:rsid w:val="005D4C14"/>
    <w:rsid w:val="005D4CD6"/>
    <w:rsid w:val="005D4D24"/>
    <w:rsid w:val="005D4DDD"/>
    <w:rsid w:val="005D4E70"/>
    <w:rsid w:val="005D5210"/>
    <w:rsid w:val="005D5B48"/>
    <w:rsid w:val="005D5F63"/>
    <w:rsid w:val="005D6C32"/>
    <w:rsid w:val="005D6D21"/>
    <w:rsid w:val="005D74E5"/>
    <w:rsid w:val="005D78E5"/>
    <w:rsid w:val="005D7D7C"/>
    <w:rsid w:val="005E03C3"/>
    <w:rsid w:val="005E0F87"/>
    <w:rsid w:val="005E2883"/>
    <w:rsid w:val="005E3B5C"/>
    <w:rsid w:val="005E42DC"/>
    <w:rsid w:val="005E476B"/>
    <w:rsid w:val="005E4BDF"/>
    <w:rsid w:val="005E68C2"/>
    <w:rsid w:val="005E697D"/>
    <w:rsid w:val="005E6C05"/>
    <w:rsid w:val="005E73DA"/>
    <w:rsid w:val="005F0EB9"/>
    <w:rsid w:val="005F1672"/>
    <w:rsid w:val="005F1FA1"/>
    <w:rsid w:val="005F2E3A"/>
    <w:rsid w:val="005F2F0E"/>
    <w:rsid w:val="005F30DF"/>
    <w:rsid w:val="005F31E2"/>
    <w:rsid w:val="005F326A"/>
    <w:rsid w:val="005F3DCD"/>
    <w:rsid w:val="005F4770"/>
    <w:rsid w:val="005F4923"/>
    <w:rsid w:val="005F5124"/>
    <w:rsid w:val="005F5454"/>
    <w:rsid w:val="005F55AA"/>
    <w:rsid w:val="005F5F65"/>
    <w:rsid w:val="00600371"/>
    <w:rsid w:val="00600838"/>
    <w:rsid w:val="00601332"/>
    <w:rsid w:val="0060180E"/>
    <w:rsid w:val="00602312"/>
    <w:rsid w:val="00602A16"/>
    <w:rsid w:val="00602FE0"/>
    <w:rsid w:val="00603B1E"/>
    <w:rsid w:val="00603CF1"/>
    <w:rsid w:val="006042CB"/>
    <w:rsid w:val="00604555"/>
    <w:rsid w:val="00604767"/>
    <w:rsid w:val="00604E2E"/>
    <w:rsid w:val="00605D9D"/>
    <w:rsid w:val="00606579"/>
    <w:rsid w:val="00607256"/>
    <w:rsid w:val="00607492"/>
    <w:rsid w:val="00610504"/>
    <w:rsid w:val="00611402"/>
    <w:rsid w:val="00614439"/>
    <w:rsid w:val="00614F51"/>
    <w:rsid w:val="00615FE2"/>
    <w:rsid w:val="00616D1B"/>
    <w:rsid w:val="00617719"/>
    <w:rsid w:val="00620331"/>
    <w:rsid w:val="00621B62"/>
    <w:rsid w:val="00621EC0"/>
    <w:rsid w:val="00623CAD"/>
    <w:rsid w:val="00624476"/>
    <w:rsid w:val="006259A7"/>
    <w:rsid w:val="00625AD6"/>
    <w:rsid w:val="00625C48"/>
    <w:rsid w:val="00627243"/>
    <w:rsid w:val="0063086D"/>
    <w:rsid w:val="00632140"/>
    <w:rsid w:val="00633DC9"/>
    <w:rsid w:val="00634124"/>
    <w:rsid w:val="0063487D"/>
    <w:rsid w:val="00636523"/>
    <w:rsid w:val="006369B7"/>
    <w:rsid w:val="00636A42"/>
    <w:rsid w:val="00636FB9"/>
    <w:rsid w:val="0063700D"/>
    <w:rsid w:val="0063706D"/>
    <w:rsid w:val="006372C5"/>
    <w:rsid w:val="00637A42"/>
    <w:rsid w:val="00637D98"/>
    <w:rsid w:val="006406C8"/>
    <w:rsid w:val="00640F38"/>
    <w:rsid w:val="00642F75"/>
    <w:rsid w:val="00642FD7"/>
    <w:rsid w:val="00643170"/>
    <w:rsid w:val="00644213"/>
    <w:rsid w:val="00644AFB"/>
    <w:rsid w:val="00644BC0"/>
    <w:rsid w:val="00645F37"/>
    <w:rsid w:val="00646FDD"/>
    <w:rsid w:val="0064713B"/>
    <w:rsid w:val="006471DF"/>
    <w:rsid w:val="0064785D"/>
    <w:rsid w:val="00647886"/>
    <w:rsid w:val="006506BE"/>
    <w:rsid w:val="00650C5F"/>
    <w:rsid w:val="00650E56"/>
    <w:rsid w:val="00651572"/>
    <w:rsid w:val="0065178D"/>
    <w:rsid w:val="00652E48"/>
    <w:rsid w:val="00654377"/>
    <w:rsid w:val="00654894"/>
    <w:rsid w:val="00654B6D"/>
    <w:rsid w:val="00654DFF"/>
    <w:rsid w:val="00654EF6"/>
    <w:rsid w:val="006551EF"/>
    <w:rsid w:val="00655823"/>
    <w:rsid w:val="00655DBB"/>
    <w:rsid w:val="006561FF"/>
    <w:rsid w:val="00656381"/>
    <w:rsid w:val="00660979"/>
    <w:rsid w:val="00662A01"/>
    <w:rsid w:val="00663727"/>
    <w:rsid w:val="00663BED"/>
    <w:rsid w:val="00663ED5"/>
    <w:rsid w:val="00664076"/>
    <w:rsid w:val="006658EE"/>
    <w:rsid w:val="00665DB1"/>
    <w:rsid w:val="006669FB"/>
    <w:rsid w:val="006676B3"/>
    <w:rsid w:val="00670164"/>
    <w:rsid w:val="00671036"/>
    <w:rsid w:val="006719FD"/>
    <w:rsid w:val="006729A3"/>
    <w:rsid w:val="006759E3"/>
    <w:rsid w:val="00676814"/>
    <w:rsid w:val="00677192"/>
    <w:rsid w:val="00677578"/>
    <w:rsid w:val="00680565"/>
    <w:rsid w:val="006806B0"/>
    <w:rsid w:val="00680AD2"/>
    <w:rsid w:val="006817E3"/>
    <w:rsid w:val="0068228F"/>
    <w:rsid w:val="00682C5C"/>
    <w:rsid w:val="00683453"/>
    <w:rsid w:val="00684CED"/>
    <w:rsid w:val="0068529F"/>
    <w:rsid w:val="00685892"/>
    <w:rsid w:val="006858BB"/>
    <w:rsid w:val="00685DFA"/>
    <w:rsid w:val="00686441"/>
    <w:rsid w:val="00686D58"/>
    <w:rsid w:val="00690706"/>
    <w:rsid w:val="00691203"/>
    <w:rsid w:val="006913E1"/>
    <w:rsid w:val="006914C8"/>
    <w:rsid w:val="0069151C"/>
    <w:rsid w:val="0069171E"/>
    <w:rsid w:val="006920DB"/>
    <w:rsid w:val="00692254"/>
    <w:rsid w:val="006923FC"/>
    <w:rsid w:val="00693117"/>
    <w:rsid w:val="00693752"/>
    <w:rsid w:val="00694854"/>
    <w:rsid w:val="00695491"/>
    <w:rsid w:val="00695881"/>
    <w:rsid w:val="006967C5"/>
    <w:rsid w:val="00696E56"/>
    <w:rsid w:val="006970B8"/>
    <w:rsid w:val="00697254"/>
    <w:rsid w:val="0069748F"/>
    <w:rsid w:val="00697AAB"/>
    <w:rsid w:val="006A0B6E"/>
    <w:rsid w:val="006A1202"/>
    <w:rsid w:val="006A24D9"/>
    <w:rsid w:val="006A4488"/>
    <w:rsid w:val="006A44D8"/>
    <w:rsid w:val="006A58EF"/>
    <w:rsid w:val="006A6530"/>
    <w:rsid w:val="006A74A9"/>
    <w:rsid w:val="006A7D4E"/>
    <w:rsid w:val="006A7E12"/>
    <w:rsid w:val="006B08A3"/>
    <w:rsid w:val="006B11C5"/>
    <w:rsid w:val="006B2246"/>
    <w:rsid w:val="006B25C6"/>
    <w:rsid w:val="006B43F9"/>
    <w:rsid w:val="006B544A"/>
    <w:rsid w:val="006B6375"/>
    <w:rsid w:val="006B6606"/>
    <w:rsid w:val="006B6B19"/>
    <w:rsid w:val="006C01D7"/>
    <w:rsid w:val="006C0B22"/>
    <w:rsid w:val="006C0D73"/>
    <w:rsid w:val="006C0F08"/>
    <w:rsid w:val="006C3853"/>
    <w:rsid w:val="006C4197"/>
    <w:rsid w:val="006C4B25"/>
    <w:rsid w:val="006C5A0A"/>
    <w:rsid w:val="006C5A75"/>
    <w:rsid w:val="006C5F4A"/>
    <w:rsid w:val="006C6E56"/>
    <w:rsid w:val="006C7642"/>
    <w:rsid w:val="006D05C0"/>
    <w:rsid w:val="006D0659"/>
    <w:rsid w:val="006D0A9D"/>
    <w:rsid w:val="006D11CA"/>
    <w:rsid w:val="006D189D"/>
    <w:rsid w:val="006D2D9C"/>
    <w:rsid w:val="006D2FAE"/>
    <w:rsid w:val="006D3FCD"/>
    <w:rsid w:val="006D44D1"/>
    <w:rsid w:val="006D505D"/>
    <w:rsid w:val="006D506B"/>
    <w:rsid w:val="006D54CE"/>
    <w:rsid w:val="006D554A"/>
    <w:rsid w:val="006D60EC"/>
    <w:rsid w:val="006D6494"/>
    <w:rsid w:val="006D6834"/>
    <w:rsid w:val="006D6D57"/>
    <w:rsid w:val="006D7151"/>
    <w:rsid w:val="006E0D81"/>
    <w:rsid w:val="006E0F28"/>
    <w:rsid w:val="006E1123"/>
    <w:rsid w:val="006E1C8A"/>
    <w:rsid w:val="006E1EDD"/>
    <w:rsid w:val="006E1F1E"/>
    <w:rsid w:val="006E35F3"/>
    <w:rsid w:val="006E450C"/>
    <w:rsid w:val="006E4D2B"/>
    <w:rsid w:val="006E4F35"/>
    <w:rsid w:val="006E5033"/>
    <w:rsid w:val="006E675A"/>
    <w:rsid w:val="006E69D6"/>
    <w:rsid w:val="006E6EA4"/>
    <w:rsid w:val="006E7725"/>
    <w:rsid w:val="006F0232"/>
    <w:rsid w:val="006F02B4"/>
    <w:rsid w:val="006F2E38"/>
    <w:rsid w:val="006F351F"/>
    <w:rsid w:val="006F3E0E"/>
    <w:rsid w:val="006F4062"/>
    <w:rsid w:val="006F4F21"/>
    <w:rsid w:val="006F4FBA"/>
    <w:rsid w:val="006F52E3"/>
    <w:rsid w:val="006F5D64"/>
    <w:rsid w:val="006F6262"/>
    <w:rsid w:val="006F7294"/>
    <w:rsid w:val="006F7AF8"/>
    <w:rsid w:val="00703B27"/>
    <w:rsid w:val="00703B67"/>
    <w:rsid w:val="00703C34"/>
    <w:rsid w:val="007054F0"/>
    <w:rsid w:val="00706806"/>
    <w:rsid w:val="0070691E"/>
    <w:rsid w:val="00706AFE"/>
    <w:rsid w:val="00706FF2"/>
    <w:rsid w:val="00707260"/>
    <w:rsid w:val="007074C1"/>
    <w:rsid w:val="00707DA8"/>
    <w:rsid w:val="00707F12"/>
    <w:rsid w:val="00710EEE"/>
    <w:rsid w:val="007127D5"/>
    <w:rsid w:val="00712D37"/>
    <w:rsid w:val="00713BE9"/>
    <w:rsid w:val="00714023"/>
    <w:rsid w:val="00715883"/>
    <w:rsid w:val="00716C4B"/>
    <w:rsid w:val="0072034D"/>
    <w:rsid w:val="00720D76"/>
    <w:rsid w:val="00721090"/>
    <w:rsid w:val="00721097"/>
    <w:rsid w:val="007215FA"/>
    <w:rsid w:val="007228CE"/>
    <w:rsid w:val="00722AEB"/>
    <w:rsid w:val="007236CB"/>
    <w:rsid w:val="00724098"/>
    <w:rsid w:val="0072454F"/>
    <w:rsid w:val="00724640"/>
    <w:rsid w:val="007254BF"/>
    <w:rsid w:val="0072551B"/>
    <w:rsid w:val="00725AD6"/>
    <w:rsid w:val="0072613D"/>
    <w:rsid w:val="0072646F"/>
    <w:rsid w:val="00726787"/>
    <w:rsid w:val="00727651"/>
    <w:rsid w:val="00727A14"/>
    <w:rsid w:val="00727B5D"/>
    <w:rsid w:val="007302AB"/>
    <w:rsid w:val="00730A80"/>
    <w:rsid w:val="00731AFB"/>
    <w:rsid w:val="00731EDF"/>
    <w:rsid w:val="00732BF5"/>
    <w:rsid w:val="00733CE3"/>
    <w:rsid w:val="00734774"/>
    <w:rsid w:val="00734F83"/>
    <w:rsid w:val="0073504F"/>
    <w:rsid w:val="00735310"/>
    <w:rsid w:val="00736F00"/>
    <w:rsid w:val="00737262"/>
    <w:rsid w:val="0073770E"/>
    <w:rsid w:val="00737DE0"/>
    <w:rsid w:val="00740A62"/>
    <w:rsid w:val="00741DB5"/>
    <w:rsid w:val="00741E89"/>
    <w:rsid w:val="00743B5A"/>
    <w:rsid w:val="00743DF3"/>
    <w:rsid w:val="00745543"/>
    <w:rsid w:val="007455EE"/>
    <w:rsid w:val="007455F1"/>
    <w:rsid w:val="00745674"/>
    <w:rsid w:val="00745B6C"/>
    <w:rsid w:val="007464E6"/>
    <w:rsid w:val="00747DB5"/>
    <w:rsid w:val="007504F2"/>
    <w:rsid w:val="007509DD"/>
    <w:rsid w:val="00750D64"/>
    <w:rsid w:val="007512A8"/>
    <w:rsid w:val="00751AF9"/>
    <w:rsid w:val="00751E0D"/>
    <w:rsid w:val="0075203E"/>
    <w:rsid w:val="00752077"/>
    <w:rsid w:val="00752C12"/>
    <w:rsid w:val="00752E4C"/>
    <w:rsid w:val="007530AA"/>
    <w:rsid w:val="00753EEC"/>
    <w:rsid w:val="00754D98"/>
    <w:rsid w:val="0075504D"/>
    <w:rsid w:val="0076069A"/>
    <w:rsid w:val="00760A02"/>
    <w:rsid w:val="00763048"/>
    <w:rsid w:val="00763D72"/>
    <w:rsid w:val="00764694"/>
    <w:rsid w:val="007646ED"/>
    <w:rsid w:val="00764A31"/>
    <w:rsid w:val="007651E8"/>
    <w:rsid w:val="007656EE"/>
    <w:rsid w:val="007667D1"/>
    <w:rsid w:val="00766E19"/>
    <w:rsid w:val="00767E33"/>
    <w:rsid w:val="00771816"/>
    <w:rsid w:val="00771BF8"/>
    <w:rsid w:val="007722BE"/>
    <w:rsid w:val="00772AA4"/>
    <w:rsid w:val="00772CE5"/>
    <w:rsid w:val="00773AAB"/>
    <w:rsid w:val="00774595"/>
    <w:rsid w:val="007757E9"/>
    <w:rsid w:val="00775FB3"/>
    <w:rsid w:val="00776132"/>
    <w:rsid w:val="0077675F"/>
    <w:rsid w:val="00776CD1"/>
    <w:rsid w:val="00777A38"/>
    <w:rsid w:val="0078054E"/>
    <w:rsid w:val="007812AC"/>
    <w:rsid w:val="00781E56"/>
    <w:rsid w:val="0078224D"/>
    <w:rsid w:val="0078252A"/>
    <w:rsid w:val="00782F3F"/>
    <w:rsid w:val="00782F89"/>
    <w:rsid w:val="00784744"/>
    <w:rsid w:val="00784B96"/>
    <w:rsid w:val="0078554F"/>
    <w:rsid w:val="00785F25"/>
    <w:rsid w:val="007866DE"/>
    <w:rsid w:val="007871B9"/>
    <w:rsid w:val="00790050"/>
    <w:rsid w:val="00790482"/>
    <w:rsid w:val="00793C57"/>
    <w:rsid w:val="00794341"/>
    <w:rsid w:val="00794AAD"/>
    <w:rsid w:val="00794EA6"/>
    <w:rsid w:val="00796593"/>
    <w:rsid w:val="007A0D58"/>
    <w:rsid w:val="007A318D"/>
    <w:rsid w:val="007A3638"/>
    <w:rsid w:val="007A3910"/>
    <w:rsid w:val="007A3A02"/>
    <w:rsid w:val="007A3C17"/>
    <w:rsid w:val="007A49F2"/>
    <w:rsid w:val="007A4F41"/>
    <w:rsid w:val="007B0DA1"/>
    <w:rsid w:val="007B28E7"/>
    <w:rsid w:val="007B2D57"/>
    <w:rsid w:val="007B3CB9"/>
    <w:rsid w:val="007B3F9C"/>
    <w:rsid w:val="007B52BB"/>
    <w:rsid w:val="007B5605"/>
    <w:rsid w:val="007B5B0A"/>
    <w:rsid w:val="007B5F08"/>
    <w:rsid w:val="007B70EC"/>
    <w:rsid w:val="007B7462"/>
    <w:rsid w:val="007B772E"/>
    <w:rsid w:val="007B786C"/>
    <w:rsid w:val="007C014C"/>
    <w:rsid w:val="007C0C4C"/>
    <w:rsid w:val="007C1AE7"/>
    <w:rsid w:val="007C3075"/>
    <w:rsid w:val="007C31D3"/>
    <w:rsid w:val="007C4ABB"/>
    <w:rsid w:val="007D0D9F"/>
    <w:rsid w:val="007D1F16"/>
    <w:rsid w:val="007D2D5A"/>
    <w:rsid w:val="007D4319"/>
    <w:rsid w:val="007D44B6"/>
    <w:rsid w:val="007D4F36"/>
    <w:rsid w:val="007D78E8"/>
    <w:rsid w:val="007D7CCE"/>
    <w:rsid w:val="007E07B3"/>
    <w:rsid w:val="007E11D0"/>
    <w:rsid w:val="007E1474"/>
    <w:rsid w:val="007E159D"/>
    <w:rsid w:val="007E181E"/>
    <w:rsid w:val="007E1DB4"/>
    <w:rsid w:val="007E1F37"/>
    <w:rsid w:val="007E26DD"/>
    <w:rsid w:val="007E29C0"/>
    <w:rsid w:val="007E2EB9"/>
    <w:rsid w:val="007E30C9"/>
    <w:rsid w:val="007E3A98"/>
    <w:rsid w:val="007E4C26"/>
    <w:rsid w:val="007E4E98"/>
    <w:rsid w:val="007E583B"/>
    <w:rsid w:val="007E58B9"/>
    <w:rsid w:val="007E59E5"/>
    <w:rsid w:val="007E5B45"/>
    <w:rsid w:val="007E7270"/>
    <w:rsid w:val="007E786E"/>
    <w:rsid w:val="007E79B5"/>
    <w:rsid w:val="007F0225"/>
    <w:rsid w:val="007F03CA"/>
    <w:rsid w:val="007F075D"/>
    <w:rsid w:val="007F0B4D"/>
    <w:rsid w:val="007F14EE"/>
    <w:rsid w:val="007F190B"/>
    <w:rsid w:val="007F1D28"/>
    <w:rsid w:val="007F234F"/>
    <w:rsid w:val="007F2824"/>
    <w:rsid w:val="007F2FC0"/>
    <w:rsid w:val="007F43CF"/>
    <w:rsid w:val="007F46F6"/>
    <w:rsid w:val="007F4DA2"/>
    <w:rsid w:val="007F5822"/>
    <w:rsid w:val="007F723D"/>
    <w:rsid w:val="0080038C"/>
    <w:rsid w:val="00801969"/>
    <w:rsid w:val="00802E83"/>
    <w:rsid w:val="00803375"/>
    <w:rsid w:val="0080444E"/>
    <w:rsid w:val="00805011"/>
    <w:rsid w:val="00806F16"/>
    <w:rsid w:val="008073E9"/>
    <w:rsid w:val="008076FA"/>
    <w:rsid w:val="00807759"/>
    <w:rsid w:val="00807D7D"/>
    <w:rsid w:val="008107B4"/>
    <w:rsid w:val="00811679"/>
    <w:rsid w:val="00812910"/>
    <w:rsid w:val="0081293D"/>
    <w:rsid w:val="00812E4A"/>
    <w:rsid w:val="00813D43"/>
    <w:rsid w:val="00813DF6"/>
    <w:rsid w:val="00813FAC"/>
    <w:rsid w:val="00816855"/>
    <w:rsid w:val="00816D5E"/>
    <w:rsid w:val="00816FC4"/>
    <w:rsid w:val="00817580"/>
    <w:rsid w:val="008201E9"/>
    <w:rsid w:val="0082094B"/>
    <w:rsid w:val="00820A81"/>
    <w:rsid w:val="0082120C"/>
    <w:rsid w:val="0082240A"/>
    <w:rsid w:val="00822653"/>
    <w:rsid w:val="0082391E"/>
    <w:rsid w:val="008239AF"/>
    <w:rsid w:val="00823FB8"/>
    <w:rsid w:val="00823FFE"/>
    <w:rsid w:val="008247FC"/>
    <w:rsid w:val="008268C8"/>
    <w:rsid w:val="0082691A"/>
    <w:rsid w:val="0083077F"/>
    <w:rsid w:val="00830842"/>
    <w:rsid w:val="00831574"/>
    <w:rsid w:val="00831B5F"/>
    <w:rsid w:val="00831C8D"/>
    <w:rsid w:val="008327DA"/>
    <w:rsid w:val="00832980"/>
    <w:rsid w:val="00832D4F"/>
    <w:rsid w:val="00833235"/>
    <w:rsid w:val="00833847"/>
    <w:rsid w:val="0083388F"/>
    <w:rsid w:val="00833F4E"/>
    <w:rsid w:val="00834252"/>
    <w:rsid w:val="0083528C"/>
    <w:rsid w:val="008363BB"/>
    <w:rsid w:val="00836A32"/>
    <w:rsid w:val="00837062"/>
    <w:rsid w:val="00837B10"/>
    <w:rsid w:val="00837F78"/>
    <w:rsid w:val="00840226"/>
    <w:rsid w:val="00840D1D"/>
    <w:rsid w:val="0084111A"/>
    <w:rsid w:val="00841A52"/>
    <w:rsid w:val="008420DA"/>
    <w:rsid w:val="0084413D"/>
    <w:rsid w:val="008442D2"/>
    <w:rsid w:val="008448E5"/>
    <w:rsid w:val="008458DF"/>
    <w:rsid w:val="0084621E"/>
    <w:rsid w:val="00847438"/>
    <w:rsid w:val="0084780A"/>
    <w:rsid w:val="0084796C"/>
    <w:rsid w:val="00847A69"/>
    <w:rsid w:val="00850729"/>
    <w:rsid w:val="0085196F"/>
    <w:rsid w:val="00851B36"/>
    <w:rsid w:val="00852492"/>
    <w:rsid w:val="00853831"/>
    <w:rsid w:val="00853BDA"/>
    <w:rsid w:val="00854156"/>
    <w:rsid w:val="00855044"/>
    <w:rsid w:val="00855514"/>
    <w:rsid w:val="008563A2"/>
    <w:rsid w:val="00856D71"/>
    <w:rsid w:val="0085715A"/>
    <w:rsid w:val="008604BC"/>
    <w:rsid w:val="00860CED"/>
    <w:rsid w:val="0086115F"/>
    <w:rsid w:val="008611C0"/>
    <w:rsid w:val="008612CC"/>
    <w:rsid w:val="008623E6"/>
    <w:rsid w:val="00862CA0"/>
    <w:rsid w:val="00863671"/>
    <w:rsid w:val="008638AB"/>
    <w:rsid w:val="008641DE"/>
    <w:rsid w:val="00864B8E"/>
    <w:rsid w:val="008651B6"/>
    <w:rsid w:val="00865799"/>
    <w:rsid w:val="00865E7D"/>
    <w:rsid w:val="008664AA"/>
    <w:rsid w:val="00870047"/>
    <w:rsid w:val="00870097"/>
    <w:rsid w:val="0087040E"/>
    <w:rsid w:val="00870843"/>
    <w:rsid w:val="00870D5F"/>
    <w:rsid w:val="00871A18"/>
    <w:rsid w:val="00871BFD"/>
    <w:rsid w:val="00871C95"/>
    <w:rsid w:val="00872AC2"/>
    <w:rsid w:val="00872B9E"/>
    <w:rsid w:val="00872ECC"/>
    <w:rsid w:val="00875E1C"/>
    <w:rsid w:val="00875FA6"/>
    <w:rsid w:val="00876F7E"/>
    <w:rsid w:val="00877C20"/>
    <w:rsid w:val="00877D05"/>
    <w:rsid w:val="00881463"/>
    <w:rsid w:val="00881581"/>
    <w:rsid w:val="0088179A"/>
    <w:rsid w:val="00881E89"/>
    <w:rsid w:val="008836DD"/>
    <w:rsid w:val="008848A8"/>
    <w:rsid w:val="008848C9"/>
    <w:rsid w:val="00885A65"/>
    <w:rsid w:val="0088608C"/>
    <w:rsid w:val="0088631A"/>
    <w:rsid w:val="008901D0"/>
    <w:rsid w:val="008905EC"/>
    <w:rsid w:val="0089092F"/>
    <w:rsid w:val="00890FF7"/>
    <w:rsid w:val="008913CE"/>
    <w:rsid w:val="00891551"/>
    <w:rsid w:val="00891915"/>
    <w:rsid w:val="00891BBE"/>
    <w:rsid w:val="0089254E"/>
    <w:rsid w:val="008926BE"/>
    <w:rsid w:val="00892E75"/>
    <w:rsid w:val="0089449B"/>
    <w:rsid w:val="008945E9"/>
    <w:rsid w:val="00894F32"/>
    <w:rsid w:val="00895837"/>
    <w:rsid w:val="0089662A"/>
    <w:rsid w:val="008967BB"/>
    <w:rsid w:val="00896910"/>
    <w:rsid w:val="00896D81"/>
    <w:rsid w:val="00897118"/>
    <w:rsid w:val="00897499"/>
    <w:rsid w:val="008978D4"/>
    <w:rsid w:val="008978E8"/>
    <w:rsid w:val="008A039F"/>
    <w:rsid w:val="008A06FF"/>
    <w:rsid w:val="008A23AD"/>
    <w:rsid w:val="008A27AE"/>
    <w:rsid w:val="008A2EC2"/>
    <w:rsid w:val="008A2F78"/>
    <w:rsid w:val="008A382F"/>
    <w:rsid w:val="008A4F5A"/>
    <w:rsid w:val="008A55A1"/>
    <w:rsid w:val="008A5653"/>
    <w:rsid w:val="008A5725"/>
    <w:rsid w:val="008A7ACB"/>
    <w:rsid w:val="008A7C2B"/>
    <w:rsid w:val="008A7F62"/>
    <w:rsid w:val="008B138E"/>
    <w:rsid w:val="008B1819"/>
    <w:rsid w:val="008B1DF0"/>
    <w:rsid w:val="008B2E4C"/>
    <w:rsid w:val="008B2E5F"/>
    <w:rsid w:val="008B3826"/>
    <w:rsid w:val="008B38A0"/>
    <w:rsid w:val="008B38DD"/>
    <w:rsid w:val="008B4236"/>
    <w:rsid w:val="008B4551"/>
    <w:rsid w:val="008B4902"/>
    <w:rsid w:val="008B4EDC"/>
    <w:rsid w:val="008B5958"/>
    <w:rsid w:val="008B6023"/>
    <w:rsid w:val="008B6D74"/>
    <w:rsid w:val="008B6E24"/>
    <w:rsid w:val="008B6F95"/>
    <w:rsid w:val="008B7102"/>
    <w:rsid w:val="008B7BED"/>
    <w:rsid w:val="008B7C36"/>
    <w:rsid w:val="008C019C"/>
    <w:rsid w:val="008C0845"/>
    <w:rsid w:val="008C0CC6"/>
    <w:rsid w:val="008C1003"/>
    <w:rsid w:val="008C19D6"/>
    <w:rsid w:val="008C1B36"/>
    <w:rsid w:val="008C220E"/>
    <w:rsid w:val="008C28BA"/>
    <w:rsid w:val="008C2A24"/>
    <w:rsid w:val="008C2C4F"/>
    <w:rsid w:val="008C3B02"/>
    <w:rsid w:val="008C4B1F"/>
    <w:rsid w:val="008C5CCE"/>
    <w:rsid w:val="008C6FA5"/>
    <w:rsid w:val="008C7A18"/>
    <w:rsid w:val="008C7B92"/>
    <w:rsid w:val="008D0569"/>
    <w:rsid w:val="008D0791"/>
    <w:rsid w:val="008D1C1E"/>
    <w:rsid w:val="008D271D"/>
    <w:rsid w:val="008D2A67"/>
    <w:rsid w:val="008D30B3"/>
    <w:rsid w:val="008D372C"/>
    <w:rsid w:val="008D376E"/>
    <w:rsid w:val="008D37D2"/>
    <w:rsid w:val="008D5443"/>
    <w:rsid w:val="008D5B04"/>
    <w:rsid w:val="008D5CAA"/>
    <w:rsid w:val="008D6635"/>
    <w:rsid w:val="008D70FF"/>
    <w:rsid w:val="008D7338"/>
    <w:rsid w:val="008D76A8"/>
    <w:rsid w:val="008E15AE"/>
    <w:rsid w:val="008E2021"/>
    <w:rsid w:val="008E2149"/>
    <w:rsid w:val="008E236D"/>
    <w:rsid w:val="008E2415"/>
    <w:rsid w:val="008E271F"/>
    <w:rsid w:val="008E2B90"/>
    <w:rsid w:val="008E51D9"/>
    <w:rsid w:val="008E5501"/>
    <w:rsid w:val="008E56FA"/>
    <w:rsid w:val="008E59DA"/>
    <w:rsid w:val="008E6633"/>
    <w:rsid w:val="008E6D74"/>
    <w:rsid w:val="008E738B"/>
    <w:rsid w:val="008E7A44"/>
    <w:rsid w:val="008E7D01"/>
    <w:rsid w:val="008F03FA"/>
    <w:rsid w:val="008F0E8E"/>
    <w:rsid w:val="008F1363"/>
    <w:rsid w:val="008F13D3"/>
    <w:rsid w:val="008F16C8"/>
    <w:rsid w:val="008F1953"/>
    <w:rsid w:val="008F1CA2"/>
    <w:rsid w:val="008F2DBB"/>
    <w:rsid w:val="008F35D6"/>
    <w:rsid w:val="008F3B73"/>
    <w:rsid w:val="008F40F6"/>
    <w:rsid w:val="008F457C"/>
    <w:rsid w:val="008F492A"/>
    <w:rsid w:val="008F4ED9"/>
    <w:rsid w:val="008F5868"/>
    <w:rsid w:val="008F7AC1"/>
    <w:rsid w:val="008F7C3D"/>
    <w:rsid w:val="0090118A"/>
    <w:rsid w:val="009014A1"/>
    <w:rsid w:val="0090174A"/>
    <w:rsid w:val="00901DDF"/>
    <w:rsid w:val="00901FDC"/>
    <w:rsid w:val="00903155"/>
    <w:rsid w:val="00903181"/>
    <w:rsid w:val="0090398B"/>
    <w:rsid w:val="00903B08"/>
    <w:rsid w:val="00903DF3"/>
    <w:rsid w:val="00903EF0"/>
    <w:rsid w:val="0090422B"/>
    <w:rsid w:val="0090429C"/>
    <w:rsid w:val="00904678"/>
    <w:rsid w:val="00904986"/>
    <w:rsid w:val="00904F48"/>
    <w:rsid w:val="00905353"/>
    <w:rsid w:val="00905536"/>
    <w:rsid w:val="00906109"/>
    <w:rsid w:val="009065D9"/>
    <w:rsid w:val="00907393"/>
    <w:rsid w:val="009104E3"/>
    <w:rsid w:val="00911817"/>
    <w:rsid w:val="009127A0"/>
    <w:rsid w:val="0091285D"/>
    <w:rsid w:val="00912887"/>
    <w:rsid w:val="0091314E"/>
    <w:rsid w:val="009135A9"/>
    <w:rsid w:val="009149A4"/>
    <w:rsid w:val="00915E5A"/>
    <w:rsid w:val="0091609D"/>
    <w:rsid w:val="00916222"/>
    <w:rsid w:val="00917447"/>
    <w:rsid w:val="0092021C"/>
    <w:rsid w:val="009202D0"/>
    <w:rsid w:val="00920381"/>
    <w:rsid w:val="00920425"/>
    <w:rsid w:val="009204E4"/>
    <w:rsid w:val="00921C4E"/>
    <w:rsid w:val="00922104"/>
    <w:rsid w:val="0092239E"/>
    <w:rsid w:val="009228EC"/>
    <w:rsid w:val="00922ADC"/>
    <w:rsid w:val="00923545"/>
    <w:rsid w:val="00924F26"/>
    <w:rsid w:val="0092551D"/>
    <w:rsid w:val="00925852"/>
    <w:rsid w:val="00925B0E"/>
    <w:rsid w:val="00926404"/>
    <w:rsid w:val="00926F70"/>
    <w:rsid w:val="009271F2"/>
    <w:rsid w:val="00927601"/>
    <w:rsid w:val="00927DE2"/>
    <w:rsid w:val="00930B40"/>
    <w:rsid w:val="00930CF7"/>
    <w:rsid w:val="00931F16"/>
    <w:rsid w:val="009323DF"/>
    <w:rsid w:val="00932D1A"/>
    <w:rsid w:val="009330B5"/>
    <w:rsid w:val="00933188"/>
    <w:rsid w:val="00933F59"/>
    <w:rsid w:val="00934CFC"/>
    <w:rsid w:val="00935083"/>
    <w:rsid w:val="00935CAC"/>
    <w:rsid w:val="00936DBD"/>
    <w:rsid w:val="00937BF8"/>
    <w:rsid w:val="00937FD0"/>
    <w:rsid w:val="0094036E"/>
    <w:rsid w:val="00940D60"/>
    <w:rsid w:val="00941094"/>
    <w:rsid w:val="00941D8C"/>
    <w:rsid w:val="0094264D"/>
    <w:rsid w:val="00942AFF"/>
    <w:rsid w:val="00942B23"/>
    <w:rsid w:val="00943465"/>
    <w:rsid w:val="00943AC6"/>
    <w:rsid w:val="00945033"/>
    <w:rsid w:val="00945052"/>
    <w:rsid w:val="00945E30"/>
    <w:rsid w:val="0094625E"/>
    <w:rsid w:val="009476F6"/>
    <w:rsid w:val="00950309"/>
    <w:rsid w:val="00950723"/>
    <w:rsid w:val="00951EBA"/>
    <w:rsid w:val="009523D6"/>
    <w:rsid w:val="0095453B"/>
    <w:rsid w:val="0095485B"/>
    <w:rsid w:val="00955945"/>
    <w:rsid w:val="00955AE9"/>
    <w:rsid w:val="00955F91"/>
    <w:rsid w:val="00957FEA"/>
    <w:rsid w:val="00960C42"/>
    <w:rsid w:val="00961CB9"/>
    <w:rsid w:val="009627E9"/>
    <w:rsid w:val="00962E7C"/>
    <w:rsid w:val="009637CA"/>
    <w:rsid w:val="0096400C"/>
    <w:rsid w:val="00964510"/>
    <w:rsid w:val="00965F2E"/>
    <w:rsid w:val="0096674F"/>
    <w:rsid w:val="00966ACA"/>
    <w:rsid w:val="009672A6"/>
    <w:rsid w:val="00967789"/>
    <w:rsid w:val="00967F8F"/>
    <w:rsid w:val="0097014D"/>
    <w:rsid w:val="0097196C"/>
    <w:rsid w:val="0097234D"/>
    <w:rsid w:val="00972913"/>
    <w:rsid w:val="009733CC"/>
    <w:rsid w:val="0097345F"/>
    <w:rsid w:val="00974C0E"/>
    <w:rsid w:val="00974F8D"/>
    <w:rsid w:val="00975257"/>
    <w:rsid w:val="00975588"/>
    <w:rsid w:val="00975FFF"/>
    <w:rsid w:val="00976717"/>
    <w:rsid w:val="00976AF2"/>
    <w:rsid w:val="009776FB"/>
    <w:rsid w:val="00985A75"/>
    <w:rsid w:val="00985C6D"/>
    <w:rsid w:val="0098610C"/>
    <w:rsid w:val="009861BB"/>
    <w:rsid w:val="0098625C"/>
    <w:rsid w:val="00986752"/>
    <w:rsid w:val="0098726E"/>
    <w:rsid w:val="009872D6"/>
    <w:rsid w:val="0098788A"/>
    <w:rsid w:val="009903E7"/>
    <w:rsid w:val="00991EE9"/>
    <w:rsid w:val="00993F64"/>
    <w:rsid w:val="00994515"/>
    <w:rsid w:val="009966F6"/>
    <w:rsid w:val="009970E2"/>
    <w:rsid w:val="00997573"/>
    <w:rsid w:val="00997E20"/>
    <w:rsid w:val="009A036C"/>
    <w:rsid w:val="009A13F6"/>
    <w:rsid w:val="009A28B8"/>
    <w:rsid w:val="009A2A8C"/>
    <w:rsid w:val="009A36DD"/>
    <w:rsid w:val="009A3707"/>
    <w:rsid w:val="009A3F74"/>
    <w:rsid w:val="009A48FC"/>
    <w:rsid w:val="009A5933"/>
    <w:rsid w:val="009A78AD"/>
    <w:rsid w:val="009A7BD8"/>
    <w:rsid w:val="009B0101"/>
    <w:rsid w:val="009B0F62"/>
    <w:rsid w:val="009B1491"/>
    <w:rsid w:val="009B1F08"/>
    <w:rsid w:val="009B239D"/>
    <w:rsid w:val="009B2558"/>
    <w:rsid w:val="009B3255"/>
    <w:rsid w:val="009B3796"/>
    <w:rsid w:val="009B3B76"/>
    <w:rsid w:val="009B3C05"/>
    <w:rsid w:val="009B3DF0"/>
    <w:rsid w:val="009B4C80"/>
    <w:rsid w:val="009B7DF2"/>
    <w:rsid w:val="009C0136"/>
    <w:rsid w:val="009C0AF8"/>
    <w:rsid w:val="009C15A7"/>
    <w:rsid w:val="009C2152"/>
    <w:rsid w:val="009C235E"/>
    <w:rsid w:val="009C25A5"/>
    <w:rsid w:val="009C29CB"/>
    <w:rsid w:val="009C4379"/>
    <w:rsid w:val="009C47A7"/>
    <w:rsid w:val="009C4D59"/>
    <w:rsid w:val="009C616B"/>
    <w:rsid w:val="009C6555"/>
    <w:rsid w:val="009C6A84"/>
    <w:rsid w:val="009C6BD6"/>
    <w:rsid w:val="009C702A"/>
    <w:rsid w:val="009C782C"/>
    <w:rsid w:val="009C7945"/>
    <w:rsid w:val="009D05B5"/>
    <w:rsid w:val="009D0DB7"/>
    <w:rsid w:val="009D1640"/>
    <w:rsid w:val="009D1BCD"/>
    <w:rsid w:val="009D25C8"/>
    <w:rsid w:val="009D2A2C"/>
    <w:rsid w:val="009D2D58"/>
    <w:rsid w:val="009D3A92"/>
    <w:rsid w:val="009D4A6B"/>
    <w:rsid w:val="009D626E"/>
    <w:rsid w:val="009D65E8"/>
    <w:rsid w:val="009D6D5F"/>
    <w:rsid w:val="009D6F05"/>
    <w:rsid w:val="009D7D56"/>
    <w:rsid w:val="009E0393"/>
    <w:rsid w:val="009E0458"/>
    <w:rsid w:val="009E09DC"/>
    <w:rsid w:val="009E14D2"/>
    <w:rsid w:val="009E2A1C"/>
    <w:rsid w:val="009E308C"/>
    <w:rsid w:val="009E31A5"/>
    <w:rsid w:val="009E3A36"/>
    <w:rsid w:val="009E3ABF"/>
    <w:rsid w:val="009E3D4F"/>
    <w:rsid w:val="009E4141"/>
    <w:rsid w:val="009E4770"/>
    <w:rsid w:val="009E525E"/>
    <w:rsid w:val="009E5996"/>
    <w:rsid w:val="009E672B"/>
    <w:rsid w:val="009E7B3C"/>
    <w:rsid w:val="009F0119"/>
    <w:rsid w:val="009F16C5"/>
    <w:rsid w:val="009F180D"/>
    <w:rsid w:val="009F1AB8"/>
    <w:rsid w:val="009F2864"/>
    <w:rsid w:val="009F2DA9"/>
    <w:rsid w:val="009F336F"/>
    <w:rsid w:val="009F4568"/>
    <w:rsid w:val="009F488E"/>
    <w:rsid w:val="009F5144"/>
    <w:rsid w:val="009F617C"/>
    <w:rsid w:val="009F6BC3"/>
    <w:rsid w:val="009F72A1"/>
    <w:rsid w:val="00A00D86"/>
    <w:rsid w:val="00A01161"/>
    <w:rsid w:val="00A0149F"/>
    <w:rsid w:val="00A0170E"/>
    <w:rsid w:val="00A03211"/>
    <w:rsid w:val="00A03DB2"/>
    <w:rsid w:val="00A03F25"/>
    <w:rsid w:val="00A04161"/>
    <w:rsid w:val="00A041DB"/>
    <w:rsid w:val="00A041FF"/>
    <w:rsid w:val="00A043EC"/>
    <w:rsid w:val="00A0477D"/>
    <w:rsid w:val="00A04C1C"/>
    <w:rsid w:val="00A0516E"/>
    <w:rsid w:val="00A06EB5"/>
    <w:rsid w:val="00A07273"/>
    <w:rsid w:val="00A073E7"/>
    <w:rsid w:val="00A10182"/>
    <w:rsid w:val="00A10563"/>
    <w:rsid w:val="00A111AC"/>
    <w:rsid w:val="00A113A6"/>
    <w:rsid w:val="00A136A8"/>
    <w:rsid w:val="00A13E1B"/>
    <w:rsid w:val="00A14E38"/>
    <w:rsid w:val="00A14F92"/>
    <w:rsid w:val="00A1527D"/>
    <w:rsid w:val="00A1550D"/>
    <w:rsid w:val="00A15EBA"/>
    <w:rsid w:val="00A16155"/>
    <w:rsid w:val="00A167B4"/>
    <w:rsid w:val="00A177E4"/>
    <w:rsid w:val="00A21E65"/>
    <w:rsid w:val="00A21F3B"/>
    <w:rsid w:val="00A227FE"/>
    <w:rsid w:val="00A22C59"/>
    <w:rsid w:val="00A23AC3"/>
    <w:rsid w:val="00A2469E"/>
    <w:rsid w:val="00A248C2"/>
    <w:rsid w:val="00A24AF7"/>
    <w:rsid w:val="00A24BC6"/>
    <w:rsid w:val="00A2669D"/>
    <w:rsid w:val="00A2682C"/>
    <w:rsid w:val="00A30422"/>
    <w:rsid w:val="00A30BD9"/>
    <w:rsid w:val="00A3191E"/>
    <w:rsid w:val="00A321BD"/>
    <w:rsid w:val="00A324F6"/>
    <w:rsid w:val="00A3344E"/>
    <w:rsid w:val="00A33AA7"/>
    <w:rsid w:val="00A340DA"/>
    <w:rsid w:val="00A3422B"/>
    <w:rsid w:val="00A34A2A"/>
    <w:rsid w:val="00A34C09"/>
    <w:rsid w:val="00A351AE"/>
    <w:rsid w:val="00A35D4C"/>
    <w:rsid w:val="00A3610E"/>
    <w:rsid w:val="00A36ABC"/>
    <w:rsid w:val="00A36CC4"/>
    <w:rsid w:val="00A37AC0"/>
    <w:rsid w:val="00A410DC"/>
    <w:rsid w:val="00A41161"/>
    <w:rsid w:val="00A41C1D"/>
    <w:rsid w:val="00A41FCD"/>
    <w:rsid w:val="00A4290F"/>
    <w:rsid w:val="00A42A1F"/>
    <w:rsid w:val="00A42A6D"/>
    <w:rsid w:val="00A43727"/>
    <w:rsid w:val="00A438AF"/>
    <w:rsid w:val="00A4521F"/>
    <w:rsid w:val="00A4658E"/>
    <w:rsid w:val="00A47335"/>
    <w:rsid w:val="00A47758"/>
    <w:rsid w:val="00A50D5F"/>
    <w:rsid w:val="00A51B41"/>
    <w:rsid w:val="00A52905"/>
    <w:rsid w:val="00A52F30"/>
    <w:rsid w:val="00A53880"/>
    <w:rsid w:val="00A5430E"/>
    <w:rsid w:val="00A547A2"/>
    <w:rsid w:val="00A54AF1"/>
    <w:rsid w:val="00A54C39"/>
    <w:rsid w:val="00A562F8"/>
    <w:rsid w:val="00A57510"/>
    <w:rsid w:val="00A57C77"/>
    <w:rsid w:val="00A57D04"/>
    <w:rsid w:val="00A60237"/>
    <w:rsid w:val="00A60536"/>
    <w:rsid w:val="00A60841"/>
    <w:rsid w:val="00A608E5"/>
    <w:rsid w:val="00A61748"/>
    <w:rsid w:val="00A619E6"/>
    <w:rsid w:val="00A625CB"/>
    <w:rsid w:val="00A6433A"/>
    <w:rsid w:val="00A645B9"/>
    <w:rsid w:val="00A64DB3"/>
    <w:rsid w:val="00A652A6"/>
    <w:rsid w:val="00A656D5"/>
    <w:rsid w:val="00A66630"/>
    <w:rsid w:val="00A66F37"/>
    <w:rsid w:val="00A67425"/>
    <w:rsid w:val="00A70341"/>
    <w:rsid w:val="00A7156B"/>
    <w:rsid w:val="00A71EDF"/>
    <w:rsid w:val="00A7204D"/>
    <w:rsid w:val="00A72082"/>
    <w:rsid w:val="00A731B9"/>
    <w:rsid w:val="00A73DC7"/>
    <w:rsid w:val="00A74C9B"/>
    <w:rsid w:val="00A7568A"/>
    <w:rsid w:val="00A75F03"/>
    <w:rsid w:val="00A76223"/>
    <w:rsid w:val="00A7692E"/>
    <w:rsid w:val="00A800D6"/>
    <w:rsid w:val="00A807A5"/>
    <w:rsid w:val="00A8080D"/>
    <w:rsid w:val="00A80D16"/>
    <w:rsid w:val="00A80F18"/>
    <w:rsid w:val="00A816AB"/>
    <w:rsid w:val="00A8174F"/>
    <w:rsid w:val="00A81BC5"/>
    <w:rsid w:val="00A82460"/>
    <w:rsid w:val="00A8266B"/>
    <w:rsid w:val="00A8335B"/>
    <w:rsid w:val="00A85DDB"/>
    <w:rsid w:val="00A85F1B"/>
    <w:rsid w:val="00A8680A"/>
    <w:rsid w:val="00A86D16"/>
    <w:rsid w:val="00A87765"/>
    <w:rsid w:val="00A87C42"/>
    <w:rsid w:val="00A90322"/>
    <w:rsid w:val="00A90BAA"/>
    <w:rsid w:val="00A90E22"/>
    <w:rsid w:val="00A910EA"/>
    <w:rsid w:val="00A91D1D"/>
    <w:rsid w:val="00A92144"/>
    <w:rsid w:val="00A92169"/>
    <w:rsid w:val="00A93DFE"/>
    <w:rsid w:val="00A944A3"/>
    <w:rsid w:val="00A94DDF"/>
    <w:rsid w:val="00A962BF"/>
    <w:rsid w:val="00A96DA3"/>
    <w:rsid w:val="00AA05AA"/>
    <w:rsid w:val="00AA1869"/>
    <w:rsid w:val="00AA3ECF"/>
    <w:rsid w:val="00AA4265"/>
    <w:rsid w:val="00AA57CE"/>
    <w:rsid w:val="00AA5DB4"/>
    <w:rsid w:val="00AA61D6"/>
    <w:rsid w:val="00AA6484"/>
    <w:rsid w:val="00AA6D36"/>
    <w:rsid w:val="00AA771A"/>
    <w:rsid w:val="00AB0491"/>
    <w:rsid w:val="00AB0AAD"/>
    <w:rsid w:val="00AB0E3B"/>
    <w:rsid w:val="00AB2186"/>
    <w:rsid w:val="00AB2811"/>
    <w:rsid w:val="00AB2AC5"/>
    <w:rsid w:val="00AB4852"/>
    <w:rsid w:val="00AB4C97"/>
    <w:rsid w:val="00AB76FF"/>
    <w:rsid w:val="00AB7F69"/>
    <w:rsid w:val="00AC0416"/>
    <w:rsid w:val="00AC240B"/>
    <w:rsid w:val="00AC2536"/>
    <w:rsid w:val="00AC28DD"/>
    <w:rsid w:val="00AC31B3"/>
    <w:rsid w:val="00AC3363"/>
    <w:rsid w:val="00AC344D"/>
    <w:rsid w:val="00AC39F2"/>
    <w:rsid w:val="00AC3D63"/>
    <w:rsid w:val="00AC4D2A"/>
    <w:rsid w:val="00AC591F"/>
    <w:rsid w:val="00AC5A2C"/>
    <w:rsid w:val="00AC5AEA"/>
    <w:rsid w:val="00AC5EED"/>
    <w:rsid w:val="00AC6055"/>
    <w:rsid w:val="00AC65C3"/>
    <w:rsid w:val="00AC6E26"/>
    <w:rsid w:val="00AC71CF"/>
    <w:rsid w:val="00AC77D1"/>
    <w:rsid w:val="00AD1921"/>
    <w:rsid w:val="00AD3AE5"/>
    <w:rsid w:val="00AD4C54"/>
    <w:rsid w:val="00AD5344"/>
    <w:rsid w:val="00AD5411"/>
    <w:rsid w:val="00AD58B0"/>
    <w:rsid w:val="00AD5D74"/>
    <w:rsid w:val="00AD5F80"/>
    <w:rsid w:val="00AD77AC"/>
    <w:rsid w:val="00AD793F"/>
    <w:rsid w:val="00AD7FA8"/>
    <w:rsid w:val="00AE0741"/>
    <w:rsid w:val="00AE075F"/>
    <w:rsid w:val="00AE12ED"/>
    <w:rsid w:val="00AE1838"/>
    <w:rsid w:val="00AE1840"/>
    <w:rsid w:val="00AE1C93"/>
    <w:rsid w:val="00AE1FD6"/>
    <w:rsid w:val="00AE2FEA"/>
    <w:rsid w:val="00AE3162"/>
    <w:rsid w:val="00AE35AC"/>
    <w:rsid w:val="00AE3996"/>
    <w:rsid w:val="00AE50D8"/>
    <w:rsid w:val="00AE5629"/>
    <w:rsid w:val="00AE57DD"/>
    <w:rsid w:val="00AE65F4"/>
    <w:rsid w:val="00AE67FA"/>
    <w:rsid w:val="00AE6C43"/>
    <w:rsid w:val="00AE71E0"/>
    <w:rsid w:val="00AE78C1"/>
    <w:rsid w:val="00AF0443"/>
    <w:rsid w:val="00AF092C"/>
    <w:rsid w:val="00AF310C"/>
    <w:rsid w:val="00AF36A7"/>
    <w:rsid w:val="00AF4314"/>
    <w:rsid w:val="00AF4BDB"/>
    <w:rsid w:val="00AF4C70"/>
    <w:rsid w:val="00B00D43"/>
    <w:rsid w:val="00B00E44"/>
    <w:rsid w:val="00B00FF1"/>
    <w:rsid w:val="00B01A38"/>
    <w:rsid w:val="00B01DD0"/>
    <w:rsid w:val="00B02F1D"/>
    <w:rsid w:val="00B0337F"/>
    <w:rsid w:val="00B03519"/>
    <w:rsid w:val="00B03946"/>
    <w:rsid w:val="00B03D68"/>
    <w:rsid w:val="00B03FCC"/>
    <w:rsid w:val="00B05390"/>
    <w:rsid w:val="00B06F7A"/>
    <w:rsid w:val="00B104D8"/>
    <w:rsid w:val="00B111BD"/>
    <w:rsid w:val="00B1168C"/>
    <w:rsid w:val="00B118F1"/>
    <w:rsid w:val="00B12811"/>
    <w:rsid w:val="00B12855"/>
    <w:rsid w:val="00B12C77"/>
    <w:rsid w:val="00B12E13"/>
    <w:rsid w:val="00B14861"/>
    <w:rsid w:val="00B1491B"/>
    <w:rsid w:val="00B15528"/>
    <w:rsid w:val="00B156BF"/>
    <w:rsid w:val="00B15726"/>
    <w:rsid w:val="00B17C9A"/>
    <w:rsid w:val="00B20939"/>
    <w:rsid w:val="00B20A78"/>
    <w:rsid w:val="00B20BC5"/>
    <w:rsid w:val="00B21F5D"/>
    <w:rsid w:val="00B229DD"/>
    <w:rsid w:val="00B243FE"/>
    <w:rsid w:val="00B24813"/>
    <w:rsid w:val="00B2652A"/>
    <w:rsid w:val="00B2690F"/>
    <w:rsid w:val="00B26B23"/>
    <w:rsid w:val="00B2768E"/>
    <w:rsid w:val="00B27777"/>
    <w:rsid w:val="00B30804"/>
    <w:rsid w:val="00B327C8"/>
    <w:rsid w:val="00B32B5B"/>
    <w:rsid w:val="00B332FF"/>
    <w:rsid w:val="00B33417"/>
    <w:rsid w:val="00B33461"/>
    <w:rsid w:val="00B33C7E"/>
    <w:rsid w:val="00B33C9E"/>
    <w:rsid w:val="00B33FA2"/>
    <w:rsid w:val="00B3480D"/>
    <w:rsid w:val="00B34C50"/>
    <w:rsid w:val="00B352E4"/>
    <w:rsid w:val="00B353C0"/>
    <w:rsid w:val="00B3541A"/>
    <w:rsid w:val="00B362F0"/>
    <w:rsid w:val="00B36ECA"/>
    <w:rsid w:val="00B3709E"/>
    <w:rsid w:val="00B37CAB"/>
    <w:rsid w:val="00B404B6"/>
    <w:rsid w:val="00B40A26"/>
    <w:rsid w:val="00B413FC"/>
    <w:rsid w:val="00B41D96"/>
    <w:rsid w:val="00B428A6"/>
    <w:rsid w:val="00B43BD3"/>
    <w:rsid w:val="00B43D99"/>
    <w:rsid w:val="00B43E01"/>
    <w:rsid w:val="00B442A2"/>
    <w:rsid w:val="00B445DF"/>
    <w:rsid w:val="00B457C7"/>
    <w:rsid w:val="00B46300"/>
    <w:rsid w:val="00B4671D"/>
    <w:rsid w:val="00B46875"/>
    <w:rsid w:val="00B50DF1"/>
    <w:rsid w:val="00B512F4"/>
    <w:rsid w:val="00B5141E"/>
    <w:rsid w:val="00B52419"/>
    <w:rsid w:val="00B53C31"/>
    <w:rsid w:val="00B54092"/>
    <w:rsid w:val="00B5779E"/>
    <w:rsid w:val="00B57D0A"/>
    <w:rsid w:val="00B609B8"/>
    <w:rsid w:val="00B60C8C"/>
    <w:rsid w:val="00B611AF"/>
    <w:rsid w:val="00B61300"/>
    <w:rsid w:val="00B61AFC"/>
    <w:rsid w:val="00B61E64"/>
    <w:rsid w:val="00B62090"/>
    <w:rsid w:val="00B626A6"/>
    <w:rsid w:val="00B64BAD"/>
    <w:rsid w:val="00B64E46"/>
    <w:rsid w:val="00B65187"/>
    <w:rsid w:val="00B65522"/>
    <w:rsid w:val="00B65D6F"/>
    <w:rsid w:val="00B668EA"/>
    <w:rsid w:val="00B66A3D"/>
    <w:rsid w:val="00B66D0A"/>
    <w:rsid w:val="00B66FF6"/>
    <w:rsid w:val="00B672DF"/>
    <w:rsid w:val="00B679BB"/>
    <w:rsid w:val="00B67B9F"/>
    <w:rsid w:val="00B67E05"/>
    <w:rsid w:val="00B70BA9"/>
    <w:rsid w:val="00B72585"/>
    <w:rsid w:val="00B739A3"/>
    <w:rsid w:val="00B73C10"/>
    <w:rsid w:val="00B74738"/>
    <w:rsid w:val="00B75FCA"/>
    <w:rsid w:val="00B767DD"/>
    <w:rsid w:val="00B76A63"/>
    <w:rsid w:val="00B76CC0"/>
    <w:rsid w:val="00B76EDB"/>
    <w:rsid w:val="00B80674"/>
    <w:rsid w:val="00B80783"/>
    <w:rsid w:val="00B81152"/>
    <w:rsid w:val="00B8143B"/>
    <w:rsid w:val="00B81C0E"/>
    <w:rsid w:val="00B81FCA"/>
    <w:rsid w:val="00B831AE"/>
    <w:rsid w:val="00B83552"/>
    <w:rsid w:val="00B839B2"/>
    <w:rsid w:val="00B84143"/>
    <w:rsid w:val="00B841A5"/>
    <w:rsid w:val="00B84DE8"/>
    <w:rsid w:val="00B84E7B"/>
    <w:rsid w:val="00B854C5"/>
    <w:rsid w:val="00B85810"/>
    <w:rsid w:val="00B85C78"/>
    <w:rsid w:val="00B85E83"/>
    <w:rsid w:val="00B862AB"/>
    <w:rsid w:val="00B8631D"/>
    <w:rsid w:val="00B9016F"/>
    <w:rsid w:val="00B90D1E"/>
    <w:rsid w:val="00B91A17"/>
    <w:rsid w:val="00B91F1D"/>
    <w:rsid w:val="00B921AD"/>
    <w:rsid w:val="00B9333A"/>
    <w:rsid w:val="00B93420"/>
    <w:rsid w:val="00B93561"/>
    <w:rsid w:val="00B939BE"/>
    <w:rsid w:val="00B94ECD"/>
    <w:rsid w:val="00B952EF"/>
    <w:rsid w:val="00B95CCC"/>
    <w:rsid w:val="00B960C6"/>
    <w:rsid w:val="00B96172"/>
    <w:rsid w:val="00B978D3"/>
    <w:rsid w:val="00BA0276"/>
    <w:rsid w:val="00BA0780"/>
    <w:rsid w:val="00BA0A3F"/>
    <w:rsid w:val="00BA1907"/>
    <w:rsid w:val="00BA2DA4"/>
    <w:rsid w:val="00BA3991"/>
    <w:rsid w:val="00BA3F59"/>
    <w:rsid w:val="00BA517A"/>
    <w:rsid w:val="00BA5BD5"/>
    <w:rsid w:val="00BA608E"/>
    <w:rsid w:val="00BA6506"/>
    <w:rsid w:val="00BA677E"/>
    <w:rsid w:val="00BA74B1"/>
    <w:rsid w:val="00BB0F22"/>
    <w:rsid w:val="00BB1DA7"/>
    <w:rsid w:val="00BB2293"/>
    <w:rsid w:val="00BB24DC"/>
    <w:rsid w:val="00BB2507"/>
    <w:rsid w:val="00BB2A81"/>
    <w:rsid w:val="00BB3749"/>
    <w:rsid w:val="00BB38CF"/>
    <w:rsid w:val="00BB3A86"/>
    <w:rsid w:val="00BB3B7E"/>
    <w:rsid w:val="00BB3CAE"/>
    <w:rsid w:val="00BB3DA7"/>
    <w:rsid w:val="00BB5739"/>
    <w:rsid w:val="00BB6595"/>
    <w:rsid w:val="00BB764C"/>
    <w:rsid w:val="00BC0127"/>
    <w:rsid w:val="00BC0338"/>
    <w:rsid w:val="00BC08D1"/>
    <w:rsid w:val="00BC1231"/>
    <w:rsid w:val="00BC1EE6"/>
    <w:rsid w:val="00BC2307"/>
    <w:rsid w:val="00BC23B5"/>
    <w:rsid w:val="00BC2675"/>
    <w:rsid w:val="00BC29B5"/>
    <w:rsid w:val="00BC3B42"/>
    <w:rsid w:val="00BC5074"/>
    <w:rsid w:val="00BC5239"/>
    <w:rsid w:val="00BC5549"/>
    <w:rsid w:val="00BC5A55"/>
    <w:rsid w:val="00BC71FF"/>
    <w:rsid w:val="00BD0A0A"/>
    <w:rsid w:val="00BD18BB"/>
    <w:rsid w:val="00BD1B8D"/>
    <w:rsid w:val="00BD1D3C"/>
    <w:rsid w:val="00BD20DB"/>
    <w:rsid w:val="00BD2608"/>
    <w:rsid w:val="00BD2C36"/>
    <w:rsid w:val="00BD34BB"/>
    <w:rsid w:val="00BD3B82"/>
    <w:rsid w:val="00BD4611"/>
    <w:rsid w:val="00BD4B64"/>
    <w:rsid w:val="00BD4C23"/>
    <w:rsid w:val="00BD4F48"/>
    <w:rsid w:val="00BD5271"/>
    <w:rsid w:val="00BD53B6"/>
    <w:rsid w:val="00BD57C6"/>
    <w:rsid w:val="00BD77F2"/>
    <w:rsid w:val="00BD7DA3"/>
    <w:rsid w:val="00BE0B2A"/>
    <w:rsid w:val="00BE1070"/>
    <w:rsid w:val="00BE156F"/>
    <w:rsid w:val="00BE2238"/>
    <w:rsid w:val="00BE2449"/>
    <w:rsid w:val="00BE3473"/>
    <w:rsid w:val="00BE34E9"/>
    <w:rsid w:val="00BE37CE"/>
    <w:rsid w:val="00BE3B75"/>
    <w:rsid w:val="00BE419D"/>
    <w:rsid w:val="00BE43B0"/>
    <w:rsid w:val="00BE52AB"/>
    <w:rsid w:val="00BE54F8"/>
    <w:rsid w:val="00BE5D3C"/>
    <w:rsid w:val="00BE66B0"/>
    <w:rsid w:val="00BE755B"/>
    <w:rsid w:val="00BF01C5"/>
    <w:rsid w:val="00BF066F"/>
    <w:rsid w:val="00BF10A6"/>
    <w:rsid w:val="00BF12BF"/>
    <w:rsid w:val="00BF15D8"/>
    <w:rsid w:val="00BF2338"/>
    <w:rsid w:val="00BF2420"/>
    <w:rsid w:val="00BF273F"/>
    <w:rsid w:val="00BF2BB7"/>
    <w:rsid w:val="00BF32C5"/>
    <w:rsid w:val="00BF359A"/>
    <w:rsid w:val="00BF3E4F"/>
    <w:rsid w:val="00BF456C"/>
    <w:rsid w:val="00BF5083"/>
    <w:rsid w:val="00BF59DD"/>
    <w:rsid w:val="00BF708A"/>
    <w:rsid w:val="00C023CE"/>
    <w:rsid w:val="00C03674"/>
    <w:rsid w:val="00C03C59"/>
    <w:rsid w:val="00C05316"/>
    <w:rsid w:val="00C05BBF"/>
    <w:rsid w:val="00C061F8"/>
    <w:rsid w:val="00C06D4C"/>
    <w:rsid w:val="00C0724A"/>
    <w:rsid w:val="00C07EFC"/>
    <w:rsid w:val="00C10D7D"/>
    <w:rsid w:val="00C11EF5"/>
    <w:rsid w:val="00C1234C"/>
    <w:rsid w:val="00C1272F"/>
    <w:rsid w:val="00C12E1B"/>
    <w:rsid w:val="00C137E8"/>
    <w:rsid w:val="00C1385C"/>
    <w:rsid w:val="00C13EA7"/>
    <w:rsid w:val="00C13EEA"/>
    <w:rsid w:val="00C144A9"/>
    <w:rsid w:val="00C15990"/>
    <w:rsid w:val="00C15A53"/>
    <w:rsid w:val="00C16308"/>
    <w:rsid w:val="00C16FF2"/>
    <w:rsid w:val="00C17145"/>
    <w:rsid w:val="00C206C5"/>
    <w:rsid w:val="00C20A41"/>
    <w:rsid w:val="00C222B4"/>
    <w:rsid w:val="00C2407D"/>
    <w:rsid w:val="00C24D82"/>
    <w:rsid w:val="00C24E2E"/>
    <w:rsid w:val="00C251BD"/>
    <w:rsid w:val="00C2545F"/>
    <w:rsid w:val="00C254DB"/>
    <w:rsid w:val="00C25B5D"/>
    <w:rsid w:val="00C2636E"/>
    <w:rsid w:val="00C27A3B"/>
    <w:rsid w:val="00C27F12"/>
    <w:rsid w:val="00C302D2"/>
    <w:rsid w:val="00C30304"/>
    <w:rsid w:val="00C30322"/>
    <w:rsid w:val="00C304E3"/>
    <w:rsid w:val="00C306CA"/>
    <w:rsid w:val="00C32028"/>
    <w:rsid w:val="00C3235B"/>
    <w:rsid w:val="00C327A0"/>
    <w:rsid w:val="00C32958"/>
    <w:rsid w:val="00C32E1C"/>
    <w:rsid w:val="00C342D4"/>
    <w:rsid w:val="00C349F3"/>
    <w:rsid w:val="00C34FA5"/>
    <w:rsid w:val="00C351BC"/>
    <w:rsid w:val="00C35384"/>
    <w:rsid w:val="00C353F7"/>
    <w:rsid w:val="00C36EE2"/>
    <w:rsid w:val="00C37632"/>
    <w:rsid w:val="00C41E25"/>
    <w:rsid w:val="00C424DB"/>
    <w:rsid w:val="00C44134"/>
    <w:rsid w:val="00C44392"/>
    <w:rsid w:val="00C44E09"/>
    <w:rsid w:val="00C456D3"/>
    <w:rsid w:val="00C4577E"/>
    <w:rsid w:val="00C45E3C"/>
    <w:rsid w:val="00C46C23"/>
    <w:rsid w:val="00C504BE"/>
    <w:rsid w:val="00C506E6"/>
    <w:rsid w:val="00C51B0D"/>
    <w:rsid w:val="00C5291D"/>
    <w:rsid w:val="00C52ADA"/>
    <w:rsid w:val="00C53380"/>
    <w:rsid w:val="00C53692"/>
    <w:rsid w:val="00C544C4"/>
    <w:rsid w:val="00C551C8"/>
    <w:rsid w:val="00C564E0"/>
    <w:rsid w:val="00C56A83"/>
    <w:rsid w:val="00C56E2B"/>
    <w:rsid w:val="00C574CF"/>
    <w:rsid w:val="00C57579"/>
    <w:rsid w:val="00C60CEB"/>
    <w:rsid w:val="00C61A00"/>
    <w:rsid w:val="00C61D34"/>
    <w:rsid w:val="00C6216A"/>
    <w:rsid w:val="00C624BD"/>
    <w:rsid w:val="00C62B72"/>
    <w:rsid w:val="00C63F72"/>
    <w:rsid w:val="00C64447"/>
    <w:rsid w:val="00C64F1D"/>
    <w:rsid w:val="00C64FDE"/>
    <w:rsid w:val="00C65DAE"/>
    <w:rsid w:val="00C65F4B"/>
    <w:rsid w:val="00C678B4"/>
    <w:rsid w:val="00C67E89"/>
    <w:rsid w:val="00C70CBF"/>
    <w:rsid w:val="00C70D98"/>
    <w:rsid w:val="00C70F55"/>
    <w:rsid w:val="00C71010"/>
    <w:rsid w:val="00C713F8"/>
    <w:rsid w:val="00C72108"/>
    <w:rsid w:val="00C722C1"/>
    <w:rsid w:val="00C7237A"/>
    <w:rsid w:val="00C73349"/>
    <w:rsid w:val="00C73575"/>
    <w:rsid w:val="00C73BBE"/>
    <w:rsid w:val="00C74303"/>
    <w:rsid w:val="00C74A0C"/>
    <w:rsid w:val="00C76736"/>
    <w:rsid w:val="00C768CF"/>
    <w:rsid w:val="00C770E0"/>
    <w:rsid w:val="00C7797A"/>
    <w:rsid w:val="00C77E8D"/>
    <w:rsid w:val="00C813AF"/>
    <w:rsid w:val="00C83AAE"/>
    <w:rsid w:val="00C84990"/>
    <w:rsid w:val="00C854E6"/>
    <w:rsid w:val="00C85D44"/>
    <w:rsid w:val="00C862FA"/>
    <w:rsid w:val="00C86437"/>
    <w:rsid w:val="00C86762"/>
    <w:rsid w:val="00C86AC9"/>
    <w:rsid w:val="00C86DA8"/>
    <w:rsid w:val="00C86F35"/>
    <w:rsid w:val="00C870D5"/>
    <w:rsid w:val="00C90757"/>
    <w:rsid w:val="00C910F4"/>
    <w:rsid w:val="00C92078"/>
    <w:rsid w:val="00C92612"/>
    <w:rsid w:val="00C96428"/>
    <w:rsid w:val="00C966B0"/>
    <w:rsid w:val="00C96CF0"/>
    <w:rsid w:val="00C96E71"/>
    <w:rsid w:val="00CA1543"/>
    <w:rsid w:val="00CA1B04"/>
    <w:rsid w:val="00CA2399"/>
    <w:rsid w:val="00CA252F"/>
    <w:rsid w:val="00CA2EDD"/>
    <w:rsid w:val="00CA2F45"/>
    <w:rsid w:val="00CA2F92"/>
    <w:rsid w:val="00CA388F"/>
    <w:rsid w:val="00CA3B0D"/>
    <w:rsid w:val="00CA4513"/>
    <w:rsid w:val="00CA4666"/>
    <w:rsid w:val="00CA4F4D"/>
    <w:rsid w:val="00CA5A16"/>
    <w:rsid w:val="00CA5BD3"/>
    <w:rsid w:val="00CA5F38"/>
    <w:rsid w:val="00CA5F77"/>
    <w:rsid w:val="00CA670F"/>
    <w:rsid w:val="00CA7198"/>
    <w:rsid w:val="00CA77A5"/>
    <w:rsid w:val="00CA79BD"/>
    <w:rsid w:val="00CA7BDD"/>
    <w:rsid w:val="00CB0042"/>
    <w:rsid w:val="00CB066C"/>
    <w:rsid w:val="00CB2C2E"/>
    <w:rsid w:val="00CB3A36"/>
    <w:rsid w:val="00CB473B"/>
    <w:rsid w:val="00CB4882"/>
    <w:rsid w:val="00CB4E7C"/>
    <w:rsid w:val="00CB6C05"/>
    <w:rsid w:val="00CB7267"/>
    <w:rsid w:val="00CB7617"/>
    <w:rsid w:val="00CB78DB"/>
    <w:rsid w:val="00CB7BA1"/>
    <w:rsid w:val="00CB7BD8"/>
    <w:rsid w:val="00CB7FA2"/>
    <w:rsid w:val="00CC134A"/>
    <w:rsid w:val="00CC16DD"/>
    <w:rsid w:val="00CC2648"/>
    <w:rsid w:val="00CC5388"/>
    <w:rsid w:val="00CC5706"/>
    <w:rsid w:val="00CC59A2"/>
    <w:rsid w:val="00CC65BB"/>
    <w:rsid w:val="00CC6845"/>
    <w:rsid w:val="00CD018B"/>
    <w:rsid w:val="00CD060A"/>
    <w:rsid w:val="00CD0AAB"/>
    <w:rsid w:val="00CD1583"/>
    <w:rsid w:val="00CD230B"/>
    <w:rsid w:val="00CD240D"/>
    <w:rsid w:val="00CD2457"/>
    <w:rsid w:val="00CD2F7F"/>
    <w:rsid w:val="00CD398C"/>
    <w:rsid w:val="00CD55CE"/>
    <w:rsid w:val="00CD5AC9"/>
    <w:rsid w:val="00CD5BA4"/>
    <w:rsid w:val="00CD6E3B"/>
    <w:rsid w:val="00CD6EF4"/>
    <w:rsid w:val="00CD7997"/>
    <w:rsid w:val="00CE117B"/>
    <w:rsid w:val="00CE16B2"/>
    <w:rsid w:val="00CE1A44"/>
    <w:rsid w:val="00CE231B"/>
    <w:rsid w:val="00CE239C"/>
    <w:rsid w:val="00CE2A65"/>
    <w:rsid w:val="00CE2D57"/>
    <w:rsid w:val="00CE3784"/>
    <w:rsid w:val="00CE407F"/>
    <w:rsid w:val="00CE4784"/>
    <w:rsid w:val="00CE4EBE"/>
    <w:rsid w:val="00CE654B"/>
    <w:rsid w:val="00CE7524"/>
    <w:rsid w:val="00CE7A32"/>
    <w:rsid w:val="00CE7B4C"/>
    <w:rsid w:val="00CE7B73"/>
    <w:rsid w:val="00CF01DD"/>
    <w:rsid w:val="00CF1366"/>
    <w:rsid w:val="00CF14B2"/>
    <w:rsid w:val="00CF2A38"/>
    <w:rsid w:val="00CF3028"/>
    <w:rsid w:val="00CF3565"/>
    <w:rsid w:val="00CF3690"/>
    <w:rsid w:val="00CF36FC"/>
    <w:rsid w:val="00CF4273"/>
    <w:rsid w:val="00CF492C"/>
    <w:rsid w:val="00CF4BBB"/>
    <w:rsid w:val="00CF54DF"/>
    <w:rsid w:val="00CF635D"/>
    <w:rsid w:val="00CF6CE6"/>
    <w:rsid w:val="00CF6D72"/>
    <w:rsid w:val="00CF7223"/>
    <w:rsid w:val="00D00D9B"/>
    <w:rsid w:val="00D01B21"/>
    <w:rsid w:val="00D02BA6"/>
    <w:rsid w:val="00D03754"/>
    <w:rsid w:val="00D03DE0"/>
    <w:rsid w:val="00D03F9D"/>
    <w:rsid w:val="00D0451C"/>
    <w:rsid w:val="00D05381"/>
    <w:rsid w:val="00D053F8"/>
    <w:rsid w:val="00D05BE6"/>
    <w:rsid w:val="00D063ED"/>
    <w:rsid w:val="00D078AF"/>
    <w:rsid w:val="00D078CE"/>
    <w:rsid w:val="00D11C82"/>
    <w:rsid w:val="00D1236D"/>
    <w:rsid w:val="00D12B9E"/>
    <w:rsid w:val="00D139A0"/>
    <w:rsid w:val="00D13CC7"/>
    <w:rsid w:val="00D13EF9"/>
    <w:rsid w:val="00D13F12"/>
    <w:rsid w:val="00D15231"/>
    <w:rsid w:val="00D16450"/>
    <w:rsid w:val="00D16493"/>
    <w:rsid w:val="00D169E8"/>
    <w:rsid w:val="00D16A29"/>
    <w:rsid w:val="00D17959"/>
    <w:rsid w:val="00D204E3"/>
    <w:rsid w:val="00D205CD"/>
    <w:rsid w:val="00D2288F"/>
    <w:rsid w:val="00D2370B"/>
    <w:rsid w:val="00D237A1"/>
    <w:rsid w:val="00D2641D"/>
    <w:rsid w:val="00D26BD7"/>
    <w:rsid w:val="00D27197"/>
    <w:rsid w:val="00D27B43"/>
    <w:rsid w:val="00D314A6"/>
    <w:rsid w:val="00D31B10"/>
    <w:rsid w:val="00D31BEC"/>
    <w:rsid w:val="00D31FFE"/>
    <w:rsid w:val="00D32826"/>
    <w:rsid w:val="00D339B7"/>
    <w:rsid w:val="00D33B20"/>
    <w:rsid w:val="00D34049"/>
    <w:rsid w:val="00D344EF"/>
    <w:rsid w:val="00D350D4"/>
    <w:rsid w:val="00D353D1"/>
    <w:rsid w:val="00D3773A"/>
    <w:rsid w:val="00D37C46"/>
    <w:rsid w:val="00D40826"/>
    <w:rsid w:val="00D40A69"/>
    <w:rsid w:val="00D40C70"/>
    <w:rsid w:val="00D41CD3"/>
    <w:rsid w:val="00D4212C"/>
    <w:rsid w:val="00D422F0"/>
    <w:rsid w:val="00D4275B"/>
    <w:rsid w:val="00D42D19"/>
    <w:rsid w:val="00D42DFC"/>
    <w:rsid w:val="00D43674"/>
    <w:rsid w:val="00D445E1"/>
    <w:rsid w:val="00D449FF"/>
    <w:rsid w:val="00D45095"/>
    <w:rsid w:val="00D45BBD"/>
    <w:rsid w:val="00D461C3"/>
    <w:rsid w:val="00D46672"/>
    <w:rsid w:val="00D467D5"/>
    <w:rsid w:val="00D46902"/>
    <w:rsid w:val="00D46BC0"/>
    <w:rsid w:val="00D46C5E"/>
    <w:rsid w:val="00D46F79"/>
    <w:rsid w:val="00D47125"/>
    <w:rsid w:val="00D4775B"/>
    <w:rsid w:val="00D47A78"/>
    <w:rsid w:val="00D51E2F"/>
    <w:rsid w:val="00D52111"/>
    <w:rsid w:val="00D5219F"/>
    <w:rsid w:val="00D52EDB"/>
    <w:rsid w:val="00D53398"/>
    <w:rsid w:val="00D539E0"/>
    <w:rsid w:val="00D53BF0"/>
    <w:rsid w:val="00D53D9C"/>
    <w:rsid w:val="00D53E13"/>
    <w:rsid w:val="00D540CB"/>
    <w:rsid w:val="00D544A1"/>
    <w:rsid w:val="00D54AC5"/>
    <w:rsid w:val="00D5543C"/>
    <w:rsid w:val="00D5571F"/>
    <w:rsid w:val="00D5578E"/>
    <w:rsid w:val="00D558A4"/>
    <w:rsid w:val="00D55B75"/>
    <w:rsid w:val="00D567FF"/>
    <w:rsid w:val="00D56E94"/>
    <w:rsid w:val="00D5716B"/>
    <w:rsid w:val="00D5744A"/>
    <w:rsid w:val="00D57A7F"/>
    <w:rsid w:val="00D57B68"/>
    <w:rsid w:val="00D604FC"/>
    <w:rsid w:val="00D60841"/>
    <w:rsid w:val="00D61238"/>
    <w:rsid w:val="00D61F96"/>
    <w:rsid w:val="00D62694"/>
    <w:rsid w:val="00D63051"/>
    <w:rsid w:val="00D63117"/>
    <w:rsid w:val="00D6585F"/>
    <w:rsid w:val="00D65C0B"/>
    <w:rsid w:val="00D66503"/>
    <w:rsid w:val="00D66718"/>
    <w:rsid w:val="00D67ED3"/>
    <w:rsid w:val="00D7020C"/>
    <w:rsid w:val="00D715E1"/>
    <w:rsid w:val="00D7174B"/>
    <w:rsid w:val="00D7216B"/>
    <w:rsid w:val="00D732F1"/>
    <w:rsid w:val="00D73922"/>
    <w:rsid w:val="00D739AA"/>
    <w:rsid w:val="00D73ABB"/>
    <w:rsid w:val="00D74275"/>
    <w:rsid w:val="00D74474"/>
    <w:rsid w:val="00D748E1"/>
    <w:rsid w:val="00D74A21"/>
    <w:rsid w:val="00D757C6"/>
    <w:rsid w:val="00D758EC"/>
    <w:rsid w:val="00D76E0D"/>
    <w:rsid w:val="00D7713E"/>
    <w:rsid w:val="00D77DA5"/>
    <w:rsid w:val="00D81454"/>
    <w:rsid w:val="00D815E7"/>
    <w:rsid w:val="00D82F7E"/>
    <w:rsid w:val="00D839B0"/>
    <w:rsid w:val="00D83AE2"/>
    <w:rsid w:val="00D84E67"/>
    <w:rsid w:val="00D85122"/>
    <w:rsid w:val="00D85199"/>
    <w:rsid w:val="00D8599F"/>
    <w:rsid w:val="00D86CD6"/>
    <w:rsid w:val="00D873D7"/>
    <w:rsid w:val="00D904D3"/>
    <w:rsid w:val="00D9091A"/>
    <w:rsid w:val="00D90B63"/>
    <w:rsid w:val="00D91160"/>
    <w:rsid w:val="00D91C1C"/>
    <w:rsid w:val="00D92A22"/>
    <w:rsid w:val="00D92E14"/>
    <w:rsid w:val="00D938DF"/>
    <w:rsid w:val="00D93EB7"/>
    <w:rsid w:val="00D941AC"/>
    <w:rsid w:val="00D95A7D"/>
    <w:rsid w:val="00D95CB6"/>
    <w:rsid w:val="00D97058"/>
    <w:rsid w:val="00D97E4B"/>
    <w:rsid w:val="00DA0675"/>
    <w:rsid w:val="00DA1524"/>
    <w:rsid w:val="00DA1B87"/>
    <w:rsid w:val="00DA2935"/>
    <w:rsid w:val="00DA2D63"/>
    <w:rsid w:val="00DA4042"/>
    <w:rsid w:val="00DA45DE"/>
    <w:rsid w:val="00DA5007"/>
    <w:rsid w:val="00DA56C9"/>
    <w:rsid w:val="00DA5DF3"/>
    <w:rsid w:val="00DA7597"/>
    <w:rsid w:val="00DA7C61"/>
    <w:rsid w:val="00DA7F56"/>
    <w:rsid w:val="00DB006C"/>
    <w:rsid w:val="00DB0412"/>
    <w:rsid w:val="00DB13F2"/>
    <w:rsid w:val="00DB1DD4"/>
    <w:rsid w:val="00DB2373"/>
    <w:rsid w:val="00DB2CE6"/>
    <w:rsid w:val="00DB3E09"/>
    <w:rsid w:val="00DB4893"/>
    <w:rsid w:val="00DB4CB0"/>
    <w:rsid w:val="00DB6508"/>
    <w:rsid w:val="00DB70AD"/>
    <w:rsid w:val="00DB7506"/>
    <w:rsid w:val="00DC0285"/>
    <w:rsid w:val="00DC1D25"/>
    <w:rsid w:val="00DC2718"/>
    <w:rsid w:val="00DC29F0"/>
    <w:rsid w:val="00DC3B83"/>
    <w:rsid w:val="00DC442C"/>
    <w:rsid w:val="00DC4B75"/>
    <w:rsid w:val="00DC4F0C"/>
    <w:rsid w:val="00DC589D"/>
    <w:rsid w:val="00DC5E3C"/>
    <w:rsid w:val="00DC6210"/>
    <w:rsid w:val="00DC664D"/>
    <w:rsid w:val="00DC6931"/>
    <w:rsid w:val="00DC7420"/>
    <w:rsid w:val="00DC776F"/>
    <w:rsid w:val="00DD080D"/>
    <w:rsid w:val="00DD106E"/>
    <w:rsid w:val="00DD222C"/>
    <w:rsid w:val="00DD39E4"/>
    <w:rsid w:val="00DD3EFC"/>
    <w:rsid w:val="00DD459D"/>
    <w:rsid w:val="00DD6F88"/>
    <w:rsid w:val="00DD7475"/>
    <w:rsid w:val="00DE0225"/>
    <w:rsid w:val="00DE105C"/>
    <w:rsid w:val="00DE234F"/>
    <w:rsid w:val="00DE2407"/>
    <w:rsid w:val="00DE2A7E"/>
    <w:rsid w:val="00DE3018"/>
    <w:rsid w:val="00DE3511"/>
    <w:rsid w:val="00DE35BC"/>
    <w:rsid w:val="00DE4249"/>
    <w:rsid w:val="00DE43F2"/>
    <w:rsid w:val="00DE4405"/>
    <w:rsid w:val="00DE4E33"/>
    <w:rsid w:val="00DE5A64"/>
    <w:rsid w:val="00DE628D"/>
    <w:rsid w:val="00DE73A9"/>
    <w:rsid w:val="00DF0B70"/>
    <w:rsid w:val="00DF0B9A"/>
    <w:rsid w:val="00DF19FF"/>
    <w:rsid w:val="00DF1CF3"/>
    <w:rsid w:val="00DF2792"/>
    <w:rsid w:val="00DF2F3D"/>
    <w:rsid w:val="00DF3C05"/>
    <w:rsid w:val="00DF4DAE"/>
    <w:rsid w:val="00DF579C"/>
    <w:rsid w:val="00DF5EED"/>
    <w:rsid w:val="00DF6E8B"/>
    <w:rsid w:val="00DF6FAB"/>
    <w:rsid w:val="00E00273"/>
    <w:rsid w:val="00E01262"/>
    <w:rsid w:val="00E02CE5"/>
    <w:rsid w:val="00E032F9"/>
    <w:rsid w:val="00E03B3E"/>
    <w:rsid w:val="00E03C30"/>
    <w:rsid w:val="00E04DD2"/>
    <w:rsid w:val="00E0572C"/>
    <w:rsid w:val="00E058F2"/>
    <w:rsid w:val="00E059C5"/>
    <w:rsid w:val="00E06134"/>
    <w:rsid w:val="00E06359"/>
    <w:rsid w:val="00E06BE1"/>
    <w:rsid w:val="00E07046"/>
    <w:rsid w:val="00E07E0E"/>
    <w:rsid w:val="00E104B2"/>
    <w:rsid w:val="00E10CAA"/>
    <w:rsid w:val="00E11E6C"/>
    <w:rsid w:val="00E126CD"/>
    <w:rsid w:val="00E12FFD"/>
    <w:rsid w:val="00E144CC"/>
    <w:rsid w:val="00E1454E"/>
    <w:rsid w:val="00E14660"/>
    <w:rsid w:val="00E16391"/>
    <w:rsid w:val="00E168CD"/>
    <w:rsid w:val="00E17771"/>
    <w:rsid w:val="00E20341"/>
    <w:rsid w:val="00E21CFA"/>
    <w:rsid w:val="00E22572"/>
    <w:rsid w:val="00E23B72"/>
    <w:rsid w:val="00E23E18"/>
    <w:rsid w:val="00E243C5"/>
    <w:rsid w:val="00E258C3"/>
    <w:rsid w:val="00E2700B"/>
    <w:rsid w:val="00E270E6"/>
    <w:rsid w:val="00E30859"/>
    <w:rsid w:val="00E30B3D"/>
    <w:rsid w:val="00E320EE"/>
    <w:rsid w:val="00E3227B"/>
    <w:rsid w:val="00E325B8"/>
    <w:rsid w:val="00E3324F"/>
    <w:rsid w:val="00E33DF8"/>
    <w:rsid w:val="00E34FA7"/>
    <w:rsid w:val="00E35892"/>
    <w:rsid w:val="00E35E05"/>
    <w:rsid w:val="00E36204"/>
    <w:rsid w:val="00E36D07"/>
    <w:rsid w:val="00E41AA6"/>
    <w:rsid w:val="00E4204F"/>
    <w:rsid w:val="00E42247"/>
    <w:rsid w:val="00E42475"/>
    <w:rsid w:val="00E42696"/>
    <w:rsid w:val="00E432CC"/>
    <w:rsid w:val="00E4377C"/>
    <w:rsid w:val="00E43EB1"/>
    <w:rsid w:val="00E44290"/>
    <w:rsid w:val="00E463BA"/>
    <w:rsid w:val="00E46974"/>
    <w:rsid w:val="00E46E71"/>
    <w:rsid w:val="00E47A41"/>
    <w:rsid w:val="00E505F9"/>
    <w:rsid w:val="00E51837"/>
    <w:rsid w:val="00E53D2D"/>
    <w:rsid w:val="00E54C36"/>
    <w:rsid w:val="00E55351"/>
    <w:rsid w:val="00E555DC"/>
    <w:rsid w:val="00E564DC"/>
    <w:rsid w:val="00E56DEC"/>
    <w:rsid w:val="00E57FEF"/>
    <w:rsid w:val="00E60279"/>
    <w:rsid w:val="00E608F2"/>
    <w:rsid w:val="00E60F28"/>
    <w:rsid w:val="00E61057"/>
    <w:rsid w:val="00E62DE5"/>
    <w:rsid w:val="00E6371B"/>
    <w:rsid w:val="00E639ED"/>
    <w:rsid w:val="00E645FF"/>
    <w:rsid w:val="00E65864"/>
    <w:rsid w:val="00E65D15"/>
    <w:rsid w:val="00E669B4"/>
    <w:rsid w:val="00E677E0"/>
    <w:rsid w:val="00E67ABA"/>
    <w:rsid w:val="00E71925"/>
    <w:rsid w:val="00E72128"/>
    <w:rsid w:val="00E725B0"/>
    <w:rsid w:val="00E72641"/>
    <w:rsid w:val="00E739DB"/>
    <w:rsid w:val="00E73E4D"/>
    <w:rsid w:val="00E74014"/>
    <w:rsid w:val="00E75339"/>
    <w:rsid w:val="00E76D34"/>
    <w:rsid w:val="00E802DF"/>
    <w:rsid w:val="00E80A85"/>
    <w:rsid w:val="00E81174"/>
    <w:rsid w:val="00E818E6"/>
    <w:rsid w:val="00E82E8F"/>
    <w:rsid w:val="00E82FD5"/>
    <w:rsid w:val="00E833A7"/>
    <w:rsid w:val="00E83BB8"/>
    <w:rsid w:val="00E8443E"/>
    <w:rsid w:val="00E84C34"/>
    <w:rsid w:val="00E856B3"/>
    <w:rsid w:val="00E85986"/>
    <w:rsid w:val="00E85A67"/>
    <w:rsid w:val="00E86444"/>
    <w:rsid w:val="00E8647B"/>
    <w:rsid w:val="00E876AC"/>
    <w:rsid w:val="00E90C92"/>
    <w:rsid w:val="00E90D24"/>
    <w:rsid w:val="00E90F28"/>
    <w:rsid w:val="00E91904"/>
    <w:rsid w:val="00E9221D"/>
    <w:rsid w:val="00E933A3"/>
    <w:rsid w:val="00E93CB8"/>
    <w:rsid w:val="00E93F4A"/>
    <w:rsid w:val="00E947AC"/>
    <w:rsid w:val="00E96B55"/>
    <w:rsid w:val="00EA0504"/>
    <w:rsid w:val="00EA11D1"/>
    <w:rsid w:val="00EA1379"/>
    <w:rsid w:val="00EA186F"/>
    <w:rsid w:val="00EA20D7"/>
    <w:rsid w:val="00EA2236"/>
    <w:rsid w:val="00EA35B3"/>
    <w:rsid w:val="00EA3B22"/>
    <w:rsid w:val="00EA414A"/>
    <w:rsid w:val="00EA4478"/>
    <w:rsid w:val="00EA501B"/>
    <w:rsid w:val="00EA5A22"/>
    <w:rsid w:val="00EA5BFF"/>
    <w:rsid w:val="00EA61DF"/>
    <w:rsid w:val="00EA62C3"/>
    <w:rsid w:val="00EA6777"/>
    <w:rsid w:val="00EA6B0A"/>
    <w:rsid w:val="00EA7AC0"/>
    <w:rsid w:val="00EB08EB"/>
    <w:rsid w:val="00EB16AC"/>
    <w:rsid w:val="00EB1B51"/>
    <w:rsid w:val="00EB222A"/>
    <w:rsid w:val="00EB2362"/>
    <w:rsid w:val="00EB37AB"/>
    <w:rsid w:val="00EB3A2C"/>
    <w:rsid w:val="00EB507A"/>
    <w:rsid w:val="00EB53AB"/>
    <w:rsid w:val="00EB5B45"/>
    <w:rsid w:val="00EB5E6F"/>
    <w:rsid w:val="00EB5EBA"/>
    <w:rsid w:val="00EB6311"/>
    <w:rsid w:val="00EB63D8"/>
    <w:rsid w:val="00EB666A"/>
    <w:rsid w:val="00EB69B9"/>
    <w:rsid w:val="00EB70A0"/>
    <w:rsid w:val="00EB786B"/>
    <w:rsid w:val="00EC02F6"/>
    <w:rsid w:val="00EC0B74"/>
    <w:rsid w:val="00EC0F82"/>
    <w:rsid w:val="00EC12BB"/>
    <w:rsid w:val="00EC237E"/>
    <w:rsid w:val="00EC3ACA"/>
    <w:rsid w:val="00EC3CD0"/>
    <w:rsid w:val="00EC3DD4"/>
    <w:rsid w:val="00EC4120"/>
    <w:rsid w:val="00EC44E5"/>
    <w:rsid w:val="00EC4CBB"/>
    <w:rsid w:val="00EC5074"/>
    <w:rsid w:val="00EC52B4"/>
    <w:rsid w:val="00EC534A"/>
    <w:rsid w:val="00EC6015"/>
    <w:rsid w:val="00ED04AE"/>
    <w:rsid w:val="00ED1C58"/>
    <w:rsid w:val="00ED1D12"/>
    <w:rsid w:val="00ED2335"/>
    <w:rsid w:val="00ED26B6"/>
    <w:rsid w:val="00ED2DDE"/>
    <w:rsid w:val="00ED3153"/>
    <w:rsid w:val="00ED3812"/>
    <w:rsid w:val="00ED3DEA"/>
    <w:rsid w:val="00ED3E18"/>
    <w:rsid w:val="00ED4909"/>
    <w:rsid w:val="00ED52AD"/>
    <w:rsid w:val="00ED5624"/>
    <w:rsid w:val="00ED56DF"/>
    <w:rsid w:val="00ED57E7"/>
    <w:rsid w:val="00ED5B77"/>
    <w:rsid w:val="00ED6218"/>
    <w:rsid w:val="00ED650C"/>
    <w:rsid w:val="00ED669A"/>
    <w:rsid w:val="00ED676B"/>
    <w:rsid w:val="00ED6FE5"/>
    <w:rsid w:val="00ED7A2D"/>
    <w:rsid w:val="00EE0903"/>
    <w:rsid w:val="00EE2F8A"/>
    <w:rsid w:val="00EE45AF"/>
    <w:rsid w:val="00EE511F"/>
    <w:rsid w:val="00EE528D"/>
    <w:rsid w:val="00EE59F2"/>
    <w:rsid w:val="00EE5ED4"/>
    <w:rsid w:val="00EE5F50"/>
    <w:rsid w:val="00EE613F"/>
    <w:rsid w:val="00EE62D0"/>
    <w:rsid w:val="00EE666A"/>
    <w:rsid w:val="00EE69D5"/>
    <w:rsid w:val="00EE71B2"/>
    <w:rsid w:val="00EE7398"/>
    <w:rsid w:val="00EE7A95"/>
    <w:rsid w:val="00EF0131"/>
    <w:rsid w:val="00EF0AEA"/>
    <w:rsid w:val="00EF0C99"/>
    <w:rsid w:val="00EF4128"/>
    <w:rsid w:val="00EF41CD"/>
    <w:rsid w:val="00EF511E"/>
    <w:rsid w:val="00EF6087"/>
    <w:rsid w:val="00EF61F9"/>
    <w:rsid w:val="00EF74CB"/>
    <w:rsid w:val="00F01DB5"/>
    <w:rsid w:val="00F02015"/>
    <w:rsid w:val="00F02BD1"/>
    <w:rsid w:val="00F02E99"/>
    <w:rsid w:val="00F03A0F"/>
    <w:rsid w:val="00F04513"/>
    <w:rsid w:val="00F04C90"/>
    <w:rsid w:val="00F058C8"/>
    <w:rsid w:val="00F061A0"/>
    <w:rsid w:val="00F062BD"/>
    <w:rsid w:val="00F06546"/>
    <w:rsid w:val="00F077A1"/>
    <w:rsid w:val="00F078B3"/>
    <w:rsid w:val="00F1025A"/>
    <w:rsid w:val="00F109CC"/>
    <w:rsid w:val="00F10C65"/>
    <w:rsid w:val="00F10D6C"/>
    <w:rsid w:val="00F1159C"/>
    <w:rsid w:val="00F1216C"/>
    <w:rsid w:val="00F12286"/>
    <w:rsid w:val="00F12509"/>
    <w:rsid w:val="00F133AE"/>
    <w:rsid w:val="00F1495C"/>
    <w:rsid w:val="00F14A7D"/>
    <w:rsid w:val="00F15380"/>
    <w:rsid w:val="00F15DDF"/>
    <w:rsid w:val="00F16157"/>
    <w:rsid w:val="00F16B76"/>
    <w:rsid w:val="00F17928"/>
    <w:rsid w:val="00F2126F"/>
    <w:rsid w:val="00F216CD"/>
    <w:rsid w:val="00F218B5"/>
    <w:rsid w:val="00F21D51"/>
    <w:rsid w:val="00F22699"/>
    <w:rsid w:val="00F22A95"/>
    <w:rsid w:val="00F2395B"/>
    <w:rsid w:val="00F24A9C"/>
    <w:rsid w:val="00F24C66"/>
    <w:rsid w:val="00F26547"/>
    <w:rsid w:val="00F276D0"/>
    <w:rsid w:val="00F27BAB"/>
    <w:rsid w:val="00F27FEE"/>
    <w:rsid w:val="00F30B24"/>
    <w:rsid w:val="00F311EB"/>
    <w:rsid w:val="00F3199F"/>
    <w:rsid w:val="00F31E95"/>
    <w:rsid w:val="00F31EF2"/>
    <w:rsid w:val="00F3258D"/>
    <w:rsid w:val="00F329B5"/>
    <w:rsid w:val="00F3380A"/>
    <w:rsid w:val="00F33851"/>
    <w:rsid w:val="00F3398A"/>
    <w:rsid w:val="00F33FC2"/>
    <w:rsid w:val="00F342A4"/>
    <w:rsid w:val="00F348D6"/>
    <w:rsid w:val="00F355E7"/>
    <w:rsid w:val="00F36187"/>
    <w:rsid w:val="00F36C41"/>
    <w:rsid w:val="00F36EC3"/>
    <w:rsid w:val="00F37F4E"/>
    <w:rsid w:val="00F40414"/>
    <w:rsid w:val="00F40B44"/>
    <w:rsid w:val="00F4101D"/>
    <w:rsid w:val="00F41498"/>
    <w:rsid w:val="00F4175C"/>
    <w:rsid w:val="00F41956"/>
    <w:rsid w:val="00F41C2F"/>
    <w:rsid w:val="00F42298"/>
    <w:rsid w:val="00F42519"/>
    <w:rsid w:val="00F42A3E"/>
    <w:rsid w:val="00F4314B"/>
    <w:rsid w:val="00F43DA1"/>
    <w:rsid w:val="00F45053"/>
    <w:rsid w:val="00F45093"/>
    <w:rsid w:val="00F46A81"/>
    <w:rsid w:val="00F46E55"/>
    <w:rsid w:val="00F47601"/>
    <w:rsid w:val="00F50FED"/>
    <w:rsid w:val="00F51291"/>
    <w:rsid w:val="00F51A5B"/>
    <w:rsid w:val="00F530E8"/>
    <w:rsid w:val="00F5363E"/>
    <w:rsid w:val="00F53E60"/>
    <w:rsid w:val="00F54610"/>
    <w:rsid w:val="00F54827"/>
    <w:rsid w:val="00F5494C"/>
    <w:rsid w:val="00F555F7"/>
    <w:rsid w:val="00F5584E"/>
    <w:rsid w:val="00F56651"/>
    <w:rsid w:val="00F568F4"/>
    <w:rsid w:val="00F56CC5"/>
    <w:rsid w:val="00F56EB9"/>
    <w:rsid w:val="00F5737C"/>
    <w:rsid w:val="00F573C6"/>
    <w:rsid w:val="00F57EC4"/>
    <w:rsid w:val="00F60078"/>
    <w:rsid w:val="00F60769"/>
    <w:rsid w:val="00F6101A"/>
    <w:rsid w:val="00F618B2"/>
    <w:rsid w:val="00F626C8"/>
    <w:rsid w:val="00F62AC7"/>
    <w:rsid w:val="00F63C2A"/>
    <w:rsid w:val="00F64A06"/>
    <w:rsid w:val="00F64C40"/>
    <w:rsid w:val="00F6544D"/>
    <w:rsid w:val="00F655F0"/>
    <w:rsid w:val="00F65AA6"/>
    <w:rsid w:val="00F65C18"/>
    <w:rsid w:val="00F66E55"/>
    <w:rsid w:val="00F7074D"/>
    <w:rsid w:val="00F7099F"/>
    <w:rsid w:val="00F71022"/>
    <w:rsid w:val="00F714C8"/>
    <w:rsid w:val="00F73586"/>
    <w:rsid w:val="00F73CB3"/>
    <w:rsid w:val="00F758A0"/>
    <w:rsid w:val="00F760F7"/>
    <w:rsid w:val="00F766C6"/>
    <w:rsid w:val="00F7776B"/>
    <w:rsid w:val="00F7786B"/>
    <w:rsid w:val="00F801FD"/>
    <w:rsid w:val="00F80255"/>
    <w:rsid w:val="00F81E3A"/>
    <w:rsid w:val="00F82366"/>
    <w:rsid w:val="00F82E20"/>
    <w:rsid w:val="00F83500"/>
    <w:rsid w:val="00F8359B"/>
    <w:rsid w:val="00F83746"/>
    <w:rsid w:val="00F84167"/>
    <w:rsid w:val="00F84F74"/>
    <w:rsid w:val="00F85A78"/>
    <w:rsid w:val="00F865BF"/>
    <w:rsid w:val="00F868F5"/>
    <w:rsid w:val="00F8739F"/>
    <w:rsid w:val="00F8744C"/>
    <w:rsid w:val="00F87F38"/>
    <w:rsid w:val="00F909C5"/>
    <w:rsid w:val="00F90A04"/>
    <w:rsid w:val="00F90FB3"/>
    <w:rsid w:val="00F91494"/>
    <w:rsid w:val="00F91B35"/>
    <w:rsid w:val="00F91CC6"/>
    <w:rsid w:val="00F9213F"/>
    <w:rsid w:val="00F92356"/>
    <w:rsid w:val="00F949BA"/>
    <w:rsid w:val="00F955C5"/>
    <w:rsid w:val="00F959E6"/>
    <w:rsid w:val="00F963CF"/>
    <w:rsid w:val="00F970DD"/>
    <w:rsid w:val="00F97325"/>
    <w:rsid w:val="00FA0201"/>
    <w:rsid w:val="00FA0A40"/>
    <w:rsid w:val="00FA1F60"/>
    <w:rsid w:val="00FA1FF4"/>
    <w:rsid w:val="00FA2830"/>
    <w:rsid w:val="00FA4B2A"/>
    <w:rsid w:val="00FA4C8B"/>
    <w:rsid w:val="00FA67D8"/>
    <w:rsid w:val="00FA695B"/>
    <w:rsid w:val="00FA6B15"/>
    <w:rsid w:val="00FA72CD"/>
    <w:rsid w:val="00FB17B4"/>
    <w:rsid w:val="00FB1D58"/>
    <w:rsid w:val="00FB2010"/>
    <w:rsid w:val="00FB2144"/>
    <w:rsid w:val="00FB24AD"/>
    <w:rsid w:val="00FB2B91"/>
    <w:rsid w:val="00FB370A"/>
    <w:rsid w:val="00FB388D"/>
    <w:rsid w:val="00FB3CC0"/>
    <w:rsid w:val="00FB3FF2"/>
    <w:rsid w:val="00FB4956"/>
    <w:rsid w:val="00FB4B4A"/>
    <w:rsid w:val="00FB5FF9"/>
    <w:rsid w:val="00FB6230"/>
    <w:rsid w:val="00FB7968"/>
    <w:rsid w:val="00FC0773"/>
    <w:rsid w:val="00FC1A4B"/>
    <w:rsid w:val="00FC36A0"/>
    <w:rsid w:val="00FC37A1"/>
    <w:rsid w:val="00FC3D42"/>
    <w:rsid w:val="00FC3F77"/>
    <w:rsid w:val="00FC50B6"/>
    <w:rsid w:val="00FC51C1"/>
    <w:rsid w:val="00FC5628"/>
    <w:rsid w:val="00FC7523"/>
    <w:rsid w:val="00FC79F1"/>
    <w:rsid w:val="00FD0FAD"/>
    <w:rsid w:val="00FD16F5"/>
    <w:rsid w:val="00FD2D24"/>
    <w:rsid w:val="00FD2F2D"/>
    <w:rsid w:val="00FD4BA9"/>
    <w:rsid w:val="00FD5CA4"/>
    <w:rsid w:val="00FD603A"/>
    <w:rsid w:val="00FD6116"/>
    <w:rsid w:val="00FD6203"/>
    <w:rsid w:val="00FD64F5"/>
    <w:rsid w:val="00FD6726"/>
    <w:rsid w:val="00FD78E6"/>
    <w:rsid w:val="00FD7AF3"/>
    <w:rsid w:val="00FE2152"/>
    <w:rsid w:val="00FE2528"/>
    <w:rsid w:val="00FE2FFF"/>
    <w:rsid w:val="00FE39DE"/>
    <w:rsid w:val="00FE3D20"/>
    <w:rsid w:val="00FE4F9A"/>
    <w:rsid w:val="00FE521F"/>
    <w:rsid w:val="00FE55B0"/>
    <w:rsid w:val="00FE5BEF"/>
    <w:rsid w:val="00FE63A9"/>
    <w:rsid w:val="00FE7913"/>
    <w:rsid w:val="00FF0007"/>
    <w:rsid w:val="00FF09D6"/>
    <w:rsid w:val="00FF3377"/>
    <w:rsid w:val="00FF38CA"/>
    <w:rsid w:val="00FF3B49"/>
    <w:rsid w:val="00FF42FE"/>
    <w:rsid w:val="00FF4561"/>
    <w:rsid w:val="00FF4A09"/>
    <w:rsid w:val="00FF5205"/>
    <w:rsid w:val="00FF56F3"/>
    <w:rsid w:val="00FF5EAD"/>
    <w:rsid w:val="00FF7969"/>
    <w:rsid w:val="00FF7D1D"/>
    <w:rsid w:val="00FF7E69"/>
    <w:rsid w:val="05F29332"/>
    <w:rsid w:val="45BFA2BD"/>
    <w:rsid w:val="68A11746"/>
    <w:rsid w:val="6F70AF39"/>
    <w:rsid w:val="7059B989"/>
    <w:rsid w:val="7D6076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076D1"/>
  <w15:chartTrackingRefBased/>
  <w15:docId w15:val="{A6447A61-2145-2C44-BBE2-D7940CE7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Hyperlink">
    <w:name w:val="Hyperlink"/>
    <w:basedOn w:val="DefaultParagraphFont"/>
    <w:uiPriority w:val="99"/>
    <w:unhideWhenUsed/>
    <w:rPr>
      <w:color w:val="0563C1" w:themeColor="hyperlink"/>
      <w:u w:val="single"/>
    </w:rPr>
  </w:style>
  <w:style w:type="character" w:styleId="CommentReference">
    <w:name w:val="annotation reference"/>
    <w:basedOn w:val="DefaultParagraphFont"/>
    <w:uiPriority w:val="99"/>
    <w:semiHidden/>
    <w:unhideWhenUsed/>
    <w:rsid w:val="00127C30"/>
    <w:rPr>
      <w:sz w:val="16"/>
      <w:szCs w:val="16"/>
    </w:rPr>
  </w:style>
  <w:style w:type="paragraph" w:styleId="CommentText">
    <w:name w:val="annotation text"/>
    <w:basedOn w:val="Normal"/>
    <w:link w:val="CommentTextChar"/>
    <w:uiPriority w:val="99"/>
    <w:unhideWhenUsed/>
    <w:rsid w:val="00127C30"/>
    <w:pPr>
      <w:spacing w:line="240" w:lineRule="auto"/>
    </w:pPr>
    <w:rPr>
      <w:sz w:val="20"/>
      <w:szCs w:val="20"/>
    </w:rPr>
  </w:style>
  <w:style w:type="character" w:customStyle="1" w:styleId="CommentTextChar">
    <w:name w:val="Comment Text Char"/>
    <w:basedOn w:val="DefaultParagraphFont"/>
    <w:link w:val="CommentText"/>
    <w:uiPriority w:val="99"/>
    <w:rsid w:val="00127C30"/>
    <w:rPr>
      <w:sz w:val="20"/>
      <w:szCs w:val="20"/>
    </w:rPr>
  </w:style>
  <w:style w:type="paragraph" w:styleId="CommentSubject">
    <w:name w:val="annotation subject"/>
    <w:basedOn w:val="CommentText"/>
    <w:next w:val="CommentText"/>
    <w:link w:val="CommentSubjectChar"/>
    <w:uiPriority w:val="99"/>
    <w:semiHidden/>
    <w:unhideWhenUsed/>
    <w:rsid w:val="00127C30"/>
    <w:rPr>
      <w:b/>
      <w:bCs/>
    </w:rPr>
  </w:style>
  <w:style w:type="character" w:customStyle="1" w:styleId="CommentSubjectChar">
    <w:name w:val="Comment Subject Char"/>
    <w:basedOn w:val="CommentTextChar"/>
    <w:link w:val="CommentSubject"/>
    <w:uiPriority w:val="99"/>
    <w:semiHidden/>
    <w:rsid w:val="00127C30"/>
    <w:rPr>
      <w:b/>
      <w:bCs/>
      <w:sz w:val="20"/>
      <w:szCs w:val="20"/>
    </w:rPr>
  </w:style>
  <w:style w:type="paragraph" w:customStyle="1" w:styleId="paragraph">
    <w:name w:val="paragraph"/>
    <w:basedOn w:val="Normal"/>
    <w:rsid w:val="00680565"/>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680565"/>
  </w:style>
  <w:style w:type="character" w:customStyle="1" w:styleId="eop">
    <w:name w:val="eop"/>
    <w:basedOn w:val="DefaultParagraphFont"/>
    <w:rsid w:val="00680565"/>
  </w:style>
  <w:style w:type="character" w:customStyle="1" w:styleId="pagebreaktextspan">
    <w:name w:val="pagebreaktextspan"/>
    <w:basedOn w:val="DefaultParagraphFont"/>
    <w:rsid w:val="00680565"/>
  </w:style>
  <w:style w:type="character" w:customStyle="1" w:styleId="tabchar">
    <w:name w:val="tabchar"/>
    <w:basedOn w:val="DefaultParagraphFont"/>
    <w:rsid w:val="00487061"/>
  </w:style>
  <w:style w:type="table" w:styleId="TableGridLight">
    <w:name w:val="Grid Table Light"/>
    <w:basedOn w:val="TableNormal"/>
    <w:uiPriority w:val="40"/>
    <w:rsid w:val="000E1D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Accent4">
    <w:name w:val="Grid Table 2 Accent 4"/>
    <w:basedOn w:val="TableNormal"/>
    <w:uiPriority w:val="47"/>
    <w:rsid w:val="0043301D"/>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
    <w:name w:val="Grid Table 2"/>
    <w:basedOn w:val="TableNormal"/>
    <w:uiPriority w:val="47"/>
    <w:rsid w:val="0043301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4330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Revision">
    <w:name w:val="Revision"/>
    <w:hidden/>
    <w:uiPriority w:val="99"/>
    <w:semiHidden/>
    <w:rsid w:val="001015C3"/>
    <w:pPr>
      <w:spacing w:after="0" w:line="240" w:lineRule="auto"/>
    </w:pPr>
  </w:style>
  <w:style w:type="paragraph" w:styleId="Header">
    <w:name w:val="header"/>
    <w:basedOn w:val="Normal"/>
    <w:link w:val="HeaderChar"/>
    <w:uiPriority w:val="99"/>
    <w:unhideWhenUsed/>
    <w:rsid w:val="00026C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6C9F"/>
  </w:style>
  <w:style w:type="paragraph" w:styleId="Footer">
    <w:name w:val="footer"/>
    <w:basedOn w:val="Normal"/>
    <w:link w:val="FooterChar"/>
    <w:uiPriority w:val="99"/>
    <w:unhideWhenUsed/>
    <w:rsid w:val="00026C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6C9F"/>
  </w:style>
  <w:style w:type="character" w:styleId="PlaceholderText">
    <w:name w:val="Placeholder Text"/>
    <w:basedOn w:val="DefaultParagraphFont"/>
    <w:uiPriority w:val="99"/>
    <w:semiHidden/>
    <w:rsid w:val="00FE39DE"/>
    <w:rPr>
      <w:color w:val="808080"/>
    </w:rPr>
  </w:style>
  <w:style w:type="character" w:styleId="PageNumber">
    <w:name w:val="page number"/>
    <w:basedOn w:val="DefaultParagraphFont"/>
    <w:uiPriority w:val="99"/>
    <w:semiHidden/>
    <w:unhideWhenUsed/>
    <w:rsid w:val="00B03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2141">
      <w:bodyDiv w:val="1"/>
      <w:marLeft w:val="0"/>
      <w:marRight w:val="0"/>
      <w:marTop w:val="0"/>
      <w:marBottom w:val="0"/>
      <w:divBdr>
        <w:top w:val="none" w:sz="0" w:space="0" w:color="auto"/>
        <w:left w:val="none" w:sz="0" w:space="0" w:color="auto"/>
        <w:bottom w:val="none" w:sz="0" w:space="0" w:color="auto"/>
        <w:right w:val="none" w:sz="0" w:space="0" w:color="auto"/>
      </w:divBdr>
      <w:divsChild>
        <w:div w:id="25915908">
          <w:marLeft w:val="0"/>
          <w:marRight w:val="0"/>
          <w:marTop w:val="0"/>
          <w:marBottom w:val="0"/>
          <w:divBdr>
            <w:top w:val="none" w:sz="0" w:space="0" w:color="auto"/>
            <w:left w:val="none" w:sz="0" w:space="0" w:color="auto"/>
            <w:bottom w:val="none" w:sz="0" w:space="0" w:color="auto"/>
            <w:right w:val="none" w:sz="0" w:space="0" w:color="auto"/>
          </w:divBdr>
        </w:div>
        <w:div w:id="40255188">
          <w:marLeft w:val="0"/>
          <w:marRight w:val="0"/>
          <w:marTop w:val="0"/>
          <w:marBottom w:val="0"/>
          <w:divBdr>
            <w:top w:val="none" w:sz="0" w:space="0" w:color="auto"/>
            <w:left w:val="none" w:sz="0" w:space="0" w:color="auto"/>
            <w:bottom w:val="none" w:sz="0" w:space="0" w:color="auto"/>
            <w:right w:val="none" w:sz="0" w:space="0" w:color="auto"/>
          </w:divBdr>
        </w:div>
        <w:div w:id="78527377">
          <w:marLeft w:val="0"/>
          <w:marRight w:val="0"/>
          <w:marTop w:val="0"/>
          <w:marBottom w:val="0"/>
          <w:divBdr>
            <w:top w:val="none" w:sz="0" w:space="0" w:color="auto"/>
            <w:left w:val="none" w:sz="0" w:space="0" w:color="auto"/>
            <w:bottom w:val="none" w:sz="0" w:space="0" w:color="auto"/>
            <w:right w:val="none" w:sz="0" w:space="0" w:color="auto"/>
          </w:divBdr>
        </w:div>
        <w:div w:id="257912554">
          <w:marLeft w:val="0"/>
          <w:marRight w:val="0"/>
          <w:marTop w:val="0"/>
          <w:marBottom w:val="0"/>
          <w:divBdr>
            <w:top w:val="none" w:sz="0" w:space="0" w:color="auto"/>
            <w:left w:val="none" w:sz="0" w:space="0" w:color="auto"/>
            <w:bottom w:val="none" w:sz="0" w:space="0" w:color="auto"/>
            <w:right w:val="none" w:sz="0" w:space="0" w:color="auto"/>
          </w:divBdr>
        </w:div>
        <w:div w:id="799226797">
          <w:marLeft w:val="0"/>
          <w:marRight w:val="0"/>
          <w:marTop w:val="0"/>
          <w:marBottom w:val="0"/>
          <w:divBdr>
            <w:top w:val="none" w:sz="0" w:space="0" w:color="auto"/>
            <w:left w:val="none" w:sz="0" w:space="0" w:color="auto"/>
            <w:bottom w:val="none" w:sz="0" w:space="0" w:color="auto"/>
            <w:right w:val="none" w:sz="0" w:space="0" w:color="auto"/>
          </w:divBdr>
        </w:div>
        <w:div w:id="952979523">
          <w:marLeft w:val="0"/>
          <w:marRight w:val="0"/>
          <w:marTop w:val="0"/>
          <w:marBottom w:val="0"/>
          <w:divBdr>
            <w:top w:val="none" w:sz="0" w:space="0" w:color="auto"/>
            <w:left w:val="none" w:sz="0" w:space="0" w:color="auto"/>
            <w:bottom w:val="none" w:sz="0" w:space="0" w:color="auto"/>
            <w:right w:val="none" w:sz="0" w:space="0" w:color="auto"/>
          </w:divBdr>
        </w:div>
        <w:div w:id="1020816798">
          <w:marLeft w:val="0"/>
          <w:marRight w:val="0"/>
          <w:marTop w:val="0"/>
          <w:marBottom w:val="0"/>
          <w:divBdr>
            <w:top w:val="none" w:sz="0" w:space="0" w:color="auto"/>
            <w:left w:val="none" w:sz="0" w:space="0" w:color="auto"/>
            <w:bottom w:val="none" w:sz="0" w:space="0" w:color="auto"/>
            <w:right w:val="none" w:sz="0" w:space="0" w:color="auto"/>
          </w:divBdr>
        </w:div>
        <w:div w:id="1161585758">
          <w:marLeft w:val="0"/>
          <w:marRight w:val="0"/>
          <w:marTop w:val="0"/>
          <w:marBottom w:val="0"/>
          <w:divBdr>
            <w:top w:val="none" w:sz="0" w:space="0" w:color="auto"/>
            <w:left w:val="none" w:sz="0" w:space="0" w:color="auto"/>
            <w:bottom w:val="none" w:sz="0" w:space="0" w:color="auto"/>
            <w:right w:val="none" w:sz="0" w:space="0" w:color="auto"/>
          </w:divBdr>
        </w:div>
        <w:div w:id="1177420507">
          <w:marLeft w:val="0"/>
          <w:marRight w:val="0"/>
          <w:marTop w:val="0"/>
          <w:marBottom w:val="0"/>
          <w:divBdr>
            <w:top w:val="none" w:sz="0" w:space="0" w:color="auto"/>
            <w:left w:val="none" w:sz="0" w:space="0" w:color="auto"/>
            <w:bottom w:val="none" w:sz="0" w:space="0" w:color="auto"/>
            <w:right w:val="none" w:sz="0" w:space="0" w:color="auto"/>
          </w:divBdr>
        </w:div>
        <w:div w:id="1188714832">
          <w:marLeft w:val="0"/>
          <w:marRight w:val="0"/>
          <w:marTop w:val="0"/>
          <w:marBottom w:val="0"/>
          <w:divBdr>
            <w:top w:val="none" w:sz="0" w:space="0" w:color="auto"/>
            <w:left w:val="none" w:sz="0" w:space="0" w:color="auto"/>
            <w:bottom w:val="none" w:sz="0" w:space="0" w:color="auto"/>
            <w:right w:val="none" w:sz="0" w:space="0" w:color="auto"/>
          </w:divBdr>
        </w:div>
        <w:div w:id="1404643895">
          <w:marLeft w:val="0"/>
          <w:marRight w:val="0"/>
          <w:marTop w:val="0"/>
          <w:marBottom w:val="0"/>
          <w:divBdr>
            <w:top w:val="none" w:sz="0" w:space="0" w:color="auto"/>
            <w:left w:val="none" w:sz="0" w:space="0" w:color="auto"/>
            <w:bottom w:val="none" w:sz="0" w:space="0" w:color="auto"/>
            <w:right w:val="none" w:sz="0" w:space="0" w:color="auto"/>
          </w:divBdr>
        </w:div>
        <w:div w:id="1425564860">
          <w:marLeft w:val="0"/>
          <w:marRight w:val="0"/>
          <w:marTop w:val="0"/>
          <w:marBottom w:val="0"/>
          <w:divBdr>
            <w:top w:val="none" w:sz="0" w:space="0" w:color="auto"/>
            <w:left w:val="none" w:sz="0" w:space="0" w:color="auto"/>
            <w:bottom w:val="none" w:sz="0" w:space="0" w:color="auto"/>
            <w:right w:val="none" w:sz="0" w:space="0" w:color="auto"/>
          </w:divBdr>
        </w:div>
        <w:div w:id="1656690209">
          <w:marLeft w:val="0"/>
          <w:marRight w:val="0"/>
          <w:marTop w:val="0"/>
          <w:marBottom w:val="0"/>
          <w:divBdr>
            <w:top w:val="none" w:sz="0" w:space="0" w:color="auto"/>
            <w:left w:val="none" w:sz="0" w:space="0" w:color="auto"/>
            <w:bottom w:val="none" w:sz="0" w:space="0" w:color="auto"/>
            <w:right w:val="none" w:sz="0" w:space="0" w:color="auto"/>
          </w:divBdr>
        </w:div>
        <w:div w:id="1828089579">
          <w:marLeft w:val="0"/>
          <w:marRight w:val="0"/>
          <w:marTop w:val="0"/>
          <w:marBottom w:val="0"/>
          <w:divBdr>
            <w:top w:val="none" w:sz="0" w:space="0" w:color="auto"/>
            <w:left w:val="none" w:sz="0" w:space="0" w:color="auto"/>
            <w:bottom w:val="none" w:sz="0" w:space="0" w:color="auto"/>
            <w:right w:val="none" w:sz="0" w:space="0" w:color="auto"/>
          </w:divBdr>
        </w:div>
      </w:divsChild>
    </w:div>
    <w:div w:id="187180823">
      <w:bodyDiv w:val="1"/>
      <w:marLeft w:val="0"/>
      <w:marRight w:val="0"/>
      <w:marTop w:val="0"/>
      <w:marBottom w:val="0"/>
      <w:divBdr>
        <w:top w:val="none" w:sz="0" w:space="0" w:color="auto"/>
        <w:left w:val="none" w:sz="0" w:space="0" w:color="auto"/>
        <w:bottom w:val="none" w:sz="0" w:space="0" w:color="auto"/>
        <w:right w:val="none" w:sz="0" w:space="0" w:color="auto"/>
      </w:divBdr>
      <w:divsChild>
        <w:div w:id="203256770">
          <w:marLeft w:val="0"/>
          <w:marRight w:val="0"/>
          <w:marTop w:val="0"/>
          <w:marBottom w:val="0"/>
          <w:divBdr>
            <w:top w:val="none" w:sz="0" w:space="0" w:color="auto"/>
            <w:left w:val="none" w:sz="0" w:space="0" w:color="auto"/>
            <w:bottom w:val="none" w:sz="0" w:space="0" w:color="auto"/>
            <w:right w:val="none" w:sz="0" w:space="0" w:color="auto"/>
          </w:divBdr>
          <w:divsChild>
            <w:div w:id="1411540696">
              <w:marLeft w:val="0"/>
              <w:marRight w:val="0"/>
              <w:marTop w:val="30"/>
              <w:marBottom w:val="30"/>
              <w:divBdr>
                <w:top w:val="none" w:sz="0" w:space="0" w:color="auto"/>
                <w:left w:val="none" w:sz="0" w:space="0" w:color="auto"/>
                <w:bottom w:val="none" w:sz="0" w:space="0" w:color="auto"/>
                <w:right w:val="none" w:sz="0" w:space="0" w:color="auto"/>
              </w:divBdr>
              <w:divsChild>
                <w:div w:id="415127424">
                  <w:marLeft w:val="0"/>
                  <w:marRight w:val="0"/>
                  <w:marTop w:val="0"/>
                  <w:marBottom w:val="0"/>
                  <w:divBdr>
                    <w:top w:val="none" w:sz="0" w:space="0" w:color="auto"/>
                    <w:left w:val="none" w:sz="0" w:space="0" w:color="auto"/>
                    <w:bottom w:val="none" w:sz="0" w:space="0" w:color="auto"/>
                    <w:right w:val="none" w:sz="0" w:space="0" w:color="auto"/>
                  </w:divBdr>
                  <w:divsChild>
                    <w:div w:id="50271017">
                      <w:marLeft w:val="0"/>
                      <w:marRight w:val="0"/>
                      <w:marTop w:val="0"/>
                      <w:marBottom w:val="0"/>
                      <w:divBdr>
                        <w:top w:val="none" w:sz="0" w:space="0" w:color="auto"/>
                        <w:left w:val="none" w:sz="0" w:space="0" w:color="auto"/>
                        <w:bottom w:val="none" w:sz="0" w:space="0" w:color="auto"/>
                        <w:right w:val="none" w:sz="0" w:space="0" w:color="auto"/>
                      </w:divBdr>
                    </w:div>
                  </w:divsChild>
                </w:div>
                <w:div w:id="435827918">
                  <w:marLeft w:val="0"/>
                  <w:marRight w:val="0"/>
                  <w:marTop w:val="0"/>
                  <w:marBottom w:val="0"/>
                  <w:divBdr>
                    <w:top w:val="none" w:sz="0" w:space="0" w:color="auto"/>
                    <w:left w:val="none" w:sz="0" w:space="0" w:color="auto"/>
                    <w:bottom w:val="none" w:sz="0" w:space="0" w:color="auto"/>
                    <w:right w:val="none" w:sz="0" w:space="0" w:color="auto"/>
                  </w:divBdr>
                  <w:divsChild>
                    <w:div w:id="292179250">
                      <w:marLeft w:val="0"/>
                      <w:marRight w:val="0"/>
                      <w:marTop w:val="0"/>
                      <w:marBottom w:val="0"/>
                      <w:divBdr>
                        <w:top w:val="none" w:sz="0" w:space="0" w:color="auto"/>
                        <w:left w:val="none" w:sz="0" w:space="0" w:color="auto"/>
                        <w:bottom w:val="none" w:sz="0" w:space="0" w:color="auto"/>
                        <w:right w:val="none" w:sz="0" w:space="0" w:color="auto"/>
                      </w:divBdr>
                    </w:div>
                  </w:divsChild>
                </w:div>
                <w:div w:id="472453653">
                  <w:marLeft w:val="0"/>
                  <w:marRight w:val="0"/>
                  <w:marTop w:val="0"/>
                  <w:marBottom w:val="0"/>
                  <w:divBdr>
                    <w:top w:val="none" w:sz="0" w:space="0" w:color="auto"/>
                    <w:left w:val="none" w:sz="0" w:space="0" w:color="auto"/>
                    <w:bottom w:val="none" w:sz="0" w:space="0" w:color="auto"/>
                    <w:right w:val="none" w:sz="0" w:space="0" w:color="auto"/>
                  </w:divBdr>
                  <w:divsChild>
                    <w:div w:id="1855148839">
                      <w:marLeft w:val="0"/>
                      <w:marRight w:val="0"/>
                      <w:marTop w:val="0"/>
                      <w:marBottom w:val="0"/>
                      <w:divBdr>
                        <w:top w:val="none" w:sz="0" w:space="0" w:color="auto"/>
                        <w:left w:val="none" w:sz="0" w:space="0" w:color="auto"/>
                        <w:bottom w:val="none" w:sz="0" w:space="0" w:color="auto"/>
                        <w:right w:val="none" w:sz="0" w:space="0" w:color="auto"/>
                      </w:divBdr>
                    </w:div>
                  </w:divsChild>
                </w:div>
                <w:div w:id="511337337">
                  <w:marLeft w:val="0"/>
                  <w:marRight w:val="0"/>
                  <w:marTop w:val="0"/>
                  <w:marBottom w:val="0"/>
                  <w:divBdr>
                    <w:top w:val="none" w:sz="0" w:space="0" w:color="auto"/>
                    <w:left w:val="none" w:sz="0" w:space="0" w:color="auto"/>
                    <w:bottom w:val="none" w:sz="0" w:space="0" w:color="auto"/>
                    <w:right w:val="none" w:sz="0" w:space="0" w:color="auto"/>
                  </w:divBdr>
                  <w:divsChild>
                    <w:div w:id="786267756">
                      <w:marLeft w:val="0"/>
                      <w:marRight w:val="0"/>
                      <w:marTop w:val="0"/>
                      <w:marBottom w:val="0"/>
                      <w:divBdr>
                        <w:top w:val="none" w:sz="0" w:space="0" w:color="auto"/>
                        <w:left w:val="none" w:sz="0" w:space="0" w:color="auto"/>
                        <w:bottom w:val="none" w:sz="0" w:space="0" w:color="auto"/>
                        <w:right w:val="none" w:sz="0" w:space="0" w:color="auto"/>
                      </w:divBdr>
                    </w:div>
                  </w:divsChild>
                </w:div>
                <w:div w:id="565074800">
                  <w:marLeft w:val="0"/>
                  <w:marRight w:val="0"/>
                  <w:marTop w:val="0"/>
                  <w:marBottom w:val="0"/>
                  <w:divBdr>
                    <w:top w:val="none" w:sz="0" w:space="0" w:color="auto"/>
                    <w:left w:val="none" w:sz="0" w:space="0" w:color="auto"/>
                    <w:bottom w:val="none" w:sz="0" w:space="0" w:color="auto"/>
                    <w:right w:val="none" w:sz="0" w:space="0" w:color="auto"/>
                  </w:divBdr>
                  <w:divsChild>
                    <w:div w:id="517231990">
                      <w:marLeft w:val="0"/>
                      <w:marRight w:val="0"/>
                      <w:marTop w:val="0"/>
                      <w:marBottom w:val="0"/>
                      <w:divBdr>
                        <w:top w:val="none" w:sz="0" w:space="0" w:color="auto"/>
                        <w:left w:val="none" w:sz="0" w:space="0" w:color="auto"/>
                        <w:bottom w:val="none" w:sz="0" w:space="0" w:color="auto"/>
                        <w:right w:val="none" w:sz="0" w:space="0" w:color="auto"/>
                      </w:divBdr>
                    </w:div>
                  </w:divsChild>
                </w:div>
                <w:div w:id="600456103">
                  <w:marLeft w:val="0"/>
                  <w:marRight w:val="0"/>
                  <w:marTop w:val="0"/>
                  <w:marBottom w:val="0"/>
                  <w:divBdr>
                    <w:top w:val="none" w:sz="0" w:space="0" w:color="auto"/>
                    <w:left w:val="none" w:sz="0" w:space="0" w:color="auto"/>
                    <w:bottom w:val="none" w:sz="0" w:space="0" w:color="auto"/>
                    <w:right w:val="none" w:sz="0" w:space="0" w:color="auto"/>
                  </w:divBdr>
                  <w:divsChild>
                    <w:div w:id="1627469675">
                      <w:marLeft w:val="0"/>
                      <w:marRight w:val="0"/>
                      <w:marTop w:val="0"/>
                      <w:marBottom w:val="0"/>
                      <w:divBdr>
                        <w:top w:val="none" w:sz="0" w:space="0" w:color="auto"/>
                        <w:left w:val="none" w:sz="0" w:space="0" w:color="auto"/>
                        <w:bottom w:val="none" w:sz="0" w:space="0" w:color="auto"/>
                        <w:right w:val="none" w:sz="0" w:space="0" w:color="auto"/>
                      </w:divBdr>
                    </w:div>
                  </w:divsChild>
                </w:div>
                <w:div w:id="642661109">
                  <w:marLeft w:val="0"/>
                  <w:marRight w:val="0"/>
                  <w:marTop w:val="0"/>
                  <w:marBottom w:val="0"/>
                  <w:divBdr>
                    <w:top w:val="none" w:sz="0" w:space="0" w:color="auto"/>
                    <w:left w:val="none" w:sz="0" w:space="0" w:color="auto"/>
                    <w:bottom w:val="none" w:sz="0" w:space="0" w:color="auto"/>
                    <w:right w:val="none" w:sz="0" w:space="0" w:color="auto"/>
                  </w:divBdr>
                  <w:divsChild>
                    <w:div w:id="1768889704">
                      <w:marLeft w:val="0"/>
                      <w:marRight w:val="0"/>
                      <w:marTop w:val="0"/>
                      <w:marBottom w:val="0"/>
                      <w:divBdr>
                        <w:top w:val="none" w:sz="0" w:space="0" w:color="auto"/>
                        <w:left w:val="none" w:sz="0" w:space="0" w:color="auto"/>
                        <w:bottom w:val="none" w:sz="0" w:space="0" w:color="auto"/>
                        <w:right w:val="none" w:sz="0" w:space="0" w:color="auto"/>
                      </w:divBdr>
                    </w:div>
                  </w:divsChild>
                </w:div>
                <w:div w:id="649948246">
                  <w:marLeft w:val="0"/>
                  <w:marRight w:val="0"/>
                  <w:marTop w:val="0"/>
                  <w:marBottom w:val="0"/>
                  <w:divBdr>
                    <w:top w:val="none" w:sz="0" w:space="0" w:color="auto"/>
                    <w:left w:val="none" w:sz="0" w:space="0" w:color="auto"/>
                    <w:bottom w:val="none" w:sz="0" w:space="0" w:color="auto"/>
                    <w:right w:val="none" w:sz="0" w:space="0" w:color="auto"/>
                  </w:divBdr>
                  <w:divsChild>
                    <w:div w:id="1744914184">
                      <w:marLeft w:val="0"/>
                      <w:marRight w:val="0"/>
                      <w:marTop w:val="0"/>
                      <w:marBottom w:val="0"/>
                      <w:divBdr>
                        <w:top w:val="none" w:sz="0" w:space="0" w:color="auto"/>
                        <w:left w:val="none" w:sz="0" w:space="0" w:color="auto"/>
                        <w:bottom w:val="none" w:sz="0" w:space="0" w:color="auto"/>
                        <w:right w:val="none" w:sz="0" w:space="0" w:color="auto"/>
                      </w:divBdr>
                    </w:div>
                  </w:divsChild>
                </w:div>
                <w:div w:id="651713796">
                  <w:marLeft w:val="0"/>
                  <w:marRight w:val="0"/>
                  <w:marTop w:val="0"/>
                  <w:marBottom w:val="0"/>
                  <w:divBdr>
                    <w:top w:val="none" w:sz="0" w:space="0" w:color="auto"/>
                    <w:left w:val="none" w:sz="0" w:space="0" w:color="auto"/>
                    <w:bottom w:val="none" w:sz="0" w:space="0" w:color="auto"/>
                    <w:right w:val="none" w:sz="0" w:space="0" w:color="auto"/>
                  </w:divBdr>
                  <w:divsChild>
                    <w:div w:id="1212032844">
                      <w:marLeft w:val="0"/>
                      <w:marRight w:val="0"/>
                      <w:marTop w:val="0"/>
                      <w:marBottom w:val="0"/>
                      <w:divBdr>
                        <w:top w:val="none" w:sz="0" w:space="0" w:color="auto"/>
                        <w:left w:val="none" w:sz="0" w:space="0" w:color="auto"/>
                        <w:bottom w:val="none" w:sz="0" w:space="0" w:color="auto"/>
                        <w:right w:val="none" w:sz="0" w:space="0" w:color="auto"/>
                      </w:divBdr>
                    </w:div>
                  </w:divsChild>
                </w:div>
                <w:div w:id="688486802">
                  <w:marLeft w:val="0"/>
                  <w:marRight w:val="0"/>
                  <w:marTop w:val="0"/>
                  <w:marBottom w:val="0"/>
                  <w:divBdr>
                    <w:top w:val="none" w:sz="0" w:space="0" w:color="auto"/>
                    <w:left w:val="none" w:sz="0" w:space="0" w:color="auto"/>
                    <w:bottom w:val="none" w:sz="0" w:space="0" w:color="auto"/>
                    <w:right w:val="none" w:sz="0" w:space="0" w:color="auto"/>
                  </w:divBdr>
                  <w:divsChild>
                    <w:div w:id="1290894069">
                      <w:marLeft w:val="0"/>
                      <w:marRight w:val="0"/>
                      <w:marTop w:val="0"/>
                      <w:marBottom w:val="0"/>
                      <w:divBdr>
                        <w:top w:val="none" w:sz="0" w:space="0" w:color="auto"/>
                        <w:left w:val="none" w:sz="0" w:space="0" w:color="auto"/>
                        <w:bottom w:val="none" w:sz="0" w:space="0" w:color="auto"/>
                        <w:right w:val="none" w:sz="0" w:space="0" w:color="auto"/>
                      </w:divBdr>
                    </w:div>
                  </w:divsChild>
                </w:div>
                <w:div w:id="711997253">
                  <w:marLeft w:val="0"/>
                  <w:marRight w:val="0"/>
                  <w:marTop w:val="0"/>
                  <w:marBottom w:val="0"/>
                  <w:divBdr>
                    <w:top w:val="none" w:sz="0" w:space="0" w:color="auto"/>
                    <w:left w:val="none" w:sz="0" w:space="0" w:color="auto"/>
                    <w:bottom w:val="none" w:sz="0" w:space="0" w:color="auto"/>
                    <w:right w:val="none" w:sz="0" w:space="0" w:color="auto"/>
                  </w:divBdr>
                  <w:divsChild>
                    <w:div w:id="44723312">
                      <w:marLeft w:val="0"/>
                      <w:marRight w:val="0"/>
                      <w:marTop w:val="0"/>
                      <w:marBottom w:val="0"/>
                      <w:divBdr>
                        <w:top w:val="none" w:sz="0" w:space="0" w:color="auto"/>
                        <w:left w:val="none" w:sz="0" w:space="0" w:color="auto"/>
                        <w:bottom w:val="none" w:sz="0" w:space="0" w:color="auto"/>
                        <w:right w:val="none" w:sz="0" w:space="0" w:color="auto"/>
                      </w:divBdr>
                    </w:div>
                  </w:divsChild>
                </w:div>
                <w:div w:id="787313913">
                  <w:marLeft w:val="0"/>
                  <w:marRight w:val="0"/>
                  <w:marTop w:val="0"/>
                  <w:marBottom w:val="0"/>
                  <w:divBdr>
                    <w:top w:val="none" w:sz="0" w:space="0" w:color="auto"/>
                    <w:left w:val="none" w:sz="0" w:space="0" w:color="auto"/>
                    <w:bottom w:val="none" w:sz="0" w:space="0" w:color="auto"/>
                    <w:right w:val="none" w:sz="0" w:space="0" w:color="auto"/>
                  </w:divBdr>
                  <w:divsChild>
                    <w:div w:id="944196581">
                      <w:marLeft w:val="0"/>
                      <w:marRight w:val="0"/>
                      <w:marTop w:val="0"/>
                      <w:marBottom w:val="0"/>
                      <w:divBdr>
                        <w:top w:val="none" w:sz="0" w:space="0" w:color="auto"/>
                        <w:left w:val="none" w:sz="0" w:space="0" w:color="auto"/>
                        <w:bottom w:val="none" w:sz="0" w:space="0" w:color="auto"/>
                        <w:right w:val="none" w:sz="0" w:space="0" w:color="auto"/>
                      </w:divBdr>
                    </w:div>
                  </w:divsChild>
                </w:div>
                <w:div w:id="938683795">
                  <w:marLeft w:val="0"/>
                  <w:marRight w:val="0"/>
                  <w:marTop w:val="0"/>
                  <w:marBottom w:val="0"/>
                  <w:divBdr>
                    <w:top w:val="none" w:sz="0" w:space="0" w:color="auto"/>
                    <w:left w:val="none" w:sz="0" w:space="0" w:color="auto"/>
                    <w:bottom w:val="none" w:sz="0" w:space="0" w:color="auto"/>
                    <w:right w:val="none" w:sz="0" w:space="0" w:color="auto"/>
                  </w:divBdr>
                  <w:divsChild>
                    <w:div w:id="746461697">
                      <w:marLeft w:val="0"/>
                      <w:marRight w:val="0"/>
                      <w:marTop w:val="0"/>
                      <w:marBottom w:val="0"/>
                      <w:divBdr>
                        <w:top w:val="none" w:sz="0" w:space="0" w:color="auto"/>
                        <w:left w:val="none" w:sz="0" w:space="0" w:color="auto"/>
                        <w:bottom w:val="none" w:sz="0" w:space="0" w:color="auto"/>
                        <w:right w:val="none" w:sz="0" w:space="0" w:color="auto"/>
                      </w:divBdr>
                    </w:div>
                  </w:divsChild>
                </w:div>
                <w:div w:id="960383131">
                  <w:marLeft w:val="0"/>
                  <w:marRight w:val="0"/>
                  <w:marTop w:val="0"/>
                  <w:marBottom w:val="0"/>
                  <w:divBdr>
                    <w:top w:val="none" w:sz="0" w:space="0" w:color="auto"/>
                    <w:left w:val="none" w:sz="0" w:space="0" w:color="auto"/>
                    <w:bottom w:val="none" w:sz="0" w:space="0" w:color="auto"/>
                    <w:right w:val="none" w:sz="0" w:space="0" w:color="auto"/>
                  </w:divBdr>
                  <w:divsChild>
                    <w:div w:id="95443232">
                      <w:marLeft w:val="0"/>
                      <w:marRight w:val="0"/>
                      <w:marTop w:val="0"/>
                      <w:marBottom w:val="0"/>
                      <w:divBdr>
                        <w:top w:val="none" w:sz="0" w:space="0" w:color="auto"/>
                        <w:left w:val="none" w:sz="0" w:space="0" w:color="auto"/>
                        <w:bottom w:val="none" w:sz="0" w:space="0" w:color="auto"/>
                        <w:right w:val="none" w:sz="0" w:space="0" w:color="auto"/>
                      </w:divBdr>
                    </w:div>
                  </w:divsChild>
                </w:div>
                <w:div w:id="963659127">
                  <w:marLeft w:val="0"/>
                  <w:marRight w:val="0"/>
                  <w:marTop w:val="0"/>
                  <w:marBottom w:val="0"/>
                  <w:divBdr>
                    <w:top w:val="none" w:sz="0" w:space="0" w:color="auto"/>
                    <w:left w:val="none" w:sz="0" w:space="0" w:color="auto"/>
                    <w:bottom w:val="none" w:sz="0" w:space="0" w:color="auto"/>
                    <w:right w:val="none" w:sz="0" w:space="0" w:color="auto"/>
                  </w:divBdr>
                  <w:divsChild>
                    <w:div w:id="1876231743">
                      <w:marLeft w:val="0"/>
                      <w:marRight w:val="0"/>
                      <w:marTop w:val="0"/>
                      <w:marBottom w:val="0"/>
                      <w:divBdr>
                        <w:top w:val="none" w:sz="0" w:space="0" w:color="auto"/>
                        <w:left w:val="none" w:sz="0" w:space="0" w:color="auto"/>
                        <w:bottom w:val="none" w:sz="0" w:space="0" w:color="auto"/>
                        <w:right w:val="none" w:sz="0" w:space="0" w:color="auto"/>
                      </w:divBdr>
                    </w:div>
                  </w:divsChild>
                </w:div>
                <w:div w:id="1020011732">
                  <w:marLeft w:val="0"/>
                  <w:marRight w:val="0"/>
                  <w:marTop w:val="0"/>
                  <w:marBottom w:val="0"/>
                  <w:divBdr>
                    <w:top w:val="none" w:sz="0" w:space="0" w:color="auto"/>
                    <w:left w:val="none" w:sz="0" w:space="0" w:color="auto"/>
                    <w:bottom w:val="none" w:sz="0" w:space="0" w:color="auto"/>
                    <w:right w:val="none" w:sz="0" w:space="0" w:color="auto"/>
                  </w:divBdr>
                  <w:divsChild>
                    <w:div w:id="1989624348">
                      <w:marLeft w:val="0"/>
                      <w:marRight w:val="0"/>
                      <w:marTop w:val="0"/>
                      <w:marBottom w:val="0"/>
                      <w:divBdr>
                        <w:top w:val="none" w:sz="0" w:space="0" w:color="auto"/>
                        <w:left w:val="none" w:sz="0" w:space="0" w:color="auto"/>
                        <w:bottom w:val="none" w:sz="0" w:space="0" w:color="auto"/>
                        <w:right w:val="none" w:sz="0" w:space="0" w:color="auto"/>
                      </w:divBdr>
                    </w:div>
                  </w:divsChild>
                </w:div>
                <w:div w:id="1220751514">
                  <w:marLeft w:val="0"/>
                  <w:marRight w:val="0"/>
                  <w:marTop w:val="0"/>
                  <w:marBottom w:val="0"/>
                  <w:divBdr>
                    <w:top w:val="none" w:sz="0" w:space="0" w:color="auto"/>
                    <w:left w:val="none" w:sz="0" w:space="0" w:color="auto"/>
                    <w:bottom w:val="none" w:sz="0" w:space="0" w:color="auto"/>
                    <w:right w:val="none" w:sz="0" w:space="0" w:color="auto"/>
                  </w:divBdr>
                  <w:divsChild>
                    <w:div w:id="27068799">
                      <w:marLeft w:val="0"/>
                      <w:marRight w:val="0"/>
                      <w:marTop w:val="0"/>
                      <w:marBottom w:val="0"/>
                      <w:divBdr>
                        <w:top w:val="none" w:sz="0" w:space="0" w:color="auto"/>
                        <w:left w:val="none" w:sz="0" w:space="0" w:color="auto"/>
                        <w:bottom w:val="none" w:sz="0" w:space="0" w:color="auto"/>
                        <w:right w:val="none" w:sz="0" w:space="0" w:color="auto"/>
                      </w:divBdr>
                    </w:div>
                  </w:divsChild>
                </w:div>
                <w:div w:id="1294486975">
                  <w:marLeft w:val="0"/>
                  <w:marRight w:val="0"/>
                  <w:marTop w:val="0"/>
                  <w:marBottom w:val="0"/>
                  <w:divBdr>
                    <w:top w:val="none" w:sz="0" w:space="0" w:color="auto"/>
                    <w:left w:val="none" w:sz="0" w:space="0" w:color="auto"/>
                    <w:bottom w:val="none" w:sz="0" w:space="0" w:color="auto"/>
                    <w:right w:val="none" w:sz="0" w:space="0" w:color="auto"/>
                  </w:divBdr>
                  <w:divsChild>
                    <w:div w:id="628514441">
                      <w:marLeft w:val="0"/>
                      <w:marRight w:val="0"/>
                      <w:marTop w:val="0"/>
                      <w:marBottom w:val="0"/>
                      <w:divBdr>
                        <w:top w:val="none" w:sz="0" w:space="0" w:color="auto"/>
                        <w:left w:val="none" w:sz="0" w:space="0" w:color="auto"/>
                        <w:bottom w:val="none" w:sz="0" w:space="0" w:color="auto"/>
                        <w:right w:val="none" w:sz="0" w:space="0" w:color="auto"/>
                      </w:divBdr>
                    </w:div>
                  </w:divsChild>
                </w:div>
                <w:div w:id="1414011892">
                  <w:marLeft w:val="0"/>
                  <w:marRight w:val="0"/>
                  <w:marTop w:val="0"/>
                  <w:marBottom w:val="0"/>
                  <w:divBdr>
                    <w:top w:val="none" w:sz="0" w:space="0" w:color="auto"/>
                    <w:left w:val="none" w:sz="0" w:space="0" w:color="auto"/>
                    <w:bottom w:val="none" w:sz="0" w:space="0" w:color="auto"/>
                    <w:right w:val="none" w:sz="0" w:space="0" w:color="auto"/>
                  </w:divBdr>
                  <w:divsChild>
                    <w:div w:id="1775972875">
                      <w:marLeft w:val="0"/>
                      <w:marRight w:val="0"/>
                      <w:marTop w:val="0"/>
                      <w:marBottom w:val="0"/>
                      <w:divBdr>
                        <w:top w:val="none" w:sz="0" w:space="0" w:color="auto"/>
                        <w:left w:val="none" w:sz="0" w:space="0" w:color="auto"/>
                        <w:bottom w:val="none" w:sz="0" w:space="0" w:color="auto"/>
                        <w:right w:val="none" w:sz="0" w:space="0" w:color="auto"/>
                      </w:divBdr>
                    </w:div>
                  </w:divsChild>
                </w:div>
                <w:div w:id="1444811775">
                  <w:marLeft w:val="0"/>
                  <w:marRight w:val="0"/>
                  <w:marTop w:val="0"/>
                  <w:marBottom w:val="0"/>
                  <w:divBdr>
                    <w:top w:val="none" w:sz="0" w:space="0" w:color="auto"/>
                    <w:left w:val="none" w:sz="0" w:space="0" w:color="auto"/>
                    <w:bottom w:val="none" w:sz="0" w:space="0" w:color="auto"/>
                    <w:right w:val="none" w:sz="0" w:space="0" w:color="auto"/>
                  </w:divBdr>
                  <w:divsChild>
                    <w:div w:id="1833182096">
                      <w:marLeft w:val="0"/>
                      <w:marRight w:val="0"/>
                      <w:marTop w:val="0"/>
                      <w:marBottom w:val="0"/>
                      <w:divBdr>
                        <w:top w:val="none" w:sz="0" w:space="0" w:color="auto"/>
                        <w:left w:val="none" w:sz="0" w:space="0" w:color="auto"/>
                        <w:bottom w:val="none" w:sz="0" w:space="0" w:color="auto"/>
                        <w:right w:val="none" w:sz="0" w:space="0" w:color="auto"/>
                      </w:divBdr>
                    </w:div>
                  </w:divsChild>
                </w:div>
                <w:div w:id="1585800342">
                  <w:marLeft w:val="0"/>
                  <w:marRight w:val="0"/>
                  <w:marTop w:val="0"/>
                  <w:marBottom w:val="0"/>
                  <w:divBdr>
                    <w:top w:val="none" w:sz="0" w:space="0" w:color="auto"/>
                    <w:left w:val="none" w:sz="0" w:space="0" w:color="auto"/>
                    <w:bottom w:val="none" w:sz="0" w:space="0" w:color="auto"/>
                    <w:right w:val="none" w:sz="0" w:space="0" w:color="auto"/>
                  </w:divBdr>
                  <w:divsChild>
                    <w:div w:id="252976659">
                      <w:marLeft w:val="0"/>
                      <w:marRight w:val="0"/>
                      <w:marTop w:val="0"/>
                      <w:marBottom w:val="0"/>
                      <w:divBdr>
                        <w:top w:val="none" w:sz="0" w:space="0" w:color="auto"/>
                        <w:left w:val="none" w:sz="0" w:space="0" w:color="auto"/>
                        <w:bottom w:val="none" w:sz="0" w:space="0" w:color="auto"/>
                        <w:right w:val="none" w:sz="0" w:space="0" w:color="auto"/>
                      </w:divBdr>
                    </w:div>
                  </w:divsChild>
                </w:div>
                <w:div w:id="1787306705">
                  <w:marLeft w:val="0"/>
                  <w:marRight w:val="0"/>
                  <w:marTop w:val="0"/>
                  <w:marBottom w:val="0"/>
                  <w:divBdr>
                    <w:top w:val="none" w:sz="0" w:space="0" w:color="auto"/>
                    <w:left w:val="none" w:sz="0" w:space="0" w:color="auto"/>
                    <w:bottom w:val="none" w:sz="0" w:space="0" w:color="auto"/>
                    <w:right w:val="none" w:sz="0" w:space="0" w:color="auto"/>
                  </w:divBdr>
                  <w:divsChild>
                    <w:div w:id="980958899">
                      <w:marLeft w:val="0"/>
                      <w:marRight w:val="0"/>
                      <w:marTop w:val="0"/>
                      <w:marBottom w:val="0"/>
                      <w:divBdr>
                        <w:top w:val="none" w:sz="0" w:space="0" w:color="auto"/>
                        <w:left w:val="none" w:sz="0" w:space="0" w:color="auto"/>
                        <w:bottom w:val="none" w:sz="0" w:space="0" w:color="auto"/>
                        <w:right w:val="none" w:sz="0" w:space="0" w:color="auto"/>
                      </w:divBdr>
                    </w:div>
                  </w:divsChild>
                </w:div>
                <w:div w:id="1878397532">
                  <w:marLeft w:val="0"/>
                  <w:marRight w:val="0"/>
                  <w:marTop w:val="0"/>
                  <w:marBottom w:val="0"/>
                  <w:divBdr>
                    <w:top w:val="none" w:sz="0" w:space="0" w:color="auto"/>
                    <w:left w:val="none" w:sz="0" w:space="0" w:color="auto"/>
                    <w:bottom w:val="none" w:sz="0" w:space="0" w:color="auto"/>
                    <w:right w:val="none" w:sz="0" w:space="0" w:color="auto"/>
                  </w:divBdr>
                  <w:divsChild>
                    <w:div w:id="887448155">
                      <w:marLeft w:val="0"/>
                      <w:marRight w:val="0"/>
                      <w:marTop w:val="0"/>
                      <w:marBottom w:val="0"/>
                      <w:divBdr>
                        <w:top w:val="none" w:sz="0" w:space="0" w:color="auto"/>
                        <w:left w:val="none" w:sz="0" w:space="0" w:color="auto"/>
                        <w:bottom w:val="none" w:sz="0" w:space="0" w:color="auto"/>
                        <w:right w:val="none" w:sz="0" w:space="0" w:color="auto"/>
                      </w:divBdr>
                    </w:div>
                  </w:divsChild>
                </w:div>
                <w:div w:id="1975675170">
                  <w:marLeft w:val="0"/>
                  <w:marRight w:val="0"/>
                  <w:marTop w:val="0"/>
                  <w:marBottom w:val="0"/>
                  <w:divBdr>
                    <w:top w:val="none" w:sz="0" w:space="0" w:color="auto"/>
                    <w:left w:val="none" w:sz="0" w:space="0" w:color="auto"/>
                    <w:bottom w:val="none" w:sz="0" w:space="0" w:color="auto"/>
                    <w:right w:val="none" w:sz="0" w:space="0" w:color="auto"/>
                  </w:divBdr>
                  <w:divsChild>
                    <w:div w:id="361248655">
                      <w:marLeft w:val="0"/>
                      <w:marRight w:val="0"/>
                      <w:marTop w:val="0"/>
                      <w:marBottom w:val="0"/>
                      <w:divBdr>
                        <w:top w:val="none" w:sz="0" w:space="0" w:color="auto"/>
                        <w:left w:val="none" w:sz="0" w:space="0" w:color="auto"/>
                        <w:bottom w:val="none" w:sz="0" w:space="0" w:color="auto"/>
                        <w:right w:val="none" w:sz="0" w:space="0" w:color="auto"/>
                      </w:divBdr>
                    </w:div>
                  </w:divsChild>
                </w:div>
                <w:div w:id="1991859118">
                  <w:marLeft w:val="0"/>
                  <w:marRight w:val="0"/>
                  <w:marTop w:val="0"/>
                  <w:marBottom w:val="0"/>
                  <w:divBdr>
                    <w:top w:val="none" w:sz="0" w:space="0" w:color="auto"/>
                    <w:left w:val="none" w:sz="0" w:space="0" w:color="auto"/>
                    <w:bottom w:val="none" w:sz="0" w:space="0" w:color="auto"/>
                    <w:right w:val="none" w:sz="0" w:space="0" w:color="auto"/>
                  </w:divBdr>
                  <w:divsChild>
                    <w:div w:id="116617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650418">
          <w:marLeft w:val="0"/>
          <w:marRight w:val="0"/>
          <w:marTop w:val="0"/>
          <w:marBottom w:val="0"/>
          <w:divBdr>
            <w:top w:val="none" w:sz="0" w:space="0" w:color="auto"/>
            <w:left w:val="none" w:sz="0" w:space="0" w:color="auto"/>
            <w:bottom w:val="none" w:sz="0" w:space="0" w:color="auto"/>
            <w:right w:val="none" w:sz="0" w:space="0" w:color="auto"/>
          </w:divBdr>
        </w:div>
        <w:div w:id="1358461326">
          <w:marLeft w:val="0"/>
          <w:marRight w:val="0"/>
          <w:marTop w:val="0"/>
          <w:marBottom w:val="0"/>
          <w:divBdr>
            <w:top w:val="none" w:sz="0" w:space="0" w:color="auto"/>
            <w:left w:val="none" w:sz="0" w:space="0" w:color="auto"/>
            <w:bottom w:val="none" w:sz="0" w:space="0" w:color="auto"/>
            <w:right w:val="none" w:sz="0" w:space="0" w:color="auto"/>
          </w:divBdr>
        </w:div>
      </w:divsChild>
    </w:div>
    <w:div w:id="321473574">
      <w:bodyDiv w:val="1"/>
      <w:marLeft w:val="0"/>
      <w:marRight w:val="0"/>
      <w:marTop w:val="0"/>
      <w:marBottom w:val="0"/>
      <w:divBdr>
        <w:top w:val="none" w:sz="0" w:space="0" w:color="auto"/>
        <w:left w:val="none" w:sz="0" w:space="0" w:color="auto"/>
        <w:bottom w:val="none" w:sz="0" w:space="0" w:color="auto"/>
        <w:right w:val="none" w:sz="0" w:space="0" w:color="auto"/>
      </w:divBdr>
      <w:divsChild>
        <w:div w:id="71200201">
          <w:marLeft w:val="0"/>
          <w:marRight w:val="0"/>
          <w:marTop w:val="0"/>
          <w:marBottom w:val="0"/>
          <w:divBdr>
            <w:top w:val="none" w:sz="0" w:space="0" w:color="auto"/>
            <w:left w:val="none" w:sz="0" w:space="0" w:color="auto"/>
            <w:bottom w:val="none" w:sz="0" w:space="0" w:color="auto"/>
            <w:right w:val="none" w:sz="0" w:space="0" w:color="auto"/>
          </w:divBdr>
        </w:div>
        <w:div w:id="81150185">
          <w:marLeft w:val="0"/>
          <w:marRight w:val="0"/>
          <w:marTop w:val="0"/>
          <w:marBottom w:val="0"/>
          <w:divBdr>
            <w:top w:val="none" w:sz="0" w:space="0" w:color="auto"/>
            <w:left w:val="none" w:sz="0" w:space="0" w:color="auto"/>
            <w:bottom w:val="none" w:sz="0" w:space="0" w:color="auto"/>
            <w:right w:val="none" w:sz="0" w:space="0" w:color="auto"/>
          </w:divBdr>
        </w:div>
        <w:div w:id="84807748">
          <w:marLeft w:val="0"/>
          <w:marRight w:val="0"/>
          <w:marTop w:val="0"/>
          <w:marBottom w:val="0"/>
          <w:divBdr>
            <w:top w:val="none" w:sz="0" w:space="0" w:color="auto"/>
            <w:left w:val="none" w:sz="0" w:space="0" w:color="auto"/>
            <w:bottom w:val="none" w:sz="0" w:space="0" w:color="auto"/>
            <w:right w:val="none" w:sz="0" w:space="0" w:color="auto"/>
          </w:divBdr>
        </w:div>
        <w:div w:id="138157221">
          <w:marLeft w:val="0"/>
          <w:marRight w:val="0"/>
          <w:marTop w:val="0"/>
          <w:marBottom w:val="0"/>
          <w:divBdr>
            <w:top w:val="none" w:sz="0" w:space="0" w:color="auto"/>
            <w:left w:val="none" w:sz="0" w:space="0" w:color="auto"/>
            <w:bottom w:val="none" w:sz="0" w:space="0" w:color="auto"/>
            <w:right w:val="none" w:sz="0" w:space="0" w:color="auto"/>
          </w:divBdr>
        </w:div>
        <w:div w:id="143280276">
          <w:marLeft w:val="0"/>
          <w:marRight w:val="0"/>
          <w:marTop w:val="0"/>
          <w:marBottom w:val="0"/>
          <w:divBdr>
            <w:top w:val="none" w:sz="0" w:space="0" w:color="auto"/>
            <w:left w:val="none" w:sz="0" w:space="0" w:color="auto"/>
            <w:bottom w:val="none" w:sz="0" w:space="0" w:color="auto"/>
            <w:right w:val="none" w:sz="0" w:space="0" w:color="auto"/>
          </w:divBdr>
        </w:div>
        <w:div w:id="182715123">
          <w:marLeft w:val="0"/>
          <w:marRight w:val="0"/>
          <w:marTop w:val="0"/>
          <w:marBottom w:val="0"/>
          <w:divBdr>
            <w:top w:val="none" w:sz="0" w:space="0" w:color="auto"/>
            <w:left w:val="none" w:sz="0" w:space="0" w:color="auto"/>
            <w:bottom w:val="none" w:sz="0" w:space="0" w:color="auto"/>
            <w:right w:val="none" w:sz="0" w:space="0" w:color="auto"/>
          </w:divBdr>
        </w:div>
        <w:div w:id="189150130">
          <w:marLeft w:val="0"/>
          <w:marRight w:val="0"/>
          <w:marTop w:val="0"/>
          <w:marBottom w:val="0"/>
          <w:divBdr>
            <w:top w:val="none" w:sz="0" w:space="0" w:color="auto"/>
            <w:left w:val="none" w:sz="0" w:space="0" w:color="auto"/>
            <w:bottom w:val="none" w:sz="0" w:space="0" w:color="auto"/>
            <w:right w:val="none" w:sz="0" w:space="0" w:color="auto"/>
          </w:divBdr>
        </w:div>
        <w:div w:id="200440724">
          <w:marLeft w:val="0"/>
          <w:marRight w:val="0"/>
          <w:marTop w:val="0"/>
          <w:marBottom w:val="0"/>
          <w:divBdr>
            <w:top w:val="none" w:sz="0" w:space="0" w:color="auto"/>
            <w:left w:val="none" w:sz="0" w:space="0" w:color="auto"/>
            <w:bottom w:val="none" w:sz="0" w:space="0" w:color="auto"/>
            <w:right w:val="none" w:sz="0" w:space="0" w:color="auto"/>
          </w:divBdr>
        </w:div>
        <w:div w:id="214044284">
          <w:marLeft w:val="0"/>
          <w:marRight w:val="0"/>
          <w:marTop w:val="0"/>
          <w:marBottom w:val="0"/>
          <w:divBdr>
            <w:top w:val="none" w:sz="0" w:space="0" w:color="auto"/>
            <w:left w:val="none" w:sz="0" w:space="0" w:color="auto"/>
            <w:bottom w:val="none" w:sz="0" w:space="0" w:color="auto"/>
            <w:right w:val="none" w:sz="0" w:space="0" w:color="auto"/>
          </w:divBdr>
        </w:div>
        <w:div w:id="246888686">
          <w:marLeft w:val="0"/>
          <w:marRight w:val="0"/>
          <w:marTop w:val="0"/>
          <w:marBottom w:val="0"/>
          <w:divBdr>
            <w:top w:val="none" w:sz="0" w:space="0" w:color="auto"/>
            <w:left w:val="none" w:sz="0" w:space="0" w:color="auto"/>
            <w:bottom w:val="none" w:sz="0" w:space="0" w:color="auto"/>
            <w:right w:val="none" w:sz="0" w:space="0" w:color="auto"/>
          </w:divBdr>
        </w:div>
        <w:div w:id="248318459">
          <w:marLeft w:val="0"/>
          <w:marRight w:val="0"/>
          <w:marTop w:val="0"/>
          <w:marBottom w:val="0"/>
          <w:divBdr>
            <w:top w:val="none" w:sz="0" w:space="0" w:color="auto"/>
            <w:left w:val="none" w:sz="0" w:space="0" w:color="auto"/>
            <w:bottom w:val="none" w:sz="0" w:space="0" w:color="auto"/>
            <w:right w:val="none" w:sz="0" w:space="0" w:color="auto"/>
          </w:divBdr>
        </w:div>
        <w:div w:id="248465377">
          <w:marLeft w:val="0"/>
          <w:marRight w:val="0"/>
          <w:marTop w:val="0"/>
          <w:marBottom w:val="0"/>
          <w:divBdr>
            <w:top w:val="none" w:sz="0" w:space="0" w:color="auto"/>
            <w:left w:val="none" w:sz="0" w:space="0" w:color="auto"/>
            <w:bottom w:val="none" w:sz="0" w:space="0" w:color="auto"/>
            <w:right w:val="none" w:sz="0" w:space="0" w:color="auto"/>
          </w:divBdr>
        </w:div>
        <w:div w:id="253174201">
          <w:marLeft w:val="0"/>
          <w:marRight w:val="0"/>
          <w:marTop w:val="0"/>
          <w:marBottom w:val="0"/>
          <w:divBdr>
            <w:top w:val="none" w:sz="0" w:space="0" w:color="auto"/>
            <w:left w:val="none" w:sz="0" w:space="0" w:color="auto"/>
            <w:bottom w:val="none" w:sz="0" w:space="0" w:color="auto"/>
            <w:right w:val="none" w:sz="0" w:space="0" w:color="auto"/>
          </w:divBdr>
        </w:div>
        <w:div w:id="257061600">
          <w:marLeft w:val="0"/>
          <w:marRight w:val="0"/>
          <w:marTop w:val="0"/>
          <w:marBottom w:val="0"/>
          <w:divBdr>
            <w:top w:val="none" w:sz="0" w:space="0" w:color="auto"/>
            <w:left w:val="none" w:sz="0" w:space="0" w:color="auto"/>
            <w:bottom w:val="none" w:sz="0" w:space="0" w:color="auto"/>
            <w:right w:val="none" w:sz="0" w:space="0" w:color="auto"/>
          </w:divBdr>
        </w:div>
        <w:div w:id="346172685">
          <w:marLeft w:val="0"/>
          <w:marRight w:val="0"/>
          <w:marTop w:val="0"/>
          <w:marBottom w:val="0"/>
          <w:divBdr>
            <w:top w:val="none" w:sz="0" w:space="0" w:color="auto"/>
            <w:left w:val="none" w:sz="0" w:space="0" w:color="auto"/>
            <w:bottom w:val="none" w:sz="0" w:space="0" w:color="auto"/>
            <w:right w:val="none" w:sz="0" w:space="0" w:color="auto"/>
          </w:divBdr>
        </w:div>
        <w:div w:id="355734465">
          <w:marLeft w:val="0"/>
          <w:marRight w:val="0"/>
          <w:marTop w:val="0"/>
          <w:marBottom w:val="0"/>
          <w:divBdr>
            <w:top w:val="none" w:sz="0" w:space="0" w:color="auto"/>
            <w:left w:val="none" w:sz="0" w:space="0" w:color="auto"/>
            <w:bottom w:val="none" w:sz="0" w:space="0" w:color="auto"/>
            <w:right w:val="none" w:sz="0" w:space="0" w:color="auto"/>
          </w:divBdr>
        </w:div>
        <w:div w:id="366296508">
          <w:marLeft w:val="0"/>
          <w:marRight w:val="0"/>
          <w:marTop w:val="0"/>
          <w:marBottom w:val="0"/>
          <w:divBdr>
            <w:top w:val="none" w:sz="0" w:space="0" w:color="auto"/>
            <w:left w:val="none" w:sz="0" w:space="0" w:color="auto"/>
            <w:bottom w:val="none" w:sz="0" w:space="0" w:color="auto"/>
            <w:right w:val="none" w:sz="0" w:space="0" w:color="auto"/>
          </w:divBdr>
        </w:div>
        <w:div w:id="414520810">
          <w:marLeft w:val="0"/>
          <w:marRight w:val="0"/>
          <w:marTop w:val="0"/>
          <w:marBottom w:val="0"/>
          <w:divBdr>
            <w:top w:val="none" w:sz="0" w:space="0" w:color="auto"/>
            <w:left w:val="none" w:sz="0" w:space="0" w:color="auto"/>
            <w:bottom w:val="none" w:sz="0" w:space="0" w:color="auto"/>
            <w:right w:val="none" w:sz="0" w:space="0" w:color="auto"/>
          </w:divBdr>
        </w:div>
        <w:div w:id="430860397">
          <w:marLeft w:val="0"/>
          <w:marRight w:val="0"/>
          <w:marTop w:val="0"/>
          <w:marBottom w:val="0"/>
          <w:divBdr>
            <w:top w:val="none" w:sz="0" w:space="0" w:color="auto"/>
            <w:left w:val="none" w:sz="0" w:space="0" w:color="auto"/>
            <w:bottom w:val="none" w:sz="0" w:space="0" w:color="auto"/>
            <w:right w:val="none" w:sz="0" w:space="0" w:color="auto"/>
          </w:divBdr>
        </w:div>
        <w:div w:id="471141852">
          <w:marLeft w:val="0"/>
          <w:marRight w:val="0"/>
          <w:marTop w:val="0"/>
          <w:marBottom w:val="0"/>
          <w:divBdr>
            <w:top w:val="none" w:sz="0" w:space="0" w:color="auto"/>
            <w:left w:val="none" w:sz="0" w:space="0" w:color="auto"/>
            <w:bottom w:val="none" w:sz="0" w:space="0" w:color="auto"/>
            <w:right w:val="none" w:sz="0" w:space="0" w:color="auto"/>
          </w:divBdr>
        </w:div>
        <w:div w:id="492720430">
          <w:marLeft w:val="0"/>
          <w:marRight w:val="0"/>
          <w:marTop w:val="0"/>
          <w:marBottom w:val="0"/>
          <w:divBdr>
            <w:top w:val="none" w:sz="0" w:space="0" w:color="auto"/>
            <w:left w:val="none" w:sz="0" w:space="0" w:color="auto"/>
            <w:bottom w:val="none" w:sz="0" w:space="0" w:color="auto"/>
            <w:right w:val="none" w:sz="0" w:space="0" w:color="auto"/>
          </w:divBdr>
        </w:div>
        <w:div w:id="504129353">
          <w:marLeft w:val="0"/>
          <w:marRight w:val="0"/>
          <w:marTop w:val="0"/>
          <w:marBottom w:val="0"/>
          <w:divBdr>
            <w:top w:val="none" w:sz="0" w:space="0" w:color="auto"/>
            <w:left w:val="none" w:sz="0" w:space="0" w:color="auto"/>
            <w:bottom w:val="none" w:sz="0" w:space="0" w:color="auto"/>
            <w:right w:val="none" w:sz="0" w:space="0" w:color="auto"/>
          </w:divBdr>
        </w:div>
        <w:div w:id="508368247">
          <w:marLeft w:val="0"/>
          <w:marRight w:val="0"/>
          <w:marTop w:val="0"/>
          <w:marBottom w:val="0"/>
          <w:divBdr>
            <w:top w:val="none" w:sz="0" w:space="0" w:color="auto"/>
            <w:left w:val="none" w:sz="0" w:space="0" w:color="auto"/>
            <w:bottom w:val="none" w:sz="0" w:space="0" w:color="auto"/>
            <w:right w:val="none" w:sz="0" w:space="0" w:color="auto"/>
          </w:divBdr>
        </w:div>
        <w:div w:id="541790006">
          <w:marLeft w:val="0"/>
          <w:marRight w:val="0"/>
          <w:marTop w:val="0"/>
          <w:marBottom w:val="0"/>
          <w:divBdr>
            <w:top w:val="none" w:sz="0" w:space="0" w:color="auto"/>
            <w:left w:val="none" w:sz="0" w:space="0" w:color="auto"/>
            <w:bottom w:val="none" w:sz="0" w:space="0" w:color="auto"/>
            <w:right w:val="none" w:sz="0" w:space="0" w:color="auto"/>
          </w:divBdr>
        </w:div>
        <w:div w:id="568004686">
          <w:marLeft w:val="0"/>
          <w:marRight w:val="0"/>
          <w:marTop w:val="0"/>
          <w:marBottom w:val="0"/>
          <w:divBdr>
            <w:top w:val="none" w:sz="0" w:space="0" w:color="auto"/>
            <w:left w:val="none" w:sz="0" w:space="0" w:color="auto"/>
            <w:bottom w:val="none" w:sz="0" w:space="0" w:color="auto"/>
            <w:right w:val="none" w:sz="0" w:space="0" w:color="auto"/>
          </w:divBdr>
        </w:div>
        <w:div w:id="718163223">
          <w:marLeft w:val="0"/>
          <w:marRight w:val="0"/>
          <w:marTop w:val="0"/>
          <w:marBottom w:val="0"/>
          <w:divBdr>
            <w:top w:val="none" w:sz="0" w:space="0" w:color="auto"/>
            <w:left w:val="none" w:sz="0" w:space="0" w:color="auto"/>
            <w:bottom w:val="none" w:sz="0" w:space="0" w:color="auto"/>
            <w:right w:val="none" w:sz="0" w:space="0" w:color="auto"/>
          </w:divBdr>
        </w:div>
        <w:div w:id="734201804">
          <w:marLeft w:val="0"/>
          <w:marRight w:val="0"/>
          <w:marTop w:val="0"/>
          <w:marBottom w:val="0"/>
          <w:divBdr>
            <w:top w:val="none" w:sz="0" w:space="0" w:color="auto"/>
            <w:left w:val="none" w:sz="0" w:space="0" w:color="auto"/>
            <w:bottom w:val="none" w:sz="0" w:space="0" w:color="auto"/>
            <w:right w:val="none" w:sz="0" w:space="0" w:color="auto"/>
          </w:divBdr>
        </w:div>
        <w:div w:id="741566503">
          <w:marLeft w:val="0"/>
          <w:marRight w:val="0"/>
          <w:marTop w:val="0"/>
          <w:marBottom w:val="0"/>
          <w:divBdr>
            <w:top w:val="none" w:sz="0" w:space="0" w:color="auto"/>
            <w:left w:val="none" w:sz="0" w:space="0" w:color="auto"/>
            <w:bottom w:val="none" w:sz="0" w:space="0" w:color="auto"/>
            <w:right w:val="none" w:sz="0" w:space="0" w:color="auto"/>
          </w:divBdr>
        </w:div>
        <w:div w:id="787314991">
          <w:marLeft w:val="0"/>
          <w:marRight w:val="0"/>
          <w:marTop w:val="0"/>
          <w:marBottom w:val="0"/>
          <w:divBdr>
            <w:top w:val="none" w:sz="0" w:space="0" w:color="auto"/>
            <w:left w:val="none" w:sz="0" w:space="0" w:color="auto"/>
            <w:bottom w:val="none" w:sz="0" w:space="0" w:color="auto"/>
            <w:right w:val="none" w:sz="0" w:space="0" w:color="auto"/>
          </w:divBdr>
        </w:div>
        <w:div w:id="811025552">
          <w:marLeft w:val="0"/>
          <w:marRight w:val="0"/>
          <w:marTop w:val="0"/>
          <w:marBottom w:val="0"/>
          <w:divBdr>
            <w:top w:val="none" w:sz="0" w:space="0" w:color="auto"/>
            <w:left w:val="none" w:sz="0" w:space="0" w:color="auto"/>
            <w:bottom w:val="none" w:sz="0" w:space="0" w:color="auto"/>
            <w:right w:val="none" w:sz="0" w:space="0" w:color="auto"/>
          </w:divBdr>
        </w:div>
        <w:div w:id="820653759">
          <w:marLeft w:val="0"/>
          <w:marRight w:val="0"/>
          <w:marTop w:val="0"/>
          <w:marBottom w:val="0"/>
          <w:divBdr>
            <w:top w:val="none" w:sz="0" w:space="0" w:color="auto"/>
            <w:left w:val="none" w:sz="0" w:space="0" w:color="auto"/>
            <w:bottom w:val="none" w:sz="0" w:space="0" w:color="auto"/>
            <w:right w:val="none" w:sz="0" w:space="0" w:color="auto"/>
          </w:divBdr>
        </w:div>
        <w:div w:id="832643598">
          <w:marLeft w:val="0"/>
          <w:marRight w:val="0"/>
          <w:marTop w:val="0"/>
          <w:marBottom w:val="0"/>
          <w:divBdr>
            <w:top w:val="none" w:sz="0" w:space="0" w:color="auto"/>
            <w:left w:val="none" w:sz="0" w:space="0" w:color="auto"/>
            <w:bottom w:val="none" w:sz="0" w:space="0" w:color="auto"/>
            <w:right w:val="none" w:sz="0" w:space="0" w:color="auto"/>
          </w:divBdr>
        </w:div>
        <w:div w:id="833256389">
          <w:marLeft w:val="0"/>
          <w:marRight w:val="0"/>
          <w:marTop w:val="0"/>
          <w:marBottom w:val="0"/>
          <w:divBdr>
            <w:top w:val="none" w:sz="0" w:space="0" w:color="auto"/>
            <w:left w:val="none" w:sz="0" w:space="0" w:color="auto"/>
            <w:bottom w:val="none" w:sz="0" w:space="0" w:color="auto"/>
            <w:right w:val="none" w:sz="0" w:space="0" w:color="auto"/>
          </w:divBdr>
        </w:div>
        <w:div w:id="852764276">
          <w:marLeft w:val="0"/>
          <w:marRight w:val="0"/>
          <w:marTop w:val="0"/>
          <w:marBottom w:val="0"/>
          <w:divBdr>
            <w:top w:val="none" w:sz="0" w:space="0" w:color="auto"/>
            <w:left w:val="none" w:sz="0" w:space="0" w:color="auto"/>
            <w:bottom w:val="none" w:sz="0" w:space="0" w:color="auto"/>
            <w:right w:val="none" w:sz="0" w:space="0" w:color="auto"/>
          </w:divBdr>
        </w:div>
        <w:div w:id="871766335">
          <w:marLeft w:val="0"/>
          <w:marRight w:val="0"/>
          <w:marTop w:val="0"/>
          <w:marBottom w:val="0"/>
          <w:divBdr>
            <w:top w:val="none" w:sz="0" w:space="0" w:color="auto"/>
            <w:left w:val="none" w:sz="0" w:space="0" w:color="auto"/>
            <w:bottom w:val="none" w:sz="0" w:space="0" w:color="auto"/>
            <w:right w:val="none" w:sz="0" w:space="0" w:color="auto"/>
          </w:divBdr>
        </w:div>
        <w:div w:id="882592865">
          <w:marLeft w:val="0"/>
          <w:marRight w:val="0"/>
          <w:marTop w:val="0"/>
          <w:marBottom w:val="0"/>
          <w:divBdr>
            <w:top w:val="none" w:sz="0" w:space="0" w:color="auto"/>
            <w:left w:val="none" w:sz="0" w:space="0" w:color="auto"/>
            <w:bottom w:val="none" w:sz="0" w:space="0" w:color="auto"/>
            <w:right w:val="none" w:sz="0" w:space="0" w:color="auto"/>
          </w:divBdr>
        </w:div>
        <w:div w:id="891771937">
          <w:marLeft w:val="0"/>
          <w:marRight w:val="0"/>
          <w:marTop w:val="0"/>
          <w:marBottom w:val="0"/>
          <w:divBdr>
            <w:top w:val="none" w:sz="0" w:space="0" w:color="auto"/>
            <w:left w:val="none" w:sz="0" w:space="0" w:color="auto"/>
            <w:bottom w:val="none" w:sz="0" w:space="0" w:color="auto"/>
            <w:right w:val="none" w:sz="0" w:space="0" w:color="auto"/>
          </w:divBdr>
        </w:div>
        <w:div w:id="917909190">
          <w:marLeft w:val="0"/>
          <w:marRight w:val="0"/>
          <w:marTop w:val="0"/>
          <w:marBottom w:val="0"/>
          <w:divBdr>
            <w:top w:val="none" w:sz="0" w:space="0" w:color="auto"/>
            <w:left w:val="none" w:sz="0" w:space="0" w:color="auto"/>
            <w:bottom w:val="none" w:sz="0" w:space="0" w:color="auto"/>
            <w:right w:val="none" w:sz="0" w:space="0" w:color="auto"/>
          </w:divBdr>
        </w:div>
        <w:div w:id="937906297">
          <w:marLeft w:val="0"/>
          <w:marRight w:val="0"/>
          <w:marTop w:val="0"/>
          <w:marBottom w:val="0"/>
          <w:divBdr>
            <w:top w:val="none" w:sz="0" w:space="0" w:color="auto"/>
            <w:left w:val="none" w:sz="0" w:space="0" w:color="auto"/>
            <w:bottom w:val="none" w:sz="0" w:space="0" w:color="auto"/>
            <w:right w:val="none" w:sz="0" w:space="0" w:color="auto"/>
          </w:divBdr>
        </w:div>
        <w:div w:id="946691483">
          <w:marLeft w:val="0"/>
          <w:marRight w:val="0"/>
          <w:marTop w:val="0"/>
          <w:marBottom w:val="0"/>
          <w:divBdr>
            <w:top w:val="none" w:sz="0" w:space="0" w:color="auto"/>
            <w:left w:val="none" w:sz="0" w:space="0" w:color="auto"/>
            <w:bottom w:val="none" w:sz="0" w:space="0" w:color="auto"/>
            <w:right w:val="none" w:sz="0" w:space="0" w:color="auto"/>
          </w:divBdr>
        </w:div>
        <w:div w:id="950473278">
          <w:marLeft w:val="0"/>
          <w:marRight w:val="0"/>
          <w:marTop w:val="0"/>
          <w:marBottom w:val="0"/>
          <w:divBdr>
            <w:top w:val="none" w:sz="0" w:space="0" w:color="auto"/>
            <w:left w:val="none" w:sz="0" w:space="0" w:color="auto"/>
            <w:bottom w:val="none" w:sz="0" w:space="0" w:color="auto"/>
            <w:right w:val="none" w:sz="0" w:space="0" w:color="auto"/>
          </w:divBdr>
        </w:div>
        <w:div w:id="968514517">
          <w:marLeft w:val="0"/>
          <w:marRight w:val="0"/>
          <w:marTop w:val="0"/>
          <w:marBottom w:val="0"/>
          <w:divBdr>
            <w:top w:val="none" w:sz="0" w:space="0" w:color="auto"/>
            <w:left w:val="none" w:sz="0" w:space="0" w:color="auto"/>
            <w:bottom w:val="none" w:sz="0" w:space="0" w:color="auto"/>
            <w:right w:val="none" w:sz="0" w:space="0" w:color="auto"/>
          </w:divBdr>
        </w:div>
        <w:div w:id="1000932115">
          <w:marLeft w:val="0"/>
          <w:marRight w:val="0"/>
          <w:marTop w:val="0"/>
          <w:marBottom w:val="0"/>
          <w:divBdr>
            <w:top w:val="none" w:sz="0" w:space="0" w:color="auto"/>
            <w:left w:val="none" w:sz="0" w:space="0" w:color="auto"/>
            <w:bottom w:val="none" w:sz="0" w:space="0" w:color="auto"/>
            <w:right w:val="none" w:sz="0" w:space="0" w:color="auto"/>
          </w:divBdr>
        </w:div>
        <w:div w:id="1001278674">
          <w:marLeft w:val="0"/>
          <w:marRight w:val="0"/>
          <w:marTop w:val="0"/>
          <w:marBottom w:val="0"/>
          <w:divBdr>
            <w:top w:val="none" w:sz="0" w:space="0" w:color="auto"/>
            <w:left w:val="none" w:sz="0" w:space="0" w:color="auto"/>
            <w:bottom w:val="none" w:sz="0" w:space="0" w:color="auto"/>
            <w:right w:val="none" w:sz="0" w:space="0" w:color="auto"/>
          </w:divBdr>
        </w:div>
        <w:div w:id="1044600464">
          <w:marLeft w:val="0"/>
          <w:marRight w:val="0"/>
          <w:marTop w:val="0"/>
          <w:marBottom w:val="0"/>
          <w:divBdr>
            <w:top w:val="none" w:sz="0" w:space="0" w:color="auto"/>
            <w:left w:val="none" w:sz="0" w:space="0" w:color="auto"/>
            <w:bottom w:val="none" w:sz="0" w:space="0" w:color="auto"/>
            <w:right w:val="none" w:sz="0" w:space="0" w:color="auto"/>
          </w:divBdr>
        </w:div>
        <w:div w:id="1079710843">
          <w:marLeft w:val="0"/>
          <w:marRight w:val="0"/>
          <w:marTop w:val="0"/>
          <w:marBottom w:val="0"/>
          <w:divBdr>
            <w:top w:val="none" w:sz="0" w:space="0" w:color="auto"/>
            <w:left w:val="none" w:sz="0" w:space="0" w:color="auto"/>
            <w:bottom w:val="none" w:sz="0" w:space="0" w:color="auto"/>
            <w:right w:val="none" w:sz="0" w:space="0" w:color="auto"/>
          </w:divBdr>
        </w:div>
        <w:div w:id="1142651062">
          <w:marLeft w:val="0"/>
          <w:marRight w:val="0"/>
          <w:marTop w:val="0"/>
          <w:marBottom w:val="0"/>
          <w:divBdr>
            <w:top w:val="none" w:sz="0" w:space="0" w:color="auto"/>
            <w:left w:val="none" w:sz="0" w:space="0" w:color="auto"/>
            <w:bottom w:val="none" w:sz="0" w:space="0" w:color="auto"/>
            <w:right w:val="none" w:sz="0" w:space="0" w:color="auto"/>
          </w:divBdr>
        </w:div>
        <w:div w:id="1188786889">
          <w:marLeft w:val="0"/>
          <w:marRight w:val="0"/>
          <w:marTop w:val="0"/>
          <w:marBottom w:val="0"/>
          <w:divBdr>
            <w:top w:val="none" w:sz="0" w:space="0" w:color="auto"/>
            <w:left w:val="none" w:sz="0" w:space="0" w:color="auto"/>
            <w:bottom w:val="none" w:sz="0" w:space="0" w:color="auto"/>
            <w:right w:val="none" w:sz="0" w:space="0" w:color="auto"/>
          </w:divBdr>
        </w:div>
        <w:div w:id="1192498021">
          <w:marLeft w:val="0"/>
          <w:marRight w:val="0"/>
          <w:marTop w:val="0"/>
          <w:marBottom w:val="0"/>
          <w:divBdr>
            <w:top w:val="none" w:sz="0" w:space="0" w:color="auto"/>
            <w:left w:val="none" w:sz="0" w:space="0" w:color="auto"/>
            <w:bottom w:val="none" w:sz="0" w:space="0" w:color="auto"/>
            <w:right w:val="none" w:sz="0" w:space="0" w:color="auto"/>
          </w:divBdr>
        </w:div>
        <w:div w:id="1210385155">
          <w:marLeft w:val="0"/>
          <w:marRight w:val="0"/>
          <w:marTop w:val="0"/>
          <w:marBottom w:val="0"/>
          <w:divBdr>
            <w:top w:val="none" w:sz="0" w:space="0" w:color="auto"/>
            <w:left w:val="none" w:sz="0" w:space="0" w:color="auto"/>
            <w:bottom w:val="none" w:sz="0" w:space="0" w:color="auto"/>
            <w:right w:val="none" w:sz="0" w:space="0" w:color="auto"/>
          </w:divBdr>
        </w:div>
        <w:div w:id="1213887444">
          <w:marLeft w:val="0"/>
          <w:marRight w:val="0"/>
          <w:marTop w:val="0"/>
          <w:marBottom w:val="0"/>
          <w:divBdr>
            <w:top w:val="none" w:sz="0" w:space="0" w:color="auto"/>
            <w:left w:val="none" w:sz="0" w:space="0" w:color="auto"/>
            <w:bottom w:val="none" w:sz="0" w:space="0" w:color="auto"/>
            <w:right w:val="none" w:sz="0" w:space="0" w:color="auto"/>
          </w:divBdr>
        </w:div>
        <w:div w:id="1257596613">
          <w:marLeft w:val="0"/>
          <w:marRight w:val="0"/>
          <w:marTop w:val="0"/>
          <w:marBottom w:val="0"/>
          <w:divBdr>
            <w:top w:val="none" w:sz="0" w:space="0" w:color="auto"/>
            <w:left w:val="none" w:sz="0" w:space="0" w:color="auto"/>
            <w:bottom w:val="none" w:sz="0" w:space="0" w:color="auto"/>
            <w:right w:val="none" w:sz="0" w:space="0" w:color="auto"/>
          </w:divBdr>
        </w:div>
        <w:div w:id="1260602707">
          <w:marLeft w:val="0"/>
          <w:marRight w:val="0"/>
          <w:marTop w:val="0"/>
          <w:marBottom w:val="0"/>
          <w:divBdr>
            <w:top w:val="none" w:sz="0" w:space="0" w:color="auto"/>
            <w:left w:val="none" w:sz="0" w:space="0" w:color="auto"/>
            <w:bottom w:val="none" w:sz="0" w:space="0" w:color="auto"/>
            <w:right w:val="none" w:sz="0" w:space="0" w:color="auto"/>
          </w:divBdr>
        </w:div>
        <w:div w:id="1263804499">
          <w:marLeft w:val="0"/>
          <w:marRight w:val="0"/>
          <w:marTop w:val="0"/>
          <w:marBottom w:val="0"/>
          <w:divBdr>
            <w:top w:val="none" w:sz="0" w:space="0" w:color="auto"/>
            <w:left w:val="none" w:sz="0" w:space="0" w:color="auto"/>
            <w:bottom w:val="none" w:sz="0" w:space="0" w:color="auto"/>
            <w:right w:val="none" w:sz="0" w:space="0" w:color="auto"/>
          </w:divBdr>
        </w:div>
        <w:div w:id="1282154104">
          <w:marLeft w:val="0"/>
          <w:marRight w:val="0"/>
          <w:marTop w:val="0"/>
          <w:marBottom w:val="0"/>
          <w:divBdr>
            <w:top w:val="none" w:sz="0" w:space="0" w:color="auto"/>
            <w:left w:val="none" w:sz="0" w:space="0" w:color="auto"/>
            <w:bottom w:val="none" w:sz="0" w:space="0" w:color="auto"/>
            <w:right w:val="none" w:sz="0" w:space="0" w:color="auto"/>
          </w:divBdr>
        </w:div>
        <w:div w:id="1344359181">
          <w:marLeft w:val="0"/>
          <w:marRight w:val="0"/>
          <w:marTop w:val="0"/>
          <w:marBottom w:val="0"/>
          <w:divBdr>
            <w:top w:val="none" w:sz="0" w:space="0" w:color="auto"/>
            <w:left w:val="none" w:sz="0" w:space="0" w:color="auto"/>
            <w:bottom w:val="none" w:sz="0" w:space="0" w:color="auto"/>
            <w:right w:val="none" w:sz="0" w:space="0" w:color="auto"/>
          </w:divBdr>
        </w:div>
        <w:div w:id="1387611003">
          <w:marLeft w:val="0"/>
          <w:marRight w:val="0"/>
          <w:marTop w:val="0"/>
          <w:marBottom w:val="0"/>
          <w:divBdr>
            <w:top w:val="none" w:sz="0" w:space="0" w:color="auto"/>
            <w:left w:val="none" w:sz="0" w:space="0" w:color="auto"/>
            <w:bottom w:val="none" w:sz="0" w:space="0" w:color="auto"/>
            <w:right w:val="none" w:sz="0" w:space="0" w:color="auto"/>
          </w:divBdr>
        </w:div>
        <w:div w:id="1425102542">
          <w:marLeft w:val="0"/>
          <w:marRight w:val="0"/>
          <w:marTop w:val="0"/>
          <w:marBottom w:val="0"/>
          <w:divBdr>
            <w:top w:val="none" w:sz="0" w:space="0" w:color="auto"/>
            <w:left w:val="none" w:sz="0" w:space="0" w:color="auto"/>
            <w:bottom w:val="none" w:sz="0" w:space="0" w:color="auto"/>
            <w:right w:val="none" w:sz="0" w:space="0" w:color="auto"/>
          </w:divBdr>
        </w:div>
        <w:div w:id="1463763846">
          <w:marLeft w:val="0"/>
          <w:marRight w:val="0"/>
          <w:marTop w:val="0"/>
          <w:marBottom w:val="0"/>
          <w:divBdr>
            <w:top w:val="none" w:sz="0" w:space="0" w:color="auto"/>
            <w:left w:val="none" w:sz="0" w:space="0" w:color="auto"/>
            <w:bottom w:val="none" w:sz="0" w:space="0" w:color="auto"/>
            <w:right w:val="none" w:sz="0" w:space="0" w:color="auto"/>
          </w:divBdr>
        </w:div>
        <w:div w:id="1481997283">
          <w:marLeft w:val="0"/>
          <w:marRight w:val="0"/>
          <w:marTop w:val="0"/>
          <w:marBottom w:val="0"/>
          <w:divBdr>
            <w:top w:val="none" w:sz="0" w:space="0" w:color="auto"/>
            <w:left w:val="none" w:sz="0" w:space="0" w:color="auto"/>
            <w:bottom w:val="none" w:sz="0" w:space="0" w:color="auto"/>
            <w:right w:val="none" w:sz="0" w:space="0" w:color="auto"/>
          </w:divBdr>
        </w:div>
        <w:div w:id="1490093518">
          <w:marLeft w:val="0"/>
          <w:marRight w:val="0"/>
          <w:marTop w:val="0"/>
          <w:marBottom w:val="0"/>
          <w:divBdr>
            <w:top w:val="none" w:sz="0" w:space="0" w:color="auto"/>
            <w:left w:val="none" w:sz="0" w:space="0" w:color="auto"/>
            <w:bottom w:val="none" w:sz="0" w:space="0" w:color="auto"/>
            <w:right w:val="none" w:sz="0" w:space="0" w:color="auto"/>
          </w:divBdr>
        </w:div>
        <w:div w:id="1531064555">
          <w:marLeft w:val="0"/>
          <w:marRight w:val="0"/>
          <w:marTop w:val="0"/>
          <w:marBottom w:val="0"/>
          <w:divBdr>
            <w:top w:val="none" w:sz="0" w:space="0" w:color="auto"/>
            <w:left w:val="none" w:sz="0" w:space="0" w:color="auto"/>
            <w:bottom w:val="none" w:sz="0" w:space="0" w:color="auto"/>
            <w:right w:val="none" w:sz="0" w:space="0" w:color="auto"/>
          </w:divBdr>
        </w:div>
        <w:div w:id="1565797396">
          <w:marLeft w:val="0"/>
          <w:marRight w:val="0"/>
          <w:marTop w:val="0"/>
          <w:marBottom w:val="0"/>
          <w:divBdr>
            <w:top w:val="none" w:sz="0" w:space="0" w:color="auto"/>
            <w:left w:val="none" w:sz="0" w:space="0" w:color="auto"/>
            <w:bottom w:val="none" w:sz="0" w:space="0" w:color="auto"/>
            <w:right w:val="none" w:sz="0" w:space="0" w:color="auto"/>
          </w:divBdr>
        </w:div>
        <w:div w:id="1587376693">
          <w:marLeft w:val="0"/>
          <w:marRight w:val="0"/>
          <w:marTop w:val="0"/>
          <w:marBottom w:val="0"/>
          <w:divBdr>
            <w:top w:val="none" w:sz="0" w:space="0" w:color="auto"/>
            <w:left w:val="none" w:sz="0" w:space="0" w:color="auto"/>
            <w:bottom w:val="none" w:sz="0" w:space="0" w:color="auto"/>
            <w:right w:val="none" w:sz="0" w:space="0" w:color="auto"/>
          </w:divBdr>
        </w:div>
        <w:div w:id="1637683214">
          <w:marLeft w:val="0"/>
          <w:marRight w:val="0"/>
          <w:marTop w:val="0"/>
          <w:marBottom w:val="0"/>
          <w:divBdr>
            <w:top w:val="none" w:sz="0" w:space="0" w:color="auto"/>
            <w:left w:val="none" w:sz="0" w:space="0" w:color="auto"/>
            <w:bottom w:val="none" w:sz="0" w:space="0" w:color="auto"/>
            <w:right w:val="none" w:sz="0" w:space="0" w:color="auto"/>
          </w:divBdr>
          <w:divsChild>
            <w:div w:id="1489789741">
              <w:marLeft w:val="-75"/>
              <w:marRight w:val="0"/>
              <w:marTop w:val="30"/>
              <w:marBottom w:val="30"/>
              <w:divBdr>
                <w:top w:val="none" w:sz="0" w:space="0" w:color="auto"/>
                <w:left w:val="none" w:sz="0" w:space="0" w:color="auto"/>
                <w:bottom w:val="none" w:sz="0" w:space="0" w:color="auto"/>
                <w:right w:val="none" w:sz="0" w:space="0" w:color="auto"/>
              </w:divBdr>
              <w:divsChild>
                <w:div w:id="13464563">
                  <w:marLeft w:val="0"/>
                  <w:marRight w:val="0"/>
                  <w:marTop w:val="0"/>
                  <w:marBottom w:val="0"/>
                  <w:divBdr>
                    <w:top w:val="none" w:sz="0" w:space="0" w:color="auto"/>
                    <w:left w:val="none" w:sz="0" w:space="0" w:color="auto"/>
                    <w:bottom w:val="none" w:sz="0" w:space="0" w:color="auto"/>
                    <w:right w:val="none" w:sz="0" w:space="0" w:color="auto"/>
                  </w:divBdr>
                  <w:divsChild>
                    <w:div w:id="561214942">
                      <w:marLeft w:val="0"/>
                      <w:marRight w:val="0"/>
                      <w:marTop w:val="0"/>
                      <w:marBottom w:val="0"/>
                      <w:divBdr>
                        <w:top w:val="none" w:sz="0" w:space="0" w:color="auto"/>
                        <w:left w:val="none" w:sz="0" w:space="0" w:color="auto"/>
                        <w:bottom w:val="none" w:sz="0" w:space="0" w:color="auto"/>
                        <w:right w:val="none" w:sz="0" w:space="0" w:color="auto"/>
                      </w:divBdr>
                    </w:div>
                  </w:divsChild>
                </w:div>
                <w:div w:id="49616576">
                  <w:marLeft w:val="0"/>
                  <w:marRight w:val="0"/>
                  <w:marTop w:val="0"/>
                  <w:marBottom w:val="0"/>
                  <w:divBdr>
                    <w:top w:val="none" w:sz="0" w:space="0" w:color="auto"/>
                    <w:left w:val="none" w:sz="0" w:space="0" w:color="auto"/>
                    <w:bottom w:val="none" w:sz="0" w:space="0" w:color="auto"/>
                    <w:right w:val="none" w:sz="0" w:space="0" w:color="auto"/>
                  </w:divBdr>
                  <w:divsChild>
                    <w:div w:id="1215777223">
                      <w:marLeft w:val="0"/>
                      <w:marRight w:val="0"/>
                      <w:marTop w:val="0"/>
                      <w:marBottom w:val="0"/>
                      <w:divBdr>
                        <w:top w:val="none" w:sz="0" w:space="0" w:color="auto"/>
                        <w:left w:val="none" w:sz="0" w:space="0" w:color="auto"/>
                        <w:bottom w:val="none" w:sz="0" w:space="0" w:color="auto"/>
                        <w:right w:val="none" w:sz="0" w:space="0" w:color="auto"/>
                      </w:divBdr>
                    </w:div>
                  </w:divsChild>
                </w:div>
                <w:div w:id="116799770">
                  <w:marLeft w:val="0"/>
                  <w:marRight w:val="0"/>
                  <w:marTop w:val="0"/>
                  <w:marBottom w:val="0"/>
                  <w:divBdr>
                    <w:top w:val="none" w:sz="0" w:space="0" w:color="auto"/>
                    <w:left w:val="none" w:sz="0" w:space="0" w:color="auto"/>
                    <w:bottom w:val="none" w:sz="0" w:space="0" w:color="auto"/>
                    <w:right w:val="none" w:sz="0" w:space="0" w:color="auto"/>
                  </w:divBdr>
                  <w:divsChild>
                    <w:div w:id="1051685492">
                      <w:marLeft w:val="0"/>
                      <w:marRight w:val="0"/>
                      <w:marTop w:val="0"/>
                      <w:marBottom w:val="0"/>
                      <w:divBdr>
                        <w:top w:val="none" w:sz="0" w:space="0" w:color="auto"/>
                        <w:left w:val="none" w:sz="0" w:space="0" w:color="auto"/>
                        <w:bottom w:val="none" w:sz="0" w:space="0" w:color="auto"/>
                        <w:right w:val="none" w:sz="0" w:space="0" w:color="auto"/>
                      </w:divBdr>
                    </w:div>
                  </w:divsChild>
                </w:div>
                <w:div w:id="125705114">
                  <w:marLeft w:val="0"/>
                  <w:marRight w:val="0"/>
                  <w:marTop w:val="0"/>
                  <w:marBottom w:val="0"/>
                  <w:divBdr>
                    <w:top w:val="none" w:sz="0" w:space="0" w:color="auto"/>
                    <w:left w:val="none" w:sz="0" w:space="0" w:color="auto"/>
                    <w:bottom w:val="none" w:sz="0" w:space="0" w:color="auto"/>
                    <w:right w:val="none" w:sz="0" w:space="0" w:color="auto"/>
                  </w:divBdr>
                  <w:divsChild>
                    <w:div w:id="994529125">
                      <w:marLeft w:val="0"/>
                      <w:marRight w:val="0"/>
                      <w:marTop w:val="0"/>
                      <w:marBottom w:val="0"/>
                      <w:divBdr>
                        <w:top w:val="none" w:sz="0" w:space="0" w:color="auto"/>
                        <w:left w:val="none" w:sz="0" w:space="0" w:color="auto"/>
                        <w:bottom w:val="none" w:sz="0" w:space="0" w:color="auto"/>
                        <w:right w:val="none" w:sz="0" w:space="0" w:color="auto"/>
                      </w:divBdr>
                    </w:div>
                  </w:divsChild>
                </w:div>
                <w:div w:id="203100298">
                  <w:marLeft w:val="0"/>
                  <w:marRight w:val="0"/>
                  <w:marTop w:val="0"/>
                  <w:marBottom w:val="0"/>
                  <w:divBdr>
                    <w:top w:val="none" w:sz="0" w:space="0" w:color="auto"/>
                    <w:left w:val="none" w:sz="0" w:space="0" w:color="auto"/>
                    <w:bottom w:val="none" w:sz="0" w:space="0" w:color="auto"/>
                    <w:right w:val="none" w:sz="0" w:space="0" w:color="auto"/>
                  </w:divBdr>
                  <w:divsChild>
                    <w:div w:id="1905600161">
                      <w:marLeft w:val="0"/>
                      <w:marRight w:val="0"/>
                      <w:marTop w:val="0"/>
                      <w:marBottom w:val="0"/>
                      <w:divBdr>
                        <w:top w:val="none" w:sz="0" w:space="0" w:color="auto"/>
                        <w:left w:val="none" w:sz="0" w:space="0" w:color="auto"/>
                        <w:bottom w:val="none" w:sz="0" w:space="0" w:color="auto"/>
                        <w:right w:val="none" w:sz="0" w:space="0" w:color="auto"/>
                      </w:divBdr>
                    </w:div>
                  </w:divsChild>
                </w:div>
                <w:div w:id="326635586">
                  <w:marLeft w:val="0"/>
                  <w:marRight w:val="0"/>
                  <w:marTop w:val="0"/>
                  <w:marBottom w:val="0"/>
                  <w:divBdr>
                    <w:top w:val="none" w:sz="0" w:space="0" w:color="auto"/>
                    <w:left w:val="none" w:sz="0" w:space="0" w:color="auto"/>
                    <w:bottom w:val="none" w:sz="0" w:space="0" w:color="auto"/>
                    <w:right w:val="none" w:sz="0" w:space="0" w:color="auto"/>
                  </w:divBdr>
                  <w:divsChild>
                    <w:div w:id="836531779">
                      <w:marLeft w:val="0"/>
                      <w:marRight w:val="0"/>
                      <w:marTop w:val="0"/>
                      <w:marBottom w:val="0"/>
                      <w:divBdr>
                        <w:top w:val="none" w:sz="0" w:space="0" w:color="auto"/>
                        <w:left w:val="none" w:sz="0" w:space="0" w:color="auto"/>
                        <w:bottom w:val="none" w:sz="0" w:space="0" w:color="auto"/>
                        <w:right w:val="none" w:sz="0" w:space="0" w:color="auto"/>
                      </w:divBdr>
                    </w:div>
                  </w:divsChild>
                </w:div>
                <w:div w:id="389619664">
                  <w:marLeft w:val="0"/>
                  <w:marRight w:val="0"/>
                  <w:marTop w:val="0"/>
                  <w:marBottom w:val="0"/>
                  <w:divBdr>
                    <w:top w:val="none" w:sz="0" w:space="0" w:color="auto"/>
                    <w:left w:val="none" w:sz="0" w:space="0" w:color="auto"/>
                    <w:bottom w:val="none" w:sz="0" w:space="0" w:color="auto"/>
                    <w:right w:val="none" w:sz="0" w:space="0" w:color="auto"/>
                  </w:divBdr>
                  <w:divsChild>
                    <w:div w:id="1494645492">
                      <w:marLeft w:val="0"/>
                      <w:marRight w:val="0"/>
                      <w:marTop w:val="0"/>
                      <w:marBottom w:val="0"/>
                      <w:divBdr>
                        <w:top w:val="none" w:sz="0" w:space="0" w:color="auto"/>
                        <w:left w:val="none" w:sz="0" w:space="0" w:color="auto"/>
                        <w:bottom w:val="none" w:sz="0" w:space="0" w:color="auto"/>
                        <w:right w:val="none" w:sz="0" w:space="0" w:color="auto"/>
                      </w:divBdr>
                    </w:div>
                  </w:divsChild>
                </w:div>
                <w:div w:id="489030706">
                  <w:marLeft w:val="0"/>
                  <w:marRight w:val="0"/>
                  <w:marTop w:val="0"/>
                  <w:marBottom w:val="0"/>
                  <w:divBdr>
                    <w:top w:val="none" w:sz="0" w:space="0" w:color="auto"/>
                    <w:left w:val="none" w:sz="0" w:space="0" w:color="auto"/>
                    <w:bottom w:val="none" w:sz="0" w:space="0" w:color="auto"/>
                    <w:right w:val="none" w:sz="0" w:space="0" w:color="auto"/>
                  </w:divBdr>
                  <w:divsChild>
                    <w:div w:id="1395398652">
                      <w:marLeft w:val="0"/>
                      <w:marRight w:val="0"/>
                      <w:marTop w:val="0"/>
                      <w:marBottom w:val="0"/>
                      <w:divBdr>
                        <w:top w:val="none" w:sz="0" w:space="0" w:color="auto"/>
                        <w:left w:val="none" w:sz="0" w:space="0" w:color="auto"/>
                        <w:bottom w:val="none" w:sz="0" w:space="0" w:color="auto"/>
                        <w:right w:val="none" w:sz="0" w:space="0" w:color="auto"/>
                      </w:divBdr>
                    </w:div>
                  </w:divsChild>
                </w:div>
                <w:div w:id="493567642">
                  <w:marLeft w:val="0"/>
                  <w:marRight w:val="0"/>
                  <w:marTop w:val="0"/>
                  <w:marBottom w:val="0"/>
                  <w:divBdr>
                    <w:top w:val="none" w:sz="0" w:space="0" w:color="auto"/>
                    <w:left w:val="none" w:sz="0" w:space="0" w:color="auto"/>
                    <w:bottom w:val="none" w:sz="0" w:space="0" w:color="auto"/>
                    <w:right w:val="none" w:sz="0" w:space="0" w:color="auto"/>
                  </w:divBdr>
                  <w:divsChild>
                    <w:div w:id="936402978">
                      <w:marLeft w:val="0"/>
                      <w:marRight w:val="0"/>
                      <w:marTop w:val="0"/>
                      <w:marBottom w:val="0"/>
                      <w:divBdr>
                        <w:top w:val="none" w:sz="0" w:space="0" w:color="auto"/>
                        <w:left w:val="none" w:sz="0" w:space="0" w:color="auto"/>
                        <w:bottom w:val="none" w:sz="0" w:space="0" w:color="auto"/>
                        <w:right w:val="none" w:sz="0" w:space="0" w:color="auto"/>
                      </w:divBdr>
                    </w:div>
                  </w:divsChild>
                </w:div>
                <w:div w:id="581724757">
                  <w:marLeft w:val="0"/>
                  <w:marRight w:val="0"/>
                  <w:marTop w:val="0"/>
                  <w:marBottom w:val="0"/>
                  <w:divBdr>
                    <w:top w:val="none" w:sz="0" w:space="0" w:color="auto"/>
                    <w:left w:val="none" w:sz="0" w:space="0" w:color="auto"/>
                    <w:bottom w:val="none" w:sz="0" w:space="0" w:color="auto"/>
                    <w:right w:val="none" w:sz="0" w:space="0" w:color="auto"/>
                  </w:divBdr>
                  <w:divsChild>
                    <w:div w:id="1257714279">
                      <w:marLeft w:val="0"/>
                      <w:marRight w:val="0"/>
                      <w:marTop w:val="0"/>
                      <w:marBottom w:val="0"/>
                      <w:divBdr>
                        <w:top w:val="none" w:sz="0" w:space="0" w:color="auto"/>
                        <w:left w:val="none" w:sz="0" w:space="0" w:color="auto"/>
                        <w:bottom w:val="none" w:sz="0" w:space="0" w:color="auto"/>
                        <w:right w:val="none" w:sz="0" w:space="0" w:color="auto"/>
                      </w:divBdr>
                    </w:div>
                  </w:divsChild>
                </w:div>
                <w:div w:id="650714950">
                  <w:marLeft w:val="0"/>
                  <w:marRight w:val="0"/>
                  <w:marTop w:val="0"/>
                  <w:marBottom w:val="0"/>
                  <w:divBdr>
                    <w:top w:val="none" w:sz="0" w:space="0" w:color="auto"/>
                    <w:left w:val="none" w:sz="0" w:space="0" w:color="auto"/>
                    <w:bottom w:val="none" w:sz="0" w:space="0" w:color="auto"/>
                    <w:right w:val="none" w:sz="0" w:space="0" w:color="auto"/>
                  </w:divBdr>
                  <w:divsChild>
                    <w:div w:id="190730333">
                      <w:marLeft w:val="0"/>
                      <w:marRight w:val="0"/>
                      <w:marTop w:val="0"/>
                      <w:marBottom w:val="0"/>
                      <w:divBdr>
                        <w:top w:val="none" w:sz="0" w:space="0" w:color="auto"/>
                        <w:left w:val="none" w:sz="0" w:space="0" w:color="auto"/>
                        <w:bottom w:val="none" w:sz="0" w:space="0" w:color="auto"/>
                        <w:right w:val="none" w:sz="0" w:space="0" w:color="auto"/>
                      </w:divBdr>
                    </w:div>
                  </w:divsChild>
                </w:div>
                <w:div w:id="766534419">
                  <w:marLeft w:val="0"/>
                  <w:marRight w:val="0"/>
                  <w:marTop w:val="0"/>
                  <w:marBottom w:val="0"/>
                  <w:divBdr>
                    <w:top w:val="none" w:sz="0" w:space="0" w:color="auto"/>
                    <w:left w:val="none" w:sz="0" w:space="0" w:color="auto"/>
                    <w:bottom w:val="none" w:sz="0" w:space="0" w:color="auto"/>
                    <w:right w:val="none" w:sz="0" w:space="0" w:color="auto"/>
                  </w:divBdr>
                  <w:divsChild>
                    <w:div w:id="1298876048">
                      <w:marLeft w:val="0"/>
                      <w:marRight w:val="0"/>
                      <w:marTop w:val="0"/>
                      <w:marBottom w:val="0"/>
                      <w:divBdr>
                        <w:top w:val="none" w:sz="0" w:space="0" w:color="auto"/>
                        <w:left w:val="none" w:sz="0" w:space="0" w:color="auto"/>
                        <w:bottom w:val="none" w:sz="0" w:space="0" w:color="auto"/>
                        <w:right w:val="none" w:sz="0" w:space="0" w:color="auto"/>
                      </w:divBdr>
                    </w:div>
                  </w:divsChild>
                </w:div>
                <w:div w:id="884607760">
                  <w:marLeft w:val="0"/>
                  <w:marRight w:val="0"/>
                  <w:marTop w:val="0"/>
                  <w:marBottom w:val="0"/>
                  <w:divBdr>
                    <w:top w:val="none" w:sz="0" w:space="0" w:color="auto"/>
                    <w:left w:val="none" w:sz="0" w:space="0" w:color="auto"/>
                    <w:bottom w:val="none" w:sz="0" w:space="0" w:color="auto"/>
                    <w:right w:val="none" w:sz="0" w:space="0" w:color="auto"/>
                  </w:divBdr>
                  <w:divsChild>
                    <w:div w:id="2144106572">
                      <w:marLeft w:val="0"/>
                      <w:marRight w:val="0"/>
                      <w:marTop w:val="0"/>
                      <w:marBottom w:val="0"/>
                      <w:divBdr>
                        <w:top w:val="none" w:sz="0" w:space="0" w:color="auto"/>
                        <w:left w:val="none" w:sz="0" w:space="0" w:color="auto"/>
                        <w:bottom w:val="none" w:sz="0" w:space="0" w:color="auto"/>
                        <w:right w:val="none" w:sz="0" w:space="0" w:color="auto"/>
                      </w:divBdr>
                    </w:div>
                  </w:divsChild>
                </w:div>
                <w:div w:id="919218114">
                  <w:marLeft w:val="0"/>
                  <w:marRight w:val="0"/>
                  <w:marTop w:val="0"/>
                  <w:marBottom w:val="0"/>
                  <w:divBdr>
                    <w:top w:val="none" w:sz="0" w:space="0" w:color="auto"/>
                    <w:left w:val="none" w:sz="0" w:space="0" w:color="auto"/>
                    <w:bottom w:val="none" w:sz="0" w:space="0" w:color="auto"/>
                    <w:right w:val="none" w:sz="0" w:space="0" w:color="auto"/>
                  </w:divBdr>
                  <w:divsChild>
                    <w:div w:id="142502234">
                      <w:marLeft w:val="0"/>
                      <w:marRight w:val="0"/>
                      <w:marTop w:val="0"/>
                      <w:marBottom w:val="0"/>
                      <w:divBdr>
                        <w:top w:val="none" w:sz="0" w:space="0" w:color="auto"/>
                        <w:left w:val="none" w:sz="0" w:space="0" w:color="auto"/>
                        <w:bottom w:val="none" w:sz="0" w:space="0" w:color="auto"/>
                        <w:right w:val="none" w:sz="0" w:space="0" w:color="auto"/>
                      </w:divBdr>
                    </w:div>
                  </w:divsChild>
                </w:div>
                <w:div w:id="1138033903">
                  <w:marLeft w:val="0"/>
                  <w:marRight w:val="0"/>
                  <w:marTop w:val="0"/>
                  <w:marBottom w:val="0"/>
                  <w:divBdr>
                    <w:top w:val="none" w:sz="0" w:space="0" w:color="auto"/>
                    <w:left w:val="none" w:sz="0" w:space="0" w:color="auto"/>
                    <w:bottom w:val="none" w:sz="0" w:space="0" w:color="auto"/>
                    <w:right w:val="none" w:sz="0" w:space="0" w:color="auto"/>
                  </w:divBdr>
                  <w:divsChild>
                    <w:div w:id="1332173672">
                      <w:marLeft w:val="0"/>
                      <w:marRight w:val="0"/>
                      <w:marTop w:val="0"/>
                      <w:marBottom w:val="0"/>
                      <w:divBdr>
                        <w:top w:val="none" w:sz="0" w:space="0" w:color="auto"/>
                        <w:left w:val="none" w:sz="0" w:space="0" w:color="auto"/>
                        <w:bottom w:val="none" w:sz="0" w:space="0" w:color="auto"/>
                        <w:right w:val="none" w:sz="0" w:space="0" w:color="auto"/>
                      </w:divBdr>
                    </w:div>
                  </w:divsChild>
                </w:div>
                <w:div w:id="1183281675">
                  <w:marLeft w:val="0"/>
                  <w:marRight w:val="0"/>
                  <w:marTop w:val="0"/>
                  <w:marBottom w:val="0"/>
                  <w:divBdr>
                    <w:top w:val="none" w:sz="0" w:space="0" w:color="auto"/>
                    <w:left w:val="none" w:sz="0" w:space="0" w:color="auto"/>
                    <w:bottom w:val="none" w:sz="0" w:space="0" w:color="auto"/>
                    <w:right w:val="none" w:sz="0" w:space="0" w:color="auto"/>
                  </w:divBdr>
                  <w:divsChild>
                    <w:div w:id="273488266">
                      <w:marLeft w:val="0"/>
                      <w:marRight w:val="0"/>
                      <w:marTop w:val="0"/>
                      <w:marBottom w:val="0"/>
                      <w:divBdr>
                        <w:top w:val="none" w:sz="0" w:space="0" w:color="auto"/>
                        <w:left w:val="none" w:sz="0" w:space="0" w:color="auto"/>
                        <w:bottom w:val="none" w:sz="0" w:space="0" w:color="auto"/>
                        <w:right w:val="none" w:sz="0" w:space="0" w:color="auto"/>
                      </w:divBdr>
                    </w:div>
                  </w:divsChild>
                </w:div>
                <w:div w:id="1190292976">
                  <w:marLeft w:val="0"/>
                  <w:marRight w:val="0"/>
                  <w:marTop w:val="0"/>
                  <w:marBottom w:val="0"/>
                  <w:divBdr>
                    <w:top w:val="none" w:sz="0" w:space="0" w:color="auto"/>
                    <w:left w:val="none" w:sz="0" w:space="0" w:color="auto"/>
                    <w:bottom w:val="none" w:sz="0" w:space="0" w:color="auto"/>
                    <w:right w:val="none" w:sz="0" w:space="0" w:color="auto"/>
                  </w:divBdr>
                  <w:divsChild>
                    <w:div w:id="1071973972">
                      <w:marLeft w:val="0"/>
                      <w:marRight w:val="0"/>
                      <w:marTop w:val="0"/>
                      <w:marBottom w:val="0"/>
                      <w:divBdr>
                        <w:top w:val="none" w:sz="0" w:space="0" w:color="auto"/>
                        <w:left w:val="none" w:sz="0" w:space="0" w:color="auto"/>
                        <w:bottom w:val="none" w:sz="0" w:space="0" w:color="auto"/>
                        <w:right w:val="none" w:sz="0" w:space="0" w:color="auto"/>
                      </w:divBdr>
                    </w:div>
                  </w:divsChild>
                </w:div>
                <w:div w:id="1364019898">
                  <w:marLeft w:val="0"/>
                  <w:marRight w:val="0"/>
                  <w:marTop w:val="0"/>
                  <w:marBottom w:val="0"/>
                  <w:divBdr>
                    <w:top w:val="none" w:sz="0" w:space="0" w:color="auto"/>
                    <w:left w:val="none" w:sz="0" w:space="0" w:color="auto"/>
                    <w:bottom w:val="none" w:sz="0" w:space="0" w:color="auto"/>
                    <w:right w:val="none" w:sz="0" w:space="0" w:color="auto"/>
                  </w:divBdr>
                  <w:divsChild>
                    <w:div w:id="1889418136">
                      <w:marLeft w:val="0"/>
                      <w:marRight w:val="0"/>
                      <w:marTop w:val="0"/>
                      <w:marBottom w:val="0"/>
                      <w:divBdr>
                        <w:top w:val="none" w:sz="0" w:space="0" w:color="auto"/>
                        <w:left w:val="none" w:sz="0" w:space="0" w:color="auto"/>
                        <w:bottom w:val="none" w:sz="0" w:space="0" w:color="auto"/>
                        <w:right w:val="none" w:sz="0" w:space="0" w:color="auto"/>
                      </w:divBdr>
                    </w:div>
                  </w:divsChild>
                </w:div>
                <w:div w:id="1506048009">
                  <w:marLeft w:val="0"/>
                  <w:marRight w:val="0"/>
                  <w:marTop w:val="0"/>
                  <w:marBottom w:val="0"/>
                  <w:divBdr>
                    <w:top w:val="none" w:sz="0" w:space="0" w:color="auto"/>
                    <w:left w:val="none" w:sz="0" w:space="0" w:color="auto"/>
                    <w:bottom w:val="none" w:sz="0" w:space="0" w:color="auto"/>
                    <w:right w:val="none" w:sz="0" w:space="0" w:color="auto"/>
                  </w:divBdr>
                  <w:divsChild>
                    <w:div w:id="129329238">
                      <w:marLeft w:val="0"/>
                      <w:marRight w:val="0"/>
                      <w:marTop w:val="0"/>
                      <w:marBottom w:val="0"/>
                      <w:divBdr>
                        <w:top w:val="none" w:sz="0" w:space="0" w:color="auto"/>
                        <w:left w:val="none" w:sz="0" w:space="0" w:color="auto"/>
                        <w:bottom w:val="none" w:sz="0" w:space="0" w:color="auto"/>
                        <w:right w:val="none" w:sz="0" w:space="0" w:color="auto"/>
                      </w:divBdr>
                    </w:div>
                  </w:divsChild>
                </w:div>
                <w:div w:id="1698457663">
                  <w:marLeft w:val="0"/>
                  <w:marRight w:val="0"/>
                  <w:marTop w:val="0"/>
                  <w:marBottom w:val="0"/>
                  <w:divBdr>
                    <w:top w:val="none" w:sz="0" w:space="0" w:color="auto"/>
                    <w:left w:val="none" w:sz="0" w:space="0" w:color="auto"/>
                    <w:bottom w:val="none" w:sz="0" w:space="0" w:color="auto"/>
                    <w:right w:val="none" w:sz="0" w:space="0" w:color="auto"/>
                  </w:divBdr>
                  <w:divsChild>
                    <w:div w:id="1057241848">
                      <w:marLeft w:val="0"/>
                      <w:marRight w:val="0"/>
                      <w:marTop w:val="0"/>
                      <w:marBottom w:val="0"/>
                      <w:divBdr>
                        <w:top w:val="none" w:sz="0" w:space="0" w:color="auto"/>
                        <w:left w:val="none" w:sz="0" w:space="0" w:color="auto"/>
                        <w:bottom w:val="none" w:sz="0" w:space="0" w:color="auto"/>
                        <w:right w:val="none" w:sz="0" w:space="0" w:color="auto"/>
                      </w:divBdr>
                    </w:div>
                  </w:divsChild>
                </w:div>
                <w:div w:id="1734348006">
                  <w:marLeft w:val="0"/>
                  <w:marRight w:val="0"/>
                  <w:marTop w:val="0"/>
                  <w:marBottom w:val="0"/>
                  <w:divBdr>
                    <w:top w:val="none" w:sz="0" w:space="0" w:color="auto"/>
                    <w:left w:val="none" w:sz="0" w:space="0" w:color="auto"/>
                    <w:bottom w:val="none" w:sz="0" w:space="0" w:color="auto"/>
                    <w:right w:val="none" w:sz="0" w:space="0" w:color="auto"/>
                  </w:divBdr>
                  <w:divsChild>
                    <w:div w:id="1634486169">
                      <w:marLeft w:val="0"/>
                      <w:marRight w:val="0"/>
                      <w:marTop w:val="0"/>
                      <w:marBottom w:val="0"/>
                      <w:divBdr>
                        <w:top w:val="none" w:sz="0" w:space="0" w:color="auto"/>
                        <w:left w:val="none" w:sz="0" w:space="0" w:color="auto"/>
                        <w:bottom w:val="none" w:sz="0" w:space="0" w:color="auto"/>
                        <w:right w:val="none" w:sz="0" w:space="0" w:color="auto"/>
                      </w:divBdr>
                    </w:div>
                  </w:divsChild>
                </w:div>
                <w:div w:id="1746999726">
                  <w:marLeft w:val="0"/>
                  <w:marRight w:val="0"/>
                  <w:marTop w:val="0"/>
                  <w:marBottom w:val="0"/>
                  <w:divBdr>
                    <w:top w:val="none" w:sz="0" w:space="0" w:color="auto"/>
                    <w:left w:val="none" w:sz="0" w:space="0" w:color="auto"/>
                    <w:bottom w:val="none" w:sz="0" w:space="0" w:color="auto"/>
                    <w:right w:val="none" w:sz="0" w:space="0" w:color="auto"/>
                  </w:divBdr>
                  <w:divsChild>
                    <w:div w:id="1761025025">
                      <w:marLeft w:val="0"/>
                      <w:marRight w:val="0"/>
                      <w:marTop w:val="0"/>
                      <w:marBottom w:val="0"/>
                      <w:divBdr>
                        <w:top w:val="none" w:sz="0" w:space="0" w:color="auto"/>
                        <w:left w:val="none" w:sz="0" w:space="0" w:color="auto"/>
                        <w:bottom w:val="none" w:sz="0" w:space="0" w:color="auto"/>
                        <w:right w:val="none" w:sz="0" w:space="0" w:color="auto"/>
                      </w:divBdr>
                    </w:div>
                  </w:divsChild>
                </w:div>
                <w:div w:id="1796564372">
                  <w:marLeft w:val="0"/>
                  <w:marRight w:val="0"/>
                  <w:marTop w:val="0"/>
                  <w:marBottom w:val="0"/>
                  <w:divBdr>
                    <w:top w:val="none" w:sz="0" w:space="0" w:color="auto"/>
                    <w:left w:val="none" w:sz="0" w:space="0" w:color="auto"/>
                    <w:bottom w:val="none" w:sz="0" w:space="0" w:color="auto"/>
                    <w:right w:val="none" w:sz="0" w:space="0" w:color="auto"/>
                  </w:divBdr>
                  <w:divsChild>
                    <w:div w:id="1818494262">
                      <w:marLeft w:val="0"/>
                      <w:marRight w:val="0"/>
                      <w:marTop w:val="0"/>
                      <w:marBottom w:val="0"/>
                      <w:divBdr>
                        <w:top w:val="none" w:sz="0" w:space="0" w:color="auto"/>
                        <w:left w:val="none" w:sz="0" w:space="0" w:color="auto"/>
                        <w:bottom w:val="none" w:sz="0" w:space="0" w:color="auto"/>
                        <w:right w:val="none" w:sz="0" w:space="0" w:color="auto"/>
                      </w:divBdr>
                    </w:div>
                  </w:divsChild>
                </w:div>
                <w:div w:id="1841576241">
                  <w:marLeft w:val="0"/>
                  <w:marRight w:val="0"/>
                  <w:marTop w:val="0"/>
                  <w:marBottom w:val="0"/>
                  <w:divBdr>
                    <w:top w:val="none" w:sz="0" w:space="0" w:color="auto"/>
                    <w:left w:val="none" w:sz="0" w:space="0" w:color="auto"/>
                    <w:bottom w:val="none" w:sz="0" w:space="0" w:color="auto"/>
                    <w:right w:val="none" w:sz="0" w:space="0" w:color="auto"/>
                  </w:divBdr>
                  <w:divsChild>
                    <w:div w:id="169024907">
                      <w:marLeft w:val="0"/>
                      <w:marRight w:val="0"/>
                      <w:marTop w:val="0"/>
                      <w:marBottom w:val="0"/>
                      <w:divBdr>
                        <w:top w:val="none" w:sz="0" w:space="0" w:color="auto"/>
                        <w:left w:val="none" w:sz="0" w:space="0" w:color="auto"/>
                        <w:bottom w:val="none" w:sz="0" w:space="0" w:color="auto"/>
                        <w:right w:val="none" w:sz="0" w:space="0" w:color="auto"/>
                      </w:divBdr>
                    </w:div>
                  </w:divsChild>
                </w:div>
                <w:div w:id="1885825428">
                  <w:marLeft w:val="0"/>
                  <w:marRight w:val="0"/>
                  <w:marTop w:val="0"/>
                  <w:marBottom w:val="0"/>
                  <w:divBdr>
                    <w:top w:val="none" w:sz="0" w:space="0" w:color="auto"/>
                    <w:left w:val="none" w:sz="0" w:space="0" w:color="auto"/>
                    <w:bottom w:val="none" w:sz="0" w:space="0" w:color="auto"/>
                    <w:right w:val="none" w:sz="0" w:space="0" w:color="auto"/>
                  </w:divBdr>
                  <w:divsChild>
                    <w:div w:id="1968120634">
                      <w:marLeft w:val="0"/>
                      <w:marRight w:val="0"/>
                      <w:marTop w:val="0"/>
                      <w:marBottom w:val="0"/>
                      <w:divBdr>
                        <w:top w:val="none" w:sz="0" w:space="0" w:color="auto"/>
                        <w:left w:val="none" w:sz="0" w:space="0" w:color="auto"/>
                        <w:bottom w:val="none" w:sz="0" w:space="0" w:color="auto"/>
                        <w:right w:val="none" w:sz="0" w:space="0" w:color="auto"/>
                      </w:divBdr>
                    </w:div>
                  </w:divsChild>
                </w:div>
                <w:div w:id="1894929025">
                  <w:marLeft w:val="0"/>
                  <w:marRight w:val="0"/>
                  <w:marTop w:val="0"/>
                  <w:marBottom w:val="0"/>
                  <w:divBdr>
                    <w:top w:val="none" w:sz="0" w:space="0" w:color="auto"/>
                    <w:left w:val="none" w:sz="0" w:space="0" w:color="auto"/>
                    <w:bottom w:val="none" w:sz="0" w:space="0" w:color="auto"/>
                    <w:right w:val="none" w:sz="0" w:space="0" w:color="auto"/>
                  </w:divBdr>
                  <w:divsChild>
                    <w:div w:id="1060059326">
                      <w:marLeft w:val="0"/>
                      <w:marRight w:val="0"/>
                      <w:marTop w:val="0"/>
                      <w:marBottom w:val="0"/>
                      <w:divBdr>
                        <w:top w:val="none" w:sz="0" w:space="0" w:color="auto"/>
                        <w:left w:val="none" w:sz="0" w:space="0" w:color="auto"/>
                        <w:bottom w:val="none" w:sz="0" w:space="0" w:color="auto"/>
                        <w:right w:val="none" w:sz="0" w:space="0" w:color="auto"/>
                      </w:divBdr>
                    </w:div>
                  </w:divsChild>
                </w:div>
                <w:div w:id="1943301251">
                  <w:marLeft w:val="0"/>
                  <w:marRight w:val="0"/>
                  <w:marTop w:val="0"/>
                  <w:marBottom w:val="0"/>
                  <w:divBdr>
                    <w:top w:val="none" w:sz="0" w:space="0" w:color="auto"/>
                    <w:left w:val="none" w:sz="0" w:space="0" w:color="auto"/>
                    <w:bottom w:val="none" w:sz="0" w:space="0" w:color="auto"/>
                    <w:right w:val="none" w:sz="0" w:space="0" w:color="auto"/>
                  </w:divBdr>
                  <w:divsChild>
                    <w:div w:id="313068871">
                      <w:marLeft w:val="0"/>
                      <w:marRight w:val="0"/>
                      <w:marTop w:val="0"/>
                      <w:marBottom w:val="0"/>
                      <w:divBdr>
                        <w:top w:val="none" w:sz="0" w:space="0" w:color="auto"/>
                        <w:left w:val="none" w:sz="0" w:space="0" w:color="auto"/>
                        <w:bottom w:val="none" w:sz="0" w:space="0" w:color="auto"/>
                        <w:right w:val="none" w:sz="0" w:space="0" w:color="auto"/>
                      </w:divBdr>
                    </w:div>
                  </w:divsChild>
                </w:div>
                <w:div w:id="2085028767">
                  <w:marLeft w:val="0"/>
                  <w:marRight w:val="0"/>
                  <w:marTop w:val="0"/>
                  <w:marBottom w:val="0"/>
                  <w:divBdr>
                    <w:top w:val="none" w:sz="0" w:space="0" w:color="auto"/>
                    <w:left w:val="none" w:sz="0" w:space="0" w:color="auto"/>
                    <w:bottom w:val="none" w:sz="0" w:space="0" w:color="auto"/>
                    <w:right w:val="none" w:sz="0" w:space="0" w:color="auto"/>
                  </w:divBdr>
                  <w:divsChild>
                    <w:div w:id="67137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445064">
          <w:marLeft w:val="0"/>
          <w:marRight w:val="0"/>
          <w:marTop w:val="0"/>
          <w:marBottom w:val="0"/>
          <w:divBdr>
            <w:top w:val="none" w:sz="0" w:space="0" w:color="auto"/>
            <w:left w:val="none" w:sz="0" w:space="0" w:color="auto"/>
            <w:bottom w:val="none" w:sz="0" w:space="0" w:color="auto"/>
            <w:right w:val="none" w:sz="0" w:space="0" w:color="auto"/>
          </w:divBdr>
        </w:div>
        <w:div w:id="1720130067">
          <w:marLeft w:val="0"/>
          <w:marRight w:val="0"/>
          <w:marTop w:val="0"/>
          <w:marBottom w:val="0"/>
          <w:divBdr>
            <w:top w:val="none" w:sz="0" w:space="0" w:color="auto"/>
            <w:left w:val="none" w:sz="0" w:space="0" w:color="auto"/>
            <w:bottom w:val="none" w:sz="0" w:space="0" w:color="auto"/>
            <w:right w:val="none" w:sz="0" w:space="0" w:color="auto"/>
          </w:divBdr>
        </w:div>
        <w:div w:id="1732196487">
          <w:marLeft w:val="0"/>
          <w:marRight w:val="0"/>
          <w:marTop w:val="0"/>
          <w:marBottom w:val="0"/>
          <w:divBdr>
            <w:top w:val="none" w:sz="0" w:space="0" w:color="auto"/>
            <w:left w:val="none" w:sz="0" w:space="0" w:color="auto"/>
            <w:bottom w:val="none" w:sz="0" w:space="0" w:color="auto"/>
            <w:right w:val="none" w:sz="0" w:space="0" w:color="auto"/>
          </w:divBdr>
        </w:div>
        <w:div w:id="1768767295">
          <w:marLeft w:val="0"/>
          <w:marRight w:val="0"/>
          <w:marTop w:val="0"/>
          <w:marBottom w:val="0"/>
          <w:divBdr>
            <w:top w:val="none" w:sz="0" w:space="0" w:color="auto"/>
            <w:left w:val="none" w:sz="0" w:space="0" w:color="auto"/>
            <w:bottom w:val="none" w:sz="0" w:space="0" w:color="auto"/>
            <w:right w:val="none" w:sz="0" w:space="0" w:color="auto"/>
          </w:divBdr>
        </w:div>
        <w:div w:id="1800108882">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1859924733">
          <w:marLeft w:val="0"/>
          <w:marRight w:val="0"/>
          <w:marTop w:val="0"/>
          <w:marBottom w:val="0"/>
          <w:divBdr>
            <w:top w:val="none" w:sz="0" w:space="0" w:color="auto"/>
            <w:left w:val="none" w:sz="0" w:space="0" w:color="auto"/>
            <w:bottom w:val="none" w:sz="0" w:space="0" w:color="auto"/>
            <w:right w:val="none" w:sz="0" w:space="0" w:color="auto"/>
          </w:divBdr>
        </w:div>
        <w:div w:id="1861820255">
          <w:marLeft w:val="0"/>
          <w:marRight w:val="0"/>
          <w:marTop w:val="0"/>
          <w:marBottom w:val="0"/>
          <w:divBdr>
            <w:top w:val="none" w:sz="0" w:space="0" w:color="auto"/>
            <w:left w:val="none" w:sz="0" w:space="0" w:color="auto"/>
            <w:bottom w:val="none" w:sz="0" w:space="0" w:color="auto"/>
            <w:right w:val="none" w:sz="0" w:space="0" w:color="auto"/>
          </w:divBdr>
        </w:div>
        <w:div w:id="1874339786">
          <w:marLeft w:val="0"/>
          <w:marRight w:val="0"/>
          <w:marTop w:val="0"/>
          <w:marBottom w:val="0"/>
          <w:divBdr>
            <w:top w:val="none" w:sz="0" w:space="0" w:color="auto"/>
            <w:left w:val="none" w:sz="0" w:space="0" w:color="auto"/>
            <w:bottom w:val="none" w:sz="0" w:space="0" w:color="auto"/>
            <w:right w:val="none" w:sz="0" w:space="0" w:color="auto"/>
          </w:divBdr>
        </w:div>
        <w:div w:id="1877740786">
          <w:marLeft w:val="0"/>
          <w:marRight w:val="0"/>
          <w:marTop w:val="0"/>
          <w:marBottom w:val="0"/>
          <w:divBdr>
            <w:top w:val="none" w:sz="0" w:space="0" w:color="auto"/>
            <w:left w:val="none" w:sz="0" w:space="0" w:color="auto"/>
            <w:bottom w:val="none" w:sz="0" w:space="0" w:color="auto"/>
            <w:right w:val="none" w:sz="0" w:space="0" w:color="auto"/>
          </w:divBdr>
        </w:div>
        <w:div w:id="1880320879">
          <w:marLeft w:val="0"/>
          <w:marRight w:val="0"/>
          <w:marTop w:val="0"/>
          <w:marBottom w:val="0"/>
          <w:divBdr>
            <w:top w:val="none" w:sz="0" w:space="0" w:color="auto"/>
            <w:left w:val="none" w:sz="0" w:space="0" w:color="auto"/>
            <w:bottom w:val="none" w:sz="0" w:space="0" w:color="auto"/>
            <w:right w:val="none" w:sz="0" w:space="0" w:color="auto"/>
          </w:divBdr>
        </w:div>
        <w:div w:id="1903247743">
          <w:marLeft w:val="0"/>
          <w:marRight w:val="0"/>
          <w:marTop w:val="0"/>
          <w:marBottom w:val="0"/>
          <w:divBdr>
            <w:top w:val="none" w:sz="0" w:space="0" w:color="auto"/>
            <w:left w:val="none" w:sz="0" w:space="0" w:color="auto"/>
            <w:bottom w:val="none" w:sz="0" w:space="0" w:color="auto"/>
            <w:right w:val="none" w:sz="0" w:space="0" w:color="auto"/>
          </w:divBdr>
        </w:div>
        <w:div w:id="1956016367">
          <w:marLeft w:val="0"/>
          <w:marRight w:val="0"/>
          <w:marTop w:val="0"/>
          <w:marBottom w:val="0"/>
          <w:divBdr>
            <w:top w:val="none" w:sz="0" w:space="0" w:color="auto"/>
            <w:left w:val="none" w:sz="0" w:space="0" w:color="auto"/>
            <w:bottom w:val="none" w:sz="0" w:space="0" w:color="auto"/>
            <w:right w:val="none" w:sz="0" w:space="0" w:color="auto"/>
          </w:divBdr>
        </w:div>
        <w:div w:id="1991788057">
          <w:marLeft w:val="0"/>
          <w:marRight w:val="0"/>
          <w:marTop w:val="0"/>
          <w:marBottom w:val="0"/>
          <w:divBdr>
            <w:top w:val="none" w:sz="0" w:space="0" w:color="auto"/>
            <w:left w:val="none" w:sz="0" w:space="0" w:color="auto"/>
            <w:bottom w:val="none" w:sz="0" w:space="0" w:color="auto"/>
            <w:right w:val="none" w:sz="0" w:space="0" w:color="auto"/>
          </w:divBdr>
        </w:div>
        <w:div w:id="2142963350">
          <w:marLeft w:val="0"/>
          <w:marRight w:val="0"/>
          <w:marTop w:val="0"/>
          <w:marBottom w:val="0"/>
          <w:divBdr>
            <w:top w:val="none" w:sz="0" w:space="0" w:color="auto"/>
            <w:left w:val="none" w:sz="0" w:space="0" w:color="auto"/>
            <w:bottom w:val="none" w:sz="0" w:space="0" w:color="auto"/>
            <w:right w:val="none" w:sz="0" w:space="0" w:color="auto"/>
          </w:divBdr>
        </w:div>
      </w:divsChild>
    </w:div>
    <w:div w:id="373623204">
      <w:bodyDiv w:val="1"/>
      <w:marLeft w:val="0"/>
      <w:marRight w:val="0"/>
      <w:marTop w:val="0"/>
      <w:marBottom w:val="0"/>
      <w:divBdr>
        <w:top w:val="none" w:sz="0" w:space="0" w:color="auto"/>
        <w:left w:val="none" w:sz="0" w:space="0" w:color="auto"/>
        <w:bottom w:val="none" w:sz="0" w:space="0" w:color="auto"/>
        <w:right w:val="none" w:sz="0" w:space="0" w:color="auto"/>
      </w:divBdr>
      <w:divsChild>
        <w:div w:id="609819223">
          <w:marLeft w:val="0"/>
          <w:marRight w:val="0"/>
          <w:marTop w:val="0"/>
          <w:marBottom w:val="0"/>
          <w:divBdr>
            <w:top w:val="none" w:sz="0" w:space="0" w:color="auto"/>
            <w:left w:val="none" w:sz="0" w:space="0" w:color="auto"/>
            <w:bottom w:val="none" w:sz="0" w:space="0" w:color="auto"/>
            <w:right w:val="none" w:sz="0" w:space="0" w:color="auto"/>
          </w:divBdr>
        </w:div>
        <w:div w:id="1432120358">
          <w:marLeft w:val="0"/>
          <w:marRight w:val="0"/>
          <w:marTop w:val="0"/>
          <w:marBottom w:val="0"/>
          <w:divBdr>
            <w:top w:val="none" w:sz="0" w:space="0" w:color="auto"/>
            <w:left w:val="none" w:sz="0" w:space="0" w:color="auto"/>
            <w:bottom w:val="none" w:sz="0" w:space="0" w:color="auto"/>
            <w:right w:val="none" w:sz="0" w:space="0" w:color="auto"/>
          </w:divBdr>
        </w:div>
      </w:divsChild>
    </w:div>
    <w:div w:id="579022134">
      <w:bodyDiv w:val="1"/>
      <w:marLeft w:val="0"/>
      <w:marRight w:val="0"/>
      <w:marTop w:val="0"/>
      <w:marBottom w:val="0"/>
      <w:divBdr>
        <w:top w:val="none" w:sz="0" w:space="0" w:color="auto"/>
        <w:left w:val="none" w:sz="0" w:space="0" w:color="auto"/>
        <w:bottom w:val="none" w:sz="0" w:space="0" w:color="auto"/>
        <w:right w:val="none" w:sz="0" w:space="0" w:color="auto"/>
      </w:divBdr>
      <w:divsChild>
        <w:div w:id="1048602215">
          <w:marLeft w:val="0"/>
          <w:marRight w:val="0"/>
          <w:marTop w:val="0"/>
          <w:marBottom w:val="0"/>
          <w:divBdr>
            <w:top w:val="none" w:sz="0" w:space="0" w:color="auto"/>
            <w:left w:val="none" w:sz="0" w:space="0" w:color="auto"/>
            <w:bottom w:val="none" w:sz="0" w:space="0" w:color="auto"/>
            <w:right w:val="none" w:sz="0" w:space="0" w:color="auto"/>
          </w:divBdr>
        </w:div>
        <w:div w:id="1977056893">
          <w:marLeft w:val="0"/>
          <w:marRight w:val="0"/>
          <w:marTop w:val="0"/>
          <w:marBottom w:val="0"/>
          <w:divBdr>
            <w:top w:val="none" w:sz="0" w:space="0" w:color="auto"/>
            <w:left w:val="none" w:sz="0" w:space="0" w:color="auto"/>
            <w:bottom w:val="none" w:sz="0" w:space="0" w:color="auto"/>
            <w:right w:val="none" w:sz="0" w:space="0" w:color="auto"/>
          </w:divBdr>
        </w:div>
      </w:divsChild>
    </w:div>
    <w:div w:id="788475183">
      <w:bodyDiv w:val="1"/>
      <w:marLeft w:val="0"/>
      <w:marRight w:val="0"/>
      <w:marTop w:val="0"/>
      <w:marBottom w:val="0"/>
      <w:divBdr>
        <w:top w:val="none" w:sz="0" w:space="0" w:color="auto"/>
        <w:left w:val="none" w:sz="0" w:space="0" w:color="auto"/>
        <w:bottom w:val="none" w:sz="0" w:space="0" w:color="auto"/>
        <w:right w:val="none" w:sz="0" w:space="0" w:color="auto"/>
      </w:divBdr>
      <w:divsChild>
        <w:div w:id="77948936">
          <w:marLeft w:val="0"/>
          <w:marRight w:val="0"/>
          <w:marTop w:val="0"/>
          <w:marBottom w:val="0"/>
          <w:divBdr>
            <w:top w:val="none" w:sz="0" w:space="0" w:color="auto"/>
            <w:left w:val="none" w:sz="0" w:space="0" w:color="auto"/>
            <w:bottom w:val="none" w:sz="0" w:space="0" w:color="auto"/>
            <w:right w:val="none" w:sz="0" w:space="0" w:color="auto"/>
          </w:divBdr>
        </w:div>
        <w:div w:id="155658753">
          <w:marLeft w:val="0"/>
          <w:marRight w:val="0"/>
          <w:marTop w:val="0"/>
          <w:marBottom w:val="0"/>
          <w:divBdr>
            <w:top w:val="none" w:sz="0" w:space="0" w:color="auto"/>
            <w:left w:val="none" w:sz="0" w:space="0" w:color="auto"/>
            <w:bottom w:val="none" w:sz="0" w:space="0" w:color="auto"/>
            <w:right w:val="none" w:sz="0" w:space="0" w:color="auto"/>
          </w:divBdr>
        </w:div>
        <w:div w:id="167184096">
          <w:marLeft w:val="0"/>
          <w:marRight w:val="0"/>
          <w:marTop w:val="0"/>
          <w:marBottom w:val="0"/>
          <w:divBdr>
            <w:top w:val="none" w:sz="0" w:space="0" w:color="auto"/>
            <w:left w:val="none" w:sz="0" w:space="0" w:color="auto"/>
            <w:bottom w:val="none" w:sz="0" w:space="0" w:color="auto"/>
            <w:right w:val="none" w:sz="0" w:space="0" w:color="auto"/>
          </w:divBdr>
        </w:div>
        <w:div w:id="376508160">
          <w:marLeft w:val="0"/>
          <w:marRight w:val="0"/>
          <w:marTop w:val="0"/>
          <w:marBottom w:val="0"/>
          <w:divBdr>
            <w:top w:val="none" w:sz="0" w:space="0" w:color="auto"/>
            <w:left w:val="none" w:sz="0" w:space="0" w:color="auto"/>
            <w:bottom w:val="none" w:sz="0" w:space="0" w:color="auto"/>
            <w:right w:val="none" w:sz="0" w:space="0" w:color="auto"/>
          </w:divBdr>
        </w:div>
        <w:div w:id="461114588">
          <w:marLeft w:val="0"/>
          <w:marRight w:val="0"/>
          <w:marTop w:val="0"/>
          <w:marBottom w:val="0"/>
          <w:divBdr>
            <w:top w:val="none" w:sz="0" w:space="0" w:color="auto"/>
            <w:left w:val="none" w:sz="0" w:space="0" w:color="auto"/>
            <w:bottom w:val="none" w:sz="0" w:space="0" w:color="auto"/>
            <w:right w:val="none" w:sz="0" w:space="0" w:color="auto"/>
          </w:divBdr>
        </w:div>
        <w:div w:id="616764149">
          <w:marLeft w:val="0"/>
          <w:marRight w:val="0"/>
          <w:marTop w:val="0"/>
          <w:marBottom w:val="0"/>
          <w:divBdr>
            <w:top w:val="none" w:sz="0" w:space="0" w:color="auto"/>
            <w:left w:val="none" w:sz="0" w:space="0" w:color="auto"/>
            <w:bottom w:val="none" w:sz="0" w:space="0" w:color="auto"/>
            <w:right w:val="none" w:sz="0" w:space="0" w:color="auto"/>
          </w:divBdr>
          <w:divsChild>
            <w:div w:id="438987731">
              <w:marLeft w:val="-75"/>
              <w:marRight w:val="0"/>
              <w:marTop w:val="30"/>
              <w:marBottom w:val="30"/>
              <w:divBdr>
                <w:top w:val="none" w:sz="0" w:space="0" w:color="auto"/>
                <w:left w:val="none" w:sz="0" w:space="0" w:color="auto"/>
                <w:bottom w:val="none" w:sz="0" w:space="0" w:color="auto"/>
                <w:right w:val="none" w:sz="0" w:space="0" w:color="auto"/>
              </w:divBdr>
              <w:divsChild>
                <w:div w:id="51972518">
                  <w:marLeft w:val="0"/>
                  <w:marRight w:val="0"/>
                  <w:marTop w:val="0"/>
                  <w:marBottom w:val="0"/>
                  <w:divBdr>
                    <w:top w:val="none" w:sz="0" w:space="0" w:color="auto"/>
                    <w:left w:val="none" w:sz="0" w:space="0" w:color="auto"/>
                    <w:bottom w:val="none" w:sz="0" w:space="0" w:color="auto"/>
                    <w:right w:val="none" w:sz="0" w:space="0" w:color="auto"/>
                  </w:divBdr>
                  <w:divsChild>
                    <w:div w:id="348676596">
                      <w:marLeft w:val="0"/>
                      <w:marRight w:val="0"/>
                      <w:marTop w:val="0"/>
                      <w:marBottom w:val="0"/>
                      <w:divBdr>
                        <w:top w:val="none" w:sz="0" w:space="0" w:color="auto"/>
                        <w:left w:val="none" w:sz="0" w:space="0" w:color="auto"/>
                        <w:bottom w:val="none" w:sz="0" w:space="0" w:color="auto"/>
                        <w:right w:val="none" w:sz="0" w:space="0" w:color="auto"/>
                      </w:divBdr>
                    </w:div>
                  </w:divsChild>
                </w:div>
                <w:div w:id="116066525">
                  <w:marLeft w:val="0"/>
                  <w:marRight w:val="0"/>
                  <w:marTop w:val="0"/>
                  <w:marBottom w:val="0"/>
                  <w:divBdr>
                    <w:top w:val="none" w:sz="0" w:space="0" w:color="auto"/>
                    <w:left w:val="none" w:sz="0" w:space="0" w:color="auto"/>
                    <w:bottom w:val="none" w:sz="0" w:space="0" w:color="auto"/>
                    <w:right w:val="none" w:sz="0" w:space="0" w:color="auto"/>
                  </w:divBdr>
                  <w:divsChild>
                    <w:div w:id="1073550471">
                      <w:marLeft w:val="0"/>
                      <w:marRight w:val="0"/>
                      <w:marTop w:val="0"/>
                      <w:marBottom w:val="0"/>
                      <w:divBdr>
                        <w:top w:val="none" w:sz="0" w:space="0" w:color="auto"/>
                        <w:left w:val="none" w:sz="0" w:space="0" w:color="auto"/>
                        <w:bottom w:val="none" w:sz="0" w:space="0" w:color="auto"/>
                        <w:right w:val="none" w:sz="0" w:space="0" w:color="auto"/>
                      </w:divBdr>
                    </w:div>
                  </w:divsChild>
                </w:div>
                <w:div w:id="131604440">
                  <w:marLeft w:val="0"/>
                  <w:marRight w:val="0"/>
                  <w:marTop w:val="0"/>
                  <w:marBottom w:val="0"/>
                  <w:divBdr>
                    <w:top w:val="none" w:sz="0" w:space="0" w:color="auto"/>
                    <w:left w:val="none" w:sz="0" w:space="0" w:color="auto"/>
                    <w:bottom w:val="none" w:sz="0" w:space="0" w:color="auto"/>
                    <w:right w:val="none" w:sz="0" w:space="0" w:color="auto"/>
                  </w:divBdr>
                  <w:divsChild>
                    <w:div w:id="195894050">
                      <w:marLeft w:val="0"/>
                      <w:marRight w:val="0"/>
                      <w:marTop w:val="0"/>
                      <w:marBottom w:val="0"/>
                      <w:divBdr>
                        <w:top w:val="none" w:sz="0" w:space="0" w:color="auto"/>
                        <w:left w:val="none" w:sz="0" w:space="0" w:color="auto"/>
                        <w:bottom w:val="none" w:sz="0" w:space="0" w:color="auto"/>
                        <w:right w:val="none" w:sz="0" w:space="0" w:color="auto"/>
                      </w:divBdr>
                    </w:div>
                  </w:divsChild>
                </w:div>
                <w:div w:id="261109316">
                  <w:marLeft w:val="0"/>
                  <w:marRight w:val="0"/>
                  <w:marTop w:val="0"/>
                  <w:marBottom w:val="0"/>
                  <w:divBdr>
                    <w:top w:val="none" w:sz="0" w:space="0" w:color="auto"/>
                    <w:left w:val="none" w:sz="0" w:space="0" w:color="auto"/>
                    <w:bottom w:val="none" w:sz="0" w:space="0" w:color="auto"/>
                    <w:right w:val="none" w:sz="0" w:space="0" w:color="auto"/>
                  </w:divBdr>
                  <w:divsChild>
                    <w:div w:id="1373118947">
                      <w:marLeft w:val="0"/>
                      <w:marRight w:val="0"/>
                      <w:marTop w:val="0"/>
                      <w:marBottom w:val="0"/>
                      <w:divBdr>
                        <w:top w:val="none" w:sz="0" w:space="0" w:color="auto"/>
                        <w:left w:val="none" w:sz="0" w:space="0" w:color="auto"/>
                        <w:bottom w:val="none" w:sz="0" w:space="0" w:color="auto"/>
                        <w:right w:val="none" w:sz="0" w:space="0" w:color="auto"/>
                      </w:divBdr>
                    </w:div>
                  </w:divsChild>
                </w:div>
                <w:div w:id="617637667">
                  <w:marLeft w:val="0"/>
                  <w:marRight w:val="0"/>
                  <w:marTop w:val="0"/>
                  <w:marBottom w:val="0"/>
                  <w:divBdr>
                    <w:top w:val="none" w:sz="0" w:space="0" w:color="auto"/>
                    <w:left w:val="none" w:sz="0" w:space="0" w:color="auto"/>
                    <w:bottom w:val="none" w:sz="0" w:space="0" w:color="auto"/>
                    <w:right w:val="none" w:sz="0" w:space="0" w:color="auto"/>
                  </w:divBdr>
                  <w:divsChild>
                    <w:div w:id="1019545244">
                      <w:marLeft w:val="0"/>
                      <w:marRight w:val="0"/>
                      <w:marTop w:val="0"/>
                      <w:marBottom w:val="0"/>
                      <w:divBdr>
                        <w:top w:val="none" w:sz="0" w:space="0" w:color="auto"/>
                        <w:left w:val="none" w:sz="0" w:space="0" w:color="auto"/>
                        <w:bottom w:val="none" w:sz="0" w:space="0" w:color="auto"/>
                        <w:right w:val="none" w:sz="0" w:space="0" w:color="auto"/>
                      </w:divBdr>
                    </w:div>
                  </w:divsChild>
                </w:div>
                <w:div w:id="726226251">
                  <w:marLeft w:val="0"/>
                  <w:marRight w:val="0"/>
                  <w:marTop w:val="0"/>
                  <w:marBottom w:val="0"/>
                  <w:divBdr>
                    <w:top w:val="none" w:sz="0" w:space="0" w:color="auto"/>
                    <w:left w:val="none" w:sz="0" w:space="0" w:color="auto"/>
                    <w:bottom w:val="none" w:sz="0" w:space="0" w:color="auto"/>
                    <w:right w:val="none" w:sz="0" w:space="0" w:color="auto"/>
                  </w:divBdr>
                  <w:divsChild>
                    <w:div w:id="820385701">
                      <w:marLeft w:val="0"/>
                      <w:marRight w:val="0"/>
                      <w:marTop w:val="0"/>
                      <w:marBottom w:val="0"/>
                      <w:divBdr>
                        <w:top w:val="none" w:sz="0" w:space="0" w:color="auto"/>
                        <w:left w:val="none" w:sz="0" w:space="0" w:color="auto"/>
                        <w:bottom w:val="none" w:sz="0" w:space="0" w:color="auto"/>
                        <w:right w:val="none" w:sz="0" w:space="0" w:color="auto"/>
                      </w:divBdr>
                    </w:div>
                  </w:divsChild>
                </w:div>
                <w:div w:id="866062139">
                  <w:marLeft w:val="0"/>
                  <w:marRight w:val="0"/>
                  <w:marTop w:val="0"/>
                  <w:marBottom w:val="0"/>
                  <w:divBdr>
                    <w:top w:val="none" w:sz="0" w:space="0" w:color="auto"/>
                    <w:left w:val="none" w:sz="0" w:space="0" w:color="auto"/>
                    <w:bottom w:val="none" w:sz="0" w:space="0" w:color="auto"/>
                    <w:right w:val="none" w:sz="0" w:space="0" w:color="auto"/>
                  </w:divBdr>
                  <w:divsChild>
                    <w:div w:id="1447699817">
                      <w:marLeft w:val="0"/>
                      <w:marRight w:val="0"/>
                      <w:marTop w:val="0"/>
                      <w:marBottom w:val="0"/>
                      <w:divBdr>
                        <w:top w:val="none" w:sz="0" w:space="0" w:color="auto"/>
                        <w:left w:val="none" w:sz="0" w:space="0" w:color="auto"/>
                        <w:bottom w:val="none" w:sz="0" w:space="0" w:color="auto"/>
                        <w:right w:val="none" w:sz="0" w:space="0" w:color="auto"/>
                      </w:divBdr>
                    </w:div>
                  </w:divsChild>
                </w:div>
                <w:div w:id="918444851">
                  <w:marLeft w:val="0"/>
                  <w:marRight w:val="0"/>
                  <w:marTop w:val="0"/>
                  <w:marBottom w:val="0"/>
                  <w:divBdr>
                    <w:top w:val="none" w:sz="0" w:space="0" w:color="auto"/>
                    <w:left w:val="none" w:sz="0" w:space="0" w:color="auto"/>
                    <w:bottom w:val="none" w:sz="0" w:space="0" w:color="auto"/>
                    <w:right w:val="none" w:sz="0" w:space="0" w:color="auto"/>
                  </w:divBdr>
                  <w:divsChild>
                    <w:div w:id="1608804834">
                      <w:marLeft w:val="0"/>
                      <w:marRight w:val="0"/>
                      <w:marTop w:val="0"/>
                      <w:marBottom w:val="0"/>
                      <w:divBdr>
                        <w:top w:val="none" w:sz="0" w:space="0" w:color="auto"/>
                        <w:left w:val="none" w:sz="0" w:space="0" w:color="auto"/>
                        <w:bottom w:val="none" w:sz="0" w:space="0" w:color="auto"/>
                        <w:right w:val="none" w:sz="0" w:space="0" w:color="auto"/>
                      </w:divBdr>
                    </w:div>
                  </w:divsChild>
                </w:div>
                <w:div w:id="1070999228">
                  <w:marLeft w:val="0"/>
                  <w:marRight w:val="0"/>
                  <w:marTop w:val="0"/>
                  <w:marBottom w:val="0"/>
                  <w:divBdr>
                    <w:top w:val="none" w:sz="0" w:space="0" w:color="auto"/>
                    <w:left w:val="none" w:sz="0" w:space="0" w:color="auto"/>
                    <w:bottom w:val="none" w:sz="0" w:space="0" w:color="auto"/>
                    <w:right w:val="none" w:sz="0" w:space="0" w:color="auto"/>
                  </w:divBdr>
                  <w:divsChild>
                    <w:div w:id="1645698960">
                      <w:marLeft w:val="0"/>
                      <w:marRight w:val="0"/>
                      <w:marTop w:val="0"/>
                      <w:marBottom w:val="0"/>
                      <w:divBdr>
                        <w:top w:val="none" w:sz="0" w:space="0" w:color="auto"/>
                        <w:left w:val="none" w:sz="0" w:space="0" w:color="auto"/>
                        <w:bottom w:val="none" w:sz="0" w:space="0" w:color="auto"/>
                        <w:right w:val="none" w:sz="0" w:space="0" w:color="auto"/>
                      </w:divBdr>
                    </w:div>
                  </w:divsChild>
                </w:div>
                <w:div w:id="1318539121">
                  <w:marLeft w:val="0"/>
                  <w:marRight w:val="0"/>
                  <w:marTop w:val="0"/>
                  <w:marBottom w:val="0"/>
                  <w:divBdr>
                    <w:top w:val="none" w:sz="0" w:space="0" w:color="auto"/>
                    <w:left w:val="none" w:sz="0" w:space="0" w:color="auto"/>
                    <w:bottom w:val="none" w:sz="0" w:space="0" w:color="auto"/>
                    <w:right w:val="none" w:sz="0" w:space="0" w:color="auto"/>
                  </w:divBdr>
                  <w:divsChild>
                    <w:div w:id="491138250">
                      <w:marLeft w:val="0"/>
                      <w:marRight w:val="0"/>
                      <w:marTop w:val="0"/>
                      <w:marBottom w:val="0"/>
                      <w:divBdr>
                        <w:top w:val="none" w:sz="0" w:space="0" w:color="auto"/>
                        <w:left w:val="none" w:sz="0" w:space="0" w:color="auto"/>
                        <w:bottom w:val="none" w:sz="0" w:space="0" w:color="auto"/>
                        <w:right w:val="none" w:sz="0" w:space="0" w:color="auto"/>
                      </w:divBdr>
                    </w:div>
                  </w:divsChild>
                </w:div>
                <w:div w:id="1469737051">
                  <w:marLeft w:val="0"/>
                  <w:marRight w:val="0"/>
                  <w:marTop w:val="0"/>
                  <w:marBottom w:val="0"/>
                  <w:divBdr>
                    <w:top w:val="none" w:sz="0" w:space="0" w:color="auto"/>
                    <w:left w:val="none" w:sz="0" w:space="0" w:color="auto"/>
                    <w:bottom w:val="none" w:sz="0" w:space="0" w:color="auto"/>
                    <w:right w:val="none" w:sz="0" w:space="0" w:color="auto"/>
                  </w:divBdr>
                  <w:divsChild>
                    <w:div w:id="1155532693">
                      <w:marLeft w:val="0"/>
                      <w:marRight w:val="0"/>
                      <w:marTop w:val="0"/>
                      <w:marBottom w:val="0"/>
                      <w:divBdr>
                        <w:top w:val="none" w:sz="0" w:space="0" w:color="auto"/>
                        <w:left w:val="none" w:sz="0" w:space="0" w:color="auto"/>
                        <w:bottom w:val="none" w:sz="0" w:space="0" w:color="auto"/>
                        <w:right w:val="none" w:sz="0" w:space="0" w:color="auto"/>
                      </w:divBdr>
                    </w:div>
                  </w:divsChild>
                </w:div>
                <w:div w:id="1946383934">
                  <w:marLeft w:val="0"/>
                  <w:marRight w:val="0"/>
                  <w:marTop w:val="0"/>
                  <w:marBottom w:val="0"/>
                  <w:divBdr>
                    <w:top w:val="none" w:sz="0" w:space="0" w:color="auto"/>
                    <w:left w:val="none" w:sz="0" w:space="0" w:color="auto"/>
                    <w:bottom w:val="none" w:sz="0" w:space="0" w:color="auto"/>
                    <w:right w:val="none" w:sz="0" w:space="0" w:color="auto"/>
                  </w:divBdr>
                  <w:divsChild>
                    <w:div w:id="15043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93952">
          <w:marLeft w:val="0"/>
          <w:marRight w:val="0"/>
          <w:marTop w:val="0"/>
          <w:marBottom w:val="0"/>
          <w:divBdr>
            <w:top w:val="none" w:sz="0" w:space="0" w:color="auto"/>
            <w:left w:val="none" w:sz="0" w:space="0" w:color="auto"/>
            <w:bottom w:val="none" w:sz="0" w:space="0" w:color="auto"/>
            <w:right w:val="none" w:sz="0" w:space="0" w:color="auto"/>
          </w:divBdr>
        </w:div>
        <w:div w:id="1099526952">
          <w:marLeft w:val="0"/>
          <w:marRight w:val="0"/>
          <w:marTop w:val="0"/>
          <w:marBottom w:val="0"/>
          <w:divBdr>
            <w:top w:val="none" w:sz="0" w:space="0" w:color="auto"/>
            <w:left w:val="none" w:sz="0" w:space="0" w:color="auto"/>
            <w:bottom w:val="none" w:sz="0" w:space="0" w:color="auto"/>
            <w:right w:val="none" w:sz="0" w:space="0" w:color="auto"/>
          </w:divBdr>
        </w:div>
        <w:div w:id="1154831069">
          <w:marLeft w:val="0"/>
          <w:marRight w:val="0"/>
          <w:marTop w:val="0"/>
          <w:marBottom w:val="0"/>
          <w:divBdr>
            <w:top w:val="none" w:sz="0" w:space="0" w:color="auto"/>
            <w:left w:val="none" w:sz="0" w:space="0" w:color="auto"/>
            <w:bottom w:val="none" w:sz="0" w:space="0" w:color="auto"/>
            <w:right w:val="none" w:sz="0" w:space="0" w:color="auto"/>
          </w:divBdr>
        </w:div>
        <w:div w:id="1401489671">
          <w:marLeft w:val="0"/>
          <w:marRight w:val="0"/>
          <w:marTop w:val="0"/>
          <w:marBottom w:val="0"/>
          <w:divBdr>
            <w:top w:val="none" w:sz="0" w:space="0" w:color="auto"/>
            <w:left w:val="none" w:sz="0" w:space="0" w:color="auto"/>
            <w:bottom w:val="none" w:sz="0" w:space="0" w:color="auto"/>
            <w:right w:val="none" w:sz="0" w:space="0" w:color="auto"/>
          </w:divBdr>
        </w:div>
        <w:div w:id="1525753622">
          <w:marLeft w:val="0"/>
          <w:marRight w:val="0"/>
          <w:marTop w:val="0"/>
          <w:marBottom w:val="0"/>
          <w:divBdr>
            <w:top w:val="none" w:sz="0" w:space="0" w:color="auto"/>
            <w:left w:val="none" w:sz="0" w:space="0" w:color="auto"/>
            <w:bottom w:val="none" w:sz="0" w:space="0" w:color="auto"/>
            <w:right w:val="none" w:sz="0" w:space="0" w:color="auto"/>
          </w:divBdr>
        </w:div>
        <w:div w:id="1664965413">
          <w:marLeft w:val="0"/>
          <w:marRight w:val="0"/>
          <w:marTop w:val="0"/>
          <w:marBottom w:val="0"/>
          <w:divBdr>
            <w:top w:val="none" w:sz="0" w:space="0" w:color="auto"/>
            <w:left w:val="none" w:sz="0" w:space="0" w:color="auto"/>
            <w:bottom w:val="none" w:sz="0" w:space="0" w:color="auto"/>
            <w:right w:val="none" w:sz="0" w:space="0" w:color="auto"/>
          </w:divBdr>
        </w:div>
        <w:div w:id="1981767623">
          <w:marLeft w:val="0"/>
          <w:marRight w:val="0"/>
          <w:marTop w:val="0"/>
          <w:marBottom w:val="0"/>
          <w:divBdr>
            <w:top w:val="none" w:sz="0" w:space="0" w:color="auto"/>
            <w:left w:val="none" w:sz="0" w:space="0" w:color="auto"/>
            <w:bottom w:val="none" w:sz="0" w:space="0" w:color="auto"/>
            <w:right w:val="none" w:sz="0" w:space="0" w:color="auto"/>
          </w:divBdr>
        </w:div>
        <w:div w:id="2119526124">
          <w:marLeft w:val="0"/>
          <w:marRight w:val="0"/>
          <w:marTop w:val="0"/>
          <w:marBottom w:val="0"/>
          <w:divBdr>
            <w:top w:val="none" w:sz="0" w:space="0" w:color="auto"/>
            <w:left w:val="none" w:sz="0" w:space="0" w:color="auto"/>
            <w:bottom w:val="none" w:sz="0" w:space="0" w:color="auto"/>
            <w:right w:val="none" w:sz="0" w:space="0" w:color="auto"/>
          </w:divBdr>
        </w:div>
      </w:divsChild>
    </w:div>
    <w:div w:id="1057096704">
      <w:bodyDiv w:val="1"/>
      <w:marLeft w:val="0"/>
      <w:marRight w:val="0"/>
      <w:marTop w:val="0"/>
      <w:marBottom w:val="0"/>
      <w:divBdr>
        <w:top w:val="none" w:sz="0" w:space="0" w:color="auto"/>
        <w:left w:val="none" w:sz="0" w:space="0" w:color="auto"/>
        <w:bottom w:val="none" w:sz="0" w:space="0" w:color="auto"/>
        <w:right w:val="none" w:sz="0" w:space="0" w:color="auto"/>
      </w:divBdr>
      <w:divsChild>
        <w:div w:id="139885100">
          <w:marLeft w:val="0"/>
          <w:marRight w:val="0"/>
          <w:marTop w:val="0"/>
          <w:marBottom w:val="0"/>
          <w:divBdr>
            <w:top w:val="none" w:sz="0" w:space="0" w:color="auto"/>
            <w:left w:val="none" w:sz="0" w:space="0" w:color="auto"/>
            <w:bottom w:val="none" w:sz="0" w:space="0" w:color="auto"/>
            <w:right w:val="none" w:sz="0" w:space="0" w:color="auto"/>
          </w:divBdr>
          <w:divsChild>
            <w:div w:id="1252355780">
              <w:marLeft w:val="-75"/>
              <w:marRight w:val="0"/>
              <w:marTop w:val="30"/>
              <w:marBottom w:val="30"/>
              <w:divBdr>
                <w:top w:val="none" w:sz="0" w:space="0" w:color="auto"/>
                <w:left w:val="none" w:sz="0" w:space="0" w:color="auto"/>
                <w:bottom w:val="none" w:sz="0" w:space="0" w:color="auto"/>
                <w:right w:val="none" w:sz="0" w:space="0" w:color="auto"/>
              </w:divBdr>
              <w:divsChild>
                <w:div w:id="147215776">
                  <w:marLeft w:val="0"/>
                  <w:marRight w:val="0"/>
                  <w:marTop w:val="0"/>
                  <w:marBottom w:val="0"/>
                  <w:divBdr>
                    <w:top w:val="none" w:sz="0" w:space="0" w:color="auto"/>
                    <w:left w:val="none" w:sz="0" w:space="0" w:color="auto"/>
                    <w:bottom w:val="none" w:sz="0" w:space="0" w:color="auto"/>
                    <w:right w:val="none" w:sz="0" w:space="0" w:color="auto"/>
                  </w:divBdr>
                  <w:divsChild>
                    <w:div w:id="330109046">
                      <w:marLeft w:val="0"/>
                      <w:marRight w:val="0"/>
                      <w:marTop w:val="0"/>
                      <w:marBottom w:val="0"/>
                      <w:divBdr>
                        <w:top w:val="none" w:sz="0" w:space="0" w:color="auto"/>
                        <w:left w:val="none" w:sz="0" w:space="0" w:color="auto"/>
                        <w:bottom w:val="none" w:sz="0" w:space="0" w:color="auto"/>
                        <w:right w:val="none" w:sz="0" w:space="0" w:color="auto"/>
                      </w:divBdr>
                    </w:div>
                  </w:divsChild>
                </w:div>
                <w:div w:id="147408875">
                  <w:marLeft w:val="0"/>
                  <w:marRight w:val="0"/>
                  <w:marTop w:val="0"/>
                  <w:marBottom w:val="0"/>
                  <w:divBdr>
                    <w:top w:val="none" w:sz="0" w:space="0" w:color="auto"/>
                    <w:left w:val="none" w:sz="0" w:space="0" w:color="auto"/>
                    <w:bottom w:val="none" w:sz="0" w:space="0" w:color="auto"/>
                    <w:right w:val="none" w:sz="0" w:space="0" w:color="auto"/>
                  </w:divBdr>
                  <w:divsChild>
                    <w:div w:id="1868563983">
                      <w:marLeft w:val="0"/>
                      <w:marRight w:val="0"/>
                      <w:marTop w:val="0"/>
                      <w:marBottom w:val="0"/>
                      <w:divBdr>
                        <w:top w:val="none" w:sz="0" w:space="0" w:color="auto"/>
                        <w:left w:val="none" w:sz="0" w:space="0" w:color="auto"/>
                        <w:bottom w:val="none" w:sz="0" w:space="0" w:color="auto"/>
                        <w:right w:val="none" w:sz="0" w:space="0" w:color="auto"/>
                      </w:divBdr>
                    </w:div>
                  </w:divsChild>
                </w:div>
                <w:div w:id="203249083">
                  <w:marLeft w:val="0"/>
                  <w:marRight w:val="0"/>
                  <w:marTop w:val="0"/>
                  <w:marBottom w:val="0"/>
                  <w:divBdr>
                    <w:top w:val="none" w:sz="0" w:space="0" w:color="auto"/>
                    <w:left w:val="none" w:sz="0" w:space="0" w:color="auto"/>
                    <w:bottom w:val="none" w:sz="0" w:space="0" w:color="auto"/>
                    <w:right w:val="none" w:sz="0" w:space="0" w:color="auto"/>
                  </w:divBdr>
                  <w:divsChild>
                    <w:div w:id="81800502">
                      <w:marLeft w:val="0"/>
                      <w:marRight w:val="0"/>
                      <w:marTop w:val="0"/>
                      <w:marBottom w:val="0"/>
                      <w:divBdr>
                        <w:top w:val="none" w:sz="0" w:space="0" w:color="auto"/>
                        <w:left w:val="none" w:sz="0" w:space="0" w:color="auto"/>
                        <w:bottom w:val="none" w:sz="0" w:space="0" w:color="auto"/>
                        <w:right w:val="none" w:sz="0" w:space="0" w:color="auto"/>
                      </w:divBdr>
                    </w:div>
                  </w:divsChild>
                </w:div>
                <w:div w:id="264004399">
                  <w:marLeft w:val="0"/>
                  <w:marRight w:val="0"/>
                  <w:marTop w:val="0"/>
                  <w:marBottom w:val="0"/>
                  <w:divBdr>
                    <w:top w:val="none" w:sz="0" w:space="0" w:color="auto"/>
                    <w:left w:val="none" w:sz="0" w:space="0" w:color="auto"/>
                    <w:bottom w:val="none" w:sz="0" w:space="0" w:color="auto"/>
                    <w:right w:val="none" w:sz="0" w:space="0" w:color="auto"/>
                  </w:divBdr>
                  <w:divsChild>
                    <w:div w:id="1485505486">
                      <w:marLeft w:val="0"/>
                      <w:marRight w:val="0"/>
                      <w:marTop w:val="0"/>
                      <w:marBottom w:val="0"/>
                      <w:divBdr>
                        <w:top w:val="none" w:sz="0" w:space="0" w:color="auto"/>
                        <w:left w:val="none" w:sz="0" w:space="0" w:color="auto"/>
                        <w:bottom w:val="none" w:sz="0" w:space="0" w:color="auto"/>
                        <w:right w:val="none" w:sz="0" w:space="0" w:color="auto"/>
                      </w:divBdr>
                    </w:div>
                  </w:divsChild>
                </w:div>
                <w:div w:id="415248267">
                  <w:marLeft w:val="0"/>
                  <w:marRight w:val="0"/>
                  <w:marTop w:val="0"/>
                  <w:marBottom w:val="0"/>
                  <w:divBdr>
                    <w:top w:val="none" w:sz="0" w:space="0" w:color="auto"/>
                    <w:left w:val="none" w:sz="0" w:space="0" w:color="auto"/>
                    <w:bottom w:val="none" w:sz="0" w:space="0" w:color="auto"/>
                    <w:right w:val="none" w:sz="0" w:space="0" w:color="auto"/>
                  </w:divBdr>
                  <w:divsChild>
                    <w:div w:id="26105612">
                      <w:marLeft w:val="0"/>
                      <w:marRight w:val="0"/>
                      <w:marTop w:val="0"/>
                      <w:marBottom w:val="0"/>
                      <w:divBdr>
                        <w:top w:val="none" w:sz="0" w:space="0" w:color="auto"/>
                        <w:left w:val="none" w:sz="0" w:space="0" w:color="auto"/>
                        <w:bottom w:val="none" w:sz="0" w:space="0" w:color="auto"/>
                        <w:right w:val="none" w:sz="0" w:space="0" w:color="auto"/>
                      </w:divBdr>
                    </w:div>
                  </w:divsChild>
                </w:div>
                <w:div w:id="502672167">
                  <w:marLeft w:val="0"/>
                  <w:marRight w:val="0"/>
                  <w:marTop w:val="0"/>
                  <w:marBottom w:val="0"/>
                  <w:divBdr>
                    <w:top w:val="none" w:sz="0" w:space="0" w:color="auto"/>
                    <w:left w:val="none" w:sz="0" w:space="0" w:color="auto"/>
                    <w:bottom w:val="none" w:sz="0" w:space="0" w:color="auto"/>
                    <w:right w:val="none" w:sz="0" w:space="0" w:color="auto"/>
                  </w:divBdr>
                  <w:divsChild>
                    <w:div w:id="575168503">
                      <w:marLeft w:val="0"/>
                      <w:marRight w:val="0"/>
                      <w:marTop w:val="0"/>
                      <w:marBottom w:val="0"/>
                      <w:divBdr>
                        <w:top w:val="none" w:sz="0" w:space="0" w:color="auto"/>
                        <w:left w:val="none" w:sz="0" w:space="0" w:color="auto"/>
                        <w:bottom w:val="none" w:sz="0" w:space="0" w:color="auto"/>
                        <w:right w:val="none" w:sz="0" w:space="0" w:color="auto"/>
                      </w:divBdr>
                    </w:div>
                  </w:divsChild>
                </w:div>
                <w:div w:id="505900780">
                  <w:marLeft w:val="0"/>
                  <w:marRight w:val="0"/>
                  <w:marTop w:val="0"/>
                  <w:marBottom w:val="0"/>
                  <w:divBdr>
                    <w:top w:val="none" w:sz="0" w:space="0" w:color="auto"/>
                    <w:left w:val="none" w:sz="0" w:space="0" w:color="auto"/>
                    <w:bottom w:val="none" w:sz="0" w:space="0" w:color="auto"/>
                    <w:right w:val="none" w:sz="0" w:space="0" w:color="auto"/>
                  </w:divBdr>
                  <w:divsChild>
                    <w:div w:id="1803114576">
                      <w:marLeft w:val="0"/>
                      <w:marRight w:val="0"/>
                      <w:marTop w:val="0"/>
                      <w:marBottom w:val="0"/>
                      <w:divBdr>
                        <w:top w:val="none" w:sz="0" w:space="0" w:color="auto"/>
                        <w:left w:val="none" w:sz="0" w:space="0" w:color="auto"/>
                        <w:bottom w:val="none" w:sz="0" w:space="0" w:color="auto"/>
                        <w:right w:val="none" w:sz="0" w:space="0" w:color="auto"/>
                      </w:divBdr>
                    </w:div>
                  </w:divsChild>
                </w:div>
                <w:div w:id="546572724">
                  <w:marLeft w:val="0"/>
                  <w:marRight w:val="0"/>
                  <w:marTop w:val="0"/>
                  <w:marBottom w:val="0"/>
                  <w:divBdr>
                    <w:top w:val="none" w:sz="0" w:space="0" w:color="auto"/>
                    <w:left w:val="none" w:sz="0" w:space="0" w:color="auto"/>
                    <w:bottom w:val="none" w:sz="0" w:space="0" w:color="auto"/>
                    <w:right w:val="none" w:sz="0" w:space="0" w:color="auto"/>
                  </w:divBdr>
                  <w:divsChild>
                    <w:div w:id="372342537">
                      <w:marLeft w:val="0"/>
                      <w:marRight w:val="0"/>
                      <w:marTop w:val="0"/>
                      <w:marBottom w:val="0"/>
                      <w:divBdr>
                        <w:top w:val="none" w:sz="0" w:space="0" w:color="auto"/>
                        <w:left w:val="none" w:sz="0" w:space="0" w:color="auto"/>
                        <w:bottom w:val="none" w:sz="0" w:space="0" w:color="auto"/>
                        <w:right w:val="none" w:sz="0" w:space="0" w:color="auto"/>
                      </w:divBdr>
                    </w:div>
                  </w:divsChild>
                </w:div>
                <w:div w:id="725374129">
                  <w:marLeft w:val="0"/>
                  <w:marRight w:val="0"/>
                  <w:marTop w:val="0"/>
                  <w:marBottom w:val="0"/>
                  <w:divBdr>
                    <w:top w:val="none" w:sz="0" w:space="0" w:color="auto"/>
                    <w:left w:val="none" w:sz="0" w:space="0" w:color="auto"/>
                    <w:bottom w:val="none" w:sz="0" w:space="0" w:color="auto"/>
                    <w:right w:val="none" w:sz="0" w:space="0" w:color="auto"/>
                  </w:divBdr>
                  <w:divsChild>
                    <w:div w:id="1299605833">
                      <w:marLeft w:val="0"/>
                      <w:marRight w:val="0"/>
                      <w:marTop w:val="0"/>
                      <w:marBottom w:val="0"/>
                      <w:divBdr>
                        <w:top w:val="none" w:sz="0" w:space="0" w:color="auto"/>
                        <w:left w:val="none" w:sz="0" w:space="0" w:color="auto"/>
                        <w:bottom w:val="none" w:sz="0" w:space="0" w:color="auto"/>
                        <w:right w:val="none" w:sz="0" w:space="0" w:color="auto"/>
                      </w:divBdr>
                    </w:div>
                  </w:divsChild>
                </w:div>
                <w:div w:id="863052035">
                  <w:marLeft w:val="0"/>
                  <w:marRight w:val="0"/>
                  <w:marTop w:val="0"/>
                  <w:marBottom w:val="0"/>
                  <w:divBdr>
                    <w:top w:val="none" w:sz="0" w:space="0" w:color="auto"/>
                    <w:left w:val="none" w:sz="0" w:space="0" w:color="auto"/>
                    <w:bottom w:val="none" w:sz="0" w:space="0" w:color="auto"/>
                    <w:right w:val="none" w:sz="0" w:space="0" w:color="auto"/>
                  </w:divBdr>
                  <w:divsChild>
                    <w:div w:id="2028557216">
                      <w:marLeft w:val="0"/>
                      <w:marRight w:val="0"/>
                      <w:marTop w:val="0"/>
                      <w:marBottom w:val="0"/>
                      <w:divBdr>
                        <w:top w:val="none" w:sz="0" w:space="0" w:color="auto"/>
                        <w:left w:val="none" w:sz="0" w:space="0" w:color="auto"/>
                        <w:bottom w:val="none" w:sz="0" w:space="0" w:color="auto"/>
                        <w:right w:val="none" w:sz="0" w:space="0" w:color="auto"/>
                      </w:divBdr>
                    </w:div>
                  </w:divsChild>
                </w:div>
                <w:div w:id="907304261">
                  <w:marLeft w:val="0"/>
                  <w:marRight w:val="0"/>
                  <w:marTop w:val="0"/>
                  <w:marBottom w:val="0"/>
                  <w:divBdr>
                    <w:top w:val="none" w:sz="0" w:space="0" w:color="auto"/>
                    <w:left w:val="none" w:sz="0" w:space="0" w:color="auto"/>
                    <w:bottom w:val="none" w:sz="0" w:space="0" w:color="auto"/>
                    <w:right w:val="none" w:sz="0" w:space="0" w:color="auto"/>
                  </w:divBdr>
                  <w:divsChild>
                    <w:div w:id="247233002">
                      <w:marLeft w:val="0"/>
                      <w:marRight w:val="0"/>
                      <w:marTop w:val="0"/>
                      <w:marBottom w:val="0"/>
                      <w:divBdr>
                        <w:top w:val="none" w:sz="0" w:space="0" w:color="auto"/>
                        <w:left w:val="none" w:sz="0" w:space="0" w:color="auto"/>
                        <w:bottom w:val="none" w:sz="0" w:space="0" w:color="auto"/>
                        <w:right w:val="none" w:sz="0" w:space="0" w:color="auto"/>
                      </w:divBdr>
                    </w:div>
                  </w:divsChild>
                </w:div>
                <w:div w:id="981665348">
                  <w:marLeft w:val="0"/>
                  <w:marRight w:val="0"/>
                  <w:marTop w:val="0"/>
                  <w:marBottom w:val="0"/>
                  <w:divBdr>
                    <w:top w:val="none" w:sz="0" w:space="0" w:color="auto"/>
                    <w:left w:val="none" w:sz="0" w:space="0" w:color="auto"/>
                    <w:bottom w:val="none" w:sz="0" w:space="0" w:color="auto"/>
                    <w:right w:val="none" w:sz="0" w:space="0" w:color="auto"/>
                  </w:divBdr>
                  <w:divsChild>
                    <w:div w:id="481699130">
                      <w:marLeft w:val="0"/>
                      <w:marRight w:val="0"/>
                      <w:marTop w:val="0"/>
                      <w:marBottom w:val="0"/>
                      <w:divBdr>
                        <w:top w:val="none" w:sz="0" w:space="0" w:color="auto"/>
                        <w:left w:val="none" w:sz="0" w:space="0" w:color="auto"/>
                        <w:bottom w:val="none" w:sz="0" w:space="0" w:color="auto"/>
                        <w:right w:val="none" w:sz="0" w:space="0" w:color="auto"/>
                      </w:divBdr>
                    </w:div>
                  </w:divsChild>
                </w:div>
                <w:div w:id="995373773">
                  <w:marLeft w:val="0"/>
                  <w:marRight w:val="0"/>
                  <w:marTop w:val="0"/>
                  <w:marBottom w:val="0"/>
                  <w:divBdr>
                    <w:top w:val="none" w:sz="0" w:space="0" w:color="auto"/>
                    <w:left w:val="none" w:sz="0" w:space="0" w:color="auto"/>
                    <w:bottom w:val="none" w:sz="0" w:space="0" w:color="auto"/>
                    <w:right w:val="none" w:sz="0" w:space="0" w:color="auto"/>
                  </w:divBdr>
                  <w:divsChild>
                    <w:div w:id="706684085">
                      <w:marLeft w:val="0"/>
                      <w:marRight w:val="0"/>
                      <w:marTop w:val="0"/>
                      <w:marBottom w:val="0"/>
                      <w:divBdr>
                        <w:top w:val="none" w:sz="0" w:space="0" w:color="auto"/>
                        <w:left w:val="none" w:sz="0" w:space="0" w:color="auto"/>
                        <w:bottom w:val="none" w:sz="0" w:space="0" w:color="auto"/>
                        <w:right w:val="none" w:sz="0" w:space="0" w:color="auto"/>
                      </w:divBdr>
                    </w:div>
                  </w:divsChild>
                </w:div>
                <w:div w:id="1051079770">
                  <w:marLeft w:val="0"/>
                  <w:marRight w:val="0"/>
                  <w:marTop w:val="0"/>
                  <w:marBottom w:val="0"/>
                  <w:divBdr>
                    <w:top w:val="none" w:sz="0" w:space="0" w:color="auto"/>
                    <w:left w:val="none" w:sz="0" w:space="0" w:color="auto"/>
                    <w:bottom w:val="none" w:sz="0" w:space="0" w:color="auto"/>
                    <w:right w:val="none" w:sz="0" w:space="0" w:color="auto"/>
                  </w:divBdr>
                  <w:divsChild>
                    <w:div w:id="1435784510">
                      <w:marLeft w:val="0"/>
                      <w:marRight w:val="0"/>
                      <w:marTop w:val="0"/>
                      <w:marBottom w:val="0"/>
                      <w:divBdr>
                        <w:top w:val="none" w:sz="0" w:space="0" w:color="auto"/>
                        <w:left w:val="none" w:sz="0" w:space="0" w:color="auto"/>
                        <w:bottom w:val="none" w:sz="0" w:space="0" w:color="auto"/>
                        <w:right w:val="none" w:sz="0" w:space="0" w:color="auto"/>
                      </w:divBdr>
                    </w:div>
                  </w:divsChild>
                </w:div>
                <w:div w:id="1074084028">
                  <w:marLeft w:val="0"/>
                  <w:marRight w:val="0"/>
                  <w:marTop w:val="0"/>
                  <w:marBottom w:val="0"/>
                  <w:divBdr>
                    <w:top w:val="none" w:sz="0" w:space="0" w:color="auto"/>
                    <w:left w:val="none" w:sz="0" w:space="0" w:color="auto"/>
                    <w:bottom w:val="none" w:sz="0" w:space="0" w:color="auto"/>
                    <w:right w:val="none" w:sz="0" w:space="0" w:color="auto"/>
                  </w:divBdr>
                  <w:divsChild>
                    <w:div w:id="1608348949">
                      <w:marLeft w:val="0"/>
                      <w:marRight w:val="0"/>
                      <w:marTop w:val="0"/>
                      <w:marBottom w:val="0"/>
                      <w:divBdr>
                        <w:top w:val="none" w:sz="0" w:space="0" w:color="auto"/>
                        <w:left w:val="none" w:sz="0" w:space="0" w:color="auto"/>
                        <w:bottom w:val="none" w:sz="0" w:space="0" w:color="auto"/>
                        <w:right w:val="none" w:sz="0" w:space="0" w:color="auto"/>
                      </w:divBdr>
                    </w:div>
                  </w:divsChild>
                </w:div>
                <w:div w:id="1122579016">
                  <w:marLeft w:val="0"/>
                  <w:marRight w:val="0"/>
                  <w:marTop w:val="0"/>
                  <w:marBottom w:val="0"/>
                  <w:divBdr>
                    <w:top w:val="none" w:sz="0" w:space="0" w:color="auto"/>
                    <w:left w:val="none" w:sz="0" w:space="0" w:color="auto"/>
                    <w:bottom w:val="none" w:sz="0" w:space="0" w:color="auto"/>
                    <w:right w:val="none" w:sz="0" w:space="0" w:color="auto"/>
                  </w:divBdr>
                  <w:divsChild>
                    <w:div w:id="230773884">
                      <w:marLeft w:val="0"/>
                      <w:marRight w:val="0"/>
                      <w:marTop w:val="0"/>
                      <w:marBottom w:val="0"/>
                      <w:divBdr>
                        <w:top w:val="none" w:sz="0" w:space="0" w:color="auto"/>
                        <w:left w:val="none" w:sz="0" w:space="0" w:color="auto"/>
                        <w:bottom w:val="none" w:sz="0" w:space="0" w:color="auto"/>
                        <w:right w:val="none" w:sz="0" w:space="0" w:color="auto"/>
                      </w:divBdr>
                    </w:div>
                  </w:divsChild>
                </w:div>
                <w:div w:id="1206983265">
                  <w:marLeft w:val="0"/>
                  <w:marRight w:val="0"/>
                  <w:marTop w:val="0"/>
                  <w:marBottom w:val="0"/>
                  <w:divBdr>
                    <w:top w:val="none" w:sz="0" w:space="0" w:color="auto"/>
                    <w:left w:val="none" w:sz="0" w:space="0" w:color="auto"/>
                    <w:bottom w:val="none" w:sz="0" w:space="0" w:color="auto"/>
                    <w:right w:val="none" w:sz="0" w:space="0" w:color="auto"/>
                  </w:divBdr>
                  <w:divsChild>
                    <w:div w:id="363286372">
                      <w:marLeft w:val="0"/>
                      <w:marRight w:val="0"/>
                      <w:marTop w:val="0"/>
                      <w:marBottom w:val="0"/>
                      <w:divBdr>
                        <w:top w:val="none" w:sz="0" w:space="0" w:color="auto"/>
                        <w:left w:val="none" w:sz="0" w:space="0" w:color="auto"/>
                        <w:bottom w:val="none" w:sz="0" w:space="0" w:color="auto"/>
                        <w:right w:val="none" w:sz="0" w:space="0" w:color="auto"/>
                      </w:divBdr>
                    </w:div>
                  </w:divsChild>
                </w:div>
                <w:div w:id="1215194826">
                  <w:marLeft w:val="0"/>
                  <w:marRight w:val="0"/>
                  <w:marTop w:val="0"/>
                  <w:marBottom w:val="0"/>
                  <w:divBdr>
                    <w:top w:val="none" w:sz="0" w:space="0" w:color="auto"/>
                    <w:left w:val="none" w:sz="0" w:space="0" w:color="auto"/>
                    <w:bottom w:val="none" w:sz="0" w:space="0" w:color="auto"/>
                    <w:right w:val="none" w:sz="0" w:space="0" w:color="auto"/>
                  </w:divBdr>
                  <w:divsChild>
                    <w:div w:id="1969819577">
                      <w:marLeft w:val="0"/>
                      <w:marRight w:val="0"/>
                      <w:marTop w:val="0"/>
                      <w:marBottom w:val="0"/>
                      <w:divBdr>
                        <w:top w:val="none" w:sz="0" w:space="0" w:color="auto"/>
                        <w:left w:val="none" w:sz="0" w:space="0" w:color="auto"/>
                        <w:bottom w:val="none" w:sz="0" w:space="0" w:color="auto"/>
                        <w:right w:val="none" w:sz="0" w:space="0" w:color="auto"/>
                      </w:divBdr>
                    </w:div>
                  </w:divsChild>
                </w:div>
                <w:div w:id="1315985131">
                  <w:marLeft w:val="0"/>
                  <w:marRight w:val="0"/>
                  <w:marTop w:val="0"/>
                  <w:marBottom w:val="0"/>
                  <w:divBdr>
                    <w:top w:val="none" w:sz="0" w:space="0" w:color="auto"/>
                    <w:left w:val="none" w:sz="0" w:space="0" w:color="auto"/>
                    <w:bottom w:val="none" w:sz="0" w:space="0" w:color="auto"/>
                    <w:right w:val="none" w:sz="0" w:space="0" w:color="auto"/>
                  </w:divBdr>
                  <w:divsChild>
                    <w:div w:id="1833131944">
                      <w:marLeft w:val="0"/>
                      <w:marRight w:val="0"/>
                      <w:marTop w:val="0"/>
                      <w:marBottom w:val="0"/>
                      <w:divBdr>
                        <w:top w:val="none" w:sz="0" w:space="0" w:color="auto"/>
                        <w:left w:val="none" w:sz="0" w:space="0" w:color="auto"/>
                        <w:bottom w:val="none" w:sz="0" w:space="0" w:color="auto"/>
                        <w:right w:val="none" w:sz="0" w:space="0" w:color="auto"/>
                      </w:divBdr>
                    </w:div>
                  </w:divsChild>
                </w:div>
                <w:div w:id="1353721129">
                  <w:marLeft w:val="0"/>
                  <w:marRight w:val="0"/>
                  <w:marTop w:val="0"/>
                  <w:marBottom w:val="0"/>
                  <w:divBdr>
                    <w:top w:val="none" w:sz="0" w:space="0" w:color="auto"/>
                    <w:left w:val="none" w:sz="0" w:space="0" w:color="auto"/>
                    <w:bottom w:val="none" w:sz="0" w:space="0" w:color="auto"/>
                    <w:right w:val="none" w:sz="0" w:space="0" w:color="auto"/>
                  </w:divBdr>
                  <w:divsChild>
                    <w:div w:id="1270774758">
                      <w:marLeft w:val="0"/>
                      <w:marRight w:val="0"/>
                      <w:marTop w:val="0"/>
                      <w:marBottom w:val="0"/>
                      <w:divBdr>
                        <w:top w:val="none" w:sz="0" w:space="0" w:color="auto"/>
                        <w:left w:val="none" w:sz="0" w:space="0" w:color="auto"/>
                        <w:bottom w:val="none" w:sz="0" w:space="0" w:color="auto"/>
                        <w:right w:val="none" w:sz="0" w:space="0" w:color="auto"/>
                      </w:divBdr>
                    </w:div>
                  </w:divsChild>
                </w:div>
                <w:div w:id="1415971673">
                  <w:marLeft w:val="0"/>
                  <w:marRight w:val="0"/>
                  <w:marTop w:val="0"/>
                  <w:marBottom w:val="0"/>
                  <w:divBdr>
                    <w:top w:val="none" w:sz="0" w:space="0" w:color="auto"/>
                    <w:left w:val="none" w:sz="0" w:space="0" w:color="auto"/>
                    <w:bottom w:val="none" w:sz="0" w:space="0" w:color="auto"/>
                    <w:right w:val="none" w:sz="0" w:space="0" w:color="auto"/>
                  </w:divBdr>
                  <w:divsChild>
                    <w:div w:id="247543313">
                      <w:marLeft w:val="0"/>
                      <w:marRight w:val="0"/>
                      <w:marTop w:val="0"/>
                      <w:marBottom w:val="0"/>
                      <w:divBdr>
                        <w:top w:val="none" w:sz="0" w:space="0" w:color="auto"/>
                        <w:left w:val="none" w:sz="0" w:space="0" w:color="auto"/>
                        <w:bottom w:val="none" w:sz="0" w:space="0" w:color="auto"/>
                        <w:right w:val="none" w:sz="0" w:space="0" w:color="auto"/>
                      </w:divBdr>
                    </w:div>
                  </w:divsChild>
                </w:div>
                <w:div w:id="1578441398">
                  <w:marLeft w:val="0"/>
                  <w:marRight w:val="0"/>
                  <w:marTop w:val="0"/>
                  <w:marBottom w:val="0"/>
                  <w:divBdr>
                    <w:top w:val="none" w:sz="0" w:space="0" w:color="auto"/>
                    <w:left w:val="none" w:sz="0" w:space="0" w:color="auto"/>
                    <w:bottom w:val="none" w:sz="0" w:space="0" w:color="auto"/>
                    <w:right w:val="none" w:sz="0" w:space="0" w:color="auto"/>
                  </w:divBdr>
                  <w:divsChild>
                    <w:div w:id="1976056028">
                      <w:marLeft w:val="0"/>
                      <w:marRight w:val="0"/>
                      <w:marTop w:val="0"/>
                      <w:marBottom w:val="0"/>
                      <w:divBdr>
                        <w:top w:val="none" w:sz="0" w:space="0" w:color="auto"/>
                        <w:left w:val="none" w:sz="0" w:space="0" w:color="auto"/>
                        <w:bottom w:val="none" w:sz="0" w:space="0" w:color="auto"/>
                        <w:right w:val="none" w:sz="0" w:space="0" w:color="auto"/>
                      </w:divBdr>
                    </w:div>
                  </w:divsChild>
                </w:div>
                <w:div w:id="1675574363">
                  <w:marLeft w:val="0"/>
                  <w:marRight w:val="0"/>
                  <w:marTop w:val="0"/>
                  <w:marBottom w:val="0"/>
                  <w:divBdr>
                    <w:top w:val="none" w:sz="0" w:space="0" w:color="auto"/>
                    <w:left w:val="none" w:sz="0" w:space="0" w:color="auto"/>
                    <w:bottom w:val="none" w:sz="0" w:space="0" w:color="auto"/>
                    <w:right w:val="none" w:sz="0" w:space="0" w:color="auto"/>
                  </w:divBdr>
                  <w:divsChild>
                    <w:div w:id="1950045760">
                      <w:marLeft w:val="0"/>
                      <w:marRight w:val="0"/>
                      <w:marTop w:val="0"/>
                      <w:marBottom w:val="0"/>
                      <w:divBdr>
                        <w:top w:val="none" w:sz="0" w:space="0" w:color="auto"/>
                        <w:left w:val="none" w:sz="0" w:space="0" w:color="auto"/>
                        <w:bottom w:val="none" w:sz="0" w:space="0" w:color="auto"/>
                        <w:right w:val="none" w:sz="0" w:space="0" w:color="auto"/>
                      </w:divBdr>
                    </w:div>
                  </w:divsChild>
                </w:div>
                <w:div w:id="1769158351">
                  <w:marLeft w:val="0"/>
                  <w:marRight w:val="0"/>
                  <w:marTop w:val="0"/>
                  <w:marBottom w:val="0"/>
                  <w:divBdr>
                    <w:top w:val="none" w:sz="0" w:space="0" w:color="auto"/>
                    <w:left w:val="none" w:sz="0" w:space="0" w:color="auto"/>
                    <w:bottom w:val="none" w:sz="0" w:space="0" w:color="auto"/>
                    <w:right w:val="none" w:sz="0" w:space="0" w:color="auto"/>
                  </w:divBdr>
                  <w:divsChild>
                    <w:div w:id="265624140">
                      <w:marLeft w:val="0"/>
                      <w:marRight w:val="0"/>
                      <w:marTop w:val="0"/>
                      <w:marBottom w:val="0"/>
                      <w:divBdr>
                        <w:top w:val="none" w:sz="0" w:space="0" w:color="auto"/>
                        <w:left w:val="none" w:sz="0" w:space="0" w:color="auto"/>
                        <w:bottom w:val="none" w:sz="0" w:space="0" w:color="auto"/>
                        <w:right w:val="none" w:sz="0" w:space="0" w:color="auto"/>
                      </w:divBdr>
                    </w:div>
                  </w:divsChild>
                </w:div>
                <w:div w:id="1806924245">
                  <w:marLeft w:val="0"/>
                  <w:marRight w:val="0"/>
                  <w:marTop w:val="0"/>
                  <w:marBottom w:val="0"/>
                  <w:divBdr>
                    <w:top w:val="none" w:sz="0" w:space="0" w:color="auto"/>
                    <w:left w:val="none" w:sz="0" w:space="0" w:color="auto"/>
                    <w:bottom w:val="none" w:sz="0" w:space="0" w:color="auto"/>
                    <w:right w:val="none" w:sz="0" w:space="0" w:color="auto"/>
                  </w:divBdr>
                  <w:divsChild>
                    <w:div w:id="415636671">
                      <w:marLeft w:val="0"/>
                      <w:marRight w:val="0"/>
                      <w:marTop w:val="0"/>
                      <w:marBottom w:val="0"/>
                      <w:divBdr>
                        <w:top w:val="none" w:sz="0" w:space="0" w:color="auto"/>
                        <w:left w:val="none" w:sz="0" w:space="0" w:color="auto"/>
                        <w:bottom w:val="none" w:sz="0" w:space="0" w:color="auto"/>
                        <w:right w:val="none" w:sz="0" w:space="0" w:color="auto"/>
                      </w:divBdr>
                    </w:div>
                  </w:divsChild>
                </w:div>
                <w:div w:id="1810398062">
                  <w:marLeft w:val="0"/>
                  <w:marRight w:val="0"/>
                  <w:marTop w:val="0"/>
                  <w:marBottom w:val="0"/>
                  <w:divBdr>
                    <w:top w:val="none" w:sz="0" w:space="0" w:color="auto"/>
                    <w:left w:val="none" w:sz="0" w:space="0" w:color="auto"/>
                    <w:bottom w:val="none" w:sz="0" w:space="0" w:color="auto"/>
                    <w:right w:val="none" w:sz="0" w:space="0" w:color="auto"/>
                  </w:divBdr>
                  <w:divsChild>
                    <w:div w:id="2121953874">
                      <w:marLeft w:val="0"/>
                      <w:marRight w:val="0"/>
                      <w:marTop w:val="0"/>
                      <w:marBottom w:val="0"/>
                      <w:divBdr>
                        <w:top w:val="none" w:sz="0" w:space="0" w:color="auto"/>
                        <w:left w:val="none" w:sz="0" w:space="0" w:color="auto"/>
                        <w:bottom w:val="none" w:sz="0" w:space="0" w:color="auto"/>
                        <w:right w:val="none" w:sz="0" w:space="0" w:color="auto"/>
                      </w:divBdr>
                    </w:div>
                  </w:divsChild>
                </w:div>
                <w:div w:id="1897625665">
                  <w:marLeft w:val="0"/>
                  <w:marRight w:val="0"/>
                  <w:marTop w:val="0"/>
                  <w:marBottom w:val="0"/>
                  <w:divBdr>
                    <w:top w:val="none" w:sz="0" w:space="0" w:color="auto"/>
                    <w:left w:val="none" w:sz="0" w:space="0" w:color="auto"/>
                    <w:bottom w:val="none" w:sz="0" w:space="0" w:color="auto"/>
                    <w:right w:val="none" w:sz="0" w:space="0" w:color="auto"/>
                  </w:divBdr>
                  <w:divsChild>
                    <w:div w:id="1310399793">
                      <w:marLeft w:val="0"/>
                      <w:marRight w:val="0"/>
                      <w:marTop w:val="0"/>
                      <w:marBottom w:val="0"/>
                      <w:divBdr>
                        <w:top w:val="none" w:sz="0" w:space="0" w:color="auto"/>
                        <w:left w:val="none" w:sz="0" w:space="0" w:color="auto"/>
                        <w:bottom w:val="none" w:sz="0" w:space="0" w:color="auto"/>
                        <w:right w:val="none" w:sz="0" w:space="0" w:color="auto"/>
                      </w:divBdr>
                    </w:div>
                  </w:divsChild>
                </w:div>
                <w:div w:id="1921132203">
                  <w:marLeft w:val="0"/>
                  <w:marRight w:val="0"/>
                  <w:marTop w:val="0"/>
                  <w:marBottom w:val="0"/>
                  <w:divBdr>
                    <w:top w:val="none" w:sz="0" w:space="0" w:color="auto"/>
                    <w:left w:val="none" w:sz="0" w:space="0" w:color="auto"/>
                    <w:bottom w:val="none" w:sz="0" w:space="0" w:color="auto"/>
                    <w:right w:val="none" w:sz="0" w:space="0" w:color="auto"/>
                  </w:divBdr>
                  <w:divsChild>
                    <w:div w:id="2031686870">
                      <w:marLeft w:val="0"/>
                      <w:marRight w:val="0"/>
                      <w:marTop w:val="0"/>
                      <w:marBottom w:val="0"/>
                      <w:divBdr>
                        <w:top w:val="none" w:sz="0" w:space="0" w:color="auto"/>
                        <w:left w:val="none" w:sz="0" w:space="0" w:color="auto"/>
                        <w:bottom w:val="none" w:sz="0" w:space="0" w:color="auto"/>
                        <w:right w:val="none" w:sz="0" w:space="0" w:color="auto"/>
                      </w:divBdr>
                    </w:div>
                  </w:divsChild>
                </w:div>
                <w:div w:id="2030914775">
                  <w:marLeft w:val="0"/>
                  <w:marRight w:val="0"/>
                  <w:marTop w:val="0"/>
                  <w:marBottom w:val="0"/>
                  <w:divBdr>
                    <w:top w:val="none" w:sz="0" w:space="0" w:color="auto"/>
                    <w:left w:val="none" w:sz="0" w:space="0" w:color="auto"/>
                    <w:bottom w:val="none" w:sz="0" w:space="0" w:color="auto"/>
                    <w:right w:val="none" w:sz="0" w:space="0" w:color="auto"/>
                  </w:divBdr>
                  <w:divsChild>
                    <w:div w:id="161942365">
                      <w:marLeft w:val="0"/>
                      <w:marRight w:val="0"/>
                      <w:marTop w:val="0"/>
                      <w:marBottom w:val="0"/>
                      <w:divBdr>
                        <w:top w:val="none" w:sz="0" w:space="0" w:color="auto"/>
                        <w:left w:val="none" w:sz="0" w:space="0" w:color="auto"/>
                        <w:bottom w:val="none" w:sz="0" w:space="0" w:color="auto"/>
                        <w:right w:val="none" w:sz="0" w:space="0" w:color="auto"/>
                      </w:divBdr>
                    </w:div>
                  </w:divsChild>
                </w:div>
                <w:div w:id="2073846387">
                  <w:marLeft w:val="0"/>
                  <w:marRight w:val="0"/>
                  <w:marTop w:val="0"/>
                  <w:marBottom w:val="0"/>
                  <w:divBdr>
                    <w:top w:val="none" w:sz="0" w:space="0" w:color="auto"/>
                    <w:left w:val="none" w:sz="0" w:space="0" w:color="auto"/>
                    <w:bottom w:val="none" w:sz="0" w:space="0" w:color="auto"/>
                    <w:right w:val="none" w:sz="0" w:space="0" w:color="auto"/>
                  </w:divBdr>
                  <w:divsChild>
                    <w:div w:id="7589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345758">
          <w:marLeft w:val="0"/>
          <w:marRight w:val="0"/>
          <w:marTop w:val="0"/>
          <w:marBottom w:val="0"/>
          <w:divBdr>
            <w:top w:val="none" w:sz="0" w:space="0" w:color="auto"/>
            <w:left w:val="none" w:sz="0" w:space="0" w:color="auto"/>
            <w:bottom w:val="none" w:sz="0" w:space="0" w:color="auto"/>
            <w:right w:val="none" w:sz="0" w:space="0" w:color="auto"/>
          </w:divBdr>
        </w:div>
        <w:div w:id="469791473">
          <w:marLeft w:val="0"/>
          <w:marRight w:val="0"/>
          <w:marTop w:val="0"/>
          <w:marBottom w:val="0"/>
          <w:divBdr>
            <w:top w:val="none" w:sz="0" w:space="0" w:color="auto"/>
            <w:left w:val="none" w:sz="0" w:space="0" w:color="auto"/>
            <w:bottom w:val="none" w:sz="0" w:space="0" w:color="auto"/>
            <w:right w:val="none" w:sz="0" w:space="0" w:color="auto"/>
          </w:divBdr>
        </w:div>
        <w:div w:id="578442056">
          <w:marLeft w:val="0"/>
          <w:marRight w:val="0"/>
          <w:marTop w:val="0"/>
          <w:marBottom w:val="0"/>
          <w:divBdr>
            <w:top w:val="none" w:sz="0" w:space="0" w:color="auto"/>
            <w:left w:val="none" w:sz="0" w:space="0" w:color="auto"/>
            <w:bottom w:val="none" w:sz="0" w:space="0" w:color="auto"/>
            <w:right w:val="none" w:sz="0" w:space="0" w:color="auto"/>
          </w:divBdr>
        </w:div>
        <w:div w:id="988706407">
          <w:marLeft w:val="0"/>
          <w:marRight w:val="0"/>
          <w:marTop w:val="0"/>
          <w:marBottom w:val="0"/>
          <w:divBdr>
            <w:top w:val="none" w:sz="0" w:space="0" w:color="auto"/>
            <w:left w:val="none" w:sz="0" w:space="0" w:color="auto"/>
            <w:bottom w:val="none" w:sz="0" w:space="0" w:color="auto"/>
            <w:right w:val="none" w:sz="0" w:space="0" w:color="auto"/>
          </w:divBdr>
        </w:div>
        <w:div w:id="1089545630">
          <w:marLeft w:val="0"/>
          <w:marRight w:val="0"/>
          <w:marTop w:val="0"/>
          <w:marBottom w:val="0"/>
          <w:divBdr>
            <w:top w:val="none" w:sz="0" w:space="0" w:color="auto"/>
            <w:left w:val="none" w:sz="0" w:space="0" w:color="auto"/>
            <w:bottom w:val="none" w:sz="0" w:space="0" w:color="auto"/>
            <w:right w:val="none" w:sz="0" w:space="0" w:color="auto"/>
          </w:divBdr>
        </w:div>
        <w:div w:id="1100301355">
          <w:marLeft w:val="0"/>
          <w:marRight w:val="0"/>
          <w:marTop w:val="0"/>
          <w:marBottom w:val="0"/>
          <w:divBdr>
            <w:top w:val="none" w:sz="0" w:space="0" w:color="auto"/>
            <w:left w:val="none" w:sz="0" w:space="0" w:color="auto"/>
            <w:bottom w:val="none" w:sz="0" w:space="0" w:color="auto"/>
            <w:right w:val="none" w:sz="0" w:space="0" w:color="auto"/>
          </w:divBdr>
          <w:divsChild>
            <w:div w:id="558516274">
              <w:marLeft w:val="-75"/>
              <w:marRight w:val="0"/>
              <w:marTop w:val="30"/>
              <w:marBottom w:val="30"/>
              <w:divBdr>
                <w:top w:val="none" w:sz="0" w:space="0" w:color="auto"/>
                <w:left w:val="none" w:sz="0" w:space="0" w:color="auto"/>
                <w:bottom w:val="none" w:sz="0" w:space="0" w:color="auto"/>
                <w:right w:val="none" w:sz="0" w:space="0" w:color="auto"/>
              </w:divBdr>
              <w:divsChild>
                <w:div w:id="514463527">
                  <w:marLeft w:val="0"/>
                  <w:marRight w:val="0"/>
                  <w:marTop w:val="0"/>
                  <w:marBottom w:val="0"/>
                  <w:divBdr>
                    <w:top w:val="none" w:sz="0" w:space="0" w:color="auto"/>
                    <w:left w:val="none" w:sz="0" w:space="0" w:color="auto"/>
                    <w:bottom w:val="none" w:sz="0" w:space="0" w:color="auto"/>
                    <w:right w:val="none" w:sz="0" w:space="0" w:color="auto"/>
                  </w:divBdr>
                  <w:divsChild>
                    <w:div w:id="1280065885">
                      <w:marLeft w:val="0"/>
                      <w:marRight w:val="0"/>
                      <w:marTop w:val="0"/>
                      <w:marBottom w:val="0"/>
                      <w:divBdr>
                        <w:top w:val="none" w:sz="0" w:space="0" w:color="auto"/>
                        <w:left w:val="none" w:sz="0" w:space="0" w:color="auto"/>
                        <w:bottom w:val="none" w:sz="0" w:space="0" w:color="auto"/>
                        <w:right w:val="none" w:sz="0" w:space="0" w:color="auto"/>
                      </w:divBdr>
                    </w:div>
                  </w:divsChild>
                </w:div>
                <w:div w:id="628901409">
                  <w:marLeft w:val="0"/>
                  <w:marRight w:val="0"/>
                  <w:marTop w:val="0"/>
                  <w:marBottom w:val="0"/>
                  <w:divBdr>
                    <w:top w:val="none" w:sz="0" w:space="0" w:color="auto"/>
                    <w:left w:val="none" w:sz="0" w:space="0" w:color="auto"/>
                    <w:bottom w:val="none" w:sz="0" w:space="0" w:color="auto"/>
                    <w:right w:val="none" w:sz="0" w:space="0" w:color="auto"/>
                  </w:divBdr>
                  <w:divsChild>
                    <w:div w:id="1527055731">
                      <w:marLeft w:val="0"/>
                      <w:marRight w:val="0"/>
                      <w:marTop w:val="0"/>
                      <w:marBottom w:val="0"/>
                      <w:divBdr>
                        <w:top w:val="none" w:sz="0" w:space="0" w:color="auto"/>
                        <w:left w:val="none" w:sz="0" w:space="0" w:color="auto"/>
                        <w:bottom w:val="none" w:sz="0" w:space="0" w:color="auto"/>
                        <w:right w:val="none" w:sz="0" w:space="0" w:color="auto"/>
                      </w:divBdr>
                    </w:div>
                  </w:divsChild>
                </w:div>
                <w:div w:id="777943074">
                  <w:marLeft w:val="0"/>
                  <w:marRight w:val="0"/>
                  <w:marTop w:val="0"/>
                  <w:marBottom w:val="0"/>
                  <w:divBdr>
                    <w:top w:val="none" w:sz="0" w:space="0" w:color="auto"/>
                    <w:left w:val="none" w:sz="0" w:space="0" w:color="auto"/>
                    <w:bottom w:val="none" w:sz="0" w:space="0" w:color="auto"/>
                    <w:right w:val="none" w:sz="0" w:space="0" w:color="auto"/>
                  </w:divBdr>
                  <w:divsChild>
                    <w:div w:id="903178642">
                      <w:marLeft w:val="0"/>
                      <w:marRight w:val="0"/>
                      <w:marTop w:val="0"/>
                      <w:marBottom w:val="0"/>
                      <w:divBdr>
                        <w:top w:val="none" w:sz="0" w:space="0" w:color="auto"/>
                        <w:left w:val="none" w:sz="0" w:space="0" w:color="auto"/>
                        <w:bottom w:val="none" w:sz="0" w:space="0" w:color="auto"/>
                        <w:right w:val="none" w:sz="0" w:space="0" w:color="auto"/>
                      </w:divBdr>
                    </w:div>
                  </w:divsChild>
                </w:div>
                <w:div w:id="930621077">
                  <w:marLeft w:val="0"/>
                  <w:marRight w:val="0"/>
                  <w:marTop w:val="0"/>
                  <w:marBottom w:val="0"/>
                  <w:divBdr>
                    <w:top w:val="none" w:sz="0" w:space="0" w:color="auto"/>
                    <w:left w:val="none" w:sz="0" w:space="0" w:color="auto"/>
                    <w:bottom w:val="none" w:sz="0" w:space="0" w:color="auto"/>
                    <w:right w:val="none" w:sz="0" w:space="0" w:color="auto"/>
                  </w:divBdr>
                  <w:divsChild>
                    <w:div w:id="1851212022">
                      <w:marLeft w:val="0"/>
                      <w:marRight w:val="0"/>
                      <w:marTop w:val="0"/>
                      <w:marBottom w:val="0"/>
                      <w:divBdr>
                        <w:top w:val="none" w:sz="0" w:space="0" w:color="auto"/>
                        <w:left w:val="none" w:sz="0" w:space="0" w:color="auto"/>
                        <w:bottom w:val="none" w:sz="0" w:space="0" w:color="auto"/>
                        <w:right w:val="none" w:sz="0" w:space="0" w:color="auto"/>
                      </w:divBdr>
                    </w:div>
                  </w:divsChild>
                </w:div>
                <w:div w:id="1048727487">
                  <w:marLeft w:val="0"/>
                  <w:marRight w:val="0"/>
                  <w:marTop w:val="0"/>
                  <w:marBottom w:val="0"/>
                  <w:divBdr>
                    <w:top w:val="none" w:sz="0" w:space="0" w:color="auto"/>
                    <w:left w:val="none" w:sz="0" w:space="0" w:color="auto"/>
                    <w:bottom w:val="none" w:sz="0" w:space="0" w:color="auto"/>
                    <w:right w:val="none" w:sz="0" w:space="0" w:color="auto"/>
                  </w:divBdr>
                  <w:divsChild>
                    <w:div w:id="761073303">
                      <w:marLeft w:val="0"/>
                      <w:marRight w:val="0"/>
                      <w:marTop w:val="0"/>
                      <w:marBottom w:val="0"/>
                      <w:divBdr>
                        <w:top w:val="none" w:sz="0" w:space="0" w:color="auto"/>
                        <w:left w:val="none" w:sz="0" w:space="0" w:color="auto"/>
                        <w:bottom w:val="none" w:sz="0" w:space="0" w:color="auto"/>
                        <w:right w:val="none" w:sz="0" w:space="0" w:color="auto"/>
                      </w:divBdr>
                    </w:div>
                  </w:divsChild>
                </w:div>
                <w:div w:id="1146509880">
                  <w:marLeft w:val="0"/>
                  <w:marRight w:val="0"/>
                  <w:marTop w:val="0"/>
                  <w:marBottom w:val="0"/>
                  <w:divBdr>
                    <w:top w:val="none" w:sz="0" w:space="0" w:color="auto"/>
                    <w:left w:val="none" w:sz="0" w:space="0" w:color="auto"/>
                    <w:bottom w:val="none" w:sz="0" w:space="0" w:color="auto"/>
                    <w:right w:val="none" w:sz="0" w:space="0" w:color="auto"/>
                  </w:divBdr>
                  <w:divsChild>
                    <w:div w:id="176164930">
                      <w:marLeft w:val="0"/>
                      <w:marRight w:val="0"/>
                      <w:marTop w:val="0"/>
                      <w:marBottom w:val="0"/>
                      <w:divBdr>
                        <w:top w:val="none" w:sz="0" w:space="0" w:color="auto"/>
                        <w:left w:val="none" w:sz="0" w:space="0" w:color="auto"/>
                        <w:bottom w:val="none" w:sz="0" w:space="0" w:color="auto"/>
                        <w:right w:val="none" w:sz="0" w:space="0" w:color="auto"/>
                      </w:divBdr>
                    </w:div>
                  </w:divsChild>
                </w:div>
                <w:div w:id="1185166385">
                  <w:marLeft w:val="0"/>
                  <w:marRight w:val="0"/>
                  <w:marTop w:val="0"/>
                  <w:marBottom w:val="0"/>
                  <w:divBdr>
                    <w:top w:val="none" w:sz="0" w:space="0" w:color="auto"/>
                    <w:left w:val="none" w:sz="0" w:space="0" w:color="auto"/>
                    <w:bottom w:val="none" w:sz="0" w:space="0" w:color="auto"/>
                    <w:right w:val="none" w:sz="0" w:space="0" w:color="auto"/>
                  </w:divBdr>
                  <w:divsChild>
                    <w:div w:id="1886330674">
                      <w:marLeft w:val="0"/>
                      <w:marRight w:val="0"/>
                      <w:marTop w:val="0"/>
                      <w:marBottom w:val="0"/>
                      <w:divBdr>
                        <w:top w:val="none" w:sz="0" w:space="0" w:color="auto"/>
                        <w:left w:val="none" w:sz="0" w:space="0" w:color="auto"/>
                        <w:bottom w:val="none" w:sz="0" w:space="0" w:color="auto"/>
                        <w:right w:val="none" w:sz="0" w:space="0" w:color="auto"/>
                      </w:divBdr>
                    </w:div>
                  </w:divsChild>
                </w:div>
                <w:div w:id="1244146107">
                  <w:marLeft w:val="0"/>
                  <w:marRight w:val="0"/>
                  <w:marTop w:val="0"/>
                  <w:marBottom w:val="0"/>
                  <w:divBdr>
                    <w:top w:val="none" w:sz="0" w:space="0" w:color="auto"/>
                    <w:left w:val="none" w:sz="0" w:space="0" w:color="auto"/>
                    <w:bottom w:val="none" w:sz="0" w:space="0" w:color="auto"/>
                    <w:right w:val="none" w:sz="0" w:space="0" w:color="auto"/>
                  </w:divBdr>
                  <w:divsChild>
                    <w:div w:id="2005283241">
                      <w:marLeft w:val="0"/>
                      <w:marRight w:val="0"/>
                      <w:marTop w:val="0"/>
                      <w:marBottom w:val="0"/>
                      <w:divBdr>
                        <w:top w:val="none" w:sz="0" w:space="0" w:color="auto"/>
                        <w:left w:val="none" w:sz="0" w:space="0" w:color="auto"/>
                        <w:bottom w:val="none" w:sz="0" w:space="0" w:color="auto"/>
                        <w:right w:val="none" w:sz="0" w:space="0" w:color="auto"/>
                      </w:divBdr>
                    </w:div>
                  </w:divsChild>
                </w:div>
                <w:div w:id="1399741215">
                  <w:marLeft w:val="0"/>
                  <w:marRight w:val="0"/>
                  <w:marTop w:val="0"/>
                  <w:marBottom w:val="0"/>
                  <w:divBdr>
                    <w:top w:val="none" w:sz="0" w:space="0" w:color="auto"/>
                    <w:left w:val="none" w:sz="0" w:space="0" w:color="auto"/>
                    <w:bottom w:val="none" w:sz="0" w:space="0" w:color="auto"/>
                    <w:right w:val="none" w:sz="0" w:space="0" w:color="auto"/>
                  </w:divBdr>
                  <w:divsChild>
                    <w:div w:id="1228298769">
                      <w:marLeft w:val="0"/>
                      <w:marRight w:val="0"/>
                      <w:marTop w:val="0"/>
                      <w:marBottom w:val="0"/>
                      <w:divBdr>
                        <w:top w:val="none" w:sz="0" w:space="0" w:color="auto"/>
                        <w:left w:val="none" w:sz="0" w:space="0" w:color="auto"/>
                        <w:bottom w:val="none" w:sz="0" w:space="0" w:color="auto"/>
                        <w:right w:val="none" w:sz="0" w:space="0" w:color="auto"/>
                      </w:divBdr>
                    </w:div>
                  </w:divsChild>
                </w:div>
                <w:div w:id="1407921504">
                  <w:marLeft w:val="0"/>
                  <w:marRight w:val="0"/>
                  <w:marTop w:val="0"/>
                  <w:marBottom w:val="0"/>
                  <w:divBdr>
                    <w:top w:val="none" w:sz="0" w:space="0" w:color="auto"/>
                    <w:left w:val="none" w:sz="0" w:space="0" w:color="auto"/>
                    <w:bottom w:val="none" w:sz="0" w:space="0" w:color="auto"/>
                    <w:right w:val="none" w:sz="0" w:space="0" w:color="auto"/>
                  </w:divBdr>
                  <w:divsChild>
                    <w:div w:id="139688270">
                      <w:marLeft w:val="0"/>
                      <w:marRight w:val="0"/>
                      <w:marTop w:val="0"/>
                      <w:marBottom w:val="0"/>
                      <w:divBdr>
                        <w:top w:val="none" w:sz="0" w:space="0" w:color="auto"/>
                        <w:left w:val="none" w:sz="0" w:space="0" w:color="auto"/>
                        <w:bottom w:val="none" w:sz="0" w:space="0" w:color="auto"/>
                        <w:right w:val="none" w:sz="0" w:space="0" w:color="auto"/>
                      </w:divBdr>
                    </w:div>
                  </w:divsChild>
                </w:div>
                <w:div w:id="1992443085">
                  <w:marLeft w:val="0"/>
                  <w:marRight w:val="0"/>
                  <w:marTop w:val="0"/>
                  <w:marBottom w:val="0"/>
                  <w:divBdr>
                    <w:top w:val="none" w:sz="0" w:space="0" w:color="auto"/>
                    <w:left w:val="none" w:sz="0" w:space="0" w:color="auto"/>
                    <w:bottom w:val="none" w:sz="0" w:space="0" w:color="auto"/>
                    <w:right w:val="none" w:sz="0" w:space="0" w:color="auto"/>
                  </w:divBdr>
                  <w:divsChild>
                    <w:div w:id="68234910">
                      <w:marLeft w:val="0"/>
                      <w:marRight w:val="0"/>
                      <w:marTop w:val="0"/>
                      <w:marBottom w:val="0"/>
                      <w:divBdr>
                        <w:top w:val="none" w:sz="0" w:space="0" w:color="auto"/>
                        <w:left w:val="none" w:sz="0" w:space="0" w:color="auto"/>
                        <w:bottom w:val="none" w:sz="0" w:space="0" w:color="auto"/>
                        <w:right w:val="none" w:sz="0" w:space="0" w:color="auto"/>
                      </w:divBdr>
                    </w:div>
                  </w:divsChild>
                </w:div>
                <w:div w:id="1993678610">
                  <w:marLeft w:val="0"/>
                  <w:marRight w:val="0"/>
                  <w:marTop w:val="0"/>
                  <w:marBottom w:val="0"/>
                  <w:divBdr>
                    <w:top w:val="none" w:sz="0" w:space="0" w:color="auto"/>
                    <w:left w:val="none" w:sz="0" w:space="0" w:color="auto"/>
                    <w:bottom w:val="none" w:sz="0" w:space="0" w:color="auto"/>
                    <w:right w:val="none" w:sz="0" w:space="0" w:color="auto"/>
                  </w:divBdr>
                  <w:divsChild>
                    <w:div w:id="148997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252437">
          <w:marLeft w:val="0"/>
          <w:marRight w:val="0"/>
          <w:marTop w:val="0"/>
          <w:marBottom w:val="0"/>
          <w:divBdr>
            <w:top w:val="none" w:sz="0" w:space="0" w:color="auto"/>
            <w:left w:val="none" w:sz="0" w:space="0" w:color="auto"/>
            <w:bottom w:val="none" w:sz="0" w:space="0" w:color="auto"/>
            <w:right w:val="none" w:sz="0" w:space="0" w:color="auto"/>
          </w:divBdr>
          <w:divsChild>
            <w:div w:id="1674139966">
              <w:marLeft w:val="-75"/>
              <w:marRight w:val="0"/>
              <w:marTop w:val="30"/>
              <w:marBottom w:val="30"/>
              <w:divBdr>
                <w:top w:val="none" w:sz="0" w:space="0" w:color="auto"/>
                <w:left w:val="none" w:sz="0" w:space="0" w:color="auto"/>
                <w:bottom w:val="none" w:sz="0" w:space="0" w:color="auto"/>
                <w:right w:val="none" w:sz="0" w:space="0" w:color="auto"/>
              </w:divBdr>
              <w:divsChild>
                <w:div w:id="33386517">
                  <w:marLeft w:val="0"/>
                  <w:marRight w:val="0"/>
                  <w:marTop w:val="0"/>
                  <w:marBottom w:val="0"/>
                  <w:divBdr>
                    <w:top w:val="none" w:sz="0" w:space="0" w:color="auto"/>
                    <w:left w:val="none" w:sz="0" w:space="0" w:color="auto"/>
                    <w:bottom w:val="none" w:sz="0" w:space="0" w:color="auto"/>
                    <w:right w:val="none" w:sz="0" w:space="0" w:color="auto"/>
                  </w:divBdr>
                  <w:divsChild>
                    <w:div w:id="381368764">
                      <w:marLeft w:val="0"/>
                      <w:marRight w:val="0"/>
                      <w:marTop w:val="0"/>
                      <w:marBottom w:val="0"/>
                      <w:divBdr>
                        <w:top w:val="none" w:sz="0" w:space="0" w:color="auto"/>
                        <w:left w:val="none" w:sz="0" w:space="0" w:color="auto"/>
                        <w:bottom w:val="none" w:sz="0" w:space="0" w:color="auto"/>
                        <w:right w:val="none" w:sz="0" w:space="0" w:color="auto"/>
                      </w:divBdr>
                    </w:div>
                  </w:divsChild>
                </w:div>
                <w:div w:id="87818281">
                  <w:marLeft w:val="0"/>
                  <w:marRight w:val="0"/>
                  <w:marTop w:val="0"/>
                  <w:marBottom w:val="0"/>
                  <w:divBdr>
                    <w:top w:val="none" w:sz="0" w:space="0" w:color="auto"/>
                    <w:left w:val="none" w:sz="0" w:space="0" w:color="auto"/>
                    <w:bottom w:val="none" w:sz="0" w:space="0" w:color="auto"/>
                    <w:right w:val="none" w:sz="0" w:space="0" w:color="auto"/>
                  </w:divBdr>
                  <w:divsChild>
                    <w:div w:id="847521468">
                      <w:marLeft w:val="0"/>
                      <w:marRight w:val="0"/>
                      <w:marTop w:val="0"/>
                      <w:marBottom w:val="0"/>
                      <w:divBdr>
                        <w:top w:val="none" w:sz="0" w:space="0" w:color="auto"/>
                        <w:left w:val="none" w:sz="0" w:space="0" w:color="auto"/>
                        <w:bottom w:val="none" w:sz="0" w:space="0" w:color="auto"/>
                        <w:right w:val="none" w:sz="0" w:space="0" w:color="auto"/>
                      </w:divBdr>
                    </w:div>
                  </w:divsChild>
                </w:div>
                <w:div w:id="105464783">
                  <w:marLeft w:val="0"/>
                  <w:marRight w:val="0"/>
                  <w:marTop w:val="0"/>
                  <w:marBottom w:val="0"/>
                  <w:divBdr>
                    <w:top w:val="none" w:sz="0" w:space="0" w:color="auto"/>
                    <w:left w:val="none" w:sz="0" w:space="0" w:color="auto"/>
                    <w:bottom w:val="none" w:sz="0" w:space="0" w:color="auto"/>
                    <w:right w:val="none" w:sz="0" w:space="0" w:color="auto"/>
                  </w:divBdr>
                  <w:divsChild>
                    <w:div w:id="1055199607">
                      <w:marLeft w:val="0"/>
                      <w:marRight w:val="0"/>
                      <w:marTop w:val="0"/>
                      <w:marBottom w:val="0"/>
                      <w:divBdr>
                        <w:top w:val="none" w:sz="0" w:space="0" w:color="auto"/>
                        <w:left w:val="none" w:sz="0" w:space="0" w:color="auto"/>
                        <w:bottom w:val="none" w:sz="0" w:space="0" w:color="auto"/>
                        <w:right w:val="none" w:sz="0" w:space="0" w:color="auto"/>
                      </w:divBdr>
                    </w:div>
                  </w:divsChild>
                </w:div>
                <w:div w:id="293026439">
                  <w:marLeft w:val="0"/>
                  <w:marRight w:val="0"/>
                  <w:marTop w:val="0"/>
                  <w:marBottom w:val="0"/>
                  <w:divBdr>
                    <w:top w:val="none" w:sz="0" w:space="0" w:color="auto"/>
                    <w:left w:val="none" w:sz="0" w:space="0" w:color="auto"/>
                    <w:bottom w:val="none" w:sz="0" w:space="0" w:color="auto"/>
                    <w:right w:val="none" w:sz="0" w:space="0" w:color="auto"/>
                  </w:divBdr>
                  <w:divsChild>
                    <w:div w:id="2094931257">
                      <w:marLeft w:val="0"/>
                      <w:marRight w:val="0"/>
                      <w:marTop w:val="0"/>
                      <w:marBottom w:val="0"/>
                      <w:divBdr>
                        <w:top w:val="none" w:sz="0" w:space="0" w:color="auto"/>
                        <w:left w:val="none" w:sz="0" w:space="0" w:color="auto"/>
                        <w:bottom w:val="none" w:sz="0" w:space="0" w:color="auto"/>
                        <w:right w:val="none" w:sz="0" w:space="0" w:color="auto"/>
                      </w:divBdr>
                    </w:div>
                  </w:divsChild>
                </w:div>
                <w:div w:id="312414566">
                  <w:marLeft w:val="0"/>
                  <w:marRight w:val="0"/>
                  <w:marTop w:val="0"/>
                  <w:marBottom w:val="0"/>
                  <w:divBdr>
                    <w:top w:val="none" w:sz="0" w:space="0" w:color="auto"/>
                    <w:left w:val="none" w:sz="0" w:space="0" w:color="auto"/>
                    <w:bottom w:val="none" w:sz="0" w:space="0" w:color="auto"/>
                    <w:right w:val="none" w:sz="0" w:space="0" w:color="auto"/>
                  </w:divBdr>
                  <w:divsChild>
                    <w:div w:id="969631518">
                      <w:marLeft w:val="0"/>
                      <w:marRight w:val="0"/>
                      <w:marTop w:val="0"/>
                      <w:marBottom w:val="0"/>
                      <w:divBdr>
                        <w:top w:val="none" w:sz="0" w:space="0" w:color="auto"/>
                        <w:left w:val="none" w:sz="0" w:space="0" w:color="auto"/>
                        <w:bottom w:val="none" w:sz="0" w:space="0" w:color="auto"/>
                        <w:right w:val="none" w:sz="0" w:space="0" w:color="auto"/>
                      </w:divBdr>
                    </w:div>
                  </w:divsChild>
                </w:div>
                <w:div w:id="337275220">
                  <w:marLeft w:val="0"/>
                  <w:marRight w:val="0"/>
                  <w:marTop w:val="0"/>
                  <w:marBottom w:val="0"/>
                  <w:divBdr>
                    <w:top w:val="none" w:sz="0" w:space="0" w:color="auto"/>
                    <w:left w:val="none" w:sz="0" w:space="0" w:color="auto"/>
                    <w:bottom w:val="none" w:sz="0" w:space="0" w:color="auto"/>
                    <w:right w:val="none" w:sz="0" w:space="0" w:color="auto"/>
                  </w:divBdr>
                  <w:divsChild>
                    <w:div w:id="2128351077">
                      <w:marLeft w:val="0"/>
                      <w:marRight w:val="0"/>
                      <w:marTop w:val="0"/>
                      <w:marBottom w:val="0"/>
                      <w:divBdr>
                        <w:top w:val="none" w:sz="0" w:space="0" w:color="auto"/>
                        <w:left w:val="none" w:sz="0" w:space="0" w:color="auto"/>
                        <w:bottom w:val="none" w:sz="0" w:space="0" w:color="auto"/>
                        <w:right w:val="none" w:sz="0" w:space="0" w:color="auto"/>
                      </w:divBdr>
                    </w:div>
                  </w:divsChild>
                </w:div>
                <w:div w:id="621306742">
                  <w:marLeft w:val="0"/>
                  <w:marRight w:val="0"/>
                  <w:marTop w:val="0"/>
                  <w:marBottom w:val="0"/>
                  <w:divBdr>
                    <w:top w:val="none" w:sz="0" w:space="0" w:color="auto"/>
                    <w:left w:val="none" w:sz="0" w:space="0" w:color="auto"/>
                    <w:bottom w:val="none" w:sz="0" w:space="0" w:color="auto"/>
                    <w:right w:val="none" w:sz="0" w:space="0" w:color="auto"/>
                  </w:divBdr>
                  <w:divsChild>
                    <w:div w:id="2127504744">
                      <w:marLeft w:val="0"/>
                      <w:marRight w:val="0"/>
                      <w:marTop w:val="0"/>
                      <w:marBottom w:val="0"/>
                      <w:divBdr>
                        <w:top w:val="none" w:sz="0" w:space="0" w:color="auto"/>
                        <w:left w:val="none" w:sz="0" w:space="0" w:color="auto"/>
                        <w:bottom w:val="none" w:sz="0" w:space="0" w:color="auto"/>
                        <w:right w:val="none" w:sz="0" w:space="0" w:color="auto"/>
                      </w:divBdr>
                    </w:div>
                  </w:divsChild>
                </w:div>
                <w:div w:id="629745546">
                  <w:marLeft w:val="0"/>
                  <w:marRight w:val="0"/>
                  <w:marTop w:val="0"/>
                  <w:marBottom w:val="0"/>
                  <w:divBdr>
                    <w:top w:val="none" w:sz="0" w:space="0" w:color="auto"/>
                    <w:left w:val="none" w:sz="0" w:space="0" w:color="auto"/>
                    <w:bottom w:val="none" w:sz="0" w:space="0" w:color="auto"/>
                    <w:right w:val="none" w:sz="0" w:space="0" w:color="auto"/>
                  </w:divBdr>
                  <w:divsChild>
                    <w:div w:id="1769498552">
                      <w:marLeft w:val="0"/>
                      <w:marRight w:val="0"/>
                      <w:marTop w:val="0"/>
                      <w:marBottom w:val="0"/>
                      <w:divBdr>
                        <w:top w:val="none" w:sz="0" w:space="0" w:color="auto"/>
                        <w:left w:val="none" w:sz="0" w:space="0" w:color="auto"/>
                        <w:bottom w:val="none" w:sz="0" w:space="0" w:color="auto"/>
                        <w:right w:val="none" w:sz="0" w:space="0" w:color="auto"/>
                      </w:divBdr>
                    </w:div>
                  </w:divsChild>
                </w:div>
                <w:div w:id="788275964">
                  <w:marLeft w:val="0"/>
                  <w:marRight w:val="0"/>
                  <w:marTop w:val="0"/>
                  <w:marBottom w:val="0"/>
                  <w:divBdr>
                    <w:top w:val="none" w:sz="0" w:space="0" w:color="auto"/>
                    <w:left w:val="none" w:sz="0" w:space="0" w:color="auto"/>
                    <w:bottom w:val="none" w:sz="0" w:space="0" w:color="auto"/>
                    <w:right w:val="none" w:sz="0" w:space="0" w:color="auto"/>
                  </w:divBdr>
                  <w:divsChild>
                    <w:div w:id="1852525224">
                      <w:marLeft w:val="0"/>
                      <w:marRight w:val="0"/>
                      <w:marTop w:val="0"/>
                      <w:marBottom w:val="0"/>
                      <w:divBdr>
                        <w:top w:val="none" w:sz="0" w:space="0" w:color="auto"/>
                        <w:left w:val="none" w:sz="0" w:space="0" w:color="auto"/>
                        <w:bottom w:val="none" w:sz="0" w:space="0" w:color="auto"/>
                        <w:right w:val="none" w:sz="0" w:space="0" w:color="auto"/>
                      </w:divBdr>
                    </w:div>
                  </w:divsChild>
                </w:div>
                <w:div w:id="930117492">
                  <w:marLeft w:val="0"/>
                  <w:marRight w:val="0"/>
                  <w:marTop w:val="0"/>
                  <w:marBottom w:val="0"/>
                  <w:divBdr>
                    <w:top w:val="none" w:sz="0" w:space="0" w:color="auto"/>
                    <w:left w:val="none" w:sz="0" w:space="0" w:color="auto"/>
                    <w:bottom w:val="none" w:sz="0" w:space="0" w:color="auto"/>
                    <w:right w:val="none" w:sz="0" w:space="0" w:color="auto"/>
                  </w:divBdr>
                  <w:divsChild>
                    <w:div w:id="2141535905">
                      <w:marLeft w:val="0"/>
                      <w:marRight w:val="0"/>
                      <w:marTop w:val="0"/>
                      <w:marBottom w:val="0"/>
                      <w:divBdr>
                        <w:top w:val="none" w:sz="0" w:space="0" w:color="auto"/>
                        <w:left w:val="none" w:sz="0" w:space="0" w:color="auto"/>
                        <w:bottom w:val="none" w:sz="0" w:space="0" w:color="auto"/>
                        <w:right w:val="none" w:sz="0" w:space="0" w:color="auto"/>
                      </w:divBdr>
                    </w:div>
                  </w:divsChild>
                </w:div>
                <w:div w:id="932931434">
                  <w:marLeft w:val="0"/>
                  <w:marRight w:val="0"/>
                  <w:marTop w:val="0"/>
                  <w:marBottom w:val="0"/>
                  <w:divBdr>
                    <w:top w:val="none" w:sz="0" w:space="0" w:color="auto"/>
                    <w:left w:val="none" w:sz="0" w:space="0" w:color="auto"/>
                    <w:bottom w:val="none" w:sz="0" w:space="0" w:color="auto"/>
                    <w:right w:val="none" w:sz="0" w:space="0" w:color="auto"/>
                  </w:divBdr>
                  <w:divsChild>
                    <w:div w:id="1012142449">
                      <w:marLeft w:val="0"/>
                      <w:marRight w:val="0"/>
                      <w:marTop w:val="0"/>
                      <w:marBottom w:val="0"/>
                      <w:divBdr>
                        <w:top w:val="none" w:sz="0" w:space="0" w:color="auto"/>
                        <w:left w:val="none" w:sz="0" w:space="0" w:color="auto"/>
                        <w:bottom w:val="none" w:sz="0" w:space="0" w:color="auto"/>
                        <w:right w:val="none" w:sz="0" w:space="0" w:color="auto"/>
                      </w:divBdr>
                    </w:div>
                  </w:divsChild>
                </w:div>
                <w:div w:id="994409705">
                  <w:marLeft w:val="0"/>
                  <w:marRight w:val="0"/>
                  <w:marTop w:val="0"/>
                  <w:marBottom w:val="0"/>
                  <w:divBdr>
                    <w:top w:val="none" w:sz="0" w:space="0" w:color="auto"/>
                    <w:left w:val="none" w:sz="0" w:space="0" w:color="auto"/>
                    <w:bottom w:val="none" w:sz="0" w:space="0" w:color="auto"/>
                    <w:right w:val="none" w:sz="0" w:space="0" w:color="auto"/>
                  </w:divBdr>
                  <w:divsChild>
                    <w:div w:id="1704093815">
                      <w:marLeft w:val="0"/>
                      <w:marRight w:val="0"/>
                      <w:marTop w:val="0"/>
                      <w:marBottom w:val="0"/>
                      <w:divBdr>
                        <w:top w:val="none" w:sz="0" w:space="0" w:color="auto"/>
                        <w:left w:val="none" w:sz="0" w:space="0" w:color="auto"/>
                        <w:bottom w:val="none" w:sz="0" w:space="0" w:color="auto"/>
                        <w:right w:val="none" w:sz="0" w:space="0" w:color="auto"/>
                      </w:divBdr>
                    </w:div>
                  </w:divsChild>
                </w:div>
                <w:div w:id="1133210535">
                  <w:marLeft w:val="0"/>
                  <w:marRight w:val="0"/>
                  <w:marTop w:val="0"/>
                  <w:marBottom w:val="0"/>
                  <w:divBdr>
                    <w:top w:val="none" w:sz="0" w:space="0" w:color="auto"/>
                    <w:left w:val="none" w:sz="0" w:space="0" w:color="auto"/>
                    <w:bottom w:val="none" w:sz="0" w:space="0" w:color="auto"/>
                    <w:right w:val="none" w:sz="0" w:space="0" w:color="auto"/>
                  </w:divBdr>
                  <w:divsChild>
                    <w:div w:id="1744065020">
                      <w:marLeft w:val="0"/>
                      <w:marRight w:val="0"/>
                      <w:marTop w:val="0"/>
                      <w:marBottom w:val="0"/>
                      <w:divBdr>
                        <w:top w:val="none" w:sz="0" w:space="0" w:color="auto"/>
                        <w:left w:val="none" w:sz="0" w:space="0" w:color="auto"/>
                        <w:bottom w:val="none" w:sz="0" w:space="0" w:color="auto"/>
                        <w:right w:val="none" w:sz="0" w:space="0" w:color="auto"/>
                      </w:divBdr>
                    </w:div>
                  </w:divsChild>
                </w:div>
                <w:div w:id="1234386557">
                  <w:marLeft w:val="0"/>
                  <w:marRight w:val="0"/>
                  <w:marTop w:val="0"/>
                  <w:marBottom w:val="0"/>
                  <w:divBdr>
                    <w:top w:val="none" w:sz="0" w:space="0" w:color="auto"/>
                    <w:left w:val="none" w:sz="0" w:space="0" w:color="auto"/>
                    <w:bottom w:val="none" w:sz="0" w:space="0" w:color="auto"/>
                    <w:right w:val="none" w:sz="0" w:space="0" w:color="auto"/>
                  </w:divBdr>
                  <w:divsChild>
                    <w:div w:id="2136829354">
                      <w:marLeft w:val="0"/>
                      <w:marRight w:val="0"/>
                      <w:marTop w:val="0"/>
                      <w:marBottom w:val="0"/>
                      <w:divBdr>
                        <w:top w:val="none" w:sz="0" w:space="0" w:color="auto"/>
                        <w:left w:val="none" w:sz="0" w:space="0" w:color="auto"/>
                        <w:bottom w:val="none" w:sz="0" w:space="0" w:color="auto"/>
                        <w:right w:val="none" w:sz="0" w:space="0" w:color="auto"/>
                      </w:divBdr>
                    </w:div>
                  </w:divsChild>
                </w:div>
                <w:div w:id="1245261234">
                  <w:marLeft w:val="0"/>
                  <w:marRight w:val="0"/>
                  <w:marTop w:val="0"/>
                  <w:marBottom w:val="0"/>
                  <w:divBdr>
                    <w:top w:val="none" w:sz="0" w:space="0" w:color="auto"/>
                    <w:left w:val="none" w:sz="0" w:space="0" w:color="auto"/>
                    <w:bottom w:val="none" w:sz="0" w:space="0" w:color="auto"/>
                    <w:right w:val="none" w:sz="0" w:space="0" w:color="auto"/>
                  </w:divBdr>
                  <w:divsChild>
                    <w:div w:id="2021657316">
                      <w:marLeft w:val="0"/>
                      <w:marRight w:val="0"/>
                      <w:marTop w:val="0"/>
                      <w:marBottom w:val="0"/>
                      <w:divBdr>
                        <w:top w:val="none" w:sz="0" w:space="0" w:color="auto"/>
                        <w:left w:val="none" w:sz="0" w:space="0" w:color="auto"/>
                        <w:bottom w:val="none" w:sz="0" w:space="0" w:color="auto"/>
                        <w:right w:val="none" w:sz="0" w:space="0" w:color="auto"/>
                      </w:divBdr>
                    </w:div>
                  </w:divsChild>
                </w:div>
                <w:div w:id="1255091790">
                  <w:marLeft w:val="0"/>
                  <w:marRight w:val="0"/>
                  <w:marTop w:val="0"/>
                  <w:marBottom w:val="0"/>
                  <w:divBdr>
                    <w:top w:val="none" w:sz="0" w:space="0" w:color="auto"/>
                    <w:left w:val="none" w:sz="0" w:space="0" w:color="auto"/>
                    <w:bottom w:val="none" w:sz="0" w:space="0" w:color="auto"/>
                    <w:right w:val="none" w:sz="0" w:space="0" w:color="auto"/>
                  </w:divBdr>
                  <w:divsChild>
                    <w:div w:id="2124642441">
                      <w:marLeft w:val="0"/>
                      <w:marRight w:val="0"/>
                      <w:marTop w:val="0"/>
                      <w:marBottom w:val="0"/>
                      <w:divBdr>
                        <w:top w:val="none" w:sz="0" w:space="0" w:color="auto"/>
                        <w:left w:val="none" w:sz="0" w:space="0" w:color="auto"/>
                        <w:bottom w:val="none" w:sz="0" w:space="0" w:color="auto"/>
                        <w:right w:val="none" w:sz="0" w:space="0" w:color="auto"/>
                      </w:divBdr>
                    </w:div>
                  </w:divsChild>
                </w:div>
                <w:div w:id="1285962162">
                  <w:marLeft w:val="0"/>
                  <w:marRight w:val="0"/>
                  <w:marTop w:val="0"/>
                  <w:marBottom w:val="0"/>
                  <w:divBdr>
                    <w:top w:val="none" w:sz="0" w:space="0" w:color="auto"/>
                    <w:left w:val="none" w:sz="0" w:space="0" w:color="auto"/>
                    <w:bottom w:val="none" w:sz="0" w:space="0" w:color="auto"/>
                    <w:right w:val="none" w:sz="0" w:space="0" w:color="auto"/>
                  </w:divBdr>
                  <w:divsChild>
                    <w:div w:id="603223123">
                      <w:marLeft w:val="0"/>
                      <w:marRight w:val="0"/>
                      <w:marTop w:val="0"/>
                      <w:marBottom w:val="0"/>
                      <w:divBdr>
                        <w:top w:val="none" w:sz="0" w:space="0" w:color="auto"/>
                        <w:left w:val="none" w:sz="0" w:space="0" w:color="auto"/>
                        <w:bottom w:val="none" w:sz="0" w:space="0" w:color="auto"/>
                        <w:right w:val="none" w:sz="0" w:space="0" w:color="auto"/>
                      </w:divBdr>
                    </w:div>
                  </w:divsChild>
                </w:div>
                <w:div w:id="1492215015">
                  <w:marLeft w:val="0"/>
                  <w:marRight w:val="0"/>
                  <w:marTop w:val="0"/>
                  <w:marBottom w:val="0"/>
                  <w:divBdr>
                    <w:top w:val="none" w:sz="0" w:space="0" w:color="auto"/>
                    <w:left w:val="none" w:sz="0" w:space="0" w:color="auto"/>
                    <w:bottom w:val="none" w:sz="0" w:space="0" w:color="auto"/>
                    <w:right w:val="none" w:sz="0" w:space="0" w:color="auto"/>
                  </w:divBdr>
                  <w:divsChild>
                    <w:div w:id="170796787">
                      <w:marLeft w:val="0"/>
                      <w:marRight w:val="0"/>
                      <w:marTop w:val="0"/>
                      <w:marBottom w:val="0"/>
                      <w:divBdr>
                        <w:top w:val="none" w:sz="0" w:space="0" w:color="auto"/>
                        <w:left w:val="none" w:sz="0" w:space="0" w:color="auto"/>
                        <w:bottom w:val="none" w:sz="0" w:space="0" w:color="auto"/>
                        <w:right w:val="none" w:sz="0" w:space="0" w:color="auto"/>
                      </w:divBdr>
                    </w:div>
                  </w:divsChild>
                </w:div>
                <w:div w:id="1764063237">
                  <w:marLeft w:val="0"/>
                  <w:marRight w:val="0"/>
                  <w:marTop w:val="0"/>
                  <w:marBottom w:val="0"/>
                  <w:divBdr>
                    <w:top w:val="none" w:sz="0" w:space="0" w:color="auto"/>
                    <w:left w:val="none" w:sz="0" w:space="0" w:color="auto"/>
                    <w:bottom w:val="none" w:sz="0" w:space="0" w:color="auto"/>
                    <w:right w:val="none" w:sz="0" w:space="0" w:color="auto"/>
                  </w:divBdr>
                  <w:divsChild>
                    <w:div w:id="1359503036">
                      <w:marLeft w:val="0"/>
                      <w:marRight w:val="0"/>
                      <w:marTop w:val="0"/>
                      <w:marBottom w:val="0"/>
                      <w:divBdr>
                        <w:top w:val="none" w:sz="0" w:space="0" w:color="auto"/>
                        <w:left w:val="none" w:sz="0" w:space="0" w:color="auto"/>
                        <w:bottom w:val="none" w:sz="0" w:space="0" w:color="auto"/>
                        <w:right w:val="none" w:sz="0" w:space="0" w:color="auto"/>
                      </w:divBdr>
                    </w:div>
                  </w:divsChild>
                </w:div>
                <w:div w:id="2089573909">
                  <w:marLeft w:val="0"/>
                  <w:marRight w:val="0"/>
                  <w:marTop w:val="0"/>
                  <w:marBottom w:val="0"/>
                  <w:divBdr>
                    <w:top w:val="none" w:sz="0" w:space="0" w:color="auto"/>
                    <w:left w:val="none" w:sz="0" w:space="0" w:color="auto"/>
                    <w:bottom w:val="none" w:sz="0" w:space="0" w:color="auto"/>
                    <w:right w:val="none" w:sz="0" w:space="0" w:color="auto"/>
                  </w:divBdr>
                  <w:divsChild>
                    <w:div w:id="20271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17733">
          <w:marLeft w:val="0"/>
          <w:marRight w:val="0"/>
          <w:marTop w:val="0"/>
          <w:marBottom w:val="0"/>
          <w:divBdr>
            <w:top w:val="none" w:sz="0" w:space="0" w:color="auto"/>
            <w:left w:val="none" w:sz="0" w:space="0" w:color="auto"/>
            <w:bottom w:val="none" w:sz="0" w:space="0" w:color="auto"/>
            <w:right w:val="none" w:sz="0" w:space="0" w:color="auto"/>
          </w:divBdr>
        </w:div>
        <w:div w:id="1371688077">
          <w:marLeft w:val="0"/>
          <w:marRight w:val="0"/>
          <w:marTop w:val="0"/>
          <w:marBottom w:val="0"/>
          <w:divBdr>
            <w:top w:val="none" w:sz="0" w:space="0" w:color="auto"/>
            <w:left w:val="none" w:sz="0" w:space="0" w:color="auto"/>
            <w:bottom w:val="none" w:sz="0" w:space="0" w:color="auto"/>
            <w:right w:val="none" w:sz="0" w:space="0" w:color="auto"/>
          </w:divBdr>
        </w:div>
        <w:div w:id="1712652693">
          <w:marLeft w:val="0"/>
          <w:marRight w:val="0"/>
          <w:marTop w:val="0"/>
          <w:marBottom w:val="0"/>
          <w:divBdr>
            <w:top w:val="none" w:sz="0" w:space="0" w:color="auto"/>
            <w:left w:val="none" w:sz="0" w:space="0" w:color="auto"/>
            <w:bottom w:val="none" w:sz="0" w:space="0" w:color="auto"/>
            <w:right w:val="none" w:sz="0" w:space="0" w:color="auto"/>
          </w:divBdr>
          <w:divsChild>
            <w:div w:id="477501014">
              <w:marLeft w:val="-75"/>
              <w:marRight w:val="0"/>
              <w:marTop w:val="30"/>
              <w:marBottom w:val="30"/>
              <w:divBdr>
                <w:top w:val="none" w:sz="0" w:space="0" w:color="auto"/>
                <w:left w:val="none" w:sz="0" w:space="0" w:color="auto"/>
                <w:bottom w:val="none" w:sz="0" w:space="0" w:color="auto"/>
                <w:right w:val="none" w:sz="0" w:space="0" w:color="auto"/>
              </w:divBdr>
              <w:divsChild>
                <w:div w:id="37362933">
                  <w:marLeft w:val="0"/>
                  <w:marRight w:val="0"/>
                  <w:marTop w:val="0"/>
                  <w:marBottom w:val="0"/>
                  <w:divBdr>
                    <w:top w:val="none" w:sz="0" w:space="0" w:color="auto"/>
                    <w:left w:val="none" w:sz="0" w:space="0" w:color="auto"/>
                    <w:bottom w:val="none" w:sz="0" w:space="0" w:color="auto"/>
                    <w:right w:val="none" w:sz="0" w:space="0" w:color="auto"/>
                  </w:divBdr>
                  <w:divsChild>
                    <w:div w:id="270866030">
                      <w:marLeft w:val="0"/>
                      <w:marRight w:val="0"/>
                      <w:marTop w:val="0"/>
                      <w:marBottom w:val="0"/>
                      <w:divBdr>
                        <w:top w:val="none" w:sz="0" w:space="0" w:color="auto"/>
                        <w:left w:val="none" w:sz="0" w:space="0" w:color="auto"/>
                        <w:bottom w:val="none" w:sz="0" w:space="0" w:color="auto"/>
                        <w:right w:val="none" w:sz="0" w:space="0" w:color="auto"/>
                      </w:divBdr>
                    </w:div>
                  </w:divsChild>
                </w:div>
                <w:div w:id="185556557">
                  <w:marLeft w:val="0"/>
                  <w:marRight w:val="0"/>
                  <w:marTop w:val="0"/>
                  <w:marBottom w:val="0"/>
                  <w:divBdr>
                    <w:top w:val="none" w:sz="0" w:space="0" w:color="auto"/>
                    <w:left w:val="none" w:sz="0" w:space="0" w:color="auto"/>
                    <w:bottom w:val="none" w:sz="0" w:space="0" w:color="auto"/>
                    <w:right w:val="none" w:sz="0" w:space="0" w:color="auto"/>
                  </w:divBdr>
                  <w:divsChild>
                    <w:div w:id="294262512">
                      <w:marLeft w:val="0"/>
                      <w:marRight w:val="0"/>
                      <w:marTop w:val="0"/>
                      <w:marBottom w:val="0"/>
                      <w:divBdr>
                        <w:top w:val="none" w:sz="0" w:space="0" w:color="auto"/>
                        <w:left w:val="none" w:sz="0" w:space="0" w:color="auto"/>
                        <w:bottom w:val="none" w:sz="0" w:space="0" w:color="auto"/>
                        <w:right w:val="none" w:sz="0" w:space="0" w:color="auto"/>
                      </w:divBdr>
                    </w:div>
                  </w:divsChild>
                </w:div>
                <w:div w:id="234358799">
                  <w:marLeft w:val="0"/>
                  <w:marRight w:val="0"/>
                  <w:marTop w:val="0"/>
                  <w:marBottom w:val="0"/>
                  <w:divBdr>
                    <w:top w:val="none" w:sz="0" w:space="0" w:color="auto"/>
                    <w:left w:val="none" w:sz="0" w:space="0" w:color="auto"/>
                    <w:bottom w:val="none" w:sz="0" w:space="0" w:color="auto"/>
                    <w:right w:val="none" w:sz="0" w:space="0" w:color="auto"/>
                  </w:divBdr>
                  <w:divsChild>
                    <w:div w:id="84300893">
                      <w:marLeft w:val="0"/>
                      <w:marRight w:val="0"/>
                      <w:marTop w:val="0"/>
                      <w:marBottom w:val="0"/>
                      <w:divBdr>
                        <w:top w:val="none" w:sz="0" w:space="0" w:color="auto"/>
                        <w:left w:val="none" w:sz="0" w:space="0" w:color="auto"/>
                        <w:bottom w:val="none" w:sz="0" w:space="0" w:color="auto"/>
                        <w:right w:val="none" w:sz="0" w:space="0" w:color="auto"/>
                      </w:divBdr>
                    </w:div>
                  </w:divsChild>
                </w:div>
                <w:div w:id="279604358">
                  <w:marLeft w:val="0"/>
                  <w:marRight w:val="0"/>
                  <w:marTop w:val="0"/>
                  <w:marBottom w:val="0"/>
                  <w:divBdr>
                    <w:top w:val="none" w:sz="0" w:space="0" w:color="auto"/>
                    <w:left w:val="none" w:sz="0" w:space="0" w:color="auto"/>
                    <w:bottom w:val="none" w:sz="0" w:space="0" w:color="auto"/>
                    <w:right w:val="none" w:sz="0" w:space="0" w:color="auto"/>
                  </w:divBdr>
                  <w:divsChild>
                    <w:div w:id="1873957070">
                      <w:marLeft w:val="0"/>
                      <w:marRight w:val="0"/>
                      <w:marTop w:val="0"/>
                      <w:marBottom w:val="0"/>
                      <w:divBdr>
                        <w:top w:val="none" w:sz="0" w:space="0" w:color="auto"/>
                        <w:left w:val="none" w:sz="0" w:space="0" w:color="auto"/>
                        <w:bottom w:val="none" w:sz="0" w:space="0" w:color="auto"/>
                        <w:right w:val="none" w:sz="0" w:space="0" w:color="auto"/>
                      </w:divBdr>
                    </w:div>
                  </w:divsChild>
                </w:div>
                <w:div w:id="379944068">
                  <w:marLeft w:val="0"/>
                  <w:marRight w:val="0"/>
                  <w:marTop w:val="0"/>
                  <w:marBottom w:val="0"/>
                  <w:divBdr>
                    <w:top w:val="none" w:sz="0" w:space="0" w:color="auto"/>
                    <w:left w:val="none" w:sz="0" w:space="0" w:color="auto"/>
                    <w:bottom w:val="none" w:sz="0" w:space="0" w:color="auto"/>
                    <w:right w:val="none" w:sz="0" w:space="0" w:color="auto"/>
                  </w:divBdr>
                  <w:divsChild>
                    <w:div w:id="2048482298">
                      <w:marLeft w:val="0"/>
                      <w:marRight w:val="0"/>
                      <w:marTop w:val="0"/>
                      <w:marBottom w:val="0"/>
                      <w:divBdr>
                        <w:top w:val="none" w:sz="0" w:space="0" w:color="auto"/>
                        <w:left w:val="none" w:sz="0" w:space="0" w:color="auto"/>
                        <w:bottom w:val="none" w:sz="0" w:space="0" w:color="auto"/>
                        <w:right w:val="none" w:sz="0" w:space="0" w:color="auto"/>
                      </w:divBdr>
                    </w:div>
                  </w:divsChild>
                </w:div>
                <w:div w:id="499387496">
                  <w:marLeft w:val="0"/>
                  <w:marRight w:val="0"/>
                  <w:marTop w:val="0"/>
                  <w:marBottom w:val="0"/>
                  <w:divBdr>
                    <w:top w:val="none" w:sz="0" w:space="0" w:color="auto"/>
                    <w:left w:val="none" w:sz="0" w:space="0" w:color="auto"/>
                    <w:bottom w:val="none" w:sz="0" w:space="0" w:color="auto"/>
                    <w:right w:val="none" w:sz="0" w:space="0" w:color="auto"/>
                  </w:divBdr>
                  <w:divsChild>
                    <w:div w:id="596138818">
                      <w:marLeft w:val="0"/>
                      <w:marRight w:val="0"/>
                      <w:marTop w:val="0"/>
                      <w:marBottom w:val="0"/>
                      <w:divBdr>
                        <w:top w:val="none" w:sz="0" w:space="0" w:color="auto"/>
                        <w:left w:val="none" w:sz="0" w:space="0" w:color="auto"/>
                        <w:bottom w:val="none" w:sz="0" w:space="0" w:color="auto"/>
                        <w:right w:val="none" w:sz="0" w:space="0" w:color="auto"/>
                      </w:divBdr>
                    </w:div>
                  </w:divsChild>
                </w:div>
                <w:div w:id="550308168">
                  <w:marLeft w:val="0"/>
                  <w:marRight w:val="0"/>
                  <w:marTop w:val="0"/>
                  <w:marBottom w:val="0"/>
                  <w:divBdr>
                    <w:top w:val="none" w:sz="0" w:space="0" w:color="auto"/>
                    <w:left w:val="none" w:sz="0" w:space="0" w:color="auto"/>
                    <w:bottom w:val="none" w:sz="0" w:space="0" w:color="auto"/>
                    <w:right w:val="none" w:sz="0" w:space="0" w:color="auto"/>
                  </w:divBdr>
                  <w:divsChild>
                    <w:div w:id="1091701565">
                      <w:marLeft w:val="0"/>
                      <w:marRight w:val="0"/>
                      <w:marTop w:val="0"/>
                      <w:marBottom w:val="0"/>
                      <w:divBdr>
                        <w:top w:val="none" w:sz="0" w:space="0" w:color="auto"/>
                        <w:left w:val="none" w:sz="0" w:space="0" w:color="auto"/>
                        <w:bottom w:val="none" w:sz="0" w:space="0" w:color="auto"/>
                        <w:right w:val="none" w:sz="0" w:space="0" w:color="auto"/>
                      </w:divBdr>
                    </w:div>
                  </w:divsChild>
                </w:div>
                <w:div w:id="659579996">
                  <w:marLeft w:val="0"/>
                  <w:marRight w:val="0"/>
                  <w:marTop w:val="0"/>
                  <w:marBottom w:val="0"/>
                  <w:divBdr>
                    <w:top w:val="none" w:sz="0" w:space="0" w:color="auto"/>
                    <w:left w:val="none" w:sz="0" w:space="0" w:color="auto"/>
                    <w:bottom w:val="none" w:sz="0" w:space="0" w:color="auto"/>
                    <w:right w:val="none" w:sz="0" w:space="0" w:color="auto"/>
                  </w:divBdr>
                  <w:divsChild>
                    <w:div w:id="617761314">
                      <w:marLeft w:val="0"/>
                      <w:marRight w:val="0"/>
                      <w:marTop w:val="0"/>
                      <w:marBottom w:val="0"/>
                      <w:divBdr>
                        <w:top w:val="none" w:sz="0" w:space="0" w:color="auto"/>
                        <w:left w:val="none" w:sz="0" w:space="0" w:color="auto"/>
                        <w:bottom w:val="none" w:sz="0" w:space="0" w:color="auto"/>
                        <w:right w:val="none" w:sz="0" w:space="0" w:color="auto"/>
                      </w:divBdr>
                    </w:div>
                  </w:divsChild>
                </w:div>
                <w:div w:id="688144463">
                  <w:marLeft w:val="0"/>
                  <w:marRight w:val="0"/>
                  <w:marTop w:val="0"/>
                  <w:marBottom w:val="0"/>
                  <w:divBdr>
                    <w:top w:val="none" w:sz="0" w:space="0" w:color="auto"/>
                    <w:left w:val="none" w:sz="0" w:space="0" w:color="auto"/>
                    <w:bottom w:val="none" w:sz="0" w:space="0" w:color="auto"/>
                    <w:right w:val="none" w:sz="0" w:space="0" w:color="auto"/>
                  </w:divBdr>
                  <w:divsChild>
                    <w:div w:id="1075125755">
                      <w:marLeft w:val="0"/>
                      <w:marRight w:val="0"/>
                      <w:marTop w:val="0"/>
                      <w:marBottom w:val="0"/>
                      <w:divBdr>
                        <w:top w:val="none" w:sz="0" w:space="0" w:color="auto"/>
                        <w:left w:val="none" w:sz="0" w:space="0" w:color="auto"/>
                        <w:bottom w:val="none" w:sz="0" w:space="0" w:color="auto"/>
                        <w:right w:val="none" w:sz="0" w:space="0" w:color="auto"/>
                      </w:divBdr>
                    </w:div>
                  </w:divsChild>
                </w:div>
                <w:div w:id="720711033">
                  <w:marLeft w:val="0"/>
                  <w:marRight w:val="0"/>
                  <w:marTop w:val="0"/>
                  <w:marBottom w:val="0"/>
                  <w:divBdr>
                    <w:top w:val="none" w:sz="0" w:space="0" w:color="auto"/>
                    <w:left w:val="none" w:sz="0" w:space="0" w:color="auto"/>
                    <w:bottom w:val="none" w:sz="0" w:space="0" w:color="auto"/>
                    <w:right w:val="none" w:sz="0" w:space="0" w:color="auto"/>
                  </w:divBdr>
                  <w:divsChild>
                    <w:div w:id="1180244271">
                      <w:marLeft w:val="0"/>
                      <w:marRight w:val="0"/>
                      <w:marTop w:val="0"/>
                      <w:marBottom w:val="0"/>
                      <w:divBdr>
                        <w:top w:val="none" w:sz="0" w:space="0" w:color="auto"/>
                        <w:left w:val="none" w:sz="0" w:space="0" w:color="auto"/>
                        <w:bottom w:val="none" w:sz="0" w:space="0" w:color="auto"/>
                        <w:right w:val="none" w:sz="0" w:space="0" w:color="auto"/>
                      </w:divBdr>
                    </w:div>
                  </w:divsChild>
                </w:div>
                <w:div w:id="722676715">
                  <w:marLeft w:val="0"/>
                  <w:marRight w:val="0"/>
                  <w:marTop w:val="0"/>
                  <w:marBottom w:val="0"/>
                  <w:divBdr>
                    <w:top w:val="none" w:sz="0" w:space="0" w:color="auto"/>
                    <w:left w:val="none" w:sz="0" w:space="0" w:color="auto"/>
                    <w:bottom w:val="none" w:sz="0" w:space="0" w:color="auto"/>
                    <w:right w:val="none" w:sz="0" w:space="0" w:color="auto"/>
                  </w:divBdr>
                  <w:divsChild>
                    <w:div w:id="1542861238">
                      <w:marLeft w:val="0"/>
                      <w:marRight w:val="0"/>
                      <w:marTop w:val="0"/>
                      <w:marBottom w:val="0"/>
                      <w:divBdr>
                        <w:top w:val="none" w:sz="0" w:space="0" w:color="auto"/>
                        <w:left w:val="none" w:sz="0" w:space="0" w:color="auto"/>
                        <w:bottom w:val="none" w:sz="0" w:space="0" w:color="auto"/>
                        <w:right w:val="none" w:sz="0" w:space="0" w:color="auto"/>
                      </w:divBdr>
                    </w:div>
                  </w:divsChild>
                </w:div>
                <w:div w:id="743331796">
                  <w:marLeft w:val="0"/>
                  <w:marRight w:val="0"/>
                  <w:marTop w:val="0"/>
                  <w:marBottom w:val="0"/>
                  <w:divBdr>
                    <w:top w:val="none" w:sz="0" w:space="0" w:color="auto"/>
                    <w:left w:val="none" w:sz="0" w:space="0" w:color="auto"/>
                    <w:bottom w:val="none" w:sz="0" w:space="0" w:color="auto"/>
                    <w:right w:val="none" w:sz="0" w:space="0" w:color="auto"/>
                  </w:divBdr>
                  <w:divsChild>
                    <w:div w:id="2107338654">
                      <w:marLeft w:val="0"/>
                      <w:marRight w:val="0"/>
                      <w:marTop w:val="0"/>
                      <w:marBottom w:val="0"/>
                      <w:divBdr>
                        <w:top w:val="none" w:sz="0" w:space="0" w:color="auto"/>
                        <w:left w:val="none" w:sz="0" w:space="0" w:color="auto"/>
                        <w:bottom w:val="none" w:sz="0" w:space="0" w:color="auto"/>
                        <w:right w:val="none" w:sz="0" w:space="0" w:color="auto"/>
                      </w:divBdr>
                    </w:div>
                  </w:divsChild>
                </w:div>
                <w:div w:id="920868853">
                  <w:marLeft w:val="0"/>
                  <w:marRight w:val="0"/>
                  <w:marTop w:val="0"/>
                  <w:marBottom w:val="0"/>
                  <w:divBdr>
                    <w:top w:val="none" w:sz="0" w:space="0" w:color="auto"/>
                    <w:left w:val="none" w:sz="0" w:space="0" w:color="auto"/>
                    <w:bottom w:val="none" w:sz="0" w:space="0" w:color="auto"/>
                    <w:right w:val="none" w:sz="0" w:space="0" w:color="auto"/>
                  </w:divBdr>
                  <w:divsChild>
                    <w:div w:id="1303654995">
                      <w:marLeft w:val="0"/>
                      <w:marRight w:val="0"/>
                      <w:marTop w:val="0"/>
                      <w:marBottom w:val="0"/>
                      <w:divBdr>
                        <w:top w:val="none" w:sz="0" w:space="0" w:color="auto"/>
                        <w:left w:val="none" w:sz="0" w:space="0" w:color="auto"/>
                        <w:bottom w:val="none" w:sz="0" w:space="0" w:color="auto"/>
                        <w:right w:val="none" w:sz="0" w:space="0" w:color="auto"/>
                      </w:divBdr>
                    </w:div>
                  </w:divsChild>
                </w:div>
                <w:div w:id="1170408365">
                  <w:marLeft w:val="0"/>
                  <w:marRight w:val="0"/>
                  <w:marTop w:val="0"/>
                  <w:marBottom w:val="0"/>
                  <w:divBdr>
                    <w:top w:val="none" w:sz="0" w:space="0" w:color="auto"/>
                    <w:left w:val="none" w:sz="0" w:space="0" w:color="auto"/>
                    <w:bottom w:val="none" w:sz="0" w:space="0" w:color="auto"/>
                    <w:right w:val="none" w:sz="0" w:space="0" w:color="auto"/>
                  </w:divBdr>
                  <w:divsChild>
                    <w:div w:id="1906448464">
                      <w:marLeft w:val="0"/>
                      <w:marRight w:val="0"/>
                      <w:marTop w:val="0"/>
                      <w:marBottom w:val="0"/>
                      <w:divBdr>
                        <w:top w:val="none" w:sz="0" w:space="0" w:color="auto"/>
                        <w:left w:val="none" w:sz="0" w:space="0" w:color="auto"/>
                        <w:bottom w:val="none" w:sz="0" w:space="0" w:color="auto"/>
                        <w:right w:val="none" w:sz="0" w:space="0" w:color="auto"/>
                      </w:divBdr>
                    </w:div>
                  </w:divsChild>
                </w:div>
                <w:div w:id="1330596138">
                  <w:marLeft w:val="0"/>
                  <w:marRight w:val="0"/>
                  <w:marTop w:val="0"/>
                  <w:marBottom w:val="0"/>
                  <w:divBdr>
                    <w:top w:val="none" w:sz="0" w:space="0" w:color="auto"/>
                    <w:left w:val="none" w:sz="0" w:space="0" w:color="auto"/>
                    <w:bottom w:val="none" w:sz="0" w:space="0" w:color="auto"/>
                    <w:right w:val="none" w:sz="0" w:space="0" w:color="auto"/>
                  </w:divBdr>
                  <w:divsChild>
                    <w:div w:id="1718508669">
                      <w:marLeft w:val="0"/>
                      <w:marRight w:val="0"/>
                      <w:marTop w:val="0"/>
                      <w:marBottom w:val="0"/>
                      <w:divBdr>
                        <w:top w:val="none" w:sz="0" w:space="0" w:color="auto"/>
                        <w:left w:val="none" w:sz="0" w:space="0" w:color="auto"/>
                        <w:bottom w:val="none" w:sz="0" w:space="0" w:color="auto"/>
                        <w:right w:val="none" w:sz="0" w:space="0" w:color="auto"/>
                      </w:divBdr>
                    </w:div>
                  </w:divsChild>
                </w:div>
                <w:div w:id="1343554509">
                  <w:marLeft w:val="0"/>
                  <w:marRight w:val="0"/>
                  <w:marTop w:val="0"/>
                  <w:marBottom w:val="0"/>
                  <w:divBdr>
                    <w:top w:val="none" w:sz="0" w:space="0" w:color="auto"/>
                    <w:left w:val="none" w:sz="0" w:space="0" w:color="auto"/>
                    <w:bottom w:val="none" w:sz="0" w:space="0" w:color="auto"/>
                    <w:right w:val="none" w:sz="0" w:space="0" w:color="auto"/>
                  </w:divBdr>
                  <w:divsChild>
                    <w:div w:id="565066912">
                      <w:marLeft w:val="0"/>
                      <w:marRight w:val="0"/>
                      <w:marTop w:val="0"/>
                      <w:marBottom w:val="0"/>
                      <w:divBdr>
                        <w:top w:val="none" w:sz="0" w:space="0" w:color="auto"/>
                        <w:left w:val="none" w:sz="0" w:space="0" w:color="auto"/>
                        <w:bottom w:val="none" w:sz="0" w:space="0" w:color="auto"/>
                        <w:right w:val="none" w:sz="0" w:space="0" w:color="auto"/>
                      </w:divBdr>
                    </w:div>
                  </w:divsChild>
                </w:div>
                <w:div w:id="1587111393">
                  <w:marLeft w:val="0"/>
                  <w:marRight w:val="0"/>
                  <w:marTop w:val="0"/>
                  <w:marBottom w:val="0"/>
                  <w:divBdr>
                    <w:top w:val="none" w:sz="0" w:space="0" w:color="auto"/>
                    <w:left w:val="none" w:sz="0" w:space="0" w:color="auto"/>
                    <w:bottom w:val="none" w:sz="0" w:space="0" w:color="auto"/>
                    <w:right w:val="none" w:sz="0" w:space="0" w:color="auto"/>
                  </w:divBdr>
                  <w:divsChild>
                    <w:div w:id="1751930668">
                      <w:marLeft w:val="0"/>
                      <w:marRight w:val="0"/>
                      <w:marTop w:val="0"/>
                      <w:marBottom w:val="0"/>
                      <w:divBdr>
                        <w:top w:val="none" w:sz="0" w:space="0" w:color="auto"/>
                        <w:left w:val="none" w:sz="0" w:space="0" w:color="auto"/>
                        <w:bottom w:val="none" w:sz="0" w:space="0" w:color="auto"/>
                        <w:right w:val="none" w:sz="0" w:space="0" w:color="auto"/>
                      </w:divBdr>
                    </w:div>
                  </w:divsChild>
                </w:div>
                <w:div w:id="1627202020">
                  <w:marLeft w:val="0"/>
                  <w:marRight w:val="0"/>
                  <w:marTop w:val="0"/>
                  <w:marBottom w:val="0"/>
                  <w:divBdr>
                    <w:top w:val="none" w:sz="0" w:space="0" w:color="auto"/>
                    <w:left w:val="none" w:sz="0" w:space="0" w:color="auto"/>
                    <w:bottom w:val="none" w:sz="0" w:space="0" w:color="auto"/>
                    <w:right w:val="none" w:sz="0" w:space="0" w:color="auto"/>
                  </w:divBdr>
                  <w:divsChild>
                    <w:div w:id="1341466005">
                      <w:marLeft w:val="0"/>
                      <w:marRight w:val="0"/>
                      <w:marTop w:val="0"/>
                      <w:marBottom w:val="0"/>
                      <w:divBdr>
                        <w:top w:val="none" w:sz="0" w:space="0" w:color="auto"/>
                        <w:left w:val="none" w:sz="0" w:space="0" w:color="auto"/>
                        <w:bottom w:val="none" w:sz="0" w:space="0" w:color="auto"/>
                        <w:right w:val="none" w:sz="0" w:space="0" w:color="auto"/>
                      </w:divBdr>
                    </w:div>
                  </w:divsChild>
                </w:div>
                <w:div w:id="1714235907">
                  <w:marLeft w:val="0"/>
                  <w:marRight w:val="0"/>
                  <w:marTop w:val="0"/>
                  <w:marBottom w:val="0"/>
                  <w:divBdr>
                    <w:top w:val="none" w:sz="0" w:space="0" w:color="auto"/>
                    <w:left w:val="none" w:sz="0" w:space="0" w:color="auto"/>
                    <w:bottom w:val="none" w:sz="0" w:space="0" w:color="auto"/>
                    <w:right w:val="none" w:sz="0" w:space="0" w:color="auto"/>
                  </w:divBdr>
                  <w:divsChild>
                    <w:div w:id="1922375735">
                      <w:marLeft w:val="0"/>
                      <w:marRight w:val="0"/>
                      <w:marTop w:val="0"/>
                      <w:marBottom w:val="0"/>
                      <w:divBdr>
                        <w:top w:val="none" w:sz="0" w:space="0" w:color="auto"/>
                        <w:left w:val="none" w:sz="0" w:space="0" w:color="auto"/>
                        <w:bottom w:val="none" w:sz="0" w:space="0" w:color="auto"/>
                        <w:right w:val="none" w:sz="0" w:space="0" w:color="auto"/>
                      </w:divBdr>
                    </w:div>
                  </w:divsChild>
                </w:div>
                <w:div w:id="1786147883">
                  <w:marLeft w:val="0"/>
                  <w:marRight w:val="0"/>
                  <w:marTop w:val="0"/>
                  <w:marBottom w:val="0"/>
                  <w:divBdr>
                    <w:top w:val="none" w:sz="0" w:space="0" w:color="auto"/>
                    <w:left w:val="none" w:sz="0" w:space="0" w:color="auto"/>
                    <w:bottom w:val="none" w:sz="0" w:space="0" w:color="auto"/>
                    <w:right w:val="none" w:sz="0" w:space="0" w:color="auto"/>
                  </w:divBdr>
                  <w:divsChild>
                    <w:div w:id="14865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454076">
          <w:marLeft w:val="0"/>
          <w:marRight w:val="0"/>
          <w:marTop w:val="0"/>
          <w:marBottom w:val="0"/>
          <w:divBdr>
            <w:top w:val="none" w:sz="0" w:space="0" w:color="auto"/>
            <w:left w:val="none" w:sz="0" w:space="0" w:color="auto"/>
            <w:bottom w:val="none" w:sz="0" w:space="0" w:color="auto"/>
            <w:right w:val="none" w:sz="0" w:space="0" w:color="auto"/>
          </w:divBdr>
        </w:div>
      </w:divsChild>
    </w:div>
    <w:div w:id="1248265937">
      <w:bodyDiv w:val="1"/>
      <w:marLeft w:val="0"/>
      <w:marRight w:val="0"/>
      <w:marTop w:val="0"/>
      <w:marBottom w:val="0"/>
      <w:divBdr>
        <w:top w:val="none" w:sz="0" w:space="0" w:color="auto"/>
        <w:left w:val="none" w:sz="0" w:space="0" w:color="auto"/>
        <w:bottom w:val="none" w:sz="0" w:space="0" w:color="auto"/>
        <w:right w:val="none" w:sz="0" w:space="0" w:color="auto"/>
      </w:divBdr>
      <w:divsChild>
        <w:div w:id="177354601">
          <w:marLeft w:val="0"/>
          <w:marRight w:val="0"/>
          <w:marTop w:val="0"/>
          <w:marBottom w:val="0"/>
          <w:divBdr>
            <w:top w:val="none" w:sz="0" w:space="0" w:color="auto"/>
            <w:left w:val="none" w:sz="0" w:space="0" w:color="auto"/>
            <w:bottom w:val="none" w:sz="0" w:space="0" w:color="auto"/>
            <w:right w:val="none" w:sz="0" w:space="0" w:color="auto"/>
          </w:divBdr>
        </w:div>
        <w:div w:id="851528699">
          <w:marLeft w:val="0"/>
          <w:marRight w:val="0"/>
          <w:marTop w:val="0"/>
          <w:marBottom w:val="0"/>
          <w:divBdr>
            <w:top w:val="none" w:sz="0" w:space="0" w:color="auto"/>
            <w:left w:val="none" w:sz="0" w:space="0" w:color="auto"/>
            <w:bottom w:val="none" w:sz="0" w:space="0" w:color="auto"/>
            <w:right w:val="none" w:sz="0" w:space="0" w:color="auto"/>
          </w:divBdr>
        </w:div>
        <w:div w:id="1157302848">
          <w:marLeft w:val="0"/>
          <w:marRight w:val="0"/>
          <w:marTop w:val="0"/>
          <w:marBottom w:val="0"/>
          <w:divBdr>
            <w:top w:val="none" w:sz="0" w:space="0" w:color="auto"/>
            <w:left w:val="none" w:sz="0" w:space="0" w:color="auto"/>
            <w:bottom w:val="none" w:sz="0" w:space="0" w:color="auto"/>
            <w:right w:val="none" w:sz="0" w:space="0" w:color="auto"/>
          </w:divBdr>
        </w:div>
      </w:divsChild>
    </w:div>
    <w:div w:id="1394348222">
      <w:bodyDiv w:val="1"/>
      <w:marLeft w:val="0"/>
      <w:marRight w:val="0"/>
      <w:marTop w:val="0"/>
      <w:marBottom w:val="0"/>
      <w:divBdr>
        <w:top w:val="none" w:sz="0" w:space="0" w:color="auto"/>
        <w:left w:val="none" w:sz="0" w:space="0" w:color="auto"/>
        <w:bottom w:val="none" w:sz="0" w:space="0" w:color="auto"/>
        <w:right w:val="none" w:sz="0" w:space="0" w:color="auto"/>
      </w:divBdr>
      <w:divsChild>
        <w:div w:id="216627681">
          <w:marLeft w:val="0"/>
          <w:marRight w:val="0"/>
          <w:marTop w:val="0"/>
          <w:marBottom w:val="0"/>
          <w:divBdr>
            <w:top w:val="none" w:sz="0" w:space="0" w:color="auto"/>
            <w:left w:val="none" w:sz="0" w:space="0" w:color="auto"/>
            <w:bottom w:val="none" w:sz="0" w:space="0" w:color="auto"/>
            <w:right w:val="none" w:sz="0" w:space="0" w:color="auto"/>
          </w:divBdr>
        </w:div>
        <w:div w:id="1245382882">
          <w:marLeft w:val="0"/>
          <w:marRight w:val="0"/>
          <w:marTop w:val="0"/>
          <w:marBottom w:val="0"/>
          <w:divBdr>
            <w:top w:val="none" w:sz="0" w:space="0" w:color="auto"/>
            <w:left w:val="none" w:sz="0" w:space="0" w:color="auto"/>
            <w:bottom w:val="none" w:sz="0" w:space="0" w:color="auto"/>
            <w:right w:val="none" w:sz="0" w:space="0" w:color="auto"/>
          </w:divBdr>
        </w:div>
      </w:divsChild>
    </w:div>
    <w:div w:id="1513959435">
      <w:bodyDiv w:val="1"/>
      <w:marLeft w:val="0"/>
      <w:marRight w:val="0"/>
      <w:marTop w:val="0"/>
      <w:marBottom w:val="0"/>
      <w:divBdr>
        <w:top w:val="none" w:sz="0" w:space="0" w:color="auto"/>
        <w:left w:val="none" w:sz="0" w:space="0" w:color="auto"/>
        <w:bottom w:val="none" w:sz="0" w:space="0" w:color="auto"/>
        <w:right w:val="none" w:sz="0" w:space="0" w:color="auto"/>
      </w:divBdr>
      <w:divsChild>
        <w:div w:id="71511451">
          <w:marLeft w:val="0"/>
          <w:marRight w:val="0"/>
          <w:marTop w:val="0"/>
          <w:marBottom w:val="0"/>
          <w:divBdr>
            <w:top w:val="none" w:sz="0" w:space="0" w:color="auto"/>
            <w:left w:val="none" w:sz="0" w:space="0" w:color="auto"/>
            <w:bottom w:val="none" w:sz="0" w:space="0" w:color="auto"/>
            <w:right w:val="none" w:sz="0" w:space="0" w:color="auto"/>
          </w:divBdr>
        </w:div>
        <w:div w:id="137695689">
          <w:marLeft w:val="0"/>
          <w:marRight w:val="0"/>
          <w:marTop w:val="0"/>
          <w:marBottom w:val="0"/>
          <w:divBdr>
            <w:top w:val="none" w:sz="0" w:space="0" w:color="auto"/>
            <w:left w:val="none" w:sz="0" w:space="0" w:color="auto"/>
            <w:bottom w:val="none" w:sz="0" w:space="0" w:color="auto"/>
            <w:right w:val="none" w:sz="0" w:space="0" w:color="auto"/>
          </w:divBdr>
        </w:div>
        <w:div w:id="188106664">
          <w:marLeft w:val="0"/>
          <w:marRight w:val="0"/>
          <w:marTop w:val="0"/>
          <w:marBottom w:val="0"/>
          <w:divBdr>
            <w:top w:val="none" w:sz="0" w:space="0" w:color="auto"/>
            <w:left w:val="none" w:sz="0" w:space="0" w:color="auto"/>
            <w:bottom w:val="none" w:sz="0" w:space="0" w:color="auto"/>
            <w:right w:val="none" w:sz="0" w:space="0" w:color="auto"/>
          </w:divBdr>
        </w:div>
        <w:div w:id="1012757088">
          <w:marLeft w:val="0"/>
          <w:marRight w:val="0"/>
          <w:marTop w:val="0"/>
          <w:marBottom w:val="0"/>
          <w:divBdr>
            <w:top w:val="none" w:sz="0" w:space="0" w:color="auto"/>
            <w:left w:val="none" w:sz="0" w:space="0" w:color="auto"/>
            <w:bottom w:val="none" w:sz="0" w:space="0" w:color="auto"/>
            <w:right w:val="none" w:sz="0" w:space="0" w:color="auto"/>
          </w:divBdr>
        </w:div>
        <w:div w:id="1176846152">
          <w:marLeft w:val="0"/>
          <w:marRight w:val="0"/>
          <w:marTop w:val="0"/>
          <w:marBottom w:val="0"/>
          <w:divBdr>
            <w:top w:val="none" w:sz="0" w:space="0" w:color="auto"/>
            <w:left w:val="none" w:sz="0" w:space="0" w:color="auto"/>
            <w:bottom w:val="none" w:sz="0" w:space="0" w:color="auto"/>
            <w:right w:val="none" w:sz="0" w:space="0" w:color="auto"/>
          </w:divBdr>
          <w:divsChild>
            <w:div w:id="1498225648">
              <w:marLeft w:val="-75"/>
              <w:marRight w:val="0"/>
              <w:marTop w:val="30"/>
              <w:marBottom w:val="30"/>
              <w:divBdr>
                <w:top w:val="none" w:sz="0" w:space="0" w:color="auto"/>
                <w:left w:val="none" w:sz="0" w:space="0" w:color="auto"/>
                <w:bottom w:val="none" w:sz="0" w:space="0" w:color="auto"/>
                <w:right w:val="none" w:sz="0" w:space="0" w:color="auto"/>
              </w:divBdr>
              <w:divsChild>
                <w:div w:id="13461894">
                  <w:marLeft w:val="0"/>
                  <w:marRight w:val="0"/>
                  <w:marTop w:val="0"/>
                  <w:marBottom w:val="0"/>
                  <w:divBdr>
                    <w:top w:val="none" w:sz="0" w:space="0" w:color="auto"/>
                    <w:left w:val="none" w:sz="0" w:space="0" w:color="auto"/>
                    <w:bottom w:val="none" w:sz="0" w:space="0" w:color="auto"/>
                    <w:right w:val="none" w:sz="0" w:space="0" w:color="auto"/>
                  </w:divBdr>
                  <w:divsChild>
                    <w:div w:id="2040928628">
                      <w:marLeft w:val="0"/>
                      <w:marRight w:val="0"/>
                      <w:marTop w:val="0"/>
                      <w:marBottom w:val="0"/>
                      <w:divBdr>
                        <w:top w:val="none" w:sz="0" w:space="0" w:color="auto"/>
                        <w:left w:val="none" w:sz="0" w:space="0" w:color="auto"/>
                        <w:bottom w:val="none" w:sz="0" w:space="0" w:color="auto"/>
                        <w:right w:val="none" w:sz="0" w:space="0" w:color="auto"/>
                      </w:divBdr>
                    </w:div>
                  </w:divsChild>
                </w:div>
                <w:div w:id="18432255">
                  <w:marLeft w:val="0"/>
                  <w:marRight w:val="0"/>
                  <w:marTop w:val="0"/>
                  <w:marBottom w:val="0"/>
                  <w:divBdr>
                    <w:top w:val="none" w:sz="0" w:space="0" w:color="auto"/>
                    <w:left w:val="none" w:sz="0" w:space="0" w:color="auto"/>
                    <w:bottom w:val="none" w:sz="0" w:space="0" w:color="auto"/>
                    <w:right w:val="none" w:sz="0" w:space="0" w:color="auto"/>
                  </w:divBdr>
                  <w:divsChild>
                    <w:div w:id="430861430">
                      <w:marLeft w:val="0"/>
                      <w:marRight w:val="0"/>
                      <w:marTop w:val="0"/>
                      <w:marBottom w:val="0"/>
                      <w:divBdr>
                        <w:top w:val="none" w:sz="0" w:space="0" w:color="auto"/>
                        <w:left w:val="none" w:sz="0" w:space="0" w:color="auto"/>
                        <w:bottom w:val="none" w:sz="0" w:space="0" w:color="auto"/>
                        <w:right w:val="none" w:sz="0" w:space="0" w:color="auto"/>
                      </w:divBdr>
                    </w:div>
                  </w:divsChild>
                </w:div>
                <w:div w:id="30887776">
                  <w:marLeft w:val="0"/>
                  <w:marRight w:val="0"/>
                  <w:marTop w:val="0"/>
                  <w:marBottom w:val="0"/>
                  <w:divBdr>
                    <w:top w:val="none" w:sz="0" w:space="0" w:color="auto"/>
                    <w:left w:val="none" w:sz="0" w:space="0" w:color="auto"/>
                    <w:bottom w:val="none" w:sz="0" w:space="0" w:color="auto"/>
                    <w:right w:val="none" w:sz="0" w:space="0" w:color="auto"/>
                  </w:divBdr>
                  <w:divsChild>
                    <w:div w:id="771899623">
                      <w:marLeft w:val="0"/>
                      <w:marRight w:val="0"/>
                      <w:marTop w:val="0"/>
                      <w:marBottom w:val="0"/>
                      <w:divBdr>
                        <w:top w:val="none" w:sz="0" w:space="0" w:color="auto"/>
                        <w:left w:val="none" w:sz="0" w:space="0" w:color="auto"/>
                        <w:bottom w:val="none" w:sz="0" w:space="0" w:color="auto"/>
                        <w:right w:val="none" w:sz="0" w:space="0" w:color="auto"/>
                      </w:divBdr>
                    </w:div>
                  </w:divsChild>
                </w:div>
                <w:div w:id="144130831">
                  <w:marLeft w:val="0"/>
                  <w:marRight w:val="0"/>
                  <w:marTop w:val="0"/>
                  <w:marBottom w:val="0"/>
                  <w:divBdr>
                    <w:top w:val="none" w:sz="0" w:space="0" w:color="auto"/>
                    <w:left w:val="none" w:sz="0" w:space="0" w:color="auto"/>
                    <w:bottom w:val="none" w:sz="0" w:space="0" w:color="auto"/>
                    <w:right w:val="none" w:sz="0" w:space="0" w:color="auto"/>
                  </w:divBdr>
                  <w:divsChild>
                    <w:div w:id="825626752">
                      <w:marLeft w:val="0"/>
                      <w:marRight w:val="0"/>
                      <w:marTop w:val="0"/>
                      <w:marBottom w:val="0"/>
                      <w:divBdr>
                        <w:top w:val="none" w:sz="0" w:space="0" w:color="auto"/>
                        <w:left w:val="none" w:sz="0" w:space="0" w:color="auto"/>
                        <w:bottom w:val="none" w:sz="0" w:space="0" w:color="auto"/>
                        <w:right w:val="none" w:sz="0" w:space="0" w:color="auto"/>
                      </w:divBdr>
                    </w:div>
                  </w:divsChild>
                </w:div>
                <w:div w:id="287393559">
                  <w:marLeft w:val="0"/>
                  <w:marRight w:val="0"/>
                  <w:marTop w:val="0"/>
                  <w:marBottom w:val="0"/>
                  <w:divBdr>
                    <w:top w:val="none" w:sz="0" w:space="0" w:color="auto"/>
                    <w:left w:val="none" w:sz="0" w:space="0" w:color="auto"/>
                    <w:bottom w:val="none" w:sz="0" w:space="0" w:color="auto"/>
                    <w:right w:val="none" w:sz="0" w:space="0" w:color="auto"/>
                  </w:divBdr>
                  <w:divsChild>
                    <w:div w:id="1731879286">
                      <w:marLeft w:val="0"/>
                      <w:marRight w:val="0"/>
                      <w:marTop w:val="0"/>
                      <w:marBottom w:val="0"/>
                      <w:divBdr>
                        <w:top w:val="none" w:sz="0" w:space="0" w:color="auto"/>
                        <w:left w:val="none" w:sz="0" w:space="0" w:color="auto"/>
                        <w:bottom w:val="none" w:sz="0" w:space="0" w:color="auto"/>
                        <w:right w:val="none" w:sz="0" w:space="0" w:color="auto"/>
                      </w:divBdr>
                    </w:div>
                  </w:divsChild>
                </w:div>
                <w:div w:id="342325424">
                  <w:marLeft w:val="0"/>
                  <w:marRight w:val="0"/>
                  <w:marTop w:val="0"/>
                  <w:marBottom w:val="0"/>
                  <w:divBdr>
                    <w:top w:val="none" w:sz="0" w:space="0" w:color="auto"/>
                    <w:left w:val="none" w:sz="0" w:space="0" w:color="auto"/>
                    <w:bottom w:val="none" w:sz="0" w:space="0" w:color="auto"/>
                    <w:right w:val="none" w:sz="0" w:space="0" w:color="auto"/>
                  </w:divBdr>
                  <w:divsChild>
                    <w:div w:id="1683046849">
                      <w:marLeft w:val="0"/>
                      <w:marRight w:val="0"/>
                      <w:marTop w:val="0"/>
                      <w:marBottom w:val="0"/>
                      <w:divBdr>
                        <w:top w:val="none" w:sz="0" w:space="0" w:color="auto"/>
                        <w:left w:val="none" w:sz="0" w:space="0" w:color="auto"/>
                        <w:bottom w:val="none" w:sz="0" w:space="0" w:color="auto"/>
                        <w:right w:val="none" w:sz="0" w:space="0" w:color="auto"/>
                      </w:divBdr>
                    </w:div>
                  </w:divsChild>
                </w:div>
                <w:div w:id="483788414">
                  <w:marLeft w:val="0"/>
                  <w:marRight w:val="0"/>
                  <w:marTop w:val="0"/>
                  <w:marBottom w:val="0"/>
                  <w:divBdr>
                    <w:top w:val="none" w:sz="0" w:space="0" w:color="auto"/>
                    <w:left w:val="none" w:sz="0" w:space="0" w:color="auto"/>
                    <w:bottom w:val="none" w:sz="0" w:space="0" w:color="auto"/>
                    <w:right w:val="none" w:sz="0" w:space="0" w:color="auto"/>
                  </w:divBdr>
                  <w:divsChild>
                    <w:div w:id="739057330">
                      <w:marLeft w:val="0"/>
                      <w:marRight w:val="0"/>
                      <w:marTop w:val="0"/>
                      <w:marBottom w:val="0"/>
                      <w:divBdr>
                        <w:top w:val="none" w:sz="0" w:space="0" w:color="auto"/>
                        <w:left w:val="none" w:sz="0" w:space="0" w:color="auto"/>
                        <w:bottom w:val="none" w:sz="0" w:space="0" w:color="auto"/>
                        <w:right w:val="none" w:sz="0" w:space="0" w:color="auto"/>
                      </w:divBdr>
                    </w:div>
                  </w:divsChild>
                </w:div>
                <w:div w:id="647517624">
                  <w:marLeft w:val="0"/>
                  <w:marRight w:val="0"/>
                  <w:marTop w:val="0"/>
                  <w:marBottom w:val="0"/>
                  <w:divBdr>
                    <w:top w:val="none" w:sz="0" w:space="0" w:color="auto"/>
                    <w:left w:val="none" w:sz="0" w:space="0" w:color="auto"/>
                    <w:bottom w:val="none" w:sz="0" w:space="0" w:color="auto"/>
                    <w:right w:val="none" w:sz="0" w:space="0" w:color="auto"/>
                  </w:divBdr>
                  <w:divsChild>
                    <w:div w:id="1692338681">
                      <w:marLeft w:val="0"/>
                      <w:marRight w:val="0"/>
                      <w:marTop w:val="0"/>
                      <w:marBottom w:val="0"/>
                      <w:divBdr>
                        <w:top w:val="none" w:sz="0" w:space="0" w:color="auto"/>
                        <w:left w:val="none" w:sz="0" w:space="0" w:color="auto"/>
                        <w:bottom w:val="none" w:sz="0" w:space="0" w:color="auto"/>
                        <w:right w:val="none" w:sz="0" w:space="0" w:color="auto"/>
                      </w:divBdr>
                    </w:div>
                  </w:divsChild>
                </w:div>
                <w:div w:id="684134521">
                  <w:marLeft w:val="0"/>
                  <w:marRight w:val="0"/>
                  <w:marTop w:val="0"/>
                  <w:marBottom w:val="0"/>
                  <w:divBdr>
                    <w:top w:val="none" w:sz="0" w:space="0" w:color="auto"/>
                    <w:left w:val="none" w:sz="0" w:space="0" w:color="auto"/>
                    <w:bottom w:val="none" w:sz="0" w:space="0" w:color="auto"/>
                    <w:right w:val="none" w:sz="0" w:space="0" w:color="auto"/>
                  </w:divBdr>
                  <w:divsChild>
                    <w:div w:id="2093699445">
                      <w:marLeft w:val="0"/>
                      <w:marRight w:val="0"/>
                      <w:marTop w:val="0"/>
                      <w:marBottom w:val="0"/>
                      <w:divBdr>
                        <w:top w:val="none" w:sz="0" w:space="0" w:color="auto"/>
                        <w:left w:val="none" w:sz="0" w:space="0" w:color="auto"/>
                        <w:bottom w:val="none" w:sz="0" w:space="0" w:color="auto"/>
                        <w:right w:val="none" w:sz="0" w:space="0" w:color="auto"/>
                      </w:divBdr>
                    </w:div>
                  </w:divsChild>
                </w:div>
                <w:div w:id="710108786">
                  <w:marLeft w:val="0"/>
                  <w:marRight w:val="0"/>
                  <w:marTop w:val="0"/>
                  <w:marBottom w:val="0"/>
                  <w:divBdr>
                    <w:top w:val="none" w:sz="0" w:space="0" w:color="auto"/>
                    <w:left w:val="none" w:sz="0" w:space="0" w:color="auto"/>
                    <w:bottom w:val="none" w:sz="0" w:space="0" w:color="auto"/>
                    <w:right w:val="none" w:sz="0" w:space="0" w:color="auto"/>
                  </w:divBdr>
                  <w:divsChild>
                    <w:div w:id="612051308">
                      <w:marLeft w:val="0"/>
                      <w:marRight w:val="0"/>
                      <w:marTop w:val="0"/>
                      <w:marBottom w:val="0"/>
                      <w:divBdr>
                        <w:top w:val="none" w:sz="0" w:space="0" w:color="auto"/>
                        <w:left w:val="none" w:sz="0" w:space="0" w:color="auto"/>
                        <w:bottom w:val="none" w:sz="0" w:space="0" w:color="auto"/>
                        <w:right w:val="none" w:sz="0" w:space="0" w:color="auto"/>
                      </w:divBdr>
                    </w:div>
                  </w:divsChild>
                </w:div>
                <w:div w:id="730809204">
                  <w:marLeft w:val="0"/>
                  <w:marRight w:val="0"/>
                  <w:marTop w:val="0"/>
                  <w:marBottom w:val="0"/>
                  <w:divBdr>
                    <w:top w:val="none" w:sz="0" w:space="0" w:color="auto"/>
                    <w:left w:val="none" w:sz="0" w:space="0" w:color="auto"/>
                    <w:bottom w:val="none" w:sz="0" w:space="0" w:color="auto"/>
                    <w:right w:val="none" w:sz="0" w:space="0" w:color="auto"/>
                  </w:divBdr>
                  <w:divsChild>
                    <w:div w:id="1391535688">
                      <w:marLeft w:val="0"/>
                      <w:marRight w:val="0"/>
                      <w:marTop w:val="0"/>
                      <w:marBottom w:val="0"/>
                      <w:divBdr>
                        <w:top w:val="none" w:sz="0" w:space="0" w:color="auto"/>
                        <w:left w:val="none" w:sz="0" w:space="0" w:color="auto"/>
                        <w:bottom w:val="none" w:sz="0" w:space="0" w:color="auto"/>
                        <w:right w:val="none" w:sz="0" w:space="0" w:color="auto"/>
                      </w:divBdr>
                    </w:div>
                  </w:divsChild>
                </w:div>
                <w:div w:id="873730557">
                  <w:marLeft w:val="0"/>
                  <w:marRight w:val="0"/>
                  <w:marTop w:val="0"/>
                  <w:marBottom w:val="0"/>
                  <w:divBdr>
                    <w:top w:val="none" w:sz="0" w:space="0" w:color="auto"/>
                    <w:left w:val="none" w:sz="0" w:space="0" w:color="auto"/>
                    <w:bottom w:val="none" w:sz="0" w:space="0" w:color="auto"/>
                    <w:right w:val="none" w:sz="0" w:space="0" w:color="auto"/>
                  </w:divBdr>
                  <w:divsChild>
                    <w:div w:id="1585070763">
                      <w:marLeft w:val="0"/>
                      <w:marRight w:val="0"/>
                      <w:marTop w:val="0"/>
                      <w:marBottom w:val="0"/>
                      <w:divBdr>
                        <w:top w:val="none" w:sz="0" w:space="0" w:color="auto"/>
                        <w:left w:val="none" w:sz="0" w:space="0" w:color="auto"/>
                        <w:bottom w:val="none" w:sz="0" w:space="0" w:color="auto"/>
                        <w:right w:val="none" w:sz="0" w:space="0" w:color="auto"/>
                      </w:divBdr>
                    </w:div>
                  </w:divsChild>
                </w:div>
                <w:div w:id="898857969">
                  <w:marLeft w:val="0"/>
                  <w:marRight w:val="0"/>
                  <w:marTop w:val="0"/>
                  <w:marBottom w:val="0"/>
                  <w:divBdr>
                    <w:top w:val="none" w:sz="0" w:space="0" w:color="auto"/>
                    <w:left w:val="none" w:sz="0" w:space="0" w:color="auto"/>
                    <w:bottom w:val="none" w:sz="0" w:space="0" w:color="auto"/>
                    <w:right w:val="none" w:sz="0" w:space="0" w:color="auto"/>
                  </w:divBdr>
                  <w:divsChild>
                    <w:div w:id="722950972">
                      <w:marLeft w:val="0"/>
                      <w:marRight w:val="0"/>
                      <w:marTop w:val="0"/>
                      <w:marBottom w:val="0"/>
                      <w:divBdr>
                        <w:top w:val="none" w:sz="0" w:space="0" w:color="auto"/>
                        <w:left w:val="none" w:sz="0" w:space="0" w:color="auto"/>
                        <w:bottom w:val="none" w:sz="0" w:space="0" w:color="auto"/>
                        <w:right w:val="none" w:sz="0" w:space="0" w:color="auto"/>
                      </w:divBdr>
                    </w:div>
                  </w:divsChild>
                </w:div>
                <w:div w:id="900408170">
                  <w:marLeft w:val="0"/>
                  <w:marRight w:val="0"/>
                  <w:marTop w:val="0"/>
                  <w:marBottom w:val="0"/>
                  <w:divBdr>
                    <w:top w:val="none" w:sz="0" w:space="0" w:color="auto"/>
                    <w:left w:val="none" w:sz="0" w:space="0" w:color="auto"/>
                    <w:bottom w:val="none" w:sz="0" w:space="0" w:color="auto"/>
                    <w:right w:val="none" w:sz="0" w:space="0" w:color="auto"/>
                  </w:divBdr>
                  <w:divsChild>
                    <w:div w:id="369384919">
                      <w:marLeft w:val="0"/>
                      <w:marRight w:val="0"/>
                      <w:marTop w:val="0"/>
                      <w:marBottom w:val="0"/>
                      <w:divBdr>
                        <w:top w:val="none" w:sz="0" w:space="0" w:color="auto"/>
                        <w:left w:val="none" w:sz="0" w:space="0" w:color="auto"/>
                        <w:bottom w:val="none" w:sz="0" w:space="0" w:color="auto"/>
                        <w:right w:val="none" w:sz="0" w:space="0" w:color="auto"/>
                      </w:divBdr>
                    </w:div>
                  </w:divsChild>
                </w:div>
                <w:div w:id="909734050">
                  <w:marLeft w:val="0"/>
                  <w:marRight w:val="0"/>
                  <w:marTop w:val="0"/>
                  <w:marBottom w:val="0"/>
                  <w:divBdr>
                    <w:top w:val="none" w:sz="0" w:space="0" w:color="auto"/>
                    <w:left w:val="none" w:sz="0" w:space="0" w:color="auto"/>
                    <w:bottom w:val="none" w:sz="0" w:space="0" w:color="auto"/>
                    <w:right w:val="none" w:sz="0" w:space="0" w:color="auto"/>
                  </w:divBdr>
                  <w:divsChild>
                    <w:div w:id="740256613">
                      <w:marLeft w:val="0"/>
                      <w:marRight w:val="0"/>
                      <w:marTop w:val="0"/>
                      <w:marBottom w:val="0"/>
                      <w:divBdr>
                        <w:top w:val="none" w:sz="0" w:space="0" w:color="auto"/>
                        <w:left w:val="none" w:sz="0" w:space="0" w:color="auto"/>
                        <w:bottom w:val="none" w:sz="0" w:space="0" w:color="auto"/>
                        <w:right w:val="none" w:sz="0" w:space="0" w:color="auto"/>
                      </w:divBdr>
                    </w:div>
                  </w:divsChild>
                </w:div>
                <w:div w:id="947203593">
                  <w:marLeft w:val="0"/>
                  <w:marRight w:val="0"/>
                  <w:marTop w:val="0"/>
                  <w:marBottom w:val="0"/>
                  <w:divBdr>
                    <w:top w:val="none" w:sz="0" w:space="0" w:color="auto"/>
                    <w:left w:val="none" w:sz="0" w:space="0" w:color="auto"/>
                    <w:bottom w:val="none" w:sz="0" w:space="0" w:color="auto"/>
                    <w:right w:val="none" w:sz="0" w:space="0" w:color="auto"/>
                  </w:divBdr>
                  <w:divsChild>
                    <w:div w:id="466244178">
                      <w:marLeft w:val="0"/>
                      <w:marRight w:val="0"/>
                      <w:marTop w:val="0"/>
                      <w:marBottom w:val="0"/>
                      <w:divBdr>
                        <w:top w:val="none" w:sz="0" w:space="0" w:color="auto"/>
                        <w:left w:val="none" w:sz="0" w:space="0" w:color="auto"/>
                        <w:bottom w:val="none" w:sz="0" w:space="0" w:color="auto"/>
                        <w:right w:val="none" w:sz="0" w:space="0" w:color="auto"/>
                      </w:divBdr>
                    </w:div>
                  </w:divsChild>
                </w:div>
                <w:div w:id="993607967">
                  <w:marLeft w:val="0"/>
                  <w:marRight w:val="0"/>
                  <w:marTop w:val="0"/>
                  <w:marBottom w:val="0"/>
                  <w:divBdr>
                    <w:top w:val="none" w:sz="0" w:space="0" w:color="auto"/>
                    <w:left w:val="none" w:sz="0" w:space="0" w:color="auto"/>
                    <w:bottom w:val="none" w:sz="0" w:space="0" w:color="auto"/>
                    <w:right w:val="none" w:sz="0" w:space="0" w:color="auto"/>
                  </w:divBdr>
                  <w:divsChild>
                    <w:div w:id="1761179501">
                      <w:marLeft w:val="0"/>
                      <w:marRight w:val="0"/>
                      <w:marTop w:val="0"/>
                      <w:marBottom w:val="0"/>
                      <w:divBdr>
                        <w:top w:val="none" w:sz="0" w:space="0" w:color="auto"/>
                        <w:left w:val="none" w:sz="0" w:space="0" w:color="auto"/>
                        <w:bottom w:val="none" w:sz="0" w:space="0" w:color="auto"/>
                        <w:right w:val="none" w:sz="0" w:space="0" w:color="auto"/>
                      </w:divBdr>
                    </w:div>
                  </w:divsChild>
                </w:div>
                <w:div w:id="1038509094">
                  <w:marLeft w:val="0"/>
                  <w:marRight w:val="0"/>
                  <w:marTop w:val="0"/>
                  <w:marBottom w:val="0"/>
                  <w:divBdr>
                    <w:top w:val="none" w:sz="0" w:space="0" w:color="auto"/>
                    <w:left w:val="none" w:sz="0" w:space="0" w:color="auto"/>
                    <w:bottom w:val="none" w:sz="0" w:space="0" w:color="auto"/>
                    <w:right w:val="none" w:sz="0" w:space="0" w:color="auto"/>
                  </w:divBdr>
                  <w:divsChild>
                    <w:div w:id="440153040">
                      <w:marLeft w:val="0"/>
                      <w:marRight w:val="0"/>
                      <w:marTop w:val="0"/>
                      <w:marBottom w:val="0"/>
                      <w:divBdr>
                        <w:top w:val="none" w:sz="0" w:space="0" w:color="auto"/>
                        <w:left w:val="none" w:sz="0" w:space="0" w:color="auto"/>
                        <w:bottom w:val="none" w:sz="0" w:space="0" w:color="auto"/>
                        <w:right w:val="none" w:sz="0" w:space="0" w:color="auto"/>
                      </w:divBdr>
                    </w:div>
                  </w:divsChild>
                </w:div>
                <w:div w:id="1046831790">
                  <w:marLeft w:val="0"/>
                  <w:marRight w:val="0"/>
                  <w:marTop w:val="0"/>
                  <w:marBottom w:val="0"/>
                  <w:divBdr>
                    <w:top w:val="none" w:sz="0" w:space="0" w:color="auto"/>
                    <w:left w:val="none" w:sz="0" w:space="0" w:color="auto"/>
                    <w:bottom w:val="none" w:sz="0" w:space="0" w:color="auto"/>
                    <w:right w:val="none" w:sz="0" w:space="0" w:color="auto"/>
                  </w:divBdr>
                  <w:divsChild>
                    <w:div w:id="718868466">
                      <w:marLeft w:val="0"/>
                      <w:marRight w:val="0"/>
                      <w:marTop w:val="0"/>
                      <w:marBottom w:val="0"/>
                      <w:divBdr>
                        <w:top w:val="none" w:sz="0" w:space="0" w:color="auto"/>
                        <w:left w:val="none" w:sz="0" w:space="0" w:color="auto"/>
                        <w:bottom w:val="none" w:sz="0" w:space="0" w:color="auto"/>
                        <w:right w:val="none" w:sz="0" w:space="0" w:color="auto"/>
                      </w:divBdr>
                    </w:div>
                  </w:divsChild>
                </w:div>
                <w:div w:id="1073360412">
                  <w:marLeft w:val="0"/>
                  <w:marRight w:val="0"/>
                  <w:marTop w:val="0"/>
                  <w:marBottom w:val="0"/>
                  <w:divBdr>
                    <w:top w:val="none" w:sz="0" w:space="0" w:color="auto"/>
                    <w:left w:val="none" w:sz="0" w:space="0" w:color="auto"/>
                    <w:bottom w:val="none" w:sz="0" w:space="0" w:color="auto"/>
                    <w:right w:val="none" w:sz="0" w:space="0" w:color="auto"/>
                  </w:divBdr>
                  <w:divsChild>
                    <w:div w:id="1773864512">
                      <w:marLeft w:val="0"/>
                      <w:marRight w:val="0"/>
                      <w:marTop w:val="0"/>
                      <w:marBottom w:val="0"/>
                      <w:divBdr>
                        <w:top w:val="none" w:sz="0" w:space="0" w:color="auto"/>
                        <w:left w:val="none" w:sz="0" w:space="0" w:color="auto"/>
                        <w:bottom w:val="none" w:sz="0" w:space="0" w:color="auto"/>
                        <w:right w:val="none" w:sz="0" w:space="0" w:color="auto"/>
                      </w:divBdr>
                    </w:div>
                  </w:divsChild>
                </w:div>
                <w:div w:id="1094783024">
                  <w:marLeft w:val="0"/>
                  <w:marRight w:val="0"/>
                  <w:marTop w:val="0"/>
                  <w:marBottom w:val="0"/>
                  <w:divBdr>
                    <w:top w:val="none" w:sz="0" w:space="0" w:color="auto"/>
                    <w:left w:val="none" w:sz="0" w:space="0" w:color="auto"/>
                    <w:bottom w:val="none" w:sz="0" w:space="0" w:color="auto"/>
                    <w:right w:val="none" w:sz="0" w:space="0" w:color="auto"/>
                  </w:divBdr>
                  <w:divsChild>
                    <w:div w:id="2056001439">
                      <w:marLeft w:val="0"/>
                      <w:marRight w:val="0"/>
                      <w:marTop w:val="0"/>
                      <w:marBottom w:val="0"/>
                      <w:divBdr>
                        <w:top w:val="none" w:sz="0" w:space="0" w:color="auto"/>
                        <w:left w:val="none" w:sz="0" w:space="0" w:color="auto"/>
                        <w:bottom w:val="none" w:sz="0" w:space="0" w:color="auto"/>
                        <w:right w:val="none" w:sz="0" w:space="0" w:color="auto"/>
                      </w:divBdr>
                    </w:div>
                  </w:divsChild>
                </w:div>
                <w:div w:id="1147429872">
                  <w:marLeft w:val="0"/>
                  <w:marRight w:val="0"/>
                  <w:marTop w:val="0"/>
                  <w:marBottom w:val="0"/>
                  <w:divBdr>
                    <w:top w:val="none" w:sz="0" w:space="0" w:color="auto"/>
                    <w:left w:val="none" w:sz="0" w:space="0" w:color="auto"/>
                    <w:bottom w:val="none" w:sz="0" w:space="0" w:color="auto"/>
                    <w:right w:val="none" w:sz="0" w:space="0" w:color="auto"/>
                  </w:divBdr>
                  <w:divsChild>
                    <w:div w:id="400491719">
                      <w:marLeft w:val="0"/>
                      <w:marRight w:val="0"/>
                      <w:marTop w:val="0"/>
                      <w:marBottom w:val="0"/>
                      <w:divBdr>
                        <w:top w:val="none" w:sz="0" w:space="0" w:color="auto"/>
                        <w:left w:val="none" w:sz="0" w:space="0" w:color="auto"/>
                        <w:bottom w:val="none" w:sz="0" w:space="0" w:color="auto"/>
                        <w:right w:val="none" w:sz="0" w:space="0" w:color="auto"/>
                      </w:divBdr>
                    </w:div>
                  </w:divsChild>
                </w:div>
                <w:div w:id="1170097660">
                  <w:marLeft w:val="0"/>
                  <w:marRight w:val="0"/>
                  <w:marTop w:val="0"/>
                  <w:marBottom w:val="0"/>
                  <w:divBdr>
                    <w:top w:val="none" w:sz="0" w:space="0" w:color="auto"/>
                    <w:left w:val="none" w:sz="0" w:space="0" w:color="auto"/>
                    <w:bottom w:val="none" w:sz="0" w:space="0" w:color="auto"/>
                    <w:right w:val="none" w:sz="0" w:space="0" w:color="auto"/>
                  </w:divBdr>
                  <w:divsChild>
                    <w:div w:id="1989169833">
                      <w:marLeft w:val="0"/>
                      <w:marRight w:val="0"/>
                      <w:marTop w:val="0"/>
                      <w:marBottom w:val="0"/>
                      <w:divBdr>
                        <w:top w:val="none" w:sz="0" w:space="0" w:color="auto"/>
                        <w:left w:val="none" w:sz="0" w:space="0" w:color="auto"/>
                        <w:bottom w:val="none" w:sz="0" w:space="0" w:color="auto"/>
                        <w:right w:val="none" w:sz="0" w:space="0" w:color="auto"/>
                      </w:divBdr>
                    </w:div>
                  </w:divsChild>
                </w:div>
                <w:div w:id="1404639834">
                  <w:marLeft w:val="0"/>
                  <w:marRight w:val="0"/>
                  <w:marTop w:val="0"/>
                  <w:marBottom w:val="0"/>
                  <w:divBdr>
                    <w:top w:val="none" w:sz="0" w:space="0" w:color="auto"/>
                    <w:left w:val="none" w:sz="0" w:space="0" w:color="auto"/>
                    <w:bottom w:val="none" w:sz="0" w:space="0" w:color="auto"/>
                    <w:right w:val="none" w:sz="0" w:space="0" w:color="auto"/>
                  </w:divBdr>
                  <w:divsChild>
                    <w:div w:id="181818012">
                      <w:marLeft w:val="0"/>
                      <w:marRight w:val="0"/>
                      <w:marTop w:val="0"/>
                      <w:marBottom w:val="0"/>
                      <w:divBdr>
                        <w:top w:val="none" w:sz="0" w:space="0" w:color="auto"/>
                        <w:left w:val="none" w:sz="0" w:space="0" w:color="auto"/>
                        <w:bottom w:val="none" w:sz="0" w:space="0" w:color="auto"/>
                        <w:right w:val="none" w:sz="0" w:space="0" w:color="auto"/>
                      </w:divBdr>
                    </w:div>
                  </w:divsChild>
                </w:div>
                <w:div w:id="1432161643">
                  <w:marLeft w:val="0"/>
                  <w:marRight w:val="0"/>
                  <w:marTop w:val="0"/>
                  <w:marBottom w:val="0"/>
                  <w:divBdr>
                    <w:top w:val="none" w:sz="0" w:space="0" w:color="auto"/>
                    <w:left w:val="none" w:sz="0" w:space="0" w:color="auto"/>
                    <w:bottom w:val="none" w:sz="0" w:space="0" w:color="auto"/>
                    <w:right w:val="none" w:sz="0" w:space="0" w:color="auto"/>
                  </w:divBdr>
                  <w:divsChild>
                    <w:div w:id="1122767035">
                      <w:marLeft w:val="0"/>
                      <w:marRight w:val="0"/>
                      <w:marTop w:val="0"/>
                      <w:marBottom w:val="0"/>
                      <w:divBdr>
                        <w:top w:val="none" w:sz="0" w:space="0" w:color="auto"/>
                        <w:left w:val="none" w:sz="0" w:space="0" w:color="auto"/>
                        <w:bottom w:val="none" w:sz="0" w:space="0" w:color="auto"/>
                        <w:right w:val="none" w:sz="0" w:space="0" w:color="auto"/>
                      </w:divBdr>
                    </w:div>
                  </w:divsChild>
                </w:div>
                <w:div w:id="1457213455">
                  <w:marLeft w:val="0"/>
                  <w:marRight w:val="0"/>
                  <w:marTop w:val="0"/>
                  <w:marBottom w:val="0"/>
                  <w:divBdr>
                    <w:top w:val="none" w:sz="0" w:space="0" w:color="auto"/>
                    <w:left w:val="none" w:sz="0" w:space="0" w:color="auto"/>
                    <w:bottom w:val="none" w:sz="0" w:space="0" w:color="auto"/>
                    <w:right w:val="none" w:sz="0" w:space="0" w:color="auto"/>
                  </w:divBdr>
                  <w:divsChild>
                    <w:div w:id="1579048665">
                      <w:marLeft w:val="0"/>
                      <w:marRight w:val="0"/>
                      <w:marTop w:val="0"/>
                      <w:marBottom w:val="0"/>
                      <w:divBdr>
                        <w:top w:val="none" w:sz="0" w:space="0" w:color="auto"/>
                        <w:left w:val="none" w:sz="0" w:space="0" w:color="auto"/>
                        <w:bottom w:val="none" w:sz="0" w:space="0" w:color="auto"/>
                        <w:right w:val="none" w:sz="0" w:space="0" w:color="auto"/>
                      </w:divBdr>
                    </w:div>
                  </w:divsChild>
                </w:div>
                <w:div w:id="1567259931">
                  <w:marLeft w:val="0"/>
                  <w:marRight w:val="0"/>
                  <w:marTop w:val="0"/>
                  <w:marBottom w:val="0"/>
                  <w:divBdr>
                    <w:top w:val="none" w:sz="0" w:space="0" w:color="auto"/>
                    <w:left w:val="none" w:sz="0" w:space="0" w:color="auto"/>
                    <w:bottom w:val="none" w:sz="0" w:space="0" w:color="auto"/>
                    <w:right w:val="none" w:sz="0" w:space="0" w:color="auto"/>
                  </w:divBdr>
                  <w:divsChild>
                    <w:div w:id="861167228">
                      <w:marLeft w:val="0"/>
                      <w:marRight w:val="0"/>
                      <w:marTop w:val="0"/>
                      <w:marBottom w:val="0"/>
                      <w:divBdr>
                        <w:top w:val="none" w:sz="0" w:space="0" w:color="auto"/>
                        <w:left w:val="none" w:sz="0" w:space="0" w:color="auto"/>
                        <w:bottom w:val="none" w:sz="0" w:space="0" w:color="auto"/>
                        <w:right w:val="none" w:sz="0" w:space="0" w:color="auto"/>
                      </w:divBdr>
                    </w:div>
                  </w:divsChild>
                </w:div>
                <w:div w:id="1654141311">
                  <w:marLeft w:val="0"/>
                  <w:marRight w:val="0"/>
                  <w:marTop w:val="0"/>
                  <w:marBottom w:val="0"/>
                  <w:divBdr>
                    <w:top w:val="none" w:sz="0" w:space="0" w:color="auto"/>
                    <w:left w:val="none" w:sz="0" w:space="0" w:color="auto"/>
                    <w:bottom w:val="none" w:sz="0" w:space="0" w:color="auto"/>
                    <w:right w:val="none" w:sz="0" w:space="0" w:color="auto"/>
                  </w:divBdr>
                  <w:divsChild>
                    <w:div w:id="1426267007">
                      <w:marLeft w:val="0"/>
                      <w:marRight w:val="0"/>
                      <w:marTop w:val="0"/>
                      <w:marBottom w:val="0"/>
                      <w:divBdr>
                        <w:top w:val="none" w:sz="0" w:space="0" w:color="auto"/>
                        <w:left w:val="none" w:sz="0" w:space="0" w:color="auto"/>
                        <w:bottom w:val="none" w:sz="0" w:space="0" w:color="auto"/>
                        <w:right w:val="none" w:sz="0" w:space="0" w:color="auto"/>
                      </w:divBdr>
                    </w:div>
                  </w:divsChild>
                </w:div>
                <w:div w:id="1776823876">
                  <w:marLeft w:val="0"/>
                  <w:marRight w:val="0"/>
                  <w:marTop w:val="0"/>
                  <w:marBottom w:val="0"/>
                  <w:divBdr>
                    <w:top w:val="none" w:sz="0" w:space="0" w:color="auto"/>
                    <w:left w:val="none" w:sz="0" w:space="0" w:color="auto"/>
                    <w:bottom w:val="none" w:sz="0" w:space="0" w:color="auto"/>
                    <w:right w:val="none" w:sz="0" w:space="0" w:color="auto"/>
                  </w:divBdr>
                  <w:divsChild>
                    <w:div w:id="1735199174">
                      <w:marLeft w:val="0"/>
                      <w:marRight w:val="0"/>
                      <w:marTop w:val="0"/>
                      <w:marBottom w:val="0"/>
                      <w:divBdr>
                        <w:top w:val="none" w:sz="0" w:space="0" w:color="auto"/>
                        <w:left w:val="none" w:sz="0" w:space="0" w:color="auto"/>
                        <w:bottom w:val="none" w:sz="0" w:space="0" w:color="auto"/>
                        <w:right w:val="none" w:sz="0" w:space="0" w:color="auto"/>
                      </w:divBdr>
                    </w:div>
                  </w:divsChild>
                </w:div>
                <w:div w:id="1811556448">
                  <w:marLeft w:val="0"/>
                  <w:marRight w:val="0"/>
                  <w:marTop w:val="0"/>
                  <w:marBottom w:val="0"/>
                  <w:divBdr>
                    <w:top w:val="none" w:sz="0" w:space="0" w:color="auto"/>
                    <w:left w:val="none" w:sz="0" w:space="0" w:color="auto"/>
                    <w:bottom w:val="none" w:sz="0" w:space="0" w:color="auto"/>
                    <w:right w:val="none" w:sz="0" w:space="0" w:color="auto"/>
                  </w:divBdr>
                  <w:divsChild>
                    <w:div w:id="1972053037">
                      <w:marLeft w:val="0"/>
                      <w:marRight w:val="0"/>
                      <w:marTop w:val="0"/>
                      <w:marBottom w:val="0"/>
                      <w:divBdr>
                        <w:top w:val="none" w:sz="0" w:space="0" w:color="auto"/>
                        <w:left w:val="none" w:sz="0" w:space="0" w:color="auto"/>
                        <w:bottom w:val="none" w:sz="0" w:space="0" w:color="auto"/>
                        <w:right w:val="none" w:sz="0" w:space="0" w:color="auto"/>
                      </w:divBdr>
                    </w:div>
                  </w:divsChild>
                </w:div>
                <w:div w:id="1834642156">
                  <w:marLeft w:val="0"/>
                  <w:marRight w:val="0"/>
                  <w:marTop w:val="0"/>
                  <w:marBottom w:val="0"/>
                  <w:divBdr>
                    <w:top w:val="none" w:sz="0" w:space="0" w:color="auto"/>
                    <w:left w:val="none" w:sz="0" w:space="0" w:color="auto"/>
                    <w:bottom w:val="none" w:sz="0" w:space="0" w:color="auto"/>
                    <w:right w:val="none" w:sz="0" w:space="0" w:color="auto"/>
                  </w:divBdr>
                  <w:divsChild>
                    <w:div w:id="1494103860">
                      <w:marLeft w:val="0"/>
                      <w:marRight w:val="0"/>
                      <w:marTop w:val="0"/>
                      <w:marBottom w:val="0"/>
                      <w:divBdr>
                        <w:top w:val="none" w:sz="0" w:space="0" w:color="auto"/>
                        <w:left w:val="none" w:sz="0" w:space="0" w:color="auto"/>
                        <w:bottom w:val="none" w:sz="0" w:space="0" w:color="auto"/>
                        <w:right w:val="none" w:sz="0" w:space="0" w:color="auto"/>
                      </w:divBdr>
                    </w:div>
                  </w:divsChild>
                </w:div>
                <w:div w:id="1850176536">
                  <w:marLeft w:val="0"/>
                  <w:marRight w:val="0"/>
                  <w:marTop w:val="0"/>
                  <w:marBottom w:val="0"/>
                  <w:divBdr>
                    <w:top w:val="none" w:sz="0" w:space="0" w:color="auto"/>
                    <w:left w:val="none" w:sz="0" w:space="0" w:color="auto"/>
                    <w:bottom w:val="none" w:sz="0" w:space="0" w:color="auto"/>
                    <w:right w:val="none" w:sz="0" w:space="0" w:color="auto"/>
                  </w:divBdr>
                  <w:divsChild>
                    <w:div w:id="493840040">
                      <w:marLeft w:val="0"/>
                      <w:marRight w:val="0"/>
                      <w:marTop w:val="0"/>
                      <w:marBottom w:val="0"/>
                      <w:divBdr>
                        <w:top w:val="none" w:sz="0" w:space="0" w:color="auto"/>
                        <w:left w:val="none" w:sz="0" w:space="0" w:color="auto"/>
                        <w:bottom w:val="none" w:sz="0" w:space="0" w:color="auto"/>
                        <w:right w:val="none" w:sz="0" w:space="0" w:color="auto"/>
                      </w:divBdr>
                    </w:div>
                  </w:divsChild>
                </w:div>
                <w:div w:id="1864587279">
                  <w:marLeft w:val="0"/>
                  <w:marRight w:val="0"/>
                  <w:marTop w:val="0"/>
                  <w:marBottom w:val="0"/>
                  <w:divBdr>
                    <w:top w:val="none" w:sz="0" w:space="0" w:color="auto"/>
                    <w:left w:val="none" w:sz="0" w:space="0" w:color="auto"/>
                    <w:bottom w:val="none" w:sz="0" w:space="0" w:color="auto"/>
                    <w:right w:val="none" w:sz="0" w:space="0" w:color="auto"/>
                  </w:divBdr>
                  <w:divsChild>
                    <w:div w:id="407970714">
                      <w:marLeft w:val="0"/>
                      <w:marRight w:val="0"/>
                      <w:marTop w:val="0"/>
                      <w:marBottom w:val="0"/>
                      <w:divBdr>
                        <w:top w:val="none" w:sz="0" w:space="0" w:color="auto"/>
                        <w:left w:val="none" w:sz="0" w:space="0" w:color="auto"/>
                        <w:bottom w:val="none" w:sz="0" w:space="0" w:color="auto"/>
                        <w:right w:val="none" w:sz="0" w:space="0" w:color="auto"/>
                      </w:divBdr>
                    </w:div>
                  </w:divsChild>
                </w:div>
                <w:div w:id="2071538852">
                  <w:marLeft w:val="0"/>
                  <w:marRight w:val="0"/>
                  <w:marTop w:val="0"/>
                  <w:marBottom w:val="0"/>
                  <w:divBdr>
                    <w:top w:val="none" w:sz="0" w:space="0" w:color="auto"/>
                    <w:left w:val="none" w:sz="0" w:space="0" w:color="auto"/>
                    <w:bottom w:val="none" w:sz="0" w:space="0" w:color="auto"/>
                    <w:right w:val="none" w:sz="0" w:space="0" w:color="auto"/>
                  </w:divBdr>
                  <w:divsChild>
                    <w:div w:id="1987082428">
                      <w:marLeft w:val="0"/>
                      <w:marRight w:val="0"/>
                      <w:marTop w:val="0"/>
                      <w:marBottom w:val="0"/>
                      <w:divBdr>
                        <w:top w:val="none" w:sz="0" w:space="0" w:color="auto"/>
                        <w:left w:val="none" w:sz="0" w:space="0" w:color="auto"/>
                        <w:bottom w:val="none" w:sz="0" w:space="0" w:color="auto"/>
                        <w:right w:val="none" w:sz="0" w:space="0" w:color="auto"/>
                      </w:divBdr>
                    </w:div>
                  </w:divsChild>
                </w:div>
                <w:div w:id="2125802124">
                  <w:marLeft w:val="0"/>
                  <w:marRight w:val="0"/>
                  <w:marTop w:val="0"/>
                  <w:marBottom w:val="0"/>
                  <w:divBdr>
                    <w:top w:val="none" w:sz="0" w:space="0" w:color="auto"/>
                    <w:left w:val="none" w:sz="0" w:space="0" w:color="auto"/>
                    <w:bottom w:val="none" w:sz="0" w:space="0" w:color="auto"/>
                    <w:right w:val="none" w:sz="0" w:space="0" w:color="auto"/>
                  </w:divBdr>
                  <w:divsChild>
                    <w:div w:id="2046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436785">
          <w:marLeft w:val="0"/>
          <w:marRight w:val="0"/>
          <w:marTop w:val="0"/>
          <w:marBottom w:val="0"/>
          <w:divBdr>
            <w:top w:val="none" w:sz="0" w:space="0" w:color="auto"/>
            <w:left w:val="none" w:sz="0" w:space="0" w:color="auto"/>
            <w:bottom w:val="none" w:sz="0" w:space="0" w:color="auto"/>
            <w:right w:val="none" w:sz="0" w:space="0" w:color="auto"/>
          </w:divBdr>
        </w:div>
        <w:div w:id="1887374553">
          <w:marLeft w:val="0"/>
          <w:marRight w:val="0"/>
          <w:marTop w:val="0"/>
          <w:marBottom w:val="0"/>
          <w:divBdr>
            <w:top w:val="none" w:sz="0" w:space="0" w:color="auto"/>
            <w:left w:val="none" w:sz="0" w:space="0" w:color="auto"/>
            <w:bottom w:val="none" w:sz="0" w:space="0" w:color="auto"/>
            <w:right w:val="none" w:sz="0" w:space="0" w:color="auto"/>
          </w:divBdr>
          <w:divsChild>
            <w:div w:id="20514592">
              <w:marLeft w:val="-75"/>
              <w:marRight w:val="0"/>
              <w:marTop w:val="30"/>
              <w:marBottom w:val="30"/>
              <w:divBdr>
                <w:top w:val="none" w:sz="0" w:space="0" w:color="auto"/>
                <w:left w:val="none" w:sz="0" w:space="0" w:color="auto"/>
                <w:bottom w:val="none" w:sz="0" w:space="0" w:color="auto"/>
                <w:right w:val="none" w:sz="0" w:space="0" w:color="auto"/>
              </w:divBdr>
              <w:divsChild>
                <w:div w:id="5403162">
                  <w:marLeft w:val="0"/>
                  <w:marRight w:val="0"/>
                  <w:marTop w:val="0"/>
                  <w:marBottom w:val="0"/>
                  <w:divBdr>
                    <w:top w:val="none" w:sz="0" w:space="0" w:color="auto"/>
                    <w:left w:val="none" w:sz="0" w:space="0" w:color="auto"/>
                    <w:bottom w:val="none" w:sz="0" w:space="0" w:color="auto"/>
                    <w:right w:val="none" w:sz="0" w:space="0" w:color="auto"/>
                  </w:divBdr>
                  <w:divsChild>
                    <w:div w:id="1170173643">
                      <w:marLeft w:val="0"/>
                      <w:marRight w:val="0"/>
                      <w:marTop w:val="0"/>
                      <w:marBottom w:val="0"/>
                      <w:divBdr>
                        <w:top w:val="none" w:sz="0" w:space="0" w:color="auto"/>
                        <w:left w:val="none" w:sz="0" w:space="0" w:color="auto"/>
                        <w:bottom w:val="none" w:sz="0" w:space="0" w:color="auto"/>
                        <w:right w:val="none" w:sz="0" w:space="0" w:color="auto"/>
                      </w:divBdr>
                    </w:div>
                  </w:divsChild>
                </w:div>
                <w:div w:id="73361569">
                  <w:marLeft w:val="0"/>
                  <w:marRight w:val="0"/>
                  <w:marTop w:val="0"/>
                  <w:marBottom w:val="0"/>
                  <w:divBdr>
                    <w:top w:val="none" w:sz="0" w:space="0" w:color="auto"/>
                    <w:left w:val="none" w:sz="0" w:space="0" w:color="auto"/>
                    <w:bottom w:val="none" w:sz="0" w:space="0" w:color="auto"/>
                    <w:right w:val="none" w:sz="0" w:space="0" w:color="auto"/>
                  </w:divBdr>
                  <w:divsChild>
                    <w:div w:id="1736466929">
                      <w:marLeft w:val="0"/>
                      <w:marRight w:val="0"/>
                      <w:marTop w:val="0"/>
                      <w:marBottom w:val="0"/>
                      <w:divBdr>
                        <w:top w:val="none" w:sz="0" w:space="0" w:color="auto"/>
                        <w:left w:val="none" w:sz="0" w:space="0" w:color="auto"/>
                        <w:bottom w:val="none" w:sz="0" w:space="0" w:color="auto"/>
                        <w:right w:val="none" w:sz="0" w:space="0" w:color="auto"/>
                      </w:divBdr>
                    </w:div>
                  </w:divsChild>
                </w:div>
                <w:div w:id="85536172">
                  <w:marLeft w:val="0"/>
                  <w:marRight w:val="0"/>
                  <w:marTop w:val="0"/>
                  <w:marBottom w:val="0"/>
                  <w:divBdr>
                    <w:top w:val="none" w:sz="0" w:space="0" w:color="auto"/>
                    <w:left w:val="none" w:sz="0" w:space="0" w:color="auto"/>
                    <w:bottom w:val="none" w:sz="0" w:space="0" w:color="auto"/>
                    <w:right w:val="none" w:sz="0" w:space="0" w:color="auto"/>
                  </w:divBdr>
                  <w:divsChild>
                    <w:div w:id="1633562501">
                      <w:marLeft w:val="0"/>
                      <w:marRight w:val="0"/>
                      <w:marTop w:val="0"/>
                      <w:marBottom w:val="0"/>
                      <w:divBdr>
                        <w:top w:val="none" w:sz="0" w:space="0" w:color="auto"/>
                        <w:left w:val="none" w:sz="0" w:space="0" w:color="auto"/>
                        <w:bottom w:val="none" w:sz="0" w:space="0" w:color="auto"/>
                        <w:right w:val="none" w:sz="0" w:space="0" w:color="auto"/>
                      </w:divBdr>
                    </w:div>
                  </w:divsChild>
                </w:div>
                <w:div w:id="113791830">
                  <w:marLeft w:val="0"/>
                  <w:marRight w:val="0"/>
                  <w:marTop w:val="0"/>
                  <w:marBottom w:val="0"/>
                  <w:divBdr>
                    <w:top w:val="none" w:sz="0" w:space="0" w:color="auto"/>
                    <w:left w:val="none" w:sz="0" w:space="0" w:color="auto"/>
                    <w:bottom w:val="none" w:sz="0" w:space="0" w:color="auto"/>
                    <w:right w:val="none" w:sz="0" w:space="0" w:color="auto"/>
                  </w:divBdr>
                  <w:divsChild>
                    <w:div w:id="1812599589">
                      <w:marLeft w:val="0"/>
                      <w:marRight w:val="0"/>
                      <w:marTop w:val="0"/>
                      <w:marBottom w:val="0"/>
                      <w:divBdr>
                        <w:top w:val="none" w:sz="0" w:space="0" w:color="auto"/>
                        <w:left w:val="none" w:sz="0" w:space="0" w:color="auto"/>
                        <w:bottom w:val="none" w:sz="0" w:space="0" w:color="auto"/>
                        <w:right w:val="none" w:sz="0" w:space="0" w:color="auto"/>
                      </w:divBdr>
                    </w:div>
                  </w:divsChild>
                </w:div>
                <w:div w:id="179048701">
                  <w:marLeft w:val="0"/>
                  <w:marRight w:val="0"/>
                  <w:marTop w:val="0"/>
                  <w:marBottom w:val="0"/>
                  <w:divBdr>
                    <w:top w:val="none" w:sz="0" w:space="0" w:color="auto"/>
                    <w:left w:val="none" w:sz="0" w:space="0" w:color="auto"/>
                    <w:bottom w:val="none" w:sz="0" w:space="0" w:color="auto"/>
                    <w:right w:val="none" w:sz="0" w:space="0" w:color="auto"/>
                  </w:divBdr>
                  <w:divsChild>
                    <w:div w:id="460268006">
                      <w:marLeft w:val="0"/>
                      <w:marRight w:val="0"/>
                      <w:marTop w:val="0"/>
                      <w:marBottom w:val="0"/>
                      <w:divBdr>
                        <w:top w:val="none" w:sz="0" w:space="0" w:color="auto"/>
                        <w:left w:val="none" w:sz="0" w:space="0" w:color="auto"/>
                        <w:bottom w:val="none" w:sz="0" w:space="0" w:color="auto"/>
                        <w:right w:val="none" w:sz="0" w:space="0" w:color="auto"/>
                      </w:divBdr>
                    </w:div>
                  </w:divsChild>
                </w:div>
                <w:div w:id="259142664">
                  <w:marLeft w:val="0"/>
                  <w:marRight w:val="0"/>
                  <w:marTop w:val="0"/>
                  <w:marBottom w:val="0"/>
                  <w:divBdr>
                    <w:top w:val="none" w:sz="0" w:space="0" w:color="auto"/>
                    <w:left w:val="none" w:sz="0" w:space="0" w:color="auto"/>
                    <w:bottom w:val="none" w:sz="0" w:space="0" w:color="auto"/>
                    <w:right w:val="none" w:sz="0" w:space="0" w:color="auto"/>
                  </w:divBdr>
                  <w:divsChild>
                    <w:div w:id="1511338101">
                      <w:marLeft w:val="0"/>
                      <w:marRight w:val="0"/>
                      <w:marTop w:val="0"/>
                      <w:marBottom w:val="0"/>
                      <w:divBdr>
                        <w:top w:val="none" w:sz="0" w:space="0" w:color="auto"/>
                        <w:left w:val="none" w:sz="0" w:space="0" w:color="auto"/>
                        <w:bottom w:val="none" w:sz="0" w:space="0" w:color="auto"/>
                        <w:right w:val="none" w:sz="0" w:space="0" w:color="auto"/>
                      </w:divBdr>
                    </w:div>
                  </w:divsChild>
                </w:div>
                <w:div w:id="265314911">
                  <w:marLeft w:val="0"/>
                  <w:marRight w:val="0"/>
                  <w:marTop w:val="0"/>
                  <w:marBottom w:val="0"/>
                  <w:divBdr>
                    <w:top w:val="none" w:sz="0" w:space="0" w:color="auto"/>
                    <w:left w:val="none" w:sz="0" w:space="0" w:color="auto"/>
                    <w:bottom w:val="none" w:sz="0" w:space="0" w:color="auto"/>
                    <w:right w:val="none" w:sz="0" w:space="0" w:color="auto"/>
                  </w:divBdr>
                  <w:divsChild>
                    <w:div w:id="1715153556">
                      <w:marLeft w:val="0"/>
                      <w:marRight w:val="0"/>
                      <w:marTop w:val="0"/>
                      <w:marBottom w:val="0"/>
                      <w:divBdr>
                        <w:top w:val="none" w:sz="0" w:space="0" w:color="auto"/>
                        <w:left w:val="none" w:sz="0" w:space="0" w:color="auto"/>
                        <w:bottom w:val="none" w:sz="0" w:space="0" w:color="auto"/>
                        <w:right w:val="none" w:sz="0" w:space="0" w:color="auto"/>
                      </w:divBdr>
                    </w:div>
                  </w:divsChild>
                </w:div>
                <w:div w:id="446004410">
                  <w:marLeft w:val="0"/>
                  <w:marRight w:val="0"/>
                  <w:marTop w:val="0"/>
                  <w:marBottom w:val="0"/>
                  <w:divBdr>
                    <w:top w:val="none" w:sz="0" w:space="0" w:color="auto"/>
                    <w:left w:val="none" w:sz="0" w:space="0" w:color="auto"/>
                    <w:bottom w:val="none" w:sz="0" w:space="0" w:color="auto"/>
                    <w:right w:val="none" w:sz="0" w:space="0" w:color="auto"/>
                  </w:divBdr>
                  <w:divsChild>
                    <w:div w:id="509681483">
                      <w:marLeft w:val="0"/>
                      <w:marRight w:val="0"/>
                      <w:marTop w:val="0"/>
                      <w:marBottom w:val="0"/>
                      <w:divBdr>
                        <w:top w:val="none" w:sz="0" w:space="0" w:color="auto"/>
                        <w:left w:val="none" w:sz="0" w:space="0" w:color="auto"/>
                        <w:bottom w:val="none" w:sz="0" w:space="0" w:color="auto"/>
                        <w:right w:val="none" w:sz="0" w:space="0" w:color="auto"/>
                      </w:divBdr>
                    </w:div>
                  </w:divsChild>
                </w:div>
                <w:div w:id="491987013">
                  <w:marLeft w:val="0"/>
                  <w:marRight w:val="0"/>
                  <w:marTop w:val="0"/>
                  <w:marBottom w:val="0"/>
                  <w:divBdr>
                    <w:top w:val="none" w:sz="0" w:space="0" w:color="auto"/>
                    <w:left w:val="none" w:sz="0" w:space="0" w:color="auto"/>
                    <w:bottom w:val="none" w:sz="0" w:space="0" w:color="auto"/>
                    <w:right w:val="none" w:sz="0" w:space="0" w:color="auto"/>
                  </w:divBdr>
                  <w:divsChild>
                    <w:div w:id="1895266236">
                      <w:marLeft w:val="0"/>
                      <w:marRight w:val="0"/>
                      <w:marTop w:val="0"/>
                      <w:marBottom w:val="0"/>
                      <w:divBdr>
                        <w:top w:val="none" w:sz="0" w:space="0" w:color="auto"/>
                        <w:left w:val="none" w:sz="0" w:space="0" w:color="auto"/>
                        <w:bottom w:val="none" w:sz="0" w:space="0" w:color="auto"/>
                        <w:right w:val="none" w:sz="0" w:space="0" w:color="auto"/>
                      </w:divBdr>
                    </w:div>
                  </w:divsChild>
                </w:div>
                <w:div w:id="510686599">
                  <w:marLeft w:val="0"/>
                  <w:marRight w:val="0"/>
                  <w:marTop w:val="0"/>
                  <w:marBottom w:val="0"/>
                  <w:divBdr>
                    <w:top w:val="none" w:sz="0" w:space="0" w:color="auto"/>
                    <w:left w:val="none" w:sz="0" w:space="0" w:color="auto"/>
                    <w:bottom w:val="none" w:sz="0" w:space="0" w:color="auto"/>
                    <w:right w:val="none" w:sz="0" w:space="0" w:color="auto"/>
                  </w:divBdr>
                  <w:divsChild>
                    <w:div w:id="1936211186">
                      <w:marLeft w:val="0"/>
                      <w:marRight w:val="0"/>
                      <w:marTop w:val="0"/>
                      <w:marBottom w:val="0"/>
                      <w:divBdr>
                        <w:top w:val="none" w:sz="0" w:space="0" w:color="auto"/>
                        <w:left w:val="none" w:sz="0" w:space="0" w:color="auto"/>
                        <w:bottom w:val="none" w:sz="0" w:space="0" w:color="auto"/>
                        <w:right w:val="none" w:sz="0" w:space="0" w:color="auto"/>
                      </w:divBdr>
                    </w:div>
                  </w:divsChild>
                </w:div>
                <w:div w:id="531309550">
                  <w:marLeft w:val="0"/>
                  <w:marRight w:val="0"/>
                  <w:marTop w:val="0"/>
                  <w:marBottom w:val="0"/>
                  <w:divBdr>
                    <w:top w:val="none" w:sz="0" w:space="0" w:color="auto"/>
                    <w:left w:val="none" w:sz="0" w:space="0" w:color="auto"/>
                    <w:bottom w:val="none" w:sz="0" w:space="0" w:color="auto"/>
                    <w:right w:val="none" w:sz="0" w:space="0" w:color="auto"/>
                  </w:divBdr>
                  <w:divsChild>
                    <w:div w:id="1116097922">
                      <w:marLeft w:val="0"/>
                      <w:marRight w:val="0"/>
                      <w:marTop w:val="0"/>
                      <w:marBottom w:val="0"/>
                      <w:divBdr>
                        <w:top w:val="none" w:sz="0" w:space="0" w:color="auto"/>
                        <w:left w:val="none" w:sz="0" w:space="0" w:color="auto"/>
                        <w:bottom w:val="none" w:sz="0" w:space="0" w:color="auto"/>
                        <w:right w:val="none" w:sz="0" w:space="0" w:color="auto"/>
                      </w:divBdr>
                    </w:div>
                  </w:divsChild>
                </w:div>
                <w:div w:id="661809107">
                  <w:marLeft w:val="0"/>
                  <w:marRight w:val="0"/>
                  <w:marTop w:val="0"/>
                  <w:marBottom w:val="0"/>
                  <w:divBdr>
                    <w:top w:val="none" w:sz="0" w:space="0" w:color="auto"/>
                    <w:left w:val="none" w:sz="0" w:space="0" w:color="auto"/>
                    <w:bottom w:val="none" w:sz="0" w:space="0" w:color="auto"/>
                    <w:right w:val="none" w:sz="0" w:space="0" w:color="auto"/>
                  </w:divBdr>
                  <w:divsChild>
                    <w:div w:id="676926363">
                      <w:marLeft w:val="0"/>
                      <w:marRight w:val="0"/>
                      <w:marTop w:val="0"/>
                      <w:marBottom w:val="0"/>
                      <w:divBdr>
                        <w:top w:val="none" w:sz="0" w:space="0" w:color="auto"/>
                        <w:left w:val="none" w:sz="0" w:space="0" w:color="auto"/>
                        <w:bottom w:val="none" w:sz="0" w:space="0" w:color="auto"/>
                        <w:right w:val="none" w:sz="0" w:space="0" w:color="auto"/>
                      </w:divBdr>
                    </w:div>
                  </w:divsChild>
                </w:div>
                <w:div w:id="792947074">
                  <w:marLeft w:val="0"/>
                  <w:marRight w:val="0"/>
                  <w:marTop w:val="0"/>
                  <w:marBottom w:val="0"/>
                  <w:divBdr>
                    <w:top w:val="none" w:sz="0" w:space="0" w:color="auto"/>
                    <w:left w:val="none" w:sz="0" w:space="0" w:color="auto"/>
                    <w:bottom w:val="none" w:sz="0" w:space="0" w:color="auto"/>
                    <w:right w:val="none" w:sz="0" w:space="0" w:color="auto"/>
                  </w:divBdr>
                  <w:divsChild>
                    <w:div w:id="560287187">
                      <w:marLeft w:val="0"/>
                      <w:marRight w:val="0"/>
                      <w:marTop w:val="0"/>
                      <w:marBottom w:val="0"/>
                      <w:divBdr>
                        <w:top w:val="none" w:sz="0" w:space="0" w:color="auto"/>
                        <w:left w:val="none" w:sz="0" w:space="0" w:color="auto"/>
                        <w:bottom w:val="none" w:sz="0" w:space="0" w:color="auto"/>
                        <w:right w:val="none" w:sz="0" w:space="0" w:color="auto"/>
                      </w:divBdr>
                    </w:div>
                  </w:divsChild>
                </w:div>
                <w:div w:id="840438245">
                  <w:marLeft w:val="0"/>
                  <w:marRight w:val="0"/>
                  <w:marTop w:val="0"/>
                  <w:marBottom w:val="0"/>
                  <w:divBdr>
                    <w:top w:val="none" w:sz="0" w:space="0" w:color="auto"/>
                    <w:left w:val="none" w:sz="0" w:space="0" w:color="auto"/>
                    <w:bottom w:val="none" w:sz="0" w:space="0" w:color="auto"/>
                    <w:right w:val="none" w:sz="0" w:space="0" w:color="auto"/>
                  </w:divBdr>
                  <w:divsChild>
                    <w:div w:id="1724794409">
                      <w:marLeft w:val="0"/>
                      <w:marRight w:val="0"/>
                      <w:marTop w:val="0"/>
                      <w:marBottom w:val="0"/>
                      <w:divBdr>
                        <w:top w:val="none" w:sz="0" w:space="0" w:color="auto"/>
                        <w:left w:val="none" w:sz="0" w:space="0" w:color="auto"/>
                        <w:bottom w:val="none" w:sz="0" w:space="0" w:color="auto"/>
                        <w:right w:val="none" w:sz="0" w:space="0" w:color="auto"/>
                      </w:divBdr>
                    </w:div>
                  </w:divsChild>
                </w:div>
                <w:div w:id="852694013">
                  <w:marLeft w:val="0"/>
                  <w:marRight w:val="0"/>
                  <w:marTop w:val="0"/>
                  <w:marBottom w:val="0"/>
                  <w:divBdr>
                    <w:top w:val="none" w:sz="0" w:space="0" w:color="auto"/>
                    <w:left w:val="none" w:sz="0" w:space="0" w:color="auto"/>
                    <w:bottom w:val="none" w:sz="0" w:space="0" w:color="auto"/>
                    <w:right w:val="none" w:sz="0" w:space="0" w:color="auto"/>
                  </w:divBdr>
                  <w:divsChild>
                    <w:div w:id="490220084">
                      <w:marLeft w:val="0"/>
                      <w:marRight w:val="0"/>
                      <w:marTop w:val="0"/>
                      <w:marBottom w:val="0"/>
                      <w:divBdr>
                        <w:top w:val="none" w:sz="0" w:space="0" w:color="auto"/>
                        <w:left w:val="none" w:sz="0" w:space="0" w:color="auto"/>
                        <w:bottom w:val="none" w:sz="0" w:space="0" w:color="auto"/>
                        <w:right w:val="none" w:sz="0" w:space="0" w:color="auto"/>
                      </w:divBdr>
                    </w:div>
                  </w:divsChild>
                </w:div>
                <w:div w:id="890925166">
                  <w:marLeft w:val="0"/>
                  <w:marRight w:val="0"/>
                  <w:marTop w:val="0"/>
                  <w:marBottom w:val="0"/>
                  <w:divBdr>
                    <w:top w:val="none" w:sz="0" w:space="0" w:color="auto"/>
                    <w:left w:val="none" w:sz="0" w:space="0" w:color="auto"/>
                    <w:bottom w:val="none" w:sz="0" w:space="0" w:color="auto"/>
                    <w:right w:val="none" w:sz="0" w:space="0" w:color="auto"/>
                  </w:divBdr>
                  <w:divsChild>
                    <w:div w:id="960496798">
                      <w:marLeft w:val="0"/>
                      <w:marRight w:val="0"/>
                      <w:marTop w:val="0"/>
                      <w:marBottom w:val="0"/>
                      <w:divBdr>
                        <w:top w:val="none" w:sz="0" w:space="0" w:color="auto"/>
                        <w:left w:val="none" w:sz="0" w:space="0" w:color="auto"/>
                        <w:bottom w:val="none" w:sz="0" w:space="0" w:color="auto"/>
                        <w:right w:val="none" w:sz="0" w:space="0" w:color="auto"/>
                      </w:divBdr>
                    </w:div>
                  </w:divsChild>
                </w:div>
                <w:div w:id="1063604006">
                  <w:marLeft w:val="0"/>
                  <w:marRight w:val="0"/>
                  <w:marTop w:val="0"/>
                  <w:marBottom w:val="0"/>
                  <w:divBdr>
                    <w:top w:val="none" w:sz="0" w:space="0" w:color="auto"/>
                    <w:left w:val="none" w:sz="0" w:space="0" w:color="auto"/>
                    <w:bottom w:val="none" w:sz="0" w:space="0" w:color="auto"/>
                    <w:right w:val="none" w:sz="0" w:space="0" w:color="auto"/>
                  </w:divBdr>
                  <w:divsChild>
                    <w:div w:id="1441797603">
                      <w:marLeft w:val="0"/>
                      <w:marRight w:val="0"/>
                      <w:marTop w:val="0"/>
                      <w:marBottom w:val="0"/>
                      <w:divBdr>
                        <w:top w:val="none" w:sz="0" w:space="0" w:color="auto"/>
                        <w:left w:val="none" w:sz="0" w:space="0" w:color="auto"/>
                        <w:bottom w:val="none" w:sz="0" w:space="0" w:color="auto"/>
                        <w:right w:val="none" w:sz="0" w:space="0" w:color="auto"/>
                      </w:divBdr>
                    </w:div>
                  </w:divsChild>
                </w:div>
                <w:div w:id="1170946476">
                  <w:marLeft w:val="0"/>
                  <w:marRight w:val="0"/>
                  <w:marTop w:val="0"/>
                  <w:marBottom w:val="0"/>
                  <w:divBdr>
                    <w:top w:val="none" w:sz="0" w:space="0" w:color="auto"/>
                    <w:left w:val="none" w:sz="0" w:space="0" w:color="auto"/>
                    <w:bottom w:val="none" w:sz="0" w:space="0" w:color="auto"/>
                    <w:right w:val="none" w:sz="0" w:space="0" w:color="auto"/>
                  </w:divBdr>
                  <w:divsChild>
                    <w:div w:id="44527889">
                      <w:marLeft w:val="0"/>
                      <w:marRight w:val="0"/>
                      <w:marTop w:val="0"/>
                      <w:marBottom w:val="0"/>
                      <w:divBdr>
                        <w:top w:val="none" w:sz="0" w:space="0" w:color="auto"/>
                        <w:left w:val="none" w:sz="0" w:space="0" w:color="auto"/>
                        <w:bottom w:val="none" w:sz="0" w:space="0" w:color="auto"/>
                        <w:right w:val="none" w:sz="0" w:space="0" w:color="auto"/>
                      </w:divBdr>
                    </w:div>
                  </w:divsChild>
                </w:div>
                <w:div w:id="1171988689">
                  <w:marLeft w:val="0"/>
                  <w:marRight w:val="0"/>
                  <w:marTop w:val="0"/>
                  <w:marBottom w:val="0"/>
                  <w:divBdr>
                    <w:top w:val="none" w:sz="0" w:space="0" w:color="auto"/>
                    <w:left w:val="none" w:sz="0" w:space="0" w:color="auto"/>
                    <w:bottom w:val="none" w:sz="0" w:space="0" w:color="auto"/>
                    <w:right w:val="none" w:sz="0" w:space="0" w:color="auto"/>
                  </w:divBdr>
                  <w:divsChild>
                    <w:div w:id="2027946880">
                      <w:marLeft w:val="0"/>
                      <w:marRight w:val="0"/>
                      <w:marTop w:val="0"/>
                      <w:marBottom w:val="0"/>
                      <w:divBdr>
                        <w:top w:val="none" w:sz="0" w:space="0" w:color="auto"/>
                        <w:left w:val="none" w:sz="0" w:space="0" w:color="auto"/>
                        <w:bottom w:val="none" w:sz="0" w:space="0" w:color="auto"/>
                        <w:right w:val="none" w:sz="0" w:space="0" w:color="auto"/>
                      </w:divBdr>
                    </w:div>
                  </w:divsChild>
                </w:div>
                <w:div w:id="1323463274">
                  <w:marLeft w:val="0"/>
                  <w:marRight w:val="0"/>
                  <w:marTop w:val="0"/>
                  <w:marBottom w:val="0"/>
                  <w:divBdr>
                    <w:top w:val="none" w:sz="0" w:space="0" w:color="auto"/>
                    <w:left w:val="none" w:sz="0" w:space="0" w:color="auto"/>
                    <w:bottom w:val="none" w:sz="0" w:space="0" w:color="auto"/>
                    <w:right w:val="none" w:sz="0" w:space="0" w:color="auto"/>
                  </w:divBdr>
                  <w:divsChild>
                    <w:div w:id="1103303793">
                      <w:marLeft w:val="0"/>
                      <w:marRight w:val="0"/>
                      <w:marTop w:val="0"/>
                      <w:marBottom w:val="0"/>
                      <w:divBdr>
                        <w:top w:val="none" w:sz="0" w:space="0" w:color="auto"/>
                        <w:left w:val="none" w:sz="0" w:space="0" w:color="auto"/>
                        <w:bottom w:val="none" w:sz="0" w:space="0" w:color="auto"/>
                        <w:right w:val="none" w:sz="0" w:space="0" w:color="auto"/>
                      </w:divBdr>
                    </w:div>
                  </w:divsChild>
                </w:div>
                <w:div w:id="1330908299">
                  <w:marLeft w:val="0"/>
                  <w:marRight w:val="0"/>
                  <w:marTop w:val="0"/>
                  <w:marBottom w:val="0"/>
                  <w:divBdr>
                    <w:top w:val="none" w:sz="0" w:space="0" w:color="auto"/>
                    <w:left w:val="none" w:sz="0" w:space="0" w:color="auto"/>
                    <w:bottom w:val="none" w:sz="0" w:space="0" w:color="auto"/>
                    <w:right w:val="none" w:sz="0" w:space="0" w:color="auto"/>
                  </w:divBdr>
                  <w:divsChild>
                    <w:div w:id="581572275">
                      <w:marLeft w:val="0"/>
                      <w:marRight w:val="0"/>
                      <w:marTop w:val="0"/>
                      <w:marBottom w:val="0"/>
                      <w:divBdr>
                        <w:top w:val="none" w:sz="0" w:space="0" w:color="auto"/>
                        <w:left w:val="none" w:sz="0" w:space="0" w:color="auto"/>
                        <w:bottom w:val="none" w:sz="0" w:space="0" w:color="auto"/>
                        <w:right w:val="none" w:sz="0" w:space="0" w:color="auto"/>
                      </w:divBdr>
                    </w:div>
                  </w:divsChild>
                </w:div>
                <w:div w:id="1411078960">
                  <w:marLeft w:val="0"/>
                  <w:marRight w:val="0"/>
                  <w:marTop w:val="0"/>
                  <w:marBottom w:val="0"/>
                  <w:divBdr>
                    <w:top w:val="none" w:sz="0" w:space="0" w:color="auto"/>
                    <w:left w:val="none" w:sz="0" w:space="0" w:color="auto"/>
                    <w:bottom w:val="none" w:sz="0" w:space="0" w:color="auto"/>
                    <w:right w:val="none" w:sz="0" w:space="0" w:color="auto"/>
                  </w:divBdr>
                  <w:divsChild>
                    <w:div w:id="1575313590">
                      <w:marLeft w:val="0"/>
                      <w:marRight w:val="0"/>
                      <w:marTop w:val="0"/>
                      <w:marBottom w:val="0"/>
                      <w:divBdr>
                        <w:top w:val="none" w:sz="0" w:space="0" w:color="auto"/>
                        <w:left w:val="none" w:sz="0" w:space="0" w:color="auto"/>
                        <w:bottom w:val="none" w:sz="0" w:space="0" w:color="auto"/>
                        <w:right w:val="none" w:sz="0" w:space="0" w:color="auto"/>
                      </w:divBdr>
                    </w:div>
                  </w:divsChild>
                </w:div>
                <w:div w:id="1419326024">
                  <w:marLeft w:val="0"/>
                  <w:marRight w:val="0"/>
                  <w:marTop w:val="0"/>
                  <w:marBottom w:val="0"/>
                  <w:divBdr>
                    <w:top w:val="none" w:sz="0" w:space="0" w:color="auto"/>
                    <w:left w:val="none" w:sz="0" w:space="0" w:color="auto"/>
                    <w:bottom w:val="none" w:sz="0" w:space="0" w:color="auto"/>
                    <w:right w:val="none" w:sz="0" w:space="0" w:color="auto"/>
                  </w:divBdr>
                  <w:divsChild>
                    <w:div w:id="84884473">
                      <w:marLeft w:val="0"/>
                      <w:marRight w:val="0"/>
                      <w:marTop w:val="0"/>
                      <w:marBottom w:val="0"/>
                      <w:divBdr>
                        <w:top w:val="none" w:sz="0" w:space="0" w:color="auto"/>
                        <w:left w:val="none" w:sz="0" w:space="0" w:color="auto"/>
                        <w:bottom w:val="none" w:sz="0" w:space="0" w:color="auto"/>
                        <w:right w:val="none" w:sz="0" w:space="0" w:color="auto"/>
                      </w:divBdr>
                    </w:div>
                  </w:divsChild>
                </w:div>
                <w:div w:id="1499034655">
                  <w:marLeft w:val="0"/>
                  <w:marRight w:val="0"/>
                  <w:marTop w:val="0"/>
                  <w:marBottom w:val="0"/>
                  <w:divBdr>
                    <w:top w:val="none" w:sz="0" w:space="0" w:color="auto"/>
                    <w:left w:val="none" w:sz="0" w:space="0" w:color="auto"/>
                    <w:bottom w:val="none" w:sz="0" w:space="0" w:color="auto"/>
                    <w:right w:val="none" w:sz="0" w:space="0" w:color="auto"/>
                  </w:divBdr>
                  <w:divsChild>
                    <w:div w:id="1399792171">
                      <w:marLeft w:val="0"/>
                      <w:marRight w:val="0"/>
                      <w:marTop w:val="0"/>
                      <w:marBottom w:val="0"/>
                      <w:divBdr>
                        <w:top w:val="none" w:sz="0" w:space="0" w:color="auto"/>
                        <w:left w:val="none" w:sz="0" w:space="0" w:color="auto"/>
                        <w:bottom w:val="none" w:sz="0" w:space="0" w:color="auto"/>
                        <w:right w:val="none" w:sz="0" w:space="0" w:color="auto"/>
                      </w:divBdr>
                    </w:div>
                  </w:divsChild>
                </w:div>
                <w:div w:id="1608658905">
                  <w:marLeft w:val="0"/>
                  <w:marRight w:val="0"/>
                  <w:marTop w:val="0"/>
                  <w:marBottom w:val="0"/>
                  <w:divBdr>
                    <w:top w:val="none" w:sz="0" w:space="0" w:color="auto"/>
                    <w:left w:val="none" w:sz="0" w:space="0" w:color="auto"/>
                    <w:bottom w:val="none" w:sz="0" w:space="0" w:color="auto"/>
                    <w:right w:val="none" w:sz="0" w:space="0" w:color="auto"/>
                  </w:divBdr>
                  <w:divsChild>
                    <w:div w:id="1532887463">
                      <w:marLeft w:val="0"/>
                      <w:marRight w:val="0"/>
                      <w:marTop w:val="0"/>
                      <w:marBottom w:val="0"/>
                      <w:divBdr>
                        <w:top w:val="none" w:sz="0" w:space="0" w:color="auto"/>
                        <w:left w:val="none" w:sz="0" w:space="0" w:color="auto"/>
                        <w:bottom w:val="none" w:sz="0" w:space="0" w:color="auto"/>
                        <w:right w:val="none" w:sz="0" w:space="0" w:color="auto"/>
                      </w:divBdr>
                    </w:div>
                  </w:divsChild>
                </w:div>
                <w:div w:id="1609044152">
                  <w:marLeft w:val="0"/>
                  <w:marRight w:val="0"/>
                  <w:marTop w:val="0"/>
                  <w:marBottom w:val="0"/>
                  <w:divBdr>
                    <w:top w:val="none" w:sz="0" w:space="0" w:color="auto"/>
                    <w:left w:val="none" w:sz="0" w:space="0" w:color="auto"/>
                    <w:bottom w:val="none" w:sz="0" w:space="0" w:color="auto"/>
                    <w:right w:val="none" w:sz="0" w:space="0" w:color="auto"/>
                  </w:divBdr>
                  <w:divsChild>
                    <w:div w:id="1254706027">
                      <w:marLeft w:val="0"/>
                      <w:marRight w:val="0"/>
                      <w:marTop w:val="0"/>
                      <w:marBottom w:val="0"/>
                      <w:divBdr>
                        <w:top w:val="none" w:sz="0" w:space="0" w:color="auto"/>
                        <w:left w:val="none" w:sz="0" w:space="0" w:color="auto"/>
                        <w:bottom w:val="none" w:sz="0" w:space="0" w:color="auto"/>
                        <w:right w:val="none" w:sz="0" w:space="0" w:color="auto"/>
                      </w:divBdr>
                    </w:div>
                  </w:divsChild>
                </w:div>
                <w:div w:id="1683052054">
                  <w:marLeft w:val="0"/>
                  <w:marRight w:val="0"/>
                  <w:marTop w:val="0"/>
                  <w:marBottom w:val="0"/>
                  <w:divBdr>
                    <w:top w:val="none" w:sz="0" w:space="0" w:color="auto"/>
                    <w:left w:val="none" w:sz="0" w:space="0" w:color="auto"/>
                    <w:bottom w:val="none" w:sz="0" w:space="0" w:color="auto"/>
                    <w:right w:val="none" w:sz="0" w:space="0" w:color="auto"/>
                  </w:divBdr>
                  <w:divsChild>
                    <w:div w:id="366108264">
                      <w:marLeft w:val="0"/>
                      <w:marRight w:val="0"/>
                      <w:marTop w:val="0"/>
                      <w:marBottom w:val="0"/>
                      <w:divBdr>
                        <w:top w:val="none" w:sz="0" w:space="0" w:color="auto"/>
                        <w:left w:val="none" w:sz="0" w:space="0" w:color="auto"/>
                        <w:bottom w:val="none" w:sz="0" w:space="0" w:color="auto"/>
                        <w:right w:val="none" w:sz="0" w:space="0" w:color="auto"/>
                      </w:divBdr>
                    </w:div>
                  </w:divsChild>
                </w:div>
                <w:div w:id="1689715582">
                  <w:marLeft w:val="0"/>
                  <w:marRight w:val="0"/>
                  <w:marTop w:val="0"/>
                  <w:marBottom w:val="0"/>
                  <w:divBdr>
                    <w:top w:val="none" w:sz="0" w:space="0" w:color="auto"/>
                    <w:left w:val="none" w:sz="0" w:space="0" w:color="auto"/>
                    <w:bottom w:val="none" w:sz="0" w:space="0" w:color="auto"/>
                    <w:right w:val="none" w:sz="0" w:space="0" w:color="auto"/>
                  </w:divBdr>
                  <w:divsChild>
                    <w:div w:id="263268821">
                      <w:marLeft w:val="0"/>
                      <w:marRight w:val="0"/>
                      <w:marTop w:val="0"/>
                      <w:marBottom w:val="0"/>
                      <w:divBdr>
                        <w:top w:val="none" w:sz="0" w:space="0" w:color="auto"/>
                        <w:left w:val="none" w:sz="0" w:space="0" w:color="auto"/>
                        <w:bottom w:val="none" w:sz="0" w:space="0" w:color="auto"/>
                        <w:right w:val="none" w:sz="0" w:space="0" w:color="auto"/>
                      </w:divBdr>
                    </w:div>
                  </w:divsChild>
                </w:div>
                <w:div w:id="1829635400">
                  <w:marLeft w:val="0"/>
                  <w:marRight w:val="0"/>
                  <w:marTop w:val="0"/>
                  <w:marBottom w:val="0"/>
                  <w:divBdr>
                    <w:top w:val="none" w:sz="0" w:space="0" w:color="auto"/>
                    <w:left w:val="none" w:sz="0" w:space="0" w:color="auto"/>
                    <w:bottom w:val="none" w:sz="0" w:space="0" w:color="auto"/>
                    <w:right w:val="none" w:sz="0" w:space="0" w:color="auto"/>
                  </w:divBdr>
                  <w:divsChild>
                    <w:div w:id="1215850292">
                      <w:marLeft w:val="0"/>
                      <w:marRight w:val="0"/>
                      <w:marTop w:val="0"/>
                      <w:marBottom w:val="0"/>
                      <w:divBdr>
                        <w:top w:val="none" w:sz="0" w:space="0" w:color="auto"/>
                        <w:left w:val="none" w:sz="0" w:space="0" w:color="auto"/>
                        <w:bottom w:val="none" w:sz="0" w:space="0" w:color="auto"/>
                        <w:right w:val="none" w:sz="0" w:space="0" w:color="auto"/>
                      </w:divBdr>
                    </w:div>
                  </w:divsChild>
                </w:div>
                <w:div w:id="1865434262">
                  <w:marLeft w:val="0"/>
                  <w:marRight w:val="0"/>
                  <w:marTop w:val="0"/>
                  <w:marBottom w:val="0"/>
                  <w:divBdr>
                    <w:top w:val="none" w:sz="0" w:space="0" w:color="auto"/>
                    <w:left w:val="none" w:sz="0" w:space="0" w:color="auto"/>
                    <w:bottom w:val="none" w:sz="0" w:space="0" w:color="auto"/>
                    <w:right w:val="none" w:sz="0" w:space="0" w:color="auto"/>
                  </w:divBdr>
                  <w:divsChild>
                    <w:div w:id="2030175132">
                      <w:marLeft w:val="0"/>
                      <w:marRight w:val="0"/>
                      <w:marTop w:val="0"/>
                      <w:marBottom w:val="0"/>
                      <w:divBdr>
                        <w:top w:val="none" w:sz="0" w:space="0" w:color="auto"/>
                        <w:left w:val="none" w:sz="0" w:space="0" w:color="auto"/>
                        <w:bottom w:val="none" w:sz="0" w:space="0" w:color="auto"/>
                        <w:right w:val="none" w:sz="0" w:space="0" w:color="auto"/>
                      </w:divBdr>
                    </w:div>
                  </w:divsChild>
                </w:div>
                <w:div w:id="1917353121">
                  <w:marLeft w:val="0"/>
                  <w:marRight w:val="0"/>
                  <w:marTop w:val="0"/>
                  <w:marBottom w:val="0"/>
                  <w:divBdr>
                    <w:top w:val="none" w:sz="0" w:space="0" w:color="auto"/>
                    <w:left w:val="none" w:sz="0" w:space="0" w:color="auto"/>
                    <w:bottom w:val="none" w:sz="0" w:space="0" w:color="auto"/>
                    <w:right w:val="none" w:sz="0" w:space="0" w:color="auto"/>
                  </w:divBdr>
                  <w:divsChild>
                    <w:div w:id="2108886530">
                      <w:marLeft w:val="0"/>
                      <w:marRight w:val="0"/>
                      <w:marTop w:val="0"/>
                      <w:marBottom w:val="0"/>
                      <w:divBdr>
                        <w:top w:val="none" w:sz="0" w:space="0" w:color="auto"/>
                        <w:left w:val="none" w:sz="0" w:space="0" w:color="auto"/>
                        <w:bottom w:val="none" w:sz="0" w:space="0" w:color="auto"/>
                        <w:right w:val="none" w:sz="0" w:space="0" w:color="auto"/>
                      </w:divBdr>
                    </w:div>
                  </w:divsChild>
                </w:div>
                <w:div w:id="1936983362">
                  <w:marLeft w:val="0"/>
                  <w:marRight w:val="0"/>
                  <w:marTop w:val="0"/>
                  <w:marBottom w:val="0"/>
                  <w:divBdr>
                    <w:top w:val="none" w:sz="0" w:space="0" w:color="auto"/>
                    <w:left w:val="none" w:sz="0" w:space="0" w:color="auto"/>
                    <w:bottom w:val="none" w:sz="0" w:space="0" w:color="auto"/>
                    <w:right w:val="none" w:sz="0" w:space="0" w:color="auto"/>
                  </w:divBdr>
                  <w:divsChild>
                    <w:div w:id="500849823">
                      <w:marLeft w:val="0"/>
                      <w:marRight w:val="0"/>
                      <w:marTop w:val="0"/>
                      <w:marBottom w:val="0"/>
                      <w:divBdr>
                        <w:top w:val="none" w:sz="0" w:space="0" w:color="auto"/>
                        <w:left w:val="none" w:sz="0" w:space="0" w:color="auto"/>
                        <w:bottom w:val="none" w:sz="0" w:space="0" w:color="auto"/>
                        <w:right w:val="none" w:sz="0" w:space="0" w:color="auto"/>
                      </w:divBdr>
                    </w:div>
                  </w:divsChild>
                </w:div>
                <w:div w:id="1971856034">
                  <w:marLeft w:val="0"/>
                  <w:marRight w:val="0"/>
                  <w:marTop w:val="0"/>
                  <w:marBottom w:val="0"/>
                  <w:divBdr>
                    <w:top w:val="none" w:sz="0" w:space="0" w:color="auto"/>
                    <w:left w:val="none" w:sz="0" w:space="0" w:color="auto"/>
                    <w:bottom w:val="none" w:sz="0" w:space="0" w:color="auto"/>
                    <w:right w:val="none" w:sz="0" w:space="0" w:color="auto"/>
                  </w:divBdr>
                  <w:divsChild>
                    <w:div w:id="319429500">
                      <w:marLeft w:val="0"/>
                      <w:marRight w:val="0"/>
                      <w:marTop w:val="0"/>
                      <w:marBottom w:val="0"/>
                      <w:divBdr>
                        <w:top w:val="none" w:sz="0" w:space="0" w:color="auto"/>
                        <w:left w:val="none" w:sz="0" w:space="0" w:color="auto"/>
                        <w:bottom w:val="none" w:sz="0" w:space="0" w:color="auto"/>
                        <w:right w:val="none" w:sz="0" w:space="0" w:color="auto"/>
                      </w:divBdr>
                    </w:div>
                  </w:divsChild>
                </w:div>
                <w:div w:id="2031179374">
                  <w:marLeft w:val="0"/>
                  <w:marRight w:val="0"/>
                  <w:marTop w:val="0"/>
                  <w:marBottom w:val="0"/>
                  <w:divBdr>
                    <w:top w:val="none" w:sz="0" w:space="0" w:color="auto"/>
                    <w:left w:val="none" w:sz="0" w:space="0" w:color="auto"/>
                    <w:bottom w:val="none" w:sz="0" w:space="0" w:color="auto"/>
                    <w:right w:val="none" w:sz="0" w:space="0" w:color="auto"/>
                  </w:divBdr>
                  <w:divsChild>
                    <w:div w:id="660233939">
                      <w:marLeft w:val="0"/>
                      <w:marRight w:val="0"/>
                      <w:marTop w:val="0"/>
                      <w:marBottom w:val="0"/>
                      <w:divBdr>
                        <w:top w:val="none" w:sz="0" w:space="0" w:color="auto"/>
                        <w:left w:val="none" w:sz="0" w:space="0" w:color="auto"/>
                        <w:bottom w:val="none" w:sz="0" w:space="0" w:color="auto"/>
                        <w:right w:val="none" w:sz="0" w:space="0" w:color="auto"/>
                      </w:divBdr>
                    </w:div>
                  </w:divsChild>
                </w:div>
                <w:div w:id="2128157149">
                  <w:marLeft w:val="0"/>
                  <w:marRight w:val="0"/>
                  <w:marTop w:val="0"/>
                  <w:marBottom w:val="0"/>
                  <w:divBdr>
                    <w:top w:val="none" w:sz="0" w:space="0" w:color="auto"/>
                    <w:left w:val="none" w:sz="0" w:space="0" w:color="auto"/>
                    <w:bottom w:val="none" w:sz="0" w:space="0" w:color="auto"/>
                    <w:right w:val="none" w:sz="0" w:space="0" w:color="auto"/>
                  </w:divBdr>
                  <w:divsChild>
                    <w:div w:id="189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eader" Target="header2.xml"/><Relationship Id="R69c162111e6d418e" Type="http://schemas.microsoft.com/office/2019/09/relationships/intelligence" Target="intelligenc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4BA19-4753-45BD-8D82-E31B05DD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44</Pages>
  <Words>49969</Words>
  <Characters>284826</Characters>
  <Application>Microsoft Office Word</Application>
  <DocSecurity>0</DocSecurity>
  <Lines>2373</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Farr</dc:creator>
  <cp:keywords/>
  <dc:description/>
  <cp:lastModifiedBy>Declan Taylor</cp:lastModifiedBy>
  <cp:revision>5</cp:revision>
  <dcterms:created xsi:type="dcterms:W3CDTF">2021-12-12T22:14:00Z</dcterms:created>
  <dcterms:modified xsi:type="dcterms:W3CDTF">2021-12-13T21:42:00Z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9_1">
    <vt:lpwstr>http://www.zotero.org/styles/pnas</vt:lpwstr>
  </property>
  <property fmtid="{D5CDD505-2E9C-101B-9397-08002B2CF9AE}" pid="5" name="Mendeley Recent Style Name 9_1">
    <vt:lpwstr>Proceedings of the National Academy of Sciences of the United States of America</vt:lpwstr>
  </property>
  <property fmtid="{D5CDD505-2E9C-101B-9397-08002B2CF9AE}" pid="6" name="Mendeley Unique User Id_1">
    <vt:lpwstr>86b75249-445f-31ea-9a6d-9c9846a1e9b0</vt:lpwstr>
  </property>
  <property fmtid="{D5CDD505-2E9C-101B-9397-08002B2CF9AE}" pid="7" name="Mendeley Recent Style Id 0_1">
    <vt:lpwstr>http://www.zotero.org/styles/american-political-science-association</vt:lpwstr>
  </property>
  <property fmtid="{D5CDD505-2E9C-101B-9397-08002B2CF9AE}" pid="8" name="Mendeley Recent Style Name 0_1">
    <vt:lpwstr>American Political Science Association</vt:lpwstr>
  </property>
  <property fmtid="{D5CDD505-2E9C-101B-9397-08002B2CF9AE}" pid="9" name="Mendeley Recent Style Id 1_1">
    <vt:lpwstr>http://www.zotero.org/styles/apa</vt:lpwstr>
  </property>
  <property fmtid="{D5CDD505-2E9C-101B-9397-08002B2CF9AE}" pid="10" name="Mendeley Recent Style Name 1_1">
    <vt:lpwstr>American Psychological Association 7th edition</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http://csl.mendeley.com/styles/20448741/minimal-grant-proposals</vt:lpwstr>
  </property>
  <property fmtid="{D5CDD505-2E9C-101B-9397-08002B2CF9AE}" pid="20" name="Mendeley Recent Style Name 6_1">
    <vt:lpwstr>Minimal style for grant proposals</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ies>
</file>